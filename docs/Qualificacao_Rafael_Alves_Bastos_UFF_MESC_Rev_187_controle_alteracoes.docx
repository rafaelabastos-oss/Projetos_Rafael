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4431" w14:textId="77777777" w:rsidR="00245D9A" w:rsidRPr="008E179E" w:rsidRDefault="00E8542F">
      <w:pPr>
        <w:spacing w:after="0" w:line="360" w:lineRule="auto"/>
        <w:jc w:val="center"/>
        <w:rPr>
          <w:rFonts w:ascii="Times New Roman" w:eastAsia="Times New Roman" w:hAnsi="Times New Roman" w:cs="Times New Roman"/>
          <w:color w:val="000000" w:themeColor="text1"/>
          <w:sz w:val="24"/>
          <w:szCs w:val="24"/>
        </w:rPr>
      </w:pPr>
      <w:r>
        <w:rPr>
          <w:noProof/>
        </w:rPr>
        <w:drawing>
          <wp:inline distT="0" distB="0" distL="0" distR="0" wp14:anchorId="64E35F37" wp14:editId="01C8BB1E">
            <wp:extent cx="533400" cy="704850"/>
            <wp:effectExtent l="0" t="0" r="0" b="0"/>
            <wp:docPr id="1" name="image2.png" descr="Desenho de cachorro amarel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Desenho de cachorro amarelo  O conteúdo gerado por IA pode estar incorreto."/>
                    <pic:cNvPicPr>
                      <a:picLocks noChangeAspect="1" noChangeArrowheads="1"/>
                    </pic:cNvPicPr>
                  </pic:nvPicPr>
                  <pic:blipFill>
                    <a:blip r:embed="rId9"/>
                    <a:stretch>
                      <a:fillRect/>
                    </a:stretch>
                  </pic:blipFill>
                  <pic:spPr bwMode="auto">
                    <a:xfrm>
                      <a:off x="0" y="0"/>
                      <a:ext cx="533400" cy="704850"/>
                    </a:xfrm>
                    <a:prstGeom prst="rect">
                      <a:avLst/>
                    </a:prstGeom>
                  </pic:spPr>
                </pic:pic>
              </a:graphicData>
            </a:graphic>
          </wp:inline>
        </w:drawing>
      </w:r>
      <w:r>
        <w:rPr>
          <w:noProof/>
        </w:rPr>
        <w:drawing>
          <wp:inline distT="0" distB="0" distL="0" distR="0" wp14:anchorId="0CBF243A" wp14:editId="1BDD6CA3">
            <wp:extent cx="981075" cy="695325"/>
            <wp:effectExtent l="0" t="0" r="0" b="0"/>
            <wp:docPr id="2" name="image3.png" descr="Uma imagem contendo Logotip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Uma imagem contendo Logotipo  O conteúdo gerado por IA pode estar incorreto."/>
                    <pic:cNvPicPr>
                      <a:picLocks noChangeAspect="1" noChangeArrowheads="1"/>
                    </pic:cNvPicPr>
                  </pic:nvPicPr>
                  <pic:blipFill>
                    <a:blip r:embed="rId10"/>
                    <a:stretch>
                      <a:fillRect/>
                    </a:stretch>
                  </pic:blipFill>
                  <pic:spPr bwMode="auto">
                    <a:xfrm>
                      <a:off x="0" y="0"/>
                      <a:ext cx="981075" cy="695325"/>
                    </a:xfrm>
                    <a:prstGeom prst="rect">
                      <a:avLst/>
                    </a:prstGeom>
                  </pic:spPr>
                </pic:pic>
              </a:graphicData>
            </a:graphic>
          </wp:inline>
        </w:drawing>
      </w:r>
    </w:p>
    <w:p w14:paraId="0F9AB23E" w14:textId="77777777" w:rsidR="00245D9A" w:rsidRPr="008E179E" w:rsidRDefault="00E8542F">
      <w:pPr>
        <w:spacing w:after="0" w:line="36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UNIVERSIDADE FEDERAL FLUMINENSE</w:t>
      </w:r>
    </w:p>
    <w:p w14:paraId="3CB4AEF8"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7AA944A5"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4ABB6501"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121EA2F8"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3C5EC223"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1A4A7B7B"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366FCB17" w14:textId="77777777" w:rsidR="00245D9A" w:rsidRPr="008E179E" w:rsidRDefault="00E8542F">
      <w:pPr>
        <w:spacing w:after="0" w:line="36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RAFAEL ALVES BASTOS</w:t>
      </w:r>
    </w:p>
    <w:p w14:paraId="79CF0E0A"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175A89ED"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0769F8FB"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07816B49"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0AFD888B"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3B6BF8BD" w14:textId="77777777" w:rsidR="00245D9A" w:rsidRPr="008E179E" w:rsidRDefault="00024782">
      <w:pPr>
        <w:spacing w:after="0" w:line="36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DESENVOLVIMENTO DE FRAMEWORK COMPUTACIONAL EM PYTHON PARA A ELABORAÇÃO INTEGRADA DE ESTUDOS DE VIABILIDADE TÉCNICA, ECONÔMICA, AMBIENTAL E SOCIAL (EVTEAS) PARA PISCICULTURA</w:t>
      </w:r>
    </w:p>
    <w:p w14:paraId="38324600"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7BB43195"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4ADF1B30"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8"/>
          <w:szCs w:val="28"/>
        </w:rPr>
      </w:pPr>
    </w:p>
    <w:p w14:paraId="6C22D63A"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0F816E74"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73770385" w14:textId="77777777" w:rsidR="009703CF" w:rsidRPr="008E179E" w:rsidRDefault="009703CF">
      <w:pPr>
        <w:spacing w:after="0" w:line="360" w:lineRule="auto"/>
        <w:jc w:val="center"/>
        <w:rPr>
          <w:rFonts w:ascii="Times New Roman" w:eastAsia="Times New Roman" w:hAnsi="Times New Roman" w:cs="Times New Roman"/>
          <w:b/>
          <w:bCs/>
          <w:color w:val="000000" w:themeColor="text1"/>
          <w:sz w:val="24"/>
          <w:szCs w:val="24"/>
        </w:rPr>
      </w:pPr>
    </w:p>
    <w:p w14:paraId="37CF0C0A" w14:textId="77777777" w:rsidR="009703CF" w:rsidRPr="008E179E" w:rsidRDefault="009703CF">
      <w:pPr>
        <w:spacing w:after="0" w:line="360" w:lineRule="auto"/>
        <w:jc w:val="center"/>
        <w:rPr>
          <w:rFonts w:ascii="Times New Roman" w:eastAsia="Times New Roman" w:hAnsi="Times New Roman" w:cs="Times New Roman"/>
          <w:b/>
          <w:bCs/>
          <w:color w:val="000000" w:themeColor="text1"/>
          <w:sz w:val="24"/>
          <w:szCs w:val="24"/>
        </w:rPr>
      </w:pPr>
    </w:p>
    <w:p w14:paraId="1D0DA5E4" w14:textId="77777777" w:rsidR="009703CF" w:rsidRPr="008E179E" w:rsidRDefault="009703CF">
      <w:pPr>
        <w:spacing w:after="0" w:line="360" w:lineRule="auto"/>
        <w:jc w:val="center"/>
        <w:rPr>
          <w:rFonts w:ascii="Times New Roman" w:eastAsia="Times New Roman" w:hAnsi="Times New Roman" w:cs="Times New Roman"/>
          <w:b/>
          <w:bCs/>
          <w:color w:val="000000" w:themeColor="text1"/>
          <w:sz w:val="24"/>
          <w:szCs w:val="24"/>
        </w:rPr>
      </w:pPr>
    </w:p>
    <w:p w14:paraId="2FA1CF88" w14:textId="77777777" w:rsidR="009703CF" w:rsidRPr="008E179E" w:rsidRDefault="009703CF">
      <w:pPr>
        <w:spacing w:after="0" w:line="360" w:lineRule="auto"/>
        <w:jc w:val="center"/>
        <w:rPr>
          <w:rFonts w:ascii="Times New Roman" w:eastAsia="Times New Roman" w:hAnsi="Times New Roman" w:cs="Times New Roman"/>
          <w:b/>
          <w:bCs/>
          <w:color w:val="000000" w:themeColor="text1"/>
          <w:sz w:val="24"/>
          <w:szCs w:val="24"/>
        </w:rPr>
      </w:pPr>
    </w:p>
    <w:p w14:paraId="6DA3549E" w14:textId="77777777" w:rsidR="009703CF" w:rsidRPr="008E179E" w:rsidRDefault="009703CF">
      <w:pPr>
        <w:spacing w:after="0" w:line="360" w:lineRule="auto"/>
        <w:jc w:val="center"/>
        <w:rPr>
          <w:rFonts w:ascii="Times New Roman" w:eastAsia="Times New Roman" w:hAnsi="Times New Roman" w:cs="Times New Roman"/>
          <w:b/>
          <w:bCs/>
          <w:color w:val="000000" w:themeColor="text1"/>
          <w:sz w:val="24"/>
          <w:szCs w:val="24"/>
        </w:rPr>
      </w:pPr>
    </w:p>
    <w:p w14:paraId="2DF224CA" w14:textId="77777777" w:rsidR="009703CF" w:rsidRPr="008E179E" w:rsidRDefault="009703CF">
      <w:pPr>
        <w:spacing w:after="0" w:line="360" w:lineRule="auto"/>
        <w:jc w:val="center"/>
        <w:rPr>
          <w:rFonts w:ascii="Times New Roman" w:eastAsia="Times New Roman" w:hAnsi="Times New Roman" w:cs="Times New Roman"/>
          <w:b/>
          <w:bCs/>
          <w:color w:val="000000" w:themeColor="text1"/>
          <w:sz w:val="24"/>
          <w:szCs w:val="24"/>
        </w:rPr>
      </w:pPr>
    </w:p>
    <w:p w14:paraId="3D7A28BB" w14:textId="77777777" w:rsidR="00024782" w:rsidRPr="008E179E" w:rsidRDefault="00E8542F" w:rsidP="00024782">
      <w:pPr>
        <w:spacing w:after="0" w:line="36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RIO DAS OSTRAS, RJ</w:t>
      </w:r>
    </w:p>
    <w:p w14:paraId="1279757D" w14:textId="77777777" w:rsidR="00245D9A" w:rsidRDefault="00E8542F" w:rsidP="004C1028">
      <w:pPr>
        <w:spacing w:after="0" w:line="36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2026</w:t>
      </w:r>
    </w:p>
    <w:p w14:paraId="589CF0EF" w14:textId="77777777" w:rsidR="00245D9A" w:rsidRPr="008E179E" w:rsidRDefault="00E8542F">
      <w:pPr>
        <w:spacing w:after="0"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RAFAEL ALVES BASTOS</w:t>
      </w:r>
    </w:p>
    <w:p w14:paraId="17D3E754"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375E4793" w14:textId="77777777" w:rsidR="004C1028" w:rsidRDefault="004C1028" w:rsidP="00024782">
      <w:pPr>
        <w:spacing w:after="0" w:line="360" w:lineRule="auto"/>
        <w:jc w:val="center"/>
        <w:rPr>
          <w:rFonts w:ascii="Times New Roman" w:eastAsia="Times New Roman" w:hAnsi="Times New Roman" w:cs="Times New Roman"/>
          <w:b/>
          <w:bCs/>
          <w:color w:val="000000" w:themeColor="text1"/>
          <w:sz w:val="24"/>
          <w:szCs w:val="24"/>
        </w:rPr>
      </w:pPr>
    </w:p>
    <w:p w14:paraId="36ECA5E0" w14:textId="77777777" w:rsidR="004C1028" w:rsidRDefault="004C1028" w:rsidP="00024782">
      <w:pPr>
        <w:spacing w:after="0" w:line="360" w:lineRule="auto"/>
        <w:jc w:val="center"/>
        <w:rPr>
          <w:rFonts w:ascii="Times New Roman" w:eastAsia="Times New Roman" w:hAnsi="Times New Roman" w:cs="Times New Roman"/>
          <w:b/>
          <w:bCs/>
          <w:color w:val="000000" w:themeColor="text1"/>
          <w:sz w:val="24"/>
          <w:szCs w:val="24"/>
        </w:rPr>
      </w:pPr>
    </w:p>
    <w:p w14:paraId="2FA44330" w14:textId="77777777" w:rsidR="004C1028" w:rsidRDefault="004C1028" w:rsidP="00024782">
      <w:pPr>
        <w:spacing w:after="0" w:line="360" w:lineRule="auto"/>
        <w:jc w:val="center"/>
        <w:rPr>
          <w:rFonts w:ascii="Times New Roman" w:eastAsia="Times New Roman" w:hAnsi="Times New Roman" w:cs="Times New Roman"/>
          <w:b/>
          <w:bCs/>
          <w:color w:val="000000" w:themeColor="text1"/>
          <w:sz w:val="24"/>
          <w:szCs w:val="24"/>
        </w:rPr>
      </w:pPr>
    </w:p>
    <w:p w14:paraId="4BB266D9" w14:textId="77777777" w:rsidR="004C1028" w:rsidRDefault="004C1028" w:rsidP="00024782">
      <w:pPr>
        <w:spacing w:after="0" w:line="360" w:lineRule="auto"/>
        <w:jc w:val="center"/>
        <w:rPr>
          <w:rFonts w:ascii="Times New Roman" w:eastAsia="Times New Roman" w:hAnsi="Times New Roman" w:cs="Times New Roman"/>
          <w:b/>
          <w:bCs/>
          <w:color w:val="000000" w:themeColor="text1"/>
          <w:sz w:val="24"/>
          <w:szCs w:val="24"/>
        </w:rPr>
      </w:pPr>
    </w:p>
    <w:p w14:paraId="16206794" w14:textId="77777777" w:rsidR="004C1028" w:rsidRDefault="004C1028" w:rsidP="00024782">
      <w:pPr>
        <w:spacing w:after="0" w:line="360" w:lineRule="auto"/>
        <w:jc w:val="center"/>
        <w:rPr>
          <w:rFonts w:ascii="Times New Roman" w:eastAsia="Times New Roman" w:hAnsi="Times New Roman" w:cs="Times New Roman"/>
          <w:b/>
          <w:bCs/>
          <w:color w:val="000000" w:themeColor="text1"/>
          <w:sz w:val="24"/>
          <w:szCs w:val="24"/>
        </w:rPr>
      </w:pPr>
    </w:p>
    <w:p w14:paraId="74325CF3" w14:textId="77777777" w:rsidR="00245D9A" w:rsidRPr="008E179E" w:rsidRDefault="00024782" w:rsidP="00024782">
      <w:pPr>
        <w:spacing w:after="0" w:line="36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DESENVOLVIMENTO DE FRAMEWORK COMPUTACIONAL EM PYTHON PARA A ELABORAÇÃO INTEGRADA DE ESTUDOS DE VIABILIDADE TÉCNICA, ECONÔMICA, AMBIENTAL E SOCIAL (EVTEAS) PARA PISCICULTURA</w:t>
      </w:r>
    </w:p>
    <w:p w14:paraId="4B24BB5B"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5B346D3F" w14:textId="77777777" w:rsidR="00245D9A" w:rsidRPr="008E179E" w:rsidRDefault="00245D9A">
      <w:pPr>
        <w:spacing w:after="0" w:line="360" w:lineRule="auto"/>
        <w:jc w:val="center"/>
        <w:rPr>
          <w:rFonts w:ascii="Times New Roman" w:eastAsia="Times New Roman" w:hAnsi="Times New Roman" w:cs="Times New Roman"/>
          <w:b/>
          <w:bCs/>
          <w:color w:val="000000" w:themeColor="text1"/>
          <w:sz w:val="24"/>
          <w:szCs w:val="24"/>
        </w:rPr>
      </w:pPr>
    </w:p>
    <w:p w14:paraId="054FE5E7" w14:textId="77777777" w:rsidR="00245D9A" w:rsidRPr="008E179E" w:rsidRDefault="00245D9A">
      <w:pPr>
        <w:spacing w:after="0" w:line="360" w:lineRule="auto"/>
        <w:jc w:val="both"/>
        <w:rPr>
          <w:rFonts w:ascii="Times New Roman" w:eastAsia="Times New Roman" w:hAnsi="Times New Roman" w:cs="Times New Roman"/>
          <w:b/>
          <w:bCs/>
          <w:color w:val="000000" w:themeColor="text1"/>
          <w:sz w:val="24"/>
          <w:szCs w:val="24"/>
        </w:rPr>
      </w:pPr>
    </w:p>
    <w:p w14:paraId="6533847D" w14:textId="77777777" w:rsidR="00245D9A" w:rsidRPr="008E179E" w:rsidRDefault="00E8542F">
      <w:pPr>
        <w:spacing w:after="0" w:line="360" w:lineRule="auto"/>
        <w:ind w:left="479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Trabalho de Conclusão de Curso ou Dissertação ou da Universidade Federal Fluminense como requisito parcial para obtenção do título de mestre em Engenharia de Produção e Sistemas Computacionais.</w:t>
      </w:r>
    </w:p>
    <w:p w14:paraId="046EAABF" w14:textId="77777777" w:rsidR="00245D9A" w:rsidRPr="008E179E" w:rsidRDefault="00245D9A">
      <w:pPr>
        <w:spacing w:after="0" w:line="360" w:lineRule="auto"/>
        <w:rPr>
          <w:rFonts w:ascii="Times New Roman" w:eastAsia="Times New Roman" w:hAnsi="Times New Roman" w:cs="Times New Roman"/>
          <w:color w:val="000000" w:themeColor="text1"/>
          <w:sz w:val="24"/>
          <w:szCs w:val="24"/>
        </w:rPr>
      </w:pPr>
    </w:p>
    <w:p w14:paraId="2499141D" w14:textId="77777777" w:rsidR="00245D9A" w:rsidRPr="008E179E" w:rsidRDefault="00E8542F">
      <w:pPr>
        <w:spacing w:after="0" w:line="360" w:lineRule="auto"/>
        <w:ind w:left="480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Área de concentração: Engenharia de Produção e Sistemas Computacionais</w:t>
      </w:r>
    </w:p>
    <w:p w14:paraId="1FA57541" w14:textId="77777777" w:rsidR="00245D9A" w:rsidRPr="008E179E" w:rsidRDefault="00245D9A">
      <w:pPr>
        <w:spacing w:after="0" w:line="360" w:lineRule="auto"/>
        <w:rPr>
          <w:rFonts w:ascii="Times New Roman" w:eastAsia="Times New Roman" w:hAnsi="Times New Roman" w:cs="Times New Roman"/>
          <w:color w:val="000000" w:themeColor="text1"/>
          <w:sz w:val="24"/>
          <w:szCs w:val="24"/>
        </w:rPr>
      </w:pPr>
    </w:p>
    <w:p w14:paraId="298FF47D" w14:textId="77777777" w:rsidR="00245D9A" w:rsidRPr="008E179E" w:rsidRDefault="00E8542F">
      <w:pPr>
        <w:spacing w:after="0" w:line="360" w:lineRule="auto"/>
        <w:ind w:left="480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Orientador: Prof. Dr. Flávio Silva Machado</w:t>
      </w:r>
    </w:p>
    <w:p w14:paraId="12A329E4" w14:textId="77777777" w:rsidR="00245D9A" w:rsidRPr="008E179E" w:rsidRDefault="00E8542F">
      <w:pPr>
        <w:spacing w:after="0" w:line="360" w:lineRule="auto"/>
        <w:ind w:left="4800"/>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Coorientador: Prof. Dr.  Mateus Carvalho Amaral</w:t>
      </w:r>
    </w:p>
    <w:p w14:paraId="188AD870" w14:textId="77777777" w:rsidR="00245D9A" w:rsidRPr="008E179E" w:rsidRDefault="00245D9A">
      <w:pPr>
        <w:spacing w:after="0" w:line="360" w:lineRule="auto"/>
        <w:rPr>
          <w:rFonts w:ascii="Times New Roman" w:eastAsia="Times New Roman" w:hAnsi="Times New Roman" w:cs="Times New Roman"/>
          <w:color w:val="000000" w:themeColor="text1"/>
          <w:sz w:val="24"/>
          <w:szCs w:val="24"/>
        </w:rPr>
      </w:pPr>
    </w:p>
    <w:p w14:paraId="219DF48A" w14:textId="77777777" w:rsidR="00245D9A" w:rsidRDefault="00245D9A">
      <w:pPr>
        <w:spacing w:after="0" w:line="360" w:lineRule="auto"/>
        <w:ind w:left="4798"/>
        <w:rPr>
          <w:rFonts w:ascii="Times New Roman" w:eastAsia="Times New Roman" w:hAnsi="Times New Roman" w:cs="Times New Roman"/>
          <w:color w:val="000000" w:themeColor="text1"/>
          <w:sz w:val="24"/>
          <w:szCs w:val="24"/>
        </w:rPr>
      </w:pPr>
    </w:p>
    <w:p w14:paraId="43BB2048" w14:textId="77777777" w:rsidR="004C1028" w:rsidRDefault="004C1028">
      <w:pPr>
        <w:spacing w:after="0" w:line="360" w:lineRule="auto"/>
        <w:ind w:left="4798"/>
        <w:rPr>
          <w:rFonts w:ascii="Times New Roman" w:eastAsia="Times New Roman" w:hAnsi="Times New Roman" w:cs="Times New Roman"/>
          <w:color w:val="000000" w:themeColor="text1"/>
          <w:sz w:val="24"/>
          <w:szCs w:val="24"/>
        </w:rPr>
      </w:pPr>
    </w:p>
    <w:p w14:paraId="7CD2554D" w14:textId="77777777" w:rsidR="004C1028" w:rsidRPr="008E179E" w:rsidRDefault="004C1028">
      <w:pPr>
        <w:spacing w:after="0" w:line="360" w:lineRule="auto"/>
        <w:ind w:left="4798"/>
        <w:rPr>
          <w:rFonts w:ascii="Times New Roman" w:eastAsia="Times New Roman" w:hAnsi="Times New Roman" w:cs="Times New Roman"/>
          <w:color w:val="000000" w:themeColor="text1"/>
          <w:sz w:val="24"/>
          <w:szCs w:val="24"/>
        </w:rPr>
      </w:pPr>
    </w:p>
    <w:p w14:paraId="2C1F6170" w14:textId="77777777" w:rsidR="00024782" w:rsidRPr="008E179E" w:rsidRDefault="00E8542F" w:rsidP="00024782">
      <w:pPr>
        <w:spacing w:after="0" w:line="360" w:lineRule="auto"/>
        <w:jc w:val="center"/>
        <w:rPr>
          <w:rFonts w:ascii="Times New Roman" w:eastAsia="Times New Roman" w:hAnsi="Times New Roman" w:cs="Times New Roman"/>
          <w:b/>
          <w:bCs/>
          <w:color w:val="000000" w:themeColor="text1"/>
          <w:sz w:val="24"/>
          <w:szCs w:val="24"/>
        </w:rPr>
      </w:pPr>
      <w:bookmarkStart w:id="0" w:name="_heading=h.ys0ceepgsaq4"/>
      <w:bookmarkEnd w:id="0"/>
      <w:r>
        <w:rPr>
          <w:rFonts w:ascii="Times New Roman" w:eastAsia="Times New Roman" w:hAnsi="Times New Roman" w:cs="Times New Roman"/>
          <w:b/>
          <w:bCs/>
          <w:color w:val="000000" w:themeColor="text1"/>
          <w:sz w:val="24"/>
          <w:szCs w:val="24"/>
        </w:rPr>
        <w:t>RIO  DAS OSTRAS, RJ</w:t>
      </w:r>
    </w:p>
    <w:p w14:paraId="4AE9BFE8" w14:textId="77777777" w:rsidR="00245D9A" w:rsidRPr="008E179E" w:rsidRDefault="00E8542F" w:rsidP="00024782">
      <w:pPr>
        <w:spacing w:after="0" w:line="36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2026</w:t>
      </w:r>
    </w:p>
    <w:p w14:paraId="0474064B" w14:textId="77777777" w:rsidR="00DB7DBF" w:rsidRPr="008E179E" w:rsidRDefault="00DB7DBF" w:rsidP="00F9005C">
      <w:pPr>
        <w:pageBreakBefore/>
        <w:suppressAutoHyphens w:val="0"/>
        <w:spacing w:before="100" w:beforeAutospacing="1" w:after="100" w:afterAutospacing="1" w:line="360" w:lineRule="auto"/>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RESUMO</w:t>
      </w:r>
    </w:p>
    <w:p w14:paraId="72222B02" w14:textId="77777777" w:rsidR="00412CF5" w:rsidRPr="008E179E" w:rsidRDefault="00412CF5" w:rsidP="00412CF5">
      <w:pPr>
        <w:pStyle w:val="NormalWeb"/>
        <w:spacing w:line="360" w:lineRule="auto"/>
        <w:jc w:val="both"/>
      </w:pPr>
      <w:r>
        <w:t>A avaliação da viabilidade de empreendimentos aquícolas esbarra frequentemente na ausência de ferramentas padronizadas e na escassez de dados históricos, um cenário de incerteza que afeta especialmente os pequenos e médios produtores. Diante desse desafio, o presente trabalho tem como objetivo desenvolver o EVTEAS-</w:t>
      </w:r>
      <w:proofErr w:type="spellStart"/>
      <w:r>
        <w:t>Py</w:t>
      </w:r>
      <w:proofErr w:type="spellEnd"/>
      <w:r>
        <w:t xml:space="preserve">, um </w:t>
      </w:r>
      <w:r>
        <w:rPr>
          <w:i/>
          <w:iCs/>
        </w:rPr>
        <w:t xml:space="preserve">framework </w:t>
      </w:r>
      <w:r>
        <w:t xml:space="preserve">computacional criado em Python para estruturar e integrar os Estudos de Viabilidade Técnica, Econômica, ambiental e Social aplicados à aquicultura. </w:t>
      </w:r>
      <w:r>
        <w:rPr>
          <w:color w:val="000000" w:themeColor="text1"/>
        </w:rPr>
        <w:t xml:space="preserve">A proposta da ferramenta é reunir indicadores técnico-operacionais, métodos consolidados de análise financeira, métricas socioambientais, práticas da abordagem </w:t>
      </w:r>
      <w:r>
        <w:rPr>
          <w:i/>
          <w:iCs/>
          <w:color w:val="000000" w:themeColor="text1"/>
        </w:rPr>
        <w:t>Lean-Green</w:t>
      </w:r>
      <w:r>
        <w:rPr>
          <w:color w:val="000000" w:themeColor="text1"/>
        </w:rPr>
        <w:t xml:space="preserve"> e diretrizes ESG em um único ambiente, promovendo uma avaliação mais ampla e sustentável dos sistemas de produção. </w:t>
      </w:r>
      <w:r>
        <w:t xml:space="preserve">Para alcançar esse propósito, o estudo adota uma abordagem de pesquisa aplicada e de natureza qualiquantitativa, guiada pelos princípios metodológicos da </w:t>
      </w:r>
      <w:r>
        <w:rPr>
          <w:i/>
          <w:iCs/>
        </w:rPr>
        <w:t xml:space="preserve">Design Science </w:t>
      </w:r>
      <w:proofErr w:type="spellStart"/>
      <w:r>
        <w:rPr>
          <w:i/>
          <w:iCs/>
        </w:rPr>
        <w:t>Research</w:t>
      </w:r>
      <w:proofErr w:type="spellEnd"/>
      <w:r>
        <w:t xml:space="preserve">. O caminho de investigação inclui uma </w:t>
      </w:r>
      <w:r>
        <w:rPr>
          <w:color w:val="000000" w:themeColor="text1"/>
        </w:rPr>
        <w:t xml:space="preserve">Revisão Sistemática da Literatura </w:t>
      </w:r>
      <w:r>
        <w:t xml:space="preserve">baseada no protocolo PRISMA, a definição rigorosa de critérios de avaliação e a construção do artefato computacional propriamente dito, que </w:t>
      </w:r>
      <w:r>
        <w:rPr>
          <w:color w:val="000000" w:themeColor="text1"/>
        </w:rPr>
        <w:t xml:space="preserve">passará </w:t>
      </w:r>
      <w:r>
        <w:t>por etapas de verificação e validação com especialistas do setor.  Em termos de arquitetura, a ferramenta contará com módulos de aquisição, pré-processamento e análise de dados, utilizando bibliotecas analíticas do ecossistema Python e recursos de inteligência artificial generativa. Toda essa estrutura permanecera circunscrita ao ambiente Python, responsável por gerar relatórios e modelar indicadores de desempenho de forma automatizada, ao ficar o desenvolvimento de uma interface gráfica para o usuário final, fora do escopo desta pesquisa. Com a implementação do EVTEAS-</w:t>
      </w:r>
      <w:proofErr w:type="spellStart"/>
      <w:r>
        <w:t>Py</w:t>
      </w:r>
      <w:proofErr w:type="spellEnd"/>
      <w:r>
        <w:t>, esperar transformar o modo como esses estudos são conduzidos atualmente, ao menos em sua versão conceitual, quando ainda não se tem o terreno, por exemplo. A intenção é reduzir a fragmentação das análises, diminuir o tempo gastos em tarefas operacionais repetitivas e minimizar a chance de erros manuais, ao garantir maior transparência, rastreabilidade e padronização aos processos. Como principal contribuição, espera-se que a pesquisa entregue um sistema de apoio à decisão acessível e robusto. Essa solução visa apoiar produtores, gestores, instituições de fomentos e equipes multidisciplinares no planejamento estratégico de negócios que sejam economicamente rentáveis, ecologicamente responsável e socialmente adequados.</w:t>
      </w:r>
    </w:p>
    <w:p w14:paraId="23D8DBAC" w14:textId="77777777" w:rsidR="00DB7DBF" w:rsidRPr="008E179E" w:rsidRDefault="00DB7DBF" w:rsidP="003B367E">
      <w:pPr>
        <w:suppressAutoHyphens w:val="0"/>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Palavras-chave:</w:t>
      </w:r>
      <w:r>
        <w:rPr>
          <w:rFonts w:ascii="Times New Roman" w:eastAsia="Times New Roman" w:hAnsi="Times New Roman" w:cs="Times New Roman"/>
          <w:sz w:val="24"/>
          <w:szCs w:val="24"/>
        </w:rPr>
        <w:t xml:space="preserve"> Estudo de viabilidade; Piscicultura; Python; </w:t>
      </w:r>
      <w:r>
        <w:rPr>
          <w:rFonts w:ascii="Times New Roman" w:eastAsia="Times New Roman" w:hAnsi="Times New Roman" w:cs="Times New Roman"/>
          <w:i/>
          <w:iCs/>
          <w:sz w:val="24"/>
          <w:szCs w:val="24"/>
        </w:rPr>
        <w:t>Lean Green</w:t>
      </w:r>
      <w:r>
        <w:rPr>
          <w:rFonts w:ascii="Times New Roman" w:eastAsia="Times New Roman" w:hAnsi="Times New Roman" w:cs="Times New Roman"/>
          <w:sz w:val="24"/>
          <w:szCs w:val="24"/>
        </w:rPr>
        <w:t>; ESG.</w:t>
      </w:r>
    </w:p>
    <w:p w14:paraId="51701758" w14:textId="77777777" w:rsidR="00412CF5" w:rsidRPr="007016B7" w:rsidRDefault="00AF44EB" w:rsidP="00F9005C">
      <w:pPr>
        <w:pageBreakBefore/>
        <w:suppressAutoHyphens w:val="0"/>
        <w:spacing w:before="100" w:beforeAutospacing="1" w:after="100" w:afterAutospacing="1" w:line="360" w:lineRule="auto"/>
        <w:jc w:val="center"/>
        <w:rPr>
          <w:rFonts w:ascii="Times New Roman" w:eastAsia="Times New Roman" w:hAnsi="Times New Roman" w:cs="Times New Roman"/>
          <w:b/>
          <w:bCs/>
          <w:color w:val="000000" w:themeColor="text1"/>
          <w:sz w:val="32"/>
          <w:szCs w:val="32"/>
          <w:lang w:val="en-US"/>
        </w:rPr>
      </w:pPr>
      <w:r>
        <w:rPr>
          <w:rFonts w:ascii="Times New Roman" w:eastAsia="Times New Roman" w:hAnsi="Times New Roman" w:cs="Times New Roman"/>
          <w:b/>
          <w:bCs/>
          <w:color w:val="000000" w:themeColor="text1"/>
          <w:sz w:val="32"/>
          <w:szCs w:val="32"/>
          <w:lang w:val="en-US"/>
        </w:rPr>
        <w:t>ABSTRACT</w:t>
      </w:r>
    </w:p>
    <w:p w14:paraId="543C7E35" w14:textId="77777777" w:rsidR="003B367E" w:rsidRPr="007016B7" w:rsidRDefault="003B367E" w:rsidP="003B367E">
      <w:pPr>
        <w:suppressAutoHyphens w:val="0"/>
        <w:spacing w:before="100" w:beforeAutospacing="1" w:after="100" w:afterAutospacing="1"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Assessing the feasibility of aquaculture ventures is often hindered by the lack of standardized tools and a scarcity of historical </w:t>
      </w:r>
      <w:proofErr w:type="gramStart"/>
      <w:r>
        <w:rPr>
          <w:rFonts w:ascii="Times New Roman" w:eastAsia="Times New Roman" w:hAnsi="Times New Roman" w:cs="Times New Roman"/>
          <w:sz w:val="24"/>
          <w:szCs w:val="24"/>
          <w:lang w:val="en-US"/>
        </w:rPr>
        <w:t>data—a</w:t>
      </w:r>
      <w:proofErr w:type="gramEnd"/>
      <w:r>
        <w:rPr>
          <w:rFonts w:ascii="Times New Roman" w:eastAsia="Times New Roman" w:hAnsi="Times New Roman" w:cs="Times New Roman"/>
          <w:sz w:val="24"/>
          <w:szCs w:val="24"/>
          <w:lang w:val="en-US"/>
        </w:rPr>
        <w:t xml:space="preserve"> scenario of uncertainty that particularly affects small and medium-sized producers. Faced with this challenge, this study aims to develop EVTEAS-Py, a computational framework created in Python to structure and integrate Technical, Economic, Environmental, and </w:t>
      </w:r>
      <w:proofErr w:type="gramStart"/>
      <w:r>
        <w:rPr>
          <w:rFonts w:ascii="Times New Roman" w:eastAsia="Times New Roman" w:hAnsi="Times New Roman" w:cs="Times New Roman"/>
          <w:sz w:val="24"/>
          <w:szCs w:val="24"/>
          <w:lang w:val="en-US"/>
        </w:rPr>
        <w:t>Social</w:t>
      </w:r>
      <w:proofErr w:type="gramEnd"/>
      <w:r>
        <w:rPr>
          <w:rFonts w:ascii="Times New Roman" w:eastAsia="Times New Roman" w:hAnsi="Times New Roman" w:cs="Times New Roman"/>
          <w:sz w:val="24"/>
          <w:szCs w:val="24"/>
          <w:lang w:val="en-US"/>
        </w:rPr>
        <w:t xml:space="preserve"> feasibility studies applied to aquaculture. The tool proposes consolidating technical-operational indicators, established financial analysis methods, socio-environmental metrics, Lean-Green practices, and ESG guidelines into a single environment, thereby promoting a broader and more sustainable assessment of production systems. To achieve this, the study adopts an applied research approach of a qualitative-quantitative nature, guided by the methodological principles of Design Science Research. The research process includes a Systematic Literature Review based on the PRISMA protocol, the rigorous definition of assessment criteria, and the construction of the computational artifact itself, which will undergo verification and validation stages with industry experts. Regarding architecture, the tool will feature modules for data acquisition, preprocessing, and analysis, utilizing analytical libraries from the Python ecosystem and generative artificial intelligence capabilities. The entire structure will remain within the Python environment—responsible for automatically generating reports and modeling performance indicators—while the development of an end-user graphical interface falls outside the scope of this research. The implementation of EVTEAS-Py aims to transform how these studies are currently conducted, particularly in their conceptual phase (e.g., before a specific site has been secured). The goal is to reduce analysis fragmentation, cut down the time spent on repetitive operational tasks, and minimize the risk of manual errors, all while ensuring greater transparency, traceability, and standardization across processes. The research's primary contribution is expected to be an accessible and robust decision-support system. This solution aims to support producers, managers, funding agencies, and multidisciplinary teams in the strategic planning of business ventures that are economically profitable, environmentally responsible, and socially appropriate.</w:t>
      </w:r>
    </w:p>
    <w:p w14:paraId="2FC29F08" w14:textId="77777777" w:rsidR="000A2E51" w:rsidRPr="007016B7" w:rsidRDefault="00AF44EB" w:rsidP="003B367E">
      <w:pPr>
        <w:suppressAutoHyphens w:val="0"/>
        <w:spacing w:before="100" w:beforeAutospacing="1" w:after="100" w:afterAutospacing="1"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Keywords: Feasibility study; Fish farming; Python; Lean Green; ESG.</w:t>
      </w:r>
    </w:p>
    <w:p w14:paraId="727C43D8" w14:textId="77777777" w:rsidR="00245D9A" w:rsidRPr="008E179E" w:rsidRDefault="00E8542F" w:rsidP="00B361AA">
      <w:pPr>
        <w:pageBreakBefore/>
        <w:spacing w:after="0" w:line="360" w:lineRule="auto"/>
        <w:jc w:val="center"/>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LISTA DE ABREVIATURAS E SIGLAS</w:t>
      </w:r>
    </w:p>
    <w:tbl>
      <w:tblPr>
        <w:tblW w:w="9214" w:type="dxa"/>
        <w:tblInd w:w="-5" w:type="dxa"/>
        <w:tblLayout w:type="fixed"/>
        <w:tblCellMar>
          <w:top w:w="40" w:type="dxa"/>
          <w:left w:w="80" w:type="dxa"/>
          <w:bottom w:w="40" w:type="dxa"/>
          <w:right w:w="80" w:type="dxa"/>
        </w:tblCellMar>
        <w:tblLook w:val="04A0" w:firstRow="1" w:lastRow="0" w:firstColumn="1" w:lastColumn="0" w:noHBand="0" w:noVBand="1"/>
      </w:tblPr>
      <w:tblGrid>
        <w:gridCol w:w="1700"/>
        <w:gridCol w:w="7514"/>
      </w:tblGrid>
      <w:tr w:rsidR="00245D9A" w:rsidRPr="007016B7" w14:paraId="58CF1D13" w14:textId="77777777" w:rsidTr="002B0EA2">
        <w:tc>
          <w:tcPr>
            <w:tcW w:w="1700" w:type="dxa"/>
            <w:vAlign w:val="center"/>
          </w:tcPr>
          <w:p w14:paraId="2443B838"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AACE</w:t>
            </w:r>
          </w:p>
        </w:tc>
        <w:tc>
          <w:tcPr>
            <w:tcW w:w="7514" w:type="dxa"/>
            <w:vAlign w:val="center"/>
          </w:tcPr>
          <w:p w14:paraId="54FF14D5" w14:textId="77777777" w:rsidR="00245D9A" w:rsidRPr="007016B7" w:rsidRDefault="00E8542F">
            <w:pPr>
              <w:spacing w:after="0" w:line="360" w:lineRule="auto"/>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Association for the Advancement of Cost Engineering</w:t>
            </w:r>
          </w:p>
        </w:tc>
      </w:tr>
      <w:tr w:rsidR="00245D9A" w:rsidRPr="008E179E" w14:paraId="74932F6D" w14:textId="77777777" w:rsidTr="002B0EA2">
        <w:tc>
          <w:tcPr>
            <w:tcW w:w="1700" w:type="dxa"/>
            <w:vAlign w:val="center"/>
          </w:tcPr>
          <w:p w14:paraId="1C9B38BF"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ABNT</w:t>
            </w:r>
          </w:p>
        </w:tc>
        <w:tc>
          <w:tcPr>
            <w:tcW w:w="7514" w:type="dxa"/>
            <w:vAlign w:val="center"/>
          </w:tcPr>
          <w:p w14:paraId="09DCBEDF"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Associação Brasileira de Normas Técnicas</w:t>
            </w:r>
          </w:p>
        </w:tc>
      </w:tr>
      <w:tr w:rsidR="00245D9A" w:rsidRPr="008E179E" w14:paraId="621B57A5" w14:textId="77777777" w:rsidTr="002B0EA2">
        <w:tc>
          <w:tcPr>
            <w:tcW w:w="1700" w:type="dxa"/>
            <w:vAlign w:val="center"/>
          </w:tcPr>
          <w:p w14:paraId="4D8F4E33"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AHP</w:t>
            </w:r>
          </w:p>
        </w:tc>
        <w:tc>
          <w:tcPr>
            <w:tcW w:w="7514" w:type="dxa"/>
            <w:vAlign w:val="center"/>
          </w:tcPr>
          <w:p w14:paraId="0DB7E00F"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Analytic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Hierarchy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Process</w:t>
            </w:r>
            <w:proofErr w:type="spellEnd"/>
          </w:p>
        </w:tc>
      </w:tr>
      <w:tr w:rsidR="00245D9A" w:rsidRPr="008E179E" w14:paraId="5E9DBF00" w14:textId="77777777" w:rsidTr="002B0EA2">
        <w:tc>
          <w:tcPr>
            <w:tcW w:w="1700" w:type="dxa"/>
            <w:vAlign w:val="center"/>
          </w:tcPr>
          <w:p w14:paraId="4DFE379F"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API</w:t>
            </w:r>
          </w:p>
        </w:tc>
        <w:tc>
          <w:tcPr>
            <w:tcW w:w="7514" w:type="dxa"/>
            <w:vAlign w:val="center"/>
          </w:tcPr>
          <w:p w14:paraId="2CA8B112"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Application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Programming</w:t>
            </w:r>
            <w:proofErr w:type="spellEnd"/>
            <w:r>
              <w:rPr>
                <w:rFonts w:ascii="Times New Roman" w:eastAsia="Times New Roman" w:hAnsi="Times New Roman" w:cs="Times New Roman"/>
                <w:i/>
                <w:iCs/>
                <w:sz w:val="24"/>
                <w:szCs w:val="24"/>
              </w:rPr>
              <w:t xml:space="preserve"> Interface</w:t>
            </w:r>
          </w:p>
        </w:tc>
      </w:tr>
      <w:tr w:rsidR="00245D9A" w:rsidRPr="008E179E" w14:paraId="2F1AFB1F" w14:textId="77777777" w:rsidTr="002B0EA2">
        <w:tc>
          <w:tcPr>
            <w:tcW w:w="1700" w:type="dxa"/>
            <w:vAlign w:val="center"/>
          </w:tcPr>
          <w:p w14:paraId="64B55D6E"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w:t>
            </w:r>
          </w:p>
        </w:tc>
        <w:tc>
          <w:tcPr>
            <w:tcW w:w="7514" w:type="dxa"/>
            <w:vAlign w:val="center"/>
          </w:tcPr>
          <w:p w14:paraId="1CCE3D86"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Área de Preservação Permanente</w:t>
            </w:r>
          </w:p>
        </w:tc>
      </w:tr>
      <w:tr w:rsidR="00245D9A" w:rsidRPr="008E179E" w14:paraId="28B8DC5A" w14:textId="77777777" w:rsidTr="002B0EA2">
        <w:tc>
          <w:tcPr>
            <w:tcW w:w="1700" w:type="dxa"/>
            <w:vAlign w:val="center"/>
          </w:tcPr>
          <w:p w14:paraId="3920AC01"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AST</w:t>
            </w:r>
          </w:p>
        </w:tc>
        <w:tc>
          <w:tcPr>
            <w:tcW w:w="7514" w:type="dxa"/>
            <w:vAlign w:val="center"/>
          </w:tcPr>
          <w:p w14:paraId="357370BD"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Abstract </w:t>
            </w:r>
            <w:proofErr w:type="spellStart"/>
            <w:r>
              <w:rPr>
                <w:rFonts w:ascii="Times New Roman" w:eastAsia="Times New Roman" w:hAnsi="Times New Roman" w:cs="Times New Roman"/>
                <w:i/>
                <w:iCs/>
                <w:sz w:val="24"/>
                <w:szCs w:val="24"/>
              </w:rPr>
              <w:t>Syntax</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Trees</w:t>
            </w:r>
            <w:proofErr w:type="spellEnd"/>
          </w:p>
        </w:tc>
      </w:tr>
      <w:tr w:rsidR="00245D9A" w:rsidRPr="008E179E" w14:paraId="44F4E9B2" w14:textId="77777777" w:rsidTr="002B0EA2">
        <w:tc>
          <w:tcPr>
            <w:tcW w:w="1700" w:type="dxa"/>
            <w:vAlign w:val="center"/>
          </w:tcPr>
          <w:p w14:paraId="56EA2C6E"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BSC</w:t>
            </w:r>
          </w:p>
        </w:tc>
        <w:tc>
          <w:tcPr>
            <w:tcW w:w="7514" w:type="dxa"/>
            <w:vAlign w:val="center"/>
          </w:tcPr>
          <w:p w14:paraId="70B75997"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Balanced</w:t>
            </w:r>
            <w:proofErr w:type="spellEnd"/>
            <w:r>
              <w:rPr>
                <w:rFonts w:ascii="Times New Roman" w:eastAsia="Times New Roman" w:hAnsi="Times New Roman" w:cs="Times New Roman"/>
                <w:i/>
                <w:iCs/>
                <w:sz w:val="24"/>
                <w:szCs w:val="24"/>
              </w:rPr>
              <w:t xml:space="preserve"> Scorecard</w:t>
            </w:r>
          </w:p>
        </w:tc>
      </w:tr>
      <w:tr w:rsidR="00245D9A" w:rsidRPr="008E179E" w14:paraId="4DEBE438" w14:textId="77777777" w:rsidTr="002B0EA2">
        <w:tc>
          <w:tcPr>
            <w:tcW w:w="1700" w:type="dxa"/>
            <w:vAlign w:val="center"/>
          </w:tcPr>
          <w:p w14:paraId="02B6249D"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CAPEX</w:t>
            </w:r>
          </w:p>
        </w:tc>
        <w:tc>
          <w:tcPr>
            <w:tcW w:w="7514" w:type="dxa"/>
            <w:vAlign w:val="center"/>
          </w:tcPr>
          <w:p w14:paraId="20A7516F"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Capital </w:t>
            </w:r>
            <w:proofErr w:type="spellStart"/>
            <w:r>
              <w:rPr>
                <w:rFonts w:ascii="Times New Roman" w:eastAsia="Times New Roman" w:hAnsi="Times New Roman" w:cs="Times New Roman"/>
                <w:i/>
                <w:iCs/>
                <w:sz w:val="24"/>
                <w:szCs w:val="24"/>
              </w:rPr>
              <w:t>Expenditure</w:t>
            </w:r>
            <w:proofErr w:type="spellEnd"/>
          </w:p>
        </w:tc>
      </w:tr>
      <w:tr w:rsidR="00245D9A" w:rsidRPr="008E179E" w14:paraId="3453E89F" w14:textId="77777777" w:rsidTr="002B0EA2">
        <w:tc>
          <w:tcPr>
            <w:tcW w:w="1700" w:type="dxa"/>
            <w:vAlign w:val="center"/>
          </w:tcPr>
          <w:p w14:paraId="6D9F2177"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CEIA</w:t>
            </w:r>
          </w:p>
        </w:tc>
        <w:tc>
          <w:tcPr>
            <w:tcW w:w="7514" w:type="dxa"/>
            <w:vAlign w:val="center"/>
          </w:tcPr>
          <w:p w14:paraId="0CD3CC5E"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Cumulative</w:t>
            </w:r>
            <w:proofErr w:type="spellEnd"/>
            <w:r>
              <w:rPr>
                <w:rFonts w:ascii="Times New Roman" w:eastAsia="Times New Roman" w:hAnsi="Times New Roman" w:cs="Times New Roman"/>
                <w:i/>
                <w:iCs/>
                <w:sz w:val="24"/>
                <w:szCs w:val="24"/>
              </w:rPr>
              <w:t xml:space="preserve"> Environmental </w:t>
            </w:r>
            <w:proofErr w:type="spellStart"/>
            <w:r>
              <w:rPr>
                <w:rFonts w:ascii="Times New Roman" w:eastAsia="Times New Roman" w:hAnsi="Times New Roman" w:cs="Times New Roman"/>
                <w:i/>
                <w:iCs/>
                <w:sz w:val="24"/>
                <w:szCs w:val="24"/>
              </w:rPr>
              <w:t>Impact</w:t>
            </w:r>
            <w:proofErr w:type="spellEnd"/>
            <w:r>
              <w:rPr>
                <w:rFonts w:ascii="Times New Roman" w:eastAsia="Times New Roman" w:hAnsi="Times New Roman" w:cs="Times New Roman"/>
                <w:i/>
                <w:iCs/>
                <w:sz w:val="24"/>
                <w:szCs w:val="24"/>
              </w:rPr>
              <w:t xml:space="preserve"> Assessment</w:t>
            </w:r>
          </w:p>
        </w:tc>
      </w:tr>
      <w:tr w:rsidR="00245D9A" w:rsidRPr="008E179E" w14:paraId="2E023FD6" w14:textId="77777777" w:rsidTr="002B0EA2">
        <w:tc>
          <w:tcPr>
            <w:tcW w:w="1700" w:type="dxa"/>
            <w:vAlign w:val="center"/>
          </w:tcPr>
          <w:p w14:paraId="120FF7A0"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CONAMA</w:t>
            </w:r>
          </w:p>
        </w:tc>
        <w:tc>
          <w:tcPr>
            <w:tcW w:w="7514" w:type="dxa"/>
            <w:vAlign w:val="center"/>
          </w:tcPr>
          <w:p w14:paraId="099B8321"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Conselho Nacional do Meio Ambiente</w:t>
            </w:r>
          </w:p>
        </w:tc>
      </w:tr>
      <w:tr w:rsidR="00245D9A" w:rsidRPr="008E179E" w14:paraId="79F47B0C" w14:textId="77777777" w:rsidTr="002B0EA2">
        <w:tc>
          <w:tcPr>
            <w:tcW w:w="1700" w:type="dxa"/>
            <w:vAlign w:val="center"/>
          </w:tcPr>
          <w:p w14:paraId="2757CD16"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CVA</w:t>
            </w:r>
          </w:p>
        </w:tc>
        <w:tc>
          <w:tcPr>
            <w:tcW w:w="7514" w:type="dxa"/>
            <w:vAlign w:val="center"/>
          </w:tcPr>
          <w:p w14:paraId="6E637E62"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Climate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Vulnerability</w:t>
            </w:r>
            <w:proofErr w:type="spellEnd"/>
            <w:r>
              <w:rPr>
                <w:rFonts w:ascii="Times New Roman" w:eastAsia="Times New Roman" w:hAnsi="Times New Roman" w:cs="Times New Roman"/>
                <w:i/>
                <w:iCs/>
                <w:sz w:val="24"/>
                <w:szCs w:val="24"/>
              </w:rPr>
              <w:t xml:space="preserve"> Assessment</w:t>
            </w:r>
          </w:p>
        </w:tc>
      </w:tr>
      <w:tr w:rsidR="00245D9A" w:rsidRPr="007016B7" w14:paraId="49EDB094" w14:textId="77777777" w:rsidTr="002B0EA2">
        <w:tc>
          <w:tcPr>
            <w:tcW w:w="1700" w:type="dxa"/>
            <w:vAlign w:val="center"/>
          </w:tcPr>
          <w:p w14:paraId="33216888"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DMAIC</w:t>
            </w:r>
          </w:p>
        </w:tc>
        <w:tc>
          <w:tcPr>
            <w:tcW w:w="7514" w:type="dxa"/>
            <w:vAlign w:val="center"/>
          </w:tcPr>
          <w:p w14:paraId="23B3F5E9" w14:textId="77777777" w:rsidR="00245D9A" w:rsidRPr="007016B7" w:rsidRDefault="00E8542F">
            <w:pPr>
              <w:spacing w:after="0" w:line="360" w:lineRule="auto"/>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Define, Measure, Analyze, Improve, Control</w:t>
            </w:r>
          </w:p>
        </w:tc>
      </w:tr>
      <w:tr w:rsidR="00245D9A" w:rsidRPr="007016B7" w14:paraId="07238E74" w14:textId="77777777" w:rsidTr="002B0EA2">
        <w:tc>
          <w:tcPr>
            <w:tcW w:w="1700" w:type="dxa"/>
            <w:vAlign w:val="center"/>
          </w:tcPr>
          <w:p w14:paraId="3E9BFBCD"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DOWNTIME</w:t>
            </w:r>
          </w:p>
        </w:tc>
        <w:tc>
          <w:tcPr>
            <w:tcW w:w="7514" w:type="dxa"/>
            <w:vAlign w:val="center"/>
          </w:tcPr>
          <w:p w14:paraId="0117BFBE" w14:textId="77777777" w:rsidR="00245D9A" w:rsidRPr="007016B7" w:rsidRDefault="00E8542F">
            <w:pPr>
              <w:spacing w:after="0" w:line="360" w:lineRule="auto"/>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Defects, Overproduction, Waiting, Non-utilized talent, Transportation, Inventory, Motion, Extra-processing</w:t>
            </w:r>
          </w:p>
        </w:tc>
      </w:tr>
      <w:tr w:rsidR="00245D9A" w:rsidRPr="008E179E" w14:paraId="5C07E285" w14:textId="77777777" w:rsidTr="002B0EA2">
        <w:tc>
          <w:tcPr>
            <w:tcW w:w="1700" w:type="dxa"/>
            <w:vAlign w:val="center"/>
          </w:tcPr>
          <w:p w14:paraId="7A1CB4FB"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DQO</w:t>
            </w:r>
          </w:p>
        </w:tc>
        <w:tc>
          <w:tcPr>
            <w:tcW w:w="7514" w:type="dxa"/>
            <w:vAlign w:val="center"/>
          </w:tcPr>
          <w:p w14:paraId="3A57F968"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Demanda Química de Oxigênio</w:t>
            </w:r>
          </w:p>
        </w:tc>
      </w:tr>
      <w:tr w:rsidR="00245D9A" w:rsidRPr="008E179E" w14:paraId="53A52507" w14:textId="77777777" w:rsidTr="002B0EA2">
        <w:tc>
          <w:tcPr>
            <w:tcW w:w="1700" w:type="dxa"/>
            <w:vAlign w:val="center"/>
          </w:tcPr>
          <w:p w14:paraId="3589FD0E"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DSR</w:t>
            </w:r>
          </w:p>
        </w:tc>
        <w:tc>
          <w:tcPr>
            <w:tcW w:w="7514" w:type="dxa"/>
            <w:vAlign w:val="center"/>
          </w:tcPr>
          <w:p w14:paraId="09BDDBC7"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Design Science </w:t>
            </w:r>
            <w:proofErr w:type="spellStart"/>
            <w:r>
              <w:rPr>
                <w:rFonts w:ascii="Times New Roman" w:eastAsia="Times New Roman" w:hAnsi="Times New Roman" w:cs="Times New Roman"/>
                <w:i/>
                <w:iCs/>
                <w:sz w:val="24"/>
                <w:szCs w:val="24"/>
              </w:rPr>
              <w:t>Research</w:t>
            </w:r>
            <w:proofErr w:type="spellEnd"/>
          </w:p>
        </w:tc>
      </w:tr>
      <w:tr w:rsidR="00245D9A" w:rsidRPr="008E179E" w14:paraId="16AF8774" w14:textId="77777777" w:rsidTr="002B0EA2">
        <w:tc>
          <w:tcPr>
            <w:tcW w:w="1700" w:type="dxa"/>
            <w:vAlign w:val="center"/>
          </w:tcPr>
          <w:p w14:paraId="018A5F2E"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ELI</w:t>
            </w:r>
          </w:p>
        </w:tc>
        <w:tc>
          <w:tcPr>
            <w:tcW w:w="7514" w:type="dxa"/>
            <w:vAlign w:val="center"/>
          </w:tcPr>
          <w:p w14:paraId="34720ED3"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Empirical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Leanness</w:t>
            </w:r>
            <w:proofErr w:type="spellEnd"/>
            <w:r>
              <w:rPr>
                <w:rFonts w:ascii="Times New Roman" w:eastAsia="Times New Roman" w:hAnsi="Times New Roman" w:cs="Times New Roman"/>
                <w:i/>
                <w:iCs/>
                <w:sz w:val="24"/>
                <w:szCs w:val="24"/>
              </w:rPr>
              <w:t xml:space="preserve"> Indicator</w:t>
            </w:r>
          </w:p>
        </w:tc>
      </w:tr>
      <w:tr w:rsidR="00245D9A" w:rsidRPr="008E179E" w14:paraId="31FA7F42" w14:textId="77777777" w:rsidTr="002B0EA2">
        <w:tc>
          <w:tcPr>
            <w:tcW w:w="1700" w:type="dxa"/>
            <w:vAlign w:val="center"/>
          </w:tcPr>
          <w:p w14:paraId="66EC211A"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ESG</w:t>
            </w:r>
          </w:p>
        </w:tc>
        <w:tc>
          <w:tcPr>
            <w:tcW w:w="7514" w:type="dxa"/>
            <w:vAlign w:val="center"/>
          </w:tcPr>
          <w:p w14:paraId="0BBECE3C"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Environmental, Social </w:t>
            </w:r>
            <w:proofErr w:type="spellStart"/>
            <w:r>
              <w:rPr>
                <w:rFonts w:ascii="Times New Roman" w:eastAsia="Times New Roman" w:hAnsi="Times New Roman" w:cs="Times New Roman"/>
                <w:i/>
                <w:iCs/>
                <w:sz w:val="24"/>
                <w:szCs w:val="24"/>
              </w:rPr>
              <w:t>and</w:t>
            </w:r>
            <w:proofErr w:type="spellEnd"/>
            <w:r>
              <w:rPr>
                <w:rFonts w:ascii="Times New Roman" w:eastAsia="Times New Roman" w:hAnsi="Times New Roman" w:cs="Times New Roman"/>
                <w:i/>
                <w:iCs/>
                <w:sz w:val="24"/>
                <w:szCs w:val="24"/>
              </w:rPr>
              <w:t xml:space="preserve"> Governance</w:t>
            </w:r>
          </w:p>
        </w:tc>
      </w:tr>
      <w:tr w:rsidR="00245D9A" w:rsidRPr="008E179E" w14:paraId="6F8D0A6B" w14:textId="77777777" w:rsidTr="002B0EA2">
        <w:tc>
          <w:tcPr>
            <w:tcW w:w="1700" w:type="dxa"/>
            <w:vAlign w:val="center"/>
          </w:tcPr>
          <w:p w14:paraId="71F0C7F0"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EVTE</w:t>
            </w:r>
          </w:p>
        </w:tc>
        <w:tc>
          <w:tcPr>
            <w:tcW w:w="7514" w:type="dxa"/>
            <w:vAlign w:val="center"/>
          </w:tcPr>
          <w:p w14:paraId="3D332E89"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Estudo de viabilidade técnica e econômica</w:t>
            </w:r>
          </w:p>
        </w:tc>
      </w:tr>
      <w:tr w:rsidR="00245D9A" w:rsidRPr="008E179E" w14:paraId="3F832DB4" w14:textId="77777777" w:rsidTr="002B0EA2">
        <w:tc>
          <w:tcPr>
            <w:tcW w:w="1700" w:type="dxa"/>
            <w:vAlign w:val="center"/>
          </w:tcPr>
          <w:p w14:paraId="10D5A41C"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EVTEAS</w:t>
            </w:r>
          </w:p>
        </w:tc>
        <w:tc>
          <w:tcPr>
            <w:tcW w:w="7514" w:type="dxa"/>
            <w:vAlign w:val="center"/>
          </w:tcPr>
          <w:p w14:paraId="6F0575C0"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Estudo de viabilidade técnica, econômica, ambiental e social</w:t>
            </w:r>
          </w:p>
        </w:tc>
      </w:tr>
      <w:tr w:rsidR="00245D9A" w:rsidRPr="008E179E" w14:paraId="135F7DD1" w14:textId="77777777" w:rsidTr="002B0EA2">
        <w:tc>
          <w:tcPr>
            <w:tcW w:w="1700" w:type="dxa"/>
            <w:vAlign w:val="center"/>
          </w:tcPr>
          <w:p w14:paraId="267D1C0C"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FAO</w:t>
            </w:r>
          </w:p>
        </w:tc>
        <w:tc>
          <w:tcPr>
            <w:tcW w:w="7514" w:type="dxa"/>
            <w:vAlign w:val="center"/>
          </w:tcPr>
          <w:p w14:paraId="28A9C10B"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Food </w:t>
            </w:r>
            <w:proofErr w:type="spellStart"/>
            <w:r>
              <w:rPr>
                <w:rFonts w:ascii="Times New Roman" w:eastAsia="Times New Roman" w:hAnsi="Times New Roman" w:cs="Times New Roman"/>
                <w:i/>
                <w:iCs/>
                <w:sz w:val="24"/>
                <w:szCs w:val="24"/>
              </w:rPr>
              <w:t>and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Agriculture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Organization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United </w:t>
            </w:r>
            <w:proofErr w:type="spellStart"/>
            <w:r>
              <w:rPr>
                <w:rFonts w:ascii="Times New Roman" w:eastAsia="Times New Roman" w:hAnsi="Times New Roman" w:cs="Times New Roman"/>
                <w:i/>
                <w:iCs/>
                <w:sz w:val="24"/>
                <w:szCs w:val="24"/>
              </w:rPr>
              <w:t>Nations</w:t>
            </w:r>
            <w:proofErr w:type="spellEnd"/>
          </w:p>
        </w:tc>
      </w:tr>
      <w:tr w:rsidR="00245D9A" w:rsidRPr="008E179E" w14:paraId="608AC7D5" w14:textId="77777777" w:rsidTr="002B0EA2">
        <w:tc>
          <w:tcPr>
            <w:tcW w:w="1700" w:type="dxa"/>
            <w:vAlign w:val="center"/>
          </w:tcPr>
          <w:p w14:paraId="516A84F4"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FCR</w:t>
            </w:r>
          </w:p>
        </w:tc>
        <w:tc>
          <w:tcPr>
            <w:tcW w:w="7514" w:type="dxa"/>
            <w:vAlign w:val="center"/>
          </w:tcPr>
          <w:p w14:paraId="7E7B7029"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Feed </w:t>
            </w:r>
            <w:proofErr w:type="spellStart"/>
            <w:r>
              <w:rPr>
                <w:rFonts w:ascii="Times New Roman" w:eastAsia="Times New Roman" w:hAnsi="Times New Roman" w:cs="Times New Roman"/>
                <w:i/>
                <w:iCs/>
                <w:sz w:val="24"/>
                <w:szCs w:val="24"/>
              </w:rPr>
              <w:t>Conversion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Ratio</w:t>
            </w:r>
            <w:proofErr w:type="spellEnd"/>
          </w:p>
        </w:tc>
      </w:tr>
      <w:tr w:rsidR="002B0EA2" w:rsidRPr="008E179E" w14:paraId="13C34CFC" w14:textId="77777777" w:rsidTr="002B0EA2">
        <w:tc>
          <w:tcPr>
            <w:tcW w:w="1700" w:type="dxa"/>
            <w:vAlign w:val="center"/>
          </w:tcPr>
          <w:p w14:paraId="472128CB" w14:textId="77777777" w:rsidR="002B0EA2" w:rsidRPr="008E179E" w:rsidRDefault="002B0EA2">
            <w:pPr>
              <w:spacing w:after="0" w:line="36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color w:val="000000" w:themeColor="text1"/>
                <w:sz w:val="24"/>
                <w:szCs w:val="24"/>
              </w:rPr>
              <w:t>Fuzzy</w:t>
            </w:r>
            <w:proofErr w:type="spellEnd"/>
            <w:r>
              <w:rPr>
                <w:rFonts w:ascii="Times New Roman" w:eastAsia="Times New Roman" w:hAnsi="Times New Roman" w:cs="Times New Roman"/>
                <w:b/>
                <w:bCs/>
                <w:color w:val="000000" w:themeColor="text1"/>
                <w:sz w:val="24"/>
                <w:szCs w:val="24"/>
              </w:rPr>
              <w:t>-ISM</w:t>
            </w:r>
          </w:p>
        </w:tc>
        <w:tc>
          <w:tcPr>
            <w:tcW w:w="7514" w:type="dxa"/>
            <w:vAlign w:val="center"/>
          </w:tcPr>
          <w:p w14:paraId="5E26DB98" w14:textId="77777777" w:rsidR="002B0EA2" w:rsidRPr="008E179E" w:rsidRDefault="002B0EA2">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color w:val="000000" w:themeColor="text1"/>
                <w:sz w:val="24"/>
                <w:szCs w:val="24"/>
              </w:rPr>
              <w:t>Fuzzy</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Interpretive</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Structural</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Modelling</w:t>
            </w:r>
            <w:proofErr w:type="spellEnd"/>
          </w:p>
        </w:tc>
      </w:tr>
      <w:tr w:rsidR="00245D9A" w:rsidRPr="008E179E" w14:paraId="7FF6D228" w14:textId="77777777" w:rsidTr="002B0EA2">
        <w:tc>
          <w:tcPr>
            <w:tcW w:w="1700" w:type="dxa"/>
            <w:vAlign w:val="center"/>
          </w:tcPr>
          <w:p w14:paraId="466D0F34"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GLSS</w:t>
            </w:r>
          </w:p>
        </w:tc>
        <w:tc>
          <w:tcPr>
            <w:tcW w:w="7514" w:type="dxa"/>
            <w:vAlign w:val="center"/>
          </w:tcPr>
          <w:p w14:paraId="60ED0572"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Green Lean Six Sigma</w:t>
            </w:r>
          </w:p>
        </w:tc>
      </w:tr>
      <w:tr w:rsidR="00245D9A" w:rsidRPr="008E179E" w14:paraId="32068534" w14:textId="77777777" w:rsidTr="002B0EA2">
        <w:tc>
          <w:tcPr>
            <w:tcW w:w="1700" w:type="dxa"/>
            <w:vAlign w:val="center"/>
          </w:tcPr>
          <w:p w14:paraId="3AE95060"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GRI</w:t>
            </w:r>
          </w:p>
        </w:tc>
        <w:tc>
          <w:tcPr>
            <w:tcW w:w="7514" w:type="dxa"/>
            <w:vAlign w:val="center"/>
          </w:tcPr>
          <w:p w14:paraId="23BD58DB"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Global </w:t>
            </w:r>
            <w:proofErr w:type="spellStart"/>
            <w:r>
              <w:rPr>
                <w:rFonts w:ascii="Times New Roman" w:eastAsia="Times New Roman" w:hAnsi="Times New Roman" w:cs="Times New Roman"/>
                <w:i/>
                <w:iCs/>
                <w:sz w:val="24"/>
                <w:szCs w:val="24"/>
              </w:rPr>
              <w:t>Reporting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Initiative</w:t>
            </w:r>
            <w:proofErr w:type="spellEnd"/>
          </w:p>
        </w:tc>
      </w:tr>
      <w:tr w:rsidR="00245D9A" w:rsidRPr="008E179E" w14:paraId="43E5DAE1" w14:textId="77777777" w:rsidTr="002B0EA2">
        <w:tc>
          <w:tcPr>
            <w:tcW w:w="1700" w:type="dxa"/>
            <w:vAlign w:val="center"/>
          </w:tcPr>
          <w:p w14:paraId="3F30E5D8"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HITL</w:t>
            </w:r>
          </w:p>
        </w:tc>
        <w:tc>
          <w:tcPr>
            <w:tcW w:w="7514" w:type="dxa"/>
            <w:vAlign w:val="center"/>
          </w:tcPr>
          <w:p w14:paraId="51EE7406"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Human</w:t>
            </w:r>
            <w:proofErr w:type="spellEnd"/>
            <w:r>
              <w:rPr>
                <w:rFonts w:ascii="Times New Roman" w:eastAsia="Times New Roman" w:hAnsi="Times New Roman" w:cs="Times New Roman"/>
                <w:i/>
                <w:iCs/>
                <w:sz w:val="24"/>
                <w:szCs w:val="24"/>
              </w:rPr>
              <w:t>-in-</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-Loop</w:t>
            </w:r>
          </w:p>
        </w:tc>
      </w:tr>
      <w:tr w:rsidR="00245D9A" w:rsidRPr="008E179E" w14:paraId="5D8F5EF5" w14:textId="77777777" w:rsidTr="002B0EA2">
        <w:tc>
          <w:tcPr>
            <w:tcW w:w="1700" w:type="dxa"/>
            <w:vAlign w:val="center"/>
          </w:tcPr>
          <w:p w14:paraId="640AB544"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IA</w:t>
            </w:r>
          </w:p>
        </w:tc>
        <w:tc>
          <w:tcPr>
            <w:tcW w:w="7514" w:type="dxa"/>
            <w:vAlign w:val="center"/>
          </w:tcPr>
          <w:p w14:paraId="09D8CF24"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Inteligência Artificial</w:t>
            </w:r>
          </w:p>
        </w:tc>
      </w:tr>
      <w:tr w:rsidR="00245D9A" w:rsidRPr="008E179E" w14:paraId="613FC9E3" w14:textId="77777777" w:rsidTr="002B0EA2">
        <w:tc>
          <w:tcPr>
            <w:tcW w:w="1700" w:type="dxa"/>
            <w:vAlign w:val="center"/>
          </w:tcPr>
          <w:p w14:paraId="603AD6C3"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IBAMA</w:t>
            </w:r>
          </w:p>
        </w:tc>
        <w:tc>
          <w:tcPr>
            <w:tcW w:w="7514" w:type="dxa"/>
            <w:vAlign w:val="center"/>
          </w:tcPr>
          <w:p w14:paraId="4C4DD70C"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Instituto Brasileiro do Meio Ambiente e dos Recursos Naturais Renováveis</w:t>
            </w:r>
          </w:p>
        </w:tc>
      </w:tr>
      <w:tr w:rsidR="00245D9A" w:rsidRPr="008E179E" w14:paraId="2AF9311E" w14:textId="77777777" w:rsidTr="002B0EA2">
        <w:tc>
          <w:tcPr>
            <w:tcW w:w="1700" w:type="dxa"/>
            <w:vAlign w:val="center"/>
          </w:tcPr>
          <w:p w14:paraId="67310432"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IE</w:t>
            </w:r>
          </w:p>
        </w:tc>
        <w:tc>
          <w:tcPr>
            <w:tcW w:w="7514" w:type="dxa"/>
            <w:vAlign w:val="center"/>
          </w:tcPr>
          <w:p w14:paraId="5E7AE03B"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Índice de Ecoeficiência</w:t>
            </w:r>
          </w:p>
        </w:tc>
      </w:tr>
      <w:tr w:rsidR="00245D9A" w:rsidRPr="008E179E" w14:paraId="40EC6825" w14:textId="77777777" w:rsidTr="002B0EA2">
        <w:tc>
          <w:tcPr>
            <w:tcW w:w="1700" w:type="dxa"/>
            <w:vAlign w:val="center"/>
          </w:tcPr>
          <w:p w14:paraId="34DE2524"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IHC</w:t>
            </w:r>
          </w:p>
        </w:tc>
        <w:tc>
          <w:tcPr>
            <w:tcW w:w="7514" w:type="dxa"/>
            <w:vAlign w:val="center"/>
          </w:tcPr>
          <w:p w14:paraId="4943965E"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Interação Humano-Computador</w:t>
            </w:r>
          </w:p>
        </w:tc>
      </w:tr>
      <w:tr w:rsidR="00245D9A" w:rsidRPr="008E179E" w14:paraId="52FF99BA" w14:textId="77777777" w:rsidTr="002B0EA2">
        <w:tc>
          <w:tcPr>
            <w:tcW w:w="1700" w:type="dxa"/>
            <w:vAlign w:val="center"/>
          </w:tcPr>
          <w:p w14:paraId="48641EAB"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IMTA</w:t>
            </w:r>
          </w:p>
        </w:tc>
        <w:tc>
          <w:tcPr>
            <w:tcW w:w="7514" w:type="dxa"/>
            <w:vAlign w:val="center"/>
          </w:tcPr>
          <w:p w14:paraId="43F96E0C"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Integrated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Multi-Trophic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Aquaculture</w:t>
            </w:r>
            <w:proofErr w:type="spellEnd"/>
          </w:p>
        </w:tc>
      </w:tr>
      <w:tr w:rsidR="00245D9A" w:rsidRPr="007016B7" w14:paraId="5C65C9E7" w14:textId="77777777" w:rsidTr="002B0EA2">
        <w:tc>
          <w:tcPr>
            <w:tcW w:w="1700" w:type="dxa"/>
            <w:vAlign w:val="center"/>
          </w:tcPr>
          <w:p w14:paraId="32B94678"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IoT</w:t>
            </w:r>
          </w:p>
        </w:tc>
        <w:tc>
          <w:tcPr>
            <w:tcW w:w="7514" w:type="dxa"/>
            <w:vAlign w:val="center"/>
          </w:tcPr>
          <w:p w14:paraId="08D13187" w14:textId="77777777" w:rsidR="00245D9A" w:rsidRPr="007016B7" w:rsidRDefault="00E8542F">
            <w:pPr>
              <w:spacing w:after="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Internet of Things</w:t>
            </w:r>
            <w:r>
              <w:rPr>
                <w:rFonts w:ascii="Times New Roman" w:eastAsia="Times New Roman" w:hAnsi="Times New Roman" w:cs="Times New Roman"/>
                <w:sz w:val="24"/>
                <w:szCs w:val="24"/>
                <w:lang w:val="en-US"/>
              </w:rPr>
              <w:t xml:space="preserve"> (Internet das </w:t>
            </w:r>
            <w:proofErr w:type="spellStart"/>
            <w:r>
              <w:rPr>
                <w:rFonts w:ascii="Times New Roman" w:eastAsia="Times New Roman" w:hAnsi="Times New Roman" w:cs="Times New Roman"/>
                <w:sz w:val="24"/>
                <w:szCs w:val="24"/>
                <w:lang w:val="en-US"/>
              </w:rPr>
              <w:t>Coisas</w:t>
            </w:r>
            <w:proofErr w:type="spellEnd"/>
            <w:r>
              <w:rPr>
                <w:rFonts w:ascii="Times New Roman" w:eastAsia="Times New Roman" w:hAnsi="Times New Roman" w:cs="Times New Roman"/>
                <w:sz w:val="24"/>
                <w:szCs w:val="24"/>
                <w:lang w:val="en-US"/>
              </w:rPr>
              <w:t>)</w:t>
            </w:r>
          </w:p>
        </w:tc>
      </w:tr>
      <w:tr w:rsidR="00245D9A" w:rsidRPr="008E179E" w14:paraId="6284F421" w14:textId="77777777" w:rsidTr="002B0EA2">
        <w:tc>
          <w:tcPr>
            <w:tcW w:w="1700" w:type="dxa"/>
            <w:vAlign w:val="center"/>
          </w:tcPr>
          <w:p w14:paraId="47FF9628"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IPCC</w:t>
            </w:r>
          </w:p>
        </w:tc>
        <w:tc>
          <w:tcPr>
            <w:tcW w:w="7514" w:type="dxa"/>
            <w:vAlign w:val="center"/>
          </w:tcPr>
          <w:p w14:paraId="3330644F"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Intergovernmental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Panel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Climate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Change</w:t>
            </w:r>
            <w:proofErr w:type="spellEnd"/>
          </w:p>
        </w:tc>
      </w:tr>
      <w:tr w:rsidR="00245D9A" w:rsidRPr="008E179E" w14:paraId="11C785E5" w14:textId="77777777" w:rsidTr="002B0EA2">
        <w:tc>
          <w:tcPr>
            <w:tcW w:w="1700" w:type="dxa"/>
            <w:vAlign w:val="center"/>
          </w:tcPr>
          <w:p w14:paraId="21967021"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ISO</w:t>
            </w:r>
          </w:p>
        </w:tc>
        <w:tc>
          <w:tcPr>
            <w:tcW w:w="7514" w:type="dxa"/>
            <w:vAlign w:val="center"/>
          </w:tcPr>
          <w:p w14:paraId="2358692C"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International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Organization</w:t>
            </w:r>
            <w:proofErr w:type="spellEnd"/>
            <w:r>
              <w:rPr>
                <w:rFonts w:ascii="Times New Roman" w:eastAsia="Times New Roman" w:hAnsi="Times New Roman" w:cs="Times New Roman"/>
                <w:i/>
                <w:iCs/>
                <w:sz w:val="24"/>
                <w:szCs w:val="24"/>
              </w:rPr>
              <w:t xml:space="preserve"> for </w:t>
            </w:r>
            <w:proofErr w:type="spellStart"/>
            <w:r>
              <w:rPr>
                <w:rFonts w:ascii="Times New Roman" w:eastAsia="Times New Roman" w:hAnsi="Times New Roman" w:cs="Times New Roman"/>
                <w:i/>
                <w:iCs/>
                <w:sz w:val="24"/>
                <w:szCs w:val="24"/>
              </w:rPr>
              <w:t>Standardization</w:t>
            </w:r>
            <w:proofErr w:type="spellEnd"/>
          </w:p>
        </w:tc>
      </w:tr>
      <w:tr w:rsidR="00245D9A" w:rsidRPr="008E179E" w14:paraId="677237E5" w14:textId="77777777" w:rsidTr="002B0EA2">
        <w:tc>
          <w:tcPr>
            <w:tcW w:w="1700" w:type="dxa"/>
            <w:vAlign w:val="center"/>
          </w:tcPr>
          <w:p w14:paraId="2E684B8E"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JIT</w:t>
            </w:r>
          </w:p>
        </w:tc>
        <w:tc>
          <w:tcPr>
            <w:tcW w:w="7514" w:type="dxa"/>
            <w:vAlign w:val="center"/>
          </w:tcPr>
          <w:p w14:paraId="72274440"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Just-in-Time</w:t>
            </w:r>
          </w:p>
        </w:tc>
      </w:tr>
      <w:tr w:rsidR="00245D9A" w:rsidRPr="008E179E" w14:paraId="46B663BA" w14:textId="77777777" w:rsidTr="002B0EA2">
        <w:tc>
          <w:tcPr>
            <w:tcW w:w="1700" w:type="dxa"/>
            <w:vAlign w:val="center"/>
          </w:tcPr>
          <w:p w14:paraId="23D734B8"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KPIs</w:t>
            </w:r>
          </w:p>
        </w:tc>
        <w:tc>
          <w:tcPr>
            <w:tcW w:w="7514" w:type="dxa"/>
            <w:vAlign w:val="center"/>
          </w:tcPr>
          <w:p w14:paraId="120E393C"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Key Performance </w:t>
            </w:r>
            <w:proofErr w:type="spellStart"/>
            <w:r>
              <w:rPr>
                <w:rFonts w:ascii="Times New Roman" w:eastAsia="Times New Roman" w:hAnsi="Times New Roman" w:cs="Times New Roman"/>
                <w:i/>
                <w:iCs/>
                <w:sz w:val="24"/>
                <w:szCs w:val="24"/>
              </w:rPr>
              <w:t>Indicators</w:t>
            </w:r>
            <w:proofErr w:type="spellEnd"/>
          </w:p>
        </w:tc>
      </w:tr>
      <w:tr w:rsidR="00245D9A" w:rsidRPr="008E179E" w14:paraId="5B334412" w14:textId="77777777" w:rsidTr="002B0EA2">
        <w:tc>
          <w:tcPr>
            <w:tcW w:w="1700" w:type="dxa"/>
            <w:vAlign w:val="center"/>
          </w:tcPr>
          <w:p w14:paraId="5E1CA17F"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LGPD</w:t>
            </w:r>
          </w:p>
        </w:tc>
        <w:tc>
          <w:tcPr>
            <w:tcW w:w="7514" w:type="dxa"/>
            <w:vAlign w:val="center"/>
          </w:tcPr>
          <w:p w14:paraId="0B6C778E"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Lei Geral de Proteção de Dados</w:t>
            </w:r>
          </w:p>
        </w:tc>
      </w:tr>
      <w:tr w:rsidR="00245D9A" w:rsidRPr="008E179E" w14:paraId="58585FD4" w14:textId="77777777" w:rsidTr="002B0EA2">
        <w:tc>
          <w:tcPr>
            <w:tcW w:w="1700" w:type="dxa"/>
            <w:vAlign w:val="center"/>
          </w:tcPr>
          <w:p w14:paraId="58C75D4D"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LLM / </w:t>
            </w:r>
            <w:proofErr w:type="spellStart"/>
            <w:r>
              <w:rPr>
                <w:rFonts w:ascii="Times New Roman" w:eastAsia="Times New Roman" w:hAnsi="Times New Roman" w:cs="Times New Roman"/>
                <w:b/>
                <w:bCs/>
                <w:sz w:val="24"/>
                <w:szCs w:val="24"/>
              </w:rPr>
              <w:t>LLMs</w:t>
            </w:r>
            <w:proofErr w:type="spellEnd"/>
          </w:p>
        </w:tc>
        <w:tc>
          <w:tcPr>
            <w:tcW w:w="7514" w:type="dxa"/>
            <w:vAlign w:val="center"/>
          </w:tcPr>
          <w:p w14:paraId="735328FD"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Large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i/>
                <w:iCs/>
                <w:sz w:val="24"/>
                <w:szCs w:val="24"/>
              </w:rPr>
              <w:t xml:space="preserve"> Models</w:t>
            </w:r>
            <w:r>
              <w:rPr>
                <w:rFonts w:ascii="Times New Roman" w:eastAsia="Times New Roman" w:hAnsi="Times New Roman" w:cs="Times New Roman"/>
                <w:sz w:val="24"/>
                <w:szCs w:val="24"/>
              </w:rPr>
              <w:t xml:space="preserve"> </w:t>
            </w:r>
          </w:p>
        </w:tc>
      </w:tr>
      <w:tr w:rsidR="00245D9A" w:rsidRPr="008E179E" w14:paraId="5C7F1695" w14:textId="77777777" w:rsidTr="002B0EA2">
        <w:tc>
          <w:tcPr>
            <w:tcW w:w="1700" w:type="dxa"/>
            <w:vAlign w:val="center"/>
          </w:tcPr>
          <w:p w14:paraId="516133D6"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LSO</w:t>
            </w:r>
          </w:p>
        </w:tc>
        <w:tc>
          <w:tcPr>
            <w:tcW w:w="7514" w:type="dxa"/>
            <w:vAlign w:val="center"/>
          </w:tcPr>
          <w:p w14:paraId="190E8132"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Licença Social para Operar</w:t>
            </w:r>
          </w:p>
        </w:tc>
      </w:tr>
      <w:tr w:rsidR="00245D9A" w:rsidRPr="008E179E" w14:paraId="06DDDA4D" w14:textId="77777777" w:rsidTr="002B0EA2">
        <w:tc>
          <w:tcPr>
            <w:tcW w:w="1700" w:type="dxa"/>
            <w:vAlign w:val="center"/>
          </w:tcPr>
          <w:p w14:paraId="12922D8B"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LSS</w:t>
            </w:r>
          </w:p>
        </w:tc>
        <w:tc>
          <w:tcPr>
            <w:tcW w:w="7514" w:type="dxa"/>
            <w:vAlign w:val="center"/>
          </w:tcPr>
          <w:p w14:paraId="0CE9F80E"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Lean Six Sigma</w:t>
            </w:r>
          </w:p>
        </w:tc>
      </w:tr>
      <w:tr w:rsidR="00245D9A" w:rsidRPr="008E179E" w14:paraId="31EC46A3" w14:textId="77777777" w:rsidTr="002B0EA2">
        <w:tc>
          <w:tcPr>
            <w:tcW w:w="1700" w:type="dxa"/>
            <w:vAlign w:val="center"/>
          </w:tcPr>
          <w:p w14:paraId="080C6BB5"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MFV</w:t>
            </w:r>
          </w:p>
        </w:tc>
        <w:tc>
          <w:tcPr>
            <w:tcW w:w="7514" w:type="dxa"/>
            <w:vAlign w:val="center"/>
          </w:tcPr>
          <w:p w14:paraId="5F8CA6EA"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Mapeamento do Fluxo de Valor</w:t>
            </w:r>
          </w:p>
        </w:tc>
      </w:tr>
      <w:tr w:rsidR="00245D9A" w:rsidRPr="008E179E" w14:paraId="41E88526" w14:textId="77777777" w:rsidTr="002B0EA2">
        <w:tc>
          <w:tcPr>
            <w:tcW w:w="1700" w:type="dxa"/>
            <w:vAlign w:val="center"/>
          </w:tcPr>
          <w:p w14:paraId="505E96B5"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MIT CSAIL</w:t>
            </w:r>
          </w:p>
        </w:tc>
        <w:tc>
          <w:tcPr>
            <w:tcW w:w="7514" w:type="dxa"/>
            <w:vAlign w:val="center"/>
          </w:tcPr>
          <w:p w14:paraId="57C88022"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Massachusetts </w:t>
            </w:r>
            <w:proofErr w:type="spellStart"/>
            <w:r>
              <w:rPr>
                <w:rFonts w:ascii="Times New Roman" w:eastAsia="Times New Roman" w:hAnsi="Times New Roman" w:cs="Times New Roman"/>
                <w:i/>
                <w:iCs/>
                <w:sz w:val="24"/>
                <w:szCs w:val="24"/>
              </w:rPr>
              <w:t>Institute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Technology – Computer Science </w:t>
            </w:r>
            <w:proofErr w:type="spellStart"/>
            <w:r>
              <w:rPr>
                <w:rFonts w:ascii="Times New Roman" w:eastAsia="Times New Roman" w:hAnsi="Times New Roman" w:cs="Times New Roman"/>
                <w:i/>
                <w:iCs/>
                <w:sz w:val="24"/>
                <w:szCs w:val="24"/>
              </w:rPr>
              <w:t>and</w:t>
            </w:r>
            <w:proofErr w:type="spellEnd"/>
            <w:r>
              <w:rPr>
                <w:rFonts w:ascii="Times New Roman" w:eastAsia="Times New Roman" w:hAnsi="Times New Roman" w:cs="Times New Roman"/>
                <w:i/>
                <w:iCs/>
                <w:sz w:val="24"/>
                <w:szCs w:val="24"/>
              </w:rPr>
              <w:t xml:space="preserve"> Artificial </w:t>
            </w:r>
            <w:proofErr w:type="spellStart"/>
            <w:r>
              <w:rPr>
                <w:rFonts w:ascii="Times New Roman" w:eastAsia="Times New Roman" w:hAnsi="Times New Roman" w:cs="Times New Roman"/>
                <w:i/>
                <w:iCs/>
                <w:sz w:val="24"/>
                <w:szCs w:val="24"/>
              </w:rPr>
              <w:t>Intelligence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Laboratory</w:t>
            </w:r>
            <w:proofErr w:type="spellEnd"/>
          </w:p>
        </w:tc>
      </w:tr>
      <w:tr w:rsidR="00245D9A" w:rsidRPr="008E179E" w14:paraId="65BC01DB" w14:textId="77777777" w:rsidTr="002B0EA2">
        <w:tc>
          <w:tcPr>
            <w:tcW w:w="1700" w:type="dxa"/>
            <w:vAlign w:val="center"/>
          </w:tcPr>
          <w:p w14:paraId="1048D2C2"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ML</w:t>
            </w:r>
          </w:p>
        </w:tc>
        <w:tc>
          <w:tcPr>
            <w:tcW w:w="7514" w:type="dxa"/>
            <w:vAlign w:val="center"/>
          </w:tcPr>
          <w:p w14:paraId="54CA08AF"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Machine Learning</w:t>
            </w:r>
          </w:p>
        </w:tc>
      </w:tr>
      <w:tr w:rsidR="00245D9A" w:rsidRPr="008E179E" w14:paraId="7B44E62E" w14:textId="77777777" w:rsidTr="002B0EA2">
        <w:tc>
          <w:tcPr>
            <w:tcW w:w="1700" w:type="dxa"/>
            <w:vAlign w:val="center"/>
          </w:tcPr>
          <w:p w14:paraId="78A0180E"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ODS</w:t>
            </w:r>
          </w:p>
        </w:tc>
        <w:tc>
          <w:tcPr>
            <w:tcW w:w="7514" w:type="dxa"/>
            <w:vAlign w:val="center"/>
          </w:tcPr>
          <w:p w14:paraId="30C7C7B3"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Objetivos de Desenvolvimento Sustentável</w:t>
            </w:r>
          </w:p>
        </w:tc>
      </w:tr>
      <w:tr w:rsidR="00245D9A" w:rsidRPr="008E179E" w14:paraId="49D152D3" w14:textId="77777777" w:rsidTr="002B0EA2">
        <w:tc>
          <w:tcPr>
            <w:tcW w:w="1700" w:type="dxa"/>
            <w:vAlign w:val="center"/>
          </w:tcPr>
          <w:p w14:paraId="1D3F6FD8"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OEE</w:t>
            </w:r>
          </w:p>
        </w:tc>
        <w:tc>
          <w:tcPr>
            <w:tcW w:w="7514" w:type="dxa"/>
            <w:vAlign w:val="center"/>
          </w:tcPr>
          <w:p w14:paraId="25B27222"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Overall </w:t>
            </w:r>
            <w:proofErr w:type="spellStart"/>
            <w:r>
              <w:rPr>
                <w:rFonts w:ascii="Times New Roman" w:eastAsia="Times New Roman" w:hAnsi="Times New Roman" w:cs="Times New Roman"/>
                <w:i/>
                <w:iCs/>
                <w:sz w:val="24"/>
                <w:szCs w:val="24"/>
              </w:rPr>
              <w:t>Equipment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Effectiveness</w:t>
            </w:r>
            <w:proofErr w:type="spellEnd"/>
            <w:r>
              <w:rPr>
                <w:rFonts w:ascii="Times New Roman" w:eastAsia="Times New Roman" w:hAnsi="Times New Roman" w:cs="Times New Roman"/>
                <w:sz w:val="24"/>
                <w:szCs w:val="24"/>
              </w:rPr>
              <w:t xml:space="preserve"> </w:t>
            </w:r>
          </w:p>
        </w:tc>
      </w:tr>
      <w:tr w:rsidR="00245D9A" w:rsidRPr="008E179E" w14:paraId="036A2737" w14:textId="77777777" w:rsidTr="002B0EA2">
        <w:tc>
          <w:tcPr>
            <w:tcW w:w="1700" w:type="dxa"/>
            <w:vAlign w:val="center"/>
          </w:tcPr>
          <w:p w14:paraId="7E6345A3"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ONU</w:t>
            </w:r>
          </w:p>
        </w:tc>
        <w:tc>
          <w:tcPr>
            <w:tcW w:w="7514" w:type="dxa"/>
            <w:vAlign w:val="center"/>
          </w:tcPr>
          <w:p w14:paraId="41736804"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Organização das Nações Unidas</w:t>
            </w:r>
          </w:p>
        </w:tc>
      </w:tr>
      <w:tr w:rsidR="00245D9A" w:rsidRPr="008E179E" w14:paraId="548005B9" w14:textId="77777777" w:rsidTr="002B0EA2">
        <w:tc>
          <w:tcPr>
            <w:tcW w:w="1700" w:type="dxa"/>
            <w:vAlign w:val="center"/>
          </w:tcPr>
          <w:p w14:paraId="1A6F2094"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OPEX</w:t>
            </w:r>
          </w:p>
        </w:tc>
        <w:tc>
          <w:tcPr>
            <w:tcW w:w="7514" w:type="dxa"/>
            <w:vAlign w:val="center"/>
          </w:tcPr>
          <w:p w14:paraId="34419F10"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Operational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Expenditure</w:t>
            </w:r>
            <w:proofErr w:type="spellEnd"/>
          </w:p>
        </w:tc>
      </w:tr>
      <w:tr w:rsidR="00245D9A" w:rsidRPr="008E179E" w14:paraId="099D992E" w14:textId="77777777" w:rsidTr="002B0EA2">
        <w:tc>
          <w:tcPr>
            <w:tcW w:w="1700" w:type="dxa"/>
            <w:vAlign w:val="center"/>
          </w:tcPr>
          <w:p w14:paraId="4E686D09"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PDCA</w:t>
            </w:r>
          </w:p>
        </w:tc>
        <w:tc>
          <w:tcPr>
            <w:tcW w:w="7514" w:type="dxa"/>
            <w:vAlign w:val="center"/>
          </w:tcPr>
          <w:p w14:paraId="172BE284"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Plan</w:t>
            </w:r>
            <w:proofErr w:type="spellEnd"/>
            <w:r>
              <w:rPr>
                <w:rFonts w:ascii="Times New Roman" w:eastAsia="Times New Roman" w:hAnsi="Times New Roman" w:cs="Times New Roman"/>
                <w:i/>
                <w:iCs/>
                <w:sz w:val="24"/>
                <w:szCs w:val="24"/>
              </w:rPr>
              <w:t xml:space="preserve">, Do, </w:t>
            </w:r>
            <w:proofErr w:type="spellStart"/>
            <w:r>
              <w:rPr>
                <w:rFonts w:ascii="Times New Roman" w:eastAsia="Times New Roman" w:hAnsi="Times New Roman" w:cs="Times New Roman"/>
                <w:i/>
                <w:iCs/>
                <w:sz w:val="24"/>
                <w:szCs w:val="24"/>
              </w:rPr>
              <w:t>Check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Act</w:t>
            </w:r>
            <w:proofErr w:type="spellEnd"/>
          </w:p>
        </w:tc>
      </w:tr>
      <w:tr w:rsidR="00245D9A" w:rsidRPr="008E179E" w14:paraId="1990C0F7" w14:textId="77777777" w:rsidTr="002B0EA2">
        <w:tc>
          <w:tcPr>
            <w:tcW w:w="1700" w:type="dxa"/>
            <w:vAlign w:val="center"/>
          </w:tcPr>
          <w:p w14:paraId="7E0A282A"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PEA</w:t>
            </w:r>
          </w:p>
        </w:tc>
        <w:tc>
          <w:tcPr>
            <w:tcW w:w="7514" w:type="dxa"/>
            <w:vAlign w:val="center"/>
          </w:tcPr>
          <w:p w14:paraId="66B3C4C6"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Projeto de Educação Ambiental</w:t>
            </w:r>
          </w:p>
        </w:tc>
      </w:tr>
      <w:tr w:rsidR="00245D9A" w:rsidRPr="008E179E" w14:paraId="7D1FD7E9" w14:textId="77777777" w:rsidTr="002B0EA2">
        <w:tc>
          <w:tcPr>
            <w:tcW w:w="1700" w:type="dxa"/>
            <w:vAlign w:val="center"/>
          </w:tcPr>
          <w:p w14:paraId="61477FD2"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PESTLE</w:t>
            </w:r>
          </w:p>
        </w:tc>
        <w:tc>
          <w:tcPr>
            <w:tcW w:w="7514" w:type="dxa"/>
            <w:vAlign w:val="center"/>
          </w:tcPr>
          <w:p w14:paraId="0EFF8F0E"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Political</w:t>
            </w:r>
            <w:proofErr w:type="spellEnd"/>
            <w:r>
              <w:rPr>
                <w:rFonts w:ascii="Times New Roman" w:eastAsia="Times New Roman" w:hAnsi="Times New Roman" w:cs="Times New Roman"/>
                <w:i/>
                <w:iCs/>
                <w:sz w:val="24"/>
                <w:szCs w:val="24"/>
              </w:rPr>
              <w:t xml:space="preserve">, Economic, Social, </w:t>
            </w:r>
            <w:proofErr w:type="spellStart"/>
            <w:r>
              <w:rPr>
                <w:rFonts w:ascii="Times New Roman" w:eastAsia="Times New Roman" w:hAnsi="Times New Roman" w:cs="Times New Roman"/>
                <w:i/>
                <w:iCs/>
                <w:sz w:val="24"/>
                <w:szCs w:val="24"/>
              </w:rPr>
              <w:t>Technological</w:t>
            </w:r>
            <w:proofErr w:type="spellEnd"/>
            <w:r>
              <w:rPr>
                <w:rFonts w:ascii="Times New Roman" w:eastAsia="Times New Roman" w:hAnsi="Times New Roman" w:cs="Times New Roman"/>
                <w:i/>
                <w:iCs/>
                <w:sz w:val="24"/>
                <w:szCs w:val="24"/>
              </w:rPr>
              <w:t xml:space="preserve">, Legal </w:t>
            </w:r>
            <w:proofErr w:type="spellStart"/>
            <w:r>
              <w:rPr>
                <w:rFonts w:ascii="Times New Roman" w:eastAsia="Times New Roman" w:hAnsi="Times New Roman" w:cs="Times New Roman"/>
                <w:i/>
                <w:iCs/>
                <w:sz w:val="24"/>
                <w:szCs w:val="24"/>
              </w:rPr>
              <w:t>and</w:t>
            </w:r>
            <w:proofErr w:type="spellEnd"/>
            <w:r>
              <w:rPr>
                <w:rFonts w:ascii="Times New Roman" w:eastAsia="Times New Roman" w:hAnsi="Times New Roman" w:cs="Times New Roman"/>
                <w:i/>
                <w:iCs/>
                <w:sz w:val="24"/>
                <w:szCs w:val="24"/>
              </w:rPr>
              <w:t xml:space="preserve"> Environmental</w:t>
            </w:r>
          </w:p>
        </w:tc>
      </w:tr>
      <w:tr w:rsidR="00245D9A" w:rsidRPr="008E179E" w14:paraId="69092B2E" w14:textId="77777777" w:rsidTr="002B0EA2">
        <w:tc>
          <w:tcPr>
            <w:tcW w:w="1700" w:type="dxa"/>
            <w:vAlign w:val="center"/>
          </w:tcPr>
          <w:p w14:paraId="49AAFEF4"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PGTR</w:t>
            </w:r>
          </w:p>
        </w:tc>
        <w:tc>
          <w:tcPr>
            <w:tcW w:w="7514" w:type="dxa"/>
            <w:vAlign w:val="center"/>
          </w:tcPr>
          <w:p w14:paraId="4003B37A"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Projeto de Geração de Trabalho e Renda</w:t>
            </w:r>
          </w:p>
        </w:tc>
      </w:tr>
      <w:tr w:rsidR="00245D9A" w:rsidRPr="008E179E" w14:paraId="3D5A86E0" w14:textId="77777777" w:rsidTr="002B0EA2">
        <w:tc>
          <w:tcPr>
            <w:tcW w:w="1700" w:type="dxa"/>
            <w:vAlign w:val="center"/>
          </w:tcPr>
          <w:p w14:paraId="1FCA7814"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w:t>
            </w:r>
          </w:p>
        </w:tc>
        <w:tc>
          <w:tcPr>
            <w:tcW w:w="7514" w:type="dxa"/>
            <w:vAlign w:val="center"/>
          </w:tcPr>
          <w:p w14:paraId="356D4E1D"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Pegada Hídrica</w:t>
            </w:r>
          </w:p>
        </w:tc>
      </w:tr>
      <w:tr w:rsidR="00245D9A" w:rsidRPr="007016B7" w14:paraId="68A6A16B" w14:textId="77777777" w:rsidTr="002B0EA2">
        <w:tc>
          <w:tcPr>
            <w:tcW w:w="1700" w:type="dxa"/>
            <w:vAlign w:val="center"/>
          </w:tcPr>
          <w:p w14:paraId="54F51F22"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PMBOK</w:t>
            </w:r>
          </w:p>
        </w:tc>
        <w:tc>
          <w:tcPr>
            <w:tcW w:w="7514" w:type="dxa"/>
            <w:vAlign w:val="center"/>
          </w:tcPr>
          <w:p w14:paraId="5AB83A6F" w14:textId="77777777" w:rsidR="00245D9A" w:rsidRPr="007016B7" w:rsidRDefault="00E8542F">
            <w:pPr>
              <w:spacing w:after="0" w:line="360" w:lineRule="auto"/>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Project Management Body of Knowledge</w:t>
            </w:r>
          </w:p>
        </w:tc>
      </w:tr>
      <w:tr w:rsidR="00245D9A" w:rsidRPr="008E179E" w14:paraId="74B95687" w14:textId="77777777" w:rsidTr="002B0EA2">
        <w:tc>
          <w:tcPr>
            <w:tcW w:w="1700" w:type="dxa"/>
            <w:vAlign w:val="center"/>
          </w:tcPr>
          <w:p w14:paraId="5B8B71B1" w14:textId="77777777" w:rsidR="00245D9A" w:rsidRPr="008E179E" w:rsidRDefault="00E8542F">
            <w:pPr>
              <w:spacing w:after="0" w:line="36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PMEs</w:t>
            </w:r>
            <w:proofErr w:type="spellEnd"/>
          </w:p>
        </w:tc>
        <w:tc>
          <w:tcPr>
            <w:tcW w:w="7514" w:type="dxa"/>
            <w:vAlign w:val="center"/>
          </w:tcPr>
          <w:p w14:paraId="0F957BC1"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Pequenas e médias empresas</w:t>
            </w:r>
          </w:p>
        </w:tc>
      </w:tr>
      <w:tr w:rsidR="00245D9A" w:rsidRPr="008E179E" w14:paraId="1B3FF20C" w14:textId="77777777" w:rsidTr="002B0EA2">
        <w:tc>
          <w:tcPr>
            <w:tcW w:w="1700" w:type="dxa"/>
            <w:vAlign w:val="center"/>
          </w:tcPr>
          <w:p w14:paraId="05397AD3"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PMI</w:t>
            </w:r>
          </w:p>
        </w:tc>
        <w:tc>
          <w:tcPr>
            <w:tcW w:w="7514" w:type="dxa"/>
            <w:vAlign w:val="center"/>
          </w:tcPr>
          <w:p w14:paraId="092994D9"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Project Management </w:t>
            </w:r>
            <w:proofErr w:type="spellStart"/>
            <w:r>
              <w:rPr>
                <w:rFonts w:ascii="Times New Roman" w:eastAsia="Times New Roman" w:hAnsi="Times New Roman" w:cs="Times New Roman"/>
                <w:i/>
                <w:iCs/>
                <w:sz w:val="24"/>
                <w:szCs w:val="24"/>
              </w:rPr>
              <w:t>Institute</w:t>
            </w:r>
            <w:proofErr w:type="spellEnd"/>
          </w:p>
        </w:tc>
      </w:tr>
      <w:tr w:rsidR="00245D9A" w:rsidRPr="007016B7" w14:paraId="40D0F55D" w14:textId="77777777" w:rsidTr="002B0EA2">
        <w:tc>
          <w:tcPr>
            <w:tcW w:w="1700" w:type="dxa"/>
            <w:vAlign w:val="center"/>
          </w:tcPr>
          <w:p w14:paraId="7F356616"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PRISMA</w:t>
            </w:r>
          </w:p>
        </w:tc>
        <w:tc>
          <w:tcPr>
            <w:tcW w:w="7514" w:type="dxa"/>
            <w:vAlign w:val="center"/>
          </w:tcPr>
          <w:p w14:paraId="3E9A4EE1" w14:textId="77777777" w:rsidR="00245D9A" w:rsidRPr="007016B7" w:rsidRDefault="00E8542F">
            <w:pPr>
              <w:spacing w:after="0" w:line="360" w:lineRule="auto"/>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Preferred Reporting Items for Systematic Reviews and Meta-Analyses</w:t>
            </w:r>
          </w:p>
        </w:tc>
      </w:tr>
      <w:tr w:rsidR="00245D9A" w:rsidRPr="008E179E" w14:paraId="7D0306CC" w14:textId="77777777" w:rsidTr="002B0EA2">
        <w:tc>
          <w:tcPr>
            <w:tcW w:w="1700" w:type="dxa"/>
            <w:vAlign w:val="center"/>
          </w:tcPr>
          <w:p w14:paraId="2B61D2A5"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RAS</w:t>
            </w:r>
          </w:p>
        </w:tc>
        <w:tc>
          <w:tcPr>
            <w:tcW w:w="7514" w:type="dxa"/>
            <w:vAlign w:val="center"/>
          </w:tcPr>
          <w:p w14:paraId="62DABFF5"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Recirculating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Aquaculture</w:t>
            </w:r>
            <w:proofErr w:type="spellEnd"/>
            <w:r>
              <w:rPr>
                <w:rFonts w:ascii="Times New Roman" w:eastAsia="Times New Roman" w:hAnsi="Times New Roman" w:cs="Times New Roman"/>
                <w:i/>
                <w:iCs/>
                <w:sz w:val="24"/>
                <w:szCs w:val="24"/>
              </w:rPr>
              <w:t xml:space="preserve"> System</w:t>
            </w:r>
          </w:p>
        </w:tc>
      </w:tr>
      <w:tr w:rsidR="00245D9A" w:rsidRPr="008E179E" w14:paraId="7332E210" w14:textId="77777777" w:rsidTr="002B0EA2">
        <w:tc>
          <w:tcPr>
            <w:tcW w:w="1700" w:type="dxa"/>
            <w:vAlign w:val="center"/>
          </w:tcPr>
          <w:p w14:paraId="7828B66B"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ROI</w:t>
            </w:r>
          </w:p>
        </w:tc>
        <w:tc>
          <w:tcPr>
            <w:tcW w:w="7514" w:type="dxa"/>
            <w:vAlign w:val="center"/>
          </w:tcPr>
          <w:p w14:paraId="4CEB1FE1" w14:textId="77777777" w:rsidR="00245D9A" w:rsidRPr="008E179E" w:rsidRDefault="00E8542F">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Return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Investment</w:t>
            </w:r>
            <w:proofErr w:type="spellEnd"/>
            <w:r>
              <w:rPr>
                <w:rFonts w:ascii="Times New Roman" w:eastAsia="Times New Roman" w:hAnsi="Times New Roman" w:cs="Times New Roman"/>
                <w:sz w:val="24"/>
                <w:szCs w:val="24"/>
              </w:rPr>
              <w:t xml:space="preserve"> </w:t>
            </w:r>
          </w:p>
        </w:tc>
      </w:tr>
      <w:tr w:rsidR="00245D9A" w:rsidRPr="008E179E" w14:paraId="43E926BC" w14:textId="77777777" w:rsidTr="002B0EA2">
        <w:tc>
          <w:tcPr>
            <w:tcW w:w="1700" w:type="dxa"/>
            <w:vAlign w:val="center"/>
          </w:tcPr>
          <w:p w14:paraId="02176C2A"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RSC</w:t>
            </w:r>
          </w:p>
        </w:tc>
        <w:tc>
          <w:tcPr>
            <w:tcW w:w="7514" w:type="dxa"/>
            <w:vAlign w:val="center"/>
          </w:tcPr>
          <w:p w14:paraId="579D2D8C"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Responsabilidade Social Corporativa</w:t>
            </w:r>
          </w:p>
        </w:tc>
      </w:tr>
      <w:tr w:rsidR="00245D9A" w:rsidRPr="008E179E" w14:paraId="6FAFD1AC" w14:textId="77777777" w:rsidTr="002B0EA2">
        <w:tc>
          <w:tcPr>
            <w:tcW w:w="1700" w:type="dxa"/>
            <w:vAlign w:val="center"/>
          </w:tcPr>
          <w:p w14:paraId="627FC0BA"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RSL</w:t>
            </w:r>
          </w:p>
        </w:tc>
        <w:tc>
          <w:tcPr>
            <w:tcW w:w="7514" w:type="dxa"/>
            <w:vAlign w:val="center"/>
          </w:tcPr>
          <w:p w14:paraId="5A1195E1"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Revisão Sistemática da Literatura</w:t>
            </w:r>
          </w:p>
        </w:tc>
      </w:tr>
      <w:tr w:rsidR="00245D9A" w:rsidRPr="008E179E" w14:paraId="40D43C83" w14:textId="77777777" w:rsidTr="002B0EA2">
        <w:tc>
          <w:tcPr>
            <w:tcW w:w="1700" w:type="dxa"/>
            <w:vAlign w:val="center"/>
          </w:tcPr>
          <w:p w14:paraId="470B93C4"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RVL</w:t>
            </w:r>
          </w:p>
        </w:tc>
        <w:tc>
          <w:tcPr>
            <w:tcW w:w="7514" w:type="dxa"/>
            <w:vAlign w:val="center"/>
          </w:tcPr>
          <w:p w14:paraId="2230AFC7"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Retenção de Valor Local</w:t>
            </w:r>
          </w:p>
        </w:tc>
      </w:tr>
      <w:tr w:rsidR="00245D9A" w:rsidRPr="008E179E" w14:paraId="193C102C" w14:textId="77777777" w:rsidTr="002B0EA2">
        <w:tc>
          <w:tcPr>
            <w:tcW w:w="1700" w:type="dxa"/>
            <w:vAlign w:val="center"/>
          </w:tcPr>
          <w:p w14:paraId="2922318D"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w:t>
            </w:r>
          </w:p>
        </w:tc>
        <w:tc>
          <w:tcPr>
            <w:tcW w:w="7514" w:type="dxa"/>
            <w:vAlign w:val="center"/>
          </w:tcPr>
          <w:p w14:paraId="1FD3BE66"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Informação Geográfica</w:t>
            </w:r>
          </w:p>
        </w:tc>
      </w:tr>
      <w:tr w:rsidR="00245D9A" w:rsidRPr="008E179E" w14:paraId="04AC8D2A" w14:textId="77777777" w:rsidTr="002B0EA2">
        <w:tc>
          <w:tcPr>
            <w:tcW w:w="1700" w:type="dxa"/>
            <w:vAlign w:val="center"/>
          </w:tcPr>
          <w:p w14:paraId="3045158B"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SLD</w:t>
            </w:r>
          </w:p>
        </w:tc>
        <w:tc>
          <w:tcPr>
            <w:tcW w:w="7514" w:type="dxa"/>
            <w:vAlign w:val="center"/>
          </w:tcPr>
          <w:p w14:paraId="655839C1"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Sustainable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Leadership</w:t>
            </w:r>
            <w:proofErr w:type="spellEnd"/>
          </w:p>
        </w:tc>
      </w:tr>
      <w:tr w:rsidR="00245D9A" w:rsidRPr="008E179E" w14:paraId="162663A4" w14:textId="77777777" w:rsidTr="002B0EA2">
        <w:tc>
          <w:tcPr>
            <w:tcW w:w="1700" w:type="dxa"/>
            <w:vAlign w:val="center"/>
          </w:tcPr>
          <w:p w14:paraId="6AB034E2"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TCA</w:t>
            </w:r>
          </w:p>
        </w:tc>
        <w:tc>
          <w:tcPr>
            <w:tcW w:w="7514" w:type="dxa"/>
            <w:vAlign w:val="center"/>
          </w:tcPr>
          <w:p w14:paraId="04E9BDE3"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Taxa de Conversão Alimentar </w:t>
            </w:r>
          </w:p>
        </w:tc>
      </w:tr>
      <w:tr w:rsidR="00245D9A" w:rsidRPr="008E179E" w14:paraId="6A07AF9B" w14:textId="77777777" w:rsidTr="002B0EA2">
        <w:tc>
          <w:tcPr>
            <w:tcW w:w="1700" w:type="dxa"/>
            <w:vAlign w:val="center"/>
          </w:tcPr>
          <w:p w14:paraId="59C94A91"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TIC</w:t>
            </w:r>
          </w:p>
        </w:tc>
        <w:tc>
          <w:tcPr>
            <w:tcW w:w="7514" w:type="dxa"/>
            <w:vAlign w:val="center"/>
          </w:tcPr>
          <w:p w14:paraId="1A3E7B2A"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Tecnologias da Informação e Comunicação</w:t>
            </w:r>
          </w:p>
        </w:tc>
      </w:tr>
      <w:tr w:rsidR="00245D9A" w:rsidRPr="008E179E" w14:paraId="3C765557" w14:textId="77777777" w:rsidTr="002B0EA2">
        <w:tc>
          <w:tcPr>
            <w:tcW w:w="1700" w:type="dxa"/>
            <w:vAlign w:val="center"/>
          </w:tcPr>
          <w:p w14:paraId="43E8B3BC"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TIR</w:t>
            </w:r>
          </w:p>
        </w:tc>
        <w:tc>
          <w:tcPr>
            <w:tcW w:w="7514" w:type="dxa"/>
            <w:vAlign w:val="center"/>
          </w:tcPr>
          <w:p w14:paraId="514418C0"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Taxa Interna de Retorno</w:t>
            </w:r>
          </w:p>
        </w:tc>
      </w:tr>
      <w:tr w:rsidR="00245D9A" w:rsidRPr="008E179E" w14:paraId="5B6E8377" w14:textId="77777777" w:rsidTr="002B0EA2">
        <w:tc>
          <w:tcPr>
            <w:tcW w:w="1700" w:type="dxa"/>
            <w:vAlign w:val="center"/>
          </w:tcPr>
          <w:p w14:paraId="22B4D169"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TMA</w:t>
            </w:r>
          </w:p>
        </w:tc>
        <w:tc>
          <w:tcPr>
            <w:tcW w:w="7514" w:type="dxa"/>
            <w:vAlign w:val="center"/>
          </w:tcPr>
          <w:p w14:paraId="0DD264B7"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Taxa Mínima de Atratividade</w:t>
            </w:r>
          </w:p>
        </w:tc>
      </w:tr>
      <w:tr w:rsidR="00245D9A" w:rsidRPr="008E179E" w14:paraId="2390C15C" w14:textId="77777777" w:rsidTr="002B0EA2">
        <w:tc>
          <w:tcPr>
            <w:tcW w:w="1700" w:type="dxa"/>
            <w:vAlign w:val="center"/>
          </w:tcPr>
          <w:p w14:paraId="39B654E8"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TQM</w:t>
            </w:r>
          </w:p>
        </w:tc>
        <w:tc>
          <w:tcPr>
            <w:tcW w:w="7514" w:type="dxa"/>
            <w:vAlign w:val="center"/>
          </w:tcPr>
          <w:p w14:paraId="22E4189B" w14:textId="77777777" w:rsidR="00245D9A" w:rsidRPr="008E179E" w:rsidRDefault="00E8542F">
            <w:pPr>
              <w:spacing w:after="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Total </w:t>
            </w:r>
            <w:proofErr w:type="spellStart"/>
            <w:r>
              <w:rPr>
                <w:rFonts w:ascii="Times New Roman" w:eastAsia="Times New Roman" w:hAnsi="Times New Roman" w:cs="Times New Roman"/>
                <w:i/>
                <w:iCs/>
                <w:sz w:val="24"/>
                <w:szCs w:val="24"/>
              </w:rPr>
              <w:t>Quality</w:t>
            </w:r>
            <w:proofErr w:type="spellEnd"/>
            <w:r>
              <w:rPr>
                <w:rFonts w:ascii="Times New Roman" w:eastAsia="Times New Roman" w:hAnsi="Times New Roman" w:cs="Times New Roman"/>
                <w:i/>
                <w:iCs/>
                <w:sz w:val="24"/>
                <w:szCs w:val="24"/>
              </w:rPr>
              <w:t xml:space="preserve"> Management</w:t>
            </w:r>
          </w:p>
        </w:tc>
      </w:tr>
      <w:tr w:rsidR="00245D9A" w:rsidRPr="008E179E" w14:paraId="57E3CB25" w14:textId="77777777" w:rsidTr="002B0EA2">
        <w:tc>
          <w:tcPr>
            <w:tcW w:w="1700" w:type="dxa"/>
            <w:vAlign w:val="center"/>
          </w:tcPr>
          <w:p w14:paraId="0356B21A"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VPL</w:t>
            </w:r>
          </w:p>
        </w:tc>
        <w:tc>
          <w:tcPr>
            <w:tcW w:w="7514" w:type="dxa"/>
            <w:vAlign w:val="center"/>
          </w:tcPr>
          <w:p w14:paraId="2FFB5475"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Valor Presente Líquido</w:t>
            </w:r>
          </w:p>
        </w:tc>
      </w:tr>
      <w:tr w:rsidR="00245D9A" w:rsidRPr="008E179E" w14:paraId="66E7C1B6" w14:textId="77777777" w:rsidTr="002B0EA2">
        <w:tc>
          <w:tcPr>
            <w:tcW w:w="1700" w:type="dxa"/>
            <w:vAlign w:val="center"/>
          </w:tcPr>
          <w:p w14:paraId="58F51E96"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VSM</w:t>
            </w:r>
          </w:p>
        </w:tc>
        <w:tc>
          <w:tcPr>
            <w:tcW w:w="7514" w:type="dxa"/>
            <w:vAlign w:val="center"/>
          </w:tcPr>
          <w:p w14:paraId="4EA339A8"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Value</w:t>
            </w:r>
            <w:proofErr w:type="spellEnd"/>
            <w:r>
              <w:rPr>
                <w:rFonts w:ascii="Times New Roman" w:eastAsia="Times New Roman" w:hAnsi="Times New Roman" w:cs="Times New Roman"/>
                <w:i/>
                <w:iCs/>
                <w:sz w:val="24"/>
                <w:szCs w:val="24"/>
              </w:rPr>
              <w:t xml:space="preserve"> Stream Mapping</w:t>
            </w:r>
          </w:p>
        </w:tc>
      </w:tr>
      <w:tr w:rsidR="00245D9A" w:rsidRPr="008E179E" w14:paraId="31878EC6" w14:textId="77777777" w:rsidTr="002B0EA2">
        <w:tc>
          <w:tcPr>
            <w:tcW w:w="1700" w:type="dxa"/>
            <w:vAlign w:val="center"/>
          </w:tcPr>
          <w:p w14:paraId="63FF6198"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V&amp;V</w:t>
            </w:r>
          </w:p>
        </w:tc>
        <w:tc>
          <w:tcPr>
            <w:tcW w:w="7514" w:type="dxa"/>
            <w:vAlign w:val="center"/>
          </w:tcPr>
          <w:p w14:paraId="574FF56F" w14:textId="77777777" w:rsidR="00245D9A" w:rsidRPr="008E179E" w:rsidRDefault="00E8542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Verificação e Validação</w:t>
            </w:r>
          </w:p>
        </w:tc>
      </w:tr>
      <w:tr w:rsidR="00245D9A" w:rsidRPr="008E179E" w14:paraId="50471D12" w14:textId="77777777" w:rsidTr="002B0EA2">
        <w:tc>
          <w:tcPr>
            <w:tcW w:w="1700" w:type="dxa"/>
            <w:vAlign w:val="center"/>
          </w:tcPr>
          <w:p w14:paraId="387D078A" w14:textId="77777777" w:rsidR="00245D9A" w:rsidRPr="008E179E" w:rsidRDefault="00E8542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WFA</w:t>
            </w:r>
          </w:p>
        </w:tc>
        <w:tc>
          <w:tcPr>
            <w:tcW w:w="7514" w:type="dxa"/>
            <w:vAlign w:val="center"/>
          </w:tcPr>
          <w:p w14:paraId="2F970928" w14:textId="77777777" w:rsidR="00245D9A" w:rsidRPr="008E179E" w:rsidRDefault="00E8542F">
            <w:pPr>
              <w:spacing w:after="0" w:line="36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Water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Footprint</w:t>
            </w:r>
            <w:proofErr w:type="spellEnd"/>
            <w:r>
              <w:rPr>
                <w:rFonts w:ascii="Times New Roman" w:eastAsia="Times New Roman" w:hAnsi="Times New Roman" w:cs="Times New Roman"/>
                <w:i/>
                <w:iCs/>
                <w:sz w:val="24"/>
                <w:szCs w:val="24"/>
              </w:rPr>
              <w:t xml:space="preserve"> Assessment</w:t>
            </w:r>
          </w:p>
        </w:tc>
      </w:tr>
    </w:tbl>
    <w:p w14:paraId="533317B3" w14:textId="77777777" w:rsidR="00245D9A" w:rsidRPr="008E179E" w:rsidRDefault="00E8542F" w:rsidP="00B361AA">
      <w:pPr>
        <w:pageBreakBefore/>
        <w:spacing w:after="0" w:line="360" w:lineRule="auto"/>
        <w:jc w:val="center"/>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LISTA DE QUADROS</w:t>
      </w:r>
    </w:p>
    <w:p w14:paraId="6A2117E6" w14:textId="77777777" w:rsidR="00EF67FC" w:rsidRDefault="00245D9A">
      <w:pPr>
        <w:pStyle w:val="ndicedeilustraes"/>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rPr>
          <w:rStyle w:val="IndexLink"/>
          <w:rFonts w:asciiTheme="minorHAnsi" w:hAnsiTheme="minorHAnsi" w:cstheme="minorHAnsi"/>
        </w:rPr>
        <w:instrText xml:space="preserve"> TOC \c "Quadro" \h </w:instrText>
      </w:r>
      <w:r>
        <w:rPr>
          <w:rStyle w:val="IndexLink"/>
          <w:rFonts w:asciiTheme="minorHAnsi" w:hAnsiTheme="minorHAnsi" w:cstheme="minorHAnsi"/>
        </w:rPr>
        <w:fldChar w:fldCharType="separate"/>
      </w:r>
      <w:hyperlink w:anchor="_Toc235197272" w:history="1"/>
      <w:hyperlink w:anchor="_Toc235197273" w:history="1"/>
      <w:hyperlink w:anchor="_Toc235197274" w:history="1"/>
      <w:hyperlink w:anchor="_Toc235197275" w:history="1"/>
      <w:hyperlink w:anchor="_Toc235197276" w:history="1"/>
      <w:hyperlink w:anchor="_Toc235197277" w:history="1"/>
      <w:hyperlink w:anchor="_Toc235197278" w:history="1"/>
      <w:hyperlink w:anchor="_Toc235197279" w:history="1"/>
      <w:hyperlink w:anchor="_Toc227172623" w:history="1">
        <w:r>
          <w:rPr>
            <w:rFonts w:ascii="Times New Roman" w:eastAsia="Times New Roman" w:hAnsi="Times New Roman" w:cs="Times New Roman"/>
            <w:noProof/>
            <w:sz w:val="24"/>
            <w:szCs w:val="24"/>
          </w:rPr>
          <w:t>Quadro 1 - Fluxo de seleção PRISMA</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_Toc227172623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29</w:t>
        </w:r>
        <w:r>
          <w:rPr>
            <w:rFonts w:ascii="Times New Roman" w:eastAsia="Times New Roman" w:hAnsi="Times New Roman" w:cs="Times New Roman"/>
            <w:noProof/>
            <w:sz w:val="24"/>
            <w:szCs w:val="24"/>
          </w:rPr>
          <w:fldChar w:fldCharType="end"/>
        </w:r>
      </w:hyperlink>
    </w:p>
    <w:p w14:paraId="129EC5A6" w14:textId="77777777" w:rsidR="00EF67FC" w:rsidRDefault="00EF67FC">
      <w:pPr>
        <w:pStyle w:val="ndicedeilustraes"/>
        <w:tabs>
          <w:tab w:val="right" w:leader="dot" w:pos="8494"/>
        </w:tabs>
        <w:rPr>
          <w:rFonts w:asciiTheme="minorHAnsi" w:eastAsiaTheme="minorEastAsia" w:hAnsiTheme="minorHAnsi" w:cstheme="minorBidi"/>
          <w:noProof/>
          <w:kern w:val="2"/>
          <w:sz w:val="24"/>
          <w:szCs w:val="24"/>
          <w14:ligatures w14:val="standardContextual"/>
        </w:rPr>
      </w:pPr>
      <w:hyperlink w:anchor="_Toc235197273" w:history="1">
        <w:r>
          <w:rPr>
            <w:rFonts w:ascii="Times New Roman" w:eastAsia="Times New Roman" w:hAnsi="Times New Roman" w:cs="Times New Roman"/>
            <w:noProof/>
            <w:sz w:val="24"/>
            <w:szCs w:val="24"/>
          </w:rPr>
          <w:t>Quadro 2 - Frameworks aplicado a estudo de viabilidades em aquicultura e Lean Green</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_Toc235197273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30</w:t>
        </w:r>
        <w:r>
          <w:rPr>
            <w:rFonts w:ascii="Times New Roman" w:eastAsia="Times New Roman" w:hAnsi="Times New Roman" w:cs="Times New Roman"/>
            <w:noProof/>
            <w:sz w:val="24"/>
            <w:szCs w:val="24"/>
          </w:rPr>
          <w:fldChar w:fldCharType="end"/>
        </w:r>
      </w:hyperlink>
    </w:p>
    <w:p w14:paraId="701124C7" w14:textId="77777777" w:rsidR="00EF67FC" w:rsidRDefault="00EF67FC">
      <w:pPr>
        <w:pStyle w:val="ndicedeilustraes"/>
        <w:tabs>
          <w:tab w:val="right" w:leader="dot" w:pos="8494"/>
        </w:tabs>
        <w:rPr>
          <w:rFonts w:asciiTheme="minorHAnsi" w:eastAsiaTheme="minorEastAsia" w:hAnsiTheme="minorHAnsi" w:cstheme="minorBidi"/>
          <w:noProof/>
          <w:kern w:val="2"/>
          <w:sz w:val="24"/>
          <w:szCs w:val="24"/>
          <w14:ligatures w14:val="standardContextual"/>
        </w:rPr>
      </w:pPr>
      <w:hyperlink w:anchor="_Toc300700005" w:history="1">
        <w:r>
          <w:rPr>
            <w:rFonts w:ascii="Times New Roman" w:eastAsia="Times New Roman" w:hAnsi="Times New Roman" w:cs="Times New Roman"/>
            <w:noProof/>
            <w:sz w:val="24"/>
            <w:szCs w:val="24"/>
          </w:rPr>
          <w:t>Quadro 3 - Integração, Lean, Sustentabilidade Ambiental e cadeia de suprimentos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_Toc300700005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31</w:t>
        </w:r>
        <w:r>
          <w:rPr>
            <w:rFonts w:ascii="Times New Roman" w:eastAsia="Times New Roman" w:hAnsi="Times New Roman" w:cs="Times New Roman"/>
            <w:noProof/>
            <w:sz w:val="24"/>
            <w:szCs w:val="24"/>
          </w:rPr>
          <w:fldChar w:fldCharType="end"/>
        </w:r>
      </w:hyperlink>
    </w:p>
    <w:p w14:paraId="5CBCDE54" w14:textId="77777777" w:rsidR="00EF67FC" w:rsidRDefault="00EF67FC">
      <w:pPr>
        <w:pStyle w:val="ndicedeilustraes"/>
        <w:tabs>
          <w:tab w:val="right" w:leader="dot" w:pos="8494"/>
        </w:tabs>
        <w:rPr>
          <w:rFonts w:asciiTheme="minorHAnsi" w:eastAsiaTheme="minorEastAsia" w:hAnsiTheme="minorHAnsi" w:cstheme="minorBidi"/>
          <w:noProof/>
          <w:kern w:val="2"/>
          <w:sz w:val="24"/>
          <w:szCs w:val="24"/>
          <w14:ligatures w14:val="standardContextual"/>
        </w:rPr>
      </w:pPr>
      <w:hyperlink w:anchor="_Toc235197275" w:history="1">
        <w:r>
          <w:rPr>
            <w:rFonts w:ascii="Times New Roman" w:eastAsia="Times New Roman" w:hAnsi="Times New Roman" w:cs="Times New Roman"/>
            <w:noProof/>
            <w:sz w:val="24"/>
            <w:szCs w:val="24"/>
          </w:rPr>
          <w:t>Quadro 4 - Desempenho ESG, Responsabilidade Social Corporativa e Engajamento de Stakeholders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_Toc235197275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33</w:t>
        </w:r>
        <w:r>
          <w:rPr>
            <w:rFonts w:ascii="Times New Roman" w:eastAsia="Times New Roman" w:hAnsi="Times New Roman" w:cs="Times New Roman"/>
            <w:noProof/>
            <w:sz w:val="24"/>
            <w:szCs w:val="24"/>
          </w:rPr>
          <w:fldChar w:fldCharType="end"/>
        </w:r>
      </w:hyperlink>
    </w:p>
    <w:p w14:paraId="54AA160E" w14:textId="77777777" w:rsidR="00EF67FC" w:rsidRDefault="00EF67FC">
      <w:pPr>
        <w:pStyle w:val="ndicedeilustraes"/>
        <w:tabs>
          <w:tab w:val="right" w:leader="dot" w:pos="8494"/>
        </w:tabs>
        <w:rPr>
          <w:rFonts w:asciiTheme="minorHAnsi" w:eastAsiaTheme="minorEastAsia" w:hAnsiTheme="minorHAnsi" w:cstheme="minorBidi"/>
          <w:noProof/>
          <w:kern w:val="2"/>
          <w:sz w:val="24"/>
          <w:szCs w:val="24"/>
          <w14:ligatures w14:val="standardContextual"/>
        </w:rPr>
      </w:pPr>
      <w:hyperlink w:anchor="_Toc235197272" w:history="1">
        <w:r>
          <w:rPr>
            <w:rFonts w:ascii="Times New Roman" w:eastAsia="Times New Roman" w:hAnsi="Times New Roman" w:cs="Times New Roman"/>
            <w:noProof/>
            <w:sz w:val="24"/>
            <w:szCs w:val="24"/>
          </w:rPr>
          <w:t>Quadro 5 - Indicadores de performances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_Toc235197272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60</w:t>
        </w:r>
        <w:r>
          <w:rPr>
            <w:rFonts w:ascii="Times New Roman" w:eastAsia="Times New Roman" w:hAnsi="Times New Roman" w:cs="Times New Roman"/>
            <w:noProof/>
            <w:sz w:val="24"/>
            <w:szCs w:val="24"/>
          </w:rPr>
          <w:fldChar w:fldCharType="end"/>
        </w:r>
      </w:hyperlink>
    </w:p>
    <w:p w14:paraId="1C1CF340" w14:textId="77777777" w:rsidR="00EF67FC" w:rsidRDefault="00EF67FC">
      <w:pPr>
        <w:pStyle w:val="ndicedeilustraes"/>
        <w:tabs>
          <w:tab w:val="right" w:leader="dot" w:pos="8494"/>
        </w:tabs>
        <w:rPr>
          <w:rFonts w:asciiTheme="minorHAnsi" w:eastAsiaTheme="minorEastAsia" w:hAnsiTheme="minorHAnsi" w:cstheme="minorBidi"/>
          <w:noProof/>
          <w:kern w:val="2"/>
          <w:sz w:val="24"/>
          <w:szCs w:val="24"/>
          <w14:ligatures w14:val="standardContextual"/>
        </w:rPr>
      </w:pPr>
      <w:hyperlink w:anchor="_Toc235197276" w:history="1">
        <w:r>
          <w:rPr>
            <w:rFonts w:ascii="Times New Roman" w:eastAsia="Times New Roman" w:hAnsi="Times New Roman" w:cs="Times New Roman"/>
            <w:noProof/>
            <w:sz w:val="24"/>
            <w:szCs w:val="24"/>
          </w:rPr>
          <w:t>Quadro 6 - Classificação metodológica</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_Toc235197276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73</w:t>
        </w:r>
        <w:r>
          <w:rPr>
            <w:rFonts w:ascii="Times New Roman" w:eastAsia="Times New Roman" w:hAnsi="Times New Roman" w:cs="Times New Roman"/>
            <w:noProof/>
            <w:sz w:val="24"/>
            <w:szCs w:val="24"/>
          </w:rPr>
          <w:fldChar w:fldCharType="end"/>
        </w:r>
      </w:hyperlink>
    </w:p>
    <w:p w14:paraId="1DACA1C3" w14:textId="77777777" w:rsidR="00EF67FC" w:rsidRDefault="00EF67FC">
      <w:pPr>
        <w:pStyle w:val="ndicedeilustraes"/>
        <w:tabs>
          <w:tab w:val="right" w:leader="dot" w:pos="8494"/>
        </w:tabs>
        <w:rPr>
          <w:rFonts w:asciiTheme="minorHAnsi" w:eastAsiaTheme="minorEastAsia" w:hAnsiTheme="minorHAnsi" w:cstheme="minorBidi"/>
          <w:noProof/>
          <w:kern w:val="2"/>
          <w:sz w:val="24"/>
          <w:szCs w:val="24"/>
          <w14:ligatures w14:val="standardContextual"/>
        </w:rPr>
      </w:pPr>
      <w:hyperlink w:anchor="_Toc235197277" w:history="1">
        <w:r>
          <w:rPr>
            <w:rFonts w:ascii="Times New Roman" w:eastAsia="Times New Roman" w:hAnsi="Times New Roman" w:cs="Times New Roman"/>
            <w:noProof/>
            <w:sz w:val="24"/>
            <w:szCs w:val="24"/>
          </w:rPr>
          <w:t>Quadro 7 - Escala Likert de relevância para parametrização dos pesos do framework EVTEAS-Py</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_Toc235197277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79</w:t>
        </w:r>
        <w:r>
          <w:rPr>
            <w:rFonts w:ascii="Times New Roman" w:eastAsia="Times New Roman" w:hAnsi="Times New Roman" w:cs="Times New Roman"/>
            <w:noProof/>
            <w:sz w:val="24"/>
            <w:szCs w:val="24"/>
          </w:rPr>
          <w:fldChar w:fldCharType="end"/>
        </w:r>
      </w:hyperlink>
    </w:p>
    <w:p w14:paraId="02C68292" w14:textId="77777777" w:rsidR="00EF67FC" w:rsidRDefault="00EF67FC">
      <w:pPr>
        <w:pStyle w:val="ndicedeilustraes"/>
        <w:tabs>
          <w:tab w:val="right" w:leader="dot" w:pos="8494"/>
        </w:tabs>
        <w:rPr>
          <w:rFonts w:asciiTheme="minorHAnsi" w:eastAsiaTheme="minorEastAsia" w:hAnsiTheme="minorHAnsi" w:cstheme="minorBidi"/>
          <w:noProof/>
          <w:kern w:val="2"/>
          <w:sz w:val="24"/>
          <w:szCs w:val="24"/>
          <w14:ligatures w14:val="standardContextual"/>
        </w:rPr>
      </w:pPr>
      <w:hyperlink w:anchor="_Toc235197278" w:history="1">
        <w:r>
          <w:rPr>
            <w:rFonts w:ascii="Times New Roman" w:eastAsia="Times New Roman" w:hAnsi="Times New Roman" w:cs="Times New Roman"/>
            <w:noProof/>
            <w:sz w:val="24"/>
            <w:szCs w:val="24"/>
          </w:rPr>
          <w:t>Quadro 8 - Atividades inerentes à dissertação</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_Toc235197278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87</w:t>
        </w:r>
        <w:r>
          <w:rPr>
            <w:rFonts w:ascii="Times New Roman" w:eastAsia="Times New Roman" w:hAnsi="Times New Roman" w:cs="Times New Roman"/>
            <w:noProof/>
            <w:sz w:val="24"/>
            <w:szCs w:val="24"/>
          </w:rPr>
          <w:fldChar w:fldCharType="end"/>
        </w:r>
      </w:hyperlink>
    </w:p>
    <w:p w14:paraId="148BCE85" w14:textId="77777777" w:rsidR="00EF67FC" w:rsidRDefault="00EF67FC">
      <w:pPr>
        <w:pStyle w:val="ndicedeilustraes"/>
        <w:tabs>
          <w:tab w:val="right" w:leader="dot" w:pos="8494"/>
        </w:tabs>
        <w:rPr>
          <w:rFonts w:asciiTheme="minorHAnsi" w:eastAsiaTheme="minorEastAsia" w:hAnsiTheme="minorHAnsi" w:cstheme="minorBidi"/>
          <w:noProof/>
          <w:kern w:val="2"/>
          <w:sz w:val="24"/>
          <w:szCs w:val="24"/>
          <w14:ligatures w14:val="standardContextual"/>
        </w:rPr>
      </w:pPr>
      <w:hyperlink w:anchor="_Toc235197279" w:history="1">
        <w:r>
          <w:rPr>
            <w:rFonts w:ascii="Times New Roman" w:eastAsia="Times New Roman" w:hAnsi="Times New Roman" w:cs="Times New Roman"/>
            <w:noProof/>
            <w:sz w:val="24"/>
            <w:szCs w:val="24"/>
          </w:rPr>
          <w:t>Quadro 9 - Cronograma mensal de execução das tarefas (jun/2026 a fev/2027)</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_Toc235197279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91</w:t>
        </w:r>
        <w:r>
          <w:rPr>
            <w:rFonts w:ascii="Times New Roman" w:eastAsia="Times New Roman" w:hAnsi="Times New Roman" w:cs="Times New Roman"/>
            <w:noProof/>
            <w:sz w:val="24"/>
            <w:szCs w:val="24"/>
          </w:rPr>
          <w:fldChar w:fldCharType="end"/>
        </w:r>
      </w:hyperlink>
    </w:p>
    <w:p>
      <w:pPr>
        <w:pStyle w:val="ndicedeilustraes"/>
        <w:tabs>
          <w:tab w:val="right" w:leader="dot" w:pos="8494"/>
        </w:tabs>
        <w:rPr>
          <w:ins w:id="882683" w:author="Claude" w:date="2026-10-07T12:00:00Z"/>
        </w:rPr>
      </w:pPr>
      <w:hyperlink w:anchor="_TocRev187_Quadro10" w:history="1">
        <w:ins w:id="882684" w:author="Claude" w:date="2026-10-07T12:00:00Z">
          <w:r>
            <w:rPr>
              <w:rFonts w:ascii="Times New Roman" w:eastAsia="Times New Roman" w:hAnsi="Times New Roman" w:cs="Times New Roman"/>
              <w:noProof/>
              <w:sz w:val="24"/>
              <w:szCs w:val="24"/>
            </w:rPr>
            <w:t xml:space="preserve">Quadro 10 - Etapas da Design Science Research e evidências no EVTEAS-Py</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_TocRev187_Quadro10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95</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685" w:author="Claude" w:date="2026-10-07T12:00:00Z"/>
        </w:rPr>
      </w:pPr>
      <w:hyperlink w:anchor="_TocRev187_Quadro11" w:history="1">
        <w:ins w:id="882686" w:author="Claude" w:date="2026-10-07T12:00:00Z">
          <w:r>
            <w:rPr>
              <w:rFonts w:ascii="Times New Roman" w:eastAsia="Times New Roman" w:hAnsi="Times New Roman" w:cs="Times New Roman"/>
              <w:noProof/>
              <w:sz w:val="24"/>
              <w:szCs w:val="24"/>
            </w:rPr>
            <w:t xml:space="preserve">Quadro 11 - Propriedades do EVTEAS-Py e de artefatos preexistentes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_TocRev187_Quadro11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96</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687" w:author="Claude" w:date="2026-10-07T12:00:00Z"/>
        </w:rPr>
      </w:pPr>
      <w:hyperlink w:anchor="_TocRev187_Quadro12" w:history="1">
        <w:ins w:id="882688" w:author="Claude" w:date="2026-10-07T12:00:00Z">
          <w:r>
            <w:rPr>
              <w:rFonts w:ascii="Times New Roman" w:eastAsia="Times New Roman" w:hAnsi="Times New Roman" w:cs="Times New Roman"/>
              <w:noProof/>
              <w:sz w:val="24"/>
              <w:szCs w:val="24"/>
            </w:rPr>
            <w:t xml:space="preserve">Quadro 12 - Requisitos do EVTEAS-Py e sua origem</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_TocRev187_Quadro12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97</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689" w:author="Claude" w:date="2026-10-07T12:00:00Z"/>
        </w:rPr>
      </w:pPr>
      <w:hyperlink w:anchor="_TocRev187_Quadro13" w:history="1">
        <w:ins w:id="882690" w:author="Claude" w:date="2026-10-07T12:00:00Z">
          <w:r>
            <w:rPr>
              <w:rFonts w:ascii="Times New Roman" w:eastAsia="Times New Roman" w:hAnsi="Times New Roman" w:cs="Times New Roman"/>
              <w:noProof/>
              <w:sz w:val="24"/>
              <w:szCs w:val="24"/>
            </w:rPr>
            <w:t xml:space="preserve">Quadro 13 - Módulos do pacote evteas_py e vínculo com a dissertação</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_TocRev187_Quadro13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98</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691" w:author="Claude" w:date="2026-10-07T12:00:00Z"/>
        </w:rPr>
      </w:pPr>
      <w:hyperlink w:anchor="_TocRev187_Quadro14" w:history="1">
        <w:ins w:id="882692" w:author="Claude" w:date="2026-10-07T12:00:00Z">
          <w:r>
            <w:rPr>
              <w:rFonts w:ascii="Times New Roman" w:eastAsia="Times New Roman" w:hAnsi="Times New Roman" w:cs="Times New Roman"/>
              <w:noProof/>
              <w:sz w:val="24"/>
              <w:szCs w:val="24"/>
            </w:rPr>
            <w:t xml:space="preserve">Quadro 14 - Principais premissas do caso-base e origem declarada</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_TocRev187_Quadro14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102</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693" w:author="Claude" w:date="2026-10-07T12:00:00Z"/>
        </w:rPr>
      </w:pPr>
      <w:hyperlink w:anchor="_TocRev187_Quadro15" w:history="1">
        <w:ins w:id="882694" w:author="Claude" w:date="2026-10-07T12:00:00Z">
          <w:r>
            <w:rPr>
              <w:rFonts w:ascii="Times New Roman" w:eastAsia="Times New Roman" w:hAnsi="Times New Roman" w:cs="Times New Roman"/>
              <w:noProof/>
              <w:sz w:val="24"/>
              <w:szCs w:val="24"/>
            </w:rPr>
            <w:t xml:space="preserve">Quadro 15 - Normalização dos KPIs do caso-base</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_TocRev187_Quadro15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112</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695" w:author="Claude" w:date="2026-10-07T12:00:00Z"/>
        </w:rPr>
      </w:pPr>
      <w:hyperlink w:anchor="_TocRev187_Quadro16" w:history="1">
        <w:ins w:id="882696" w:author="Claude" w:date="2026-10-07T12:00:00Z">
          <w:r>
            <w:rPr>
              <w:rFonts w:ascii="Times New Roman" w:eastAsia="Times New Roman" w:hAnsi="Times New Roman" w:cs="Times New Roman"/>
              <w:noProof/>
              <w:sz w:val="24"/>
              <w:szCs w:val="24"/>
            </w:rPr>
            <w:t xml:space="preserve">Quadro 16 - Distribuições de incerteza do caso-base</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_TocRev187_Quadro16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115</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697" w:author="Claude" w:date="2026-10-07T12:00:00Z"/>
        </w:rPr>
      </w:pPr>
      <w:hyperlink w:anchor="_TocRev187_Quadro17" w:history="1">
        <w:ins w:id="882698" w:author="Claude" w:date="2026-10-07T12:00:00Z">
          <w:r>
            <w:rPr>
              <w:rFonts w:ascii="Times New Roman" w:eastAsia="Times New Roman" w:hAnsi="Times New Roman" w:cs="Times New Roman"/>
              <w:noProof/>
              <w:sz w:val="24"/>
              <w:szCs w:val="24"/>
            </w:rPr>
            <w:t xml:space="preserve">Quadro 17 - Matriz de rastreabilidade entre requisitos, código e testes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_TocRev187_Quadro17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121</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699" w:author="Claude" w:date="2026-10-07T12:00:00Z"/>
        </w:rPr>
      </w:pPr>
      <w:hyperlink w:anchor="_TocRev187_Quadro18" w:history="1">
        <w:ins w:id="882700" w:author="Claude" w:date="2026-10-07T12:00:00Z">
          <w:r>
            <w:rPr>
              <w:rFonts w:ascii="Times New Roman" w:eastAsia="Times New Roman" w:hAnsi="Times New Roman" w:cs="Times New Roman"/>
              <w:noProof/>
              <w:sz w:val="24"/>
              <w:szCs w:val="24"/>
            </w:rPr>
            <w:t xml:space="preserve">Quadro 18 - Aprendizagens explicitadas na construção do EVTEAS-Py</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_TocRev187_Quadro18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123</w:t>
          </w:r>
          <w:r>
            <w:rPr>
              <w:rFonts w:ascii="Times New Roman" w:eastAsia="Times New Roman" w:hAnsi="Times New Roman" w:cs="Times New Roman"/>
              <w:noProof/>
              <w:sz w:val="24"/>
              <w:szCs w:val="24"/>
            </w:rPr>
            <w:fldChar w:fldCharType="end"/>
          </w:r>
        </w:ins>
      </w:hyperlink>
    </w:p>
    <w:p w14:paraId="527E6FA0" w14:textId="77777777" w:rsidR="00245D9A" w:rsidRPr="008E179E" w:rsidRDefault="00245D9A">
      <w:pPr>
        <w:pStyle w:val="ndicedeilustraes"/>
        <w:tabs>
          <w:tab w:val="right" w:leader="dot" w:pos="8494"/>
        </w:tabs>
        <w:spacing w:line="360" w:lineRule="auto"/>
        <w:rPr>
          <w:rFonts w:asciiTheme="minorHAnsi" w:eastAsiaTheme="minorEastAsia" w:hAnsiTheme="minorHAnsi" w:cstheme="minorBidi"/>
          <w:kern w:val="2"/>
          <w:sz w:val="24"/>
          <w:szCs w:val="24"/>
          <w14:ligatures w14:val="standardContextual"/>
        </w:rPr>
      </w:pPr>
      <w:r>
        <w:rPr>
          <w:rStyle w:val="IndexLink"/>
          <w:rFonts w:asciiTheme="minorHAnsi" w:hAnsiTheme="minorHAnsi" w:cstheme="minorHAnsi"/>
          <w:kern w:val="2"/>
          <w:sz w:val="24"/>
          <w:szCs w:val="24"/>
        </w:rPr>
        <w:fldChar w:fldCharType="end"/>
      </w:r>
    </w:p>
    <w:p w14:paraId="578D3D84" w14:textId="77777777" w:rsidR="00620A46" w:rsidRDefault="00000000">
      <w:pPr>
        <w:pageBreakBefore/>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LISTA DE FIGURAS</w:t>
      </w:r>
    </w:p>
    <w:p w14:paraId="607DDC79" w14:textId="77777777" w:rsidR="00EF67FC" w:rsidRDefault="00245D9A">
      <w:pPr>
        <w:pStyle w:val="ndicedeilustraes"/>
        <w:tabs>
          <w:tab w:val="right" w:leader="dot" w:pos="8494"/>
        </w:tabs>
        <w:rPr>
          <w:rStyle w:val="Hyperlink"/>
          <w:rFonts w:ascii="Calibri" w:hAnsi="Calibri" w:cs="Calibri"/>
          <w:noProof/>
        </w:rPr>
      </w:pPr>
      <w:r>
        <w:fldChar w:fldCharType="begin"/>
      </w:r>
      <w:r>
        <w:rPr>
          <w:rStyle w:val="IndexLink"/>
          <w:rFonts w:ascii="Calibri" w:hAnsi="Calibri" w:cs="Calibri"/>
        </w:rPr>
        <w:instrText xml:space="preserve"> TOC \c "Figura" \h </w:instrText>
      </w:r>
      <w:r>
        <w:rPr>
          <w:rStyle w:val="IndexLink"/>
          <w:rFonts w:ascii="Calibri" w:hAnsi="Calibri" w:cs="Calibri"/>
        </w:rPr>
        <w:fldChar w:fldCharType="separate"/>
      </w:r>
      <w:hyperlink w:anchor="_Toc240362122" w:history="1"/>
      <w:hyperlink w:anchor="_Toc240362122" w:history="1">
        <w:r w:rsidR="00EF67FC">
          <w:rPr>
            <w:rFonts w:ascii="Times New Roman" w:eastAsia="Times New Roman" w:hAnsi="Times New Roman" w:cs="Times New Roman"/>
            <w:noProof/>
            <w:sz w:val="24"/>
            <w:szCs w:val="24"/>
          </w:rPr>
          <w:t>Figura 1 - Fluxograma PRISMA</w:t>
        </w:r>
        <w:r w:rsidR="00EF67FC">
          <w:rPr>
            <w:rFonts w:ascii="Times New Roman" w:eastAsia="Times New Roman" w:hAnsi="Times New Roman" w:cs="Times New Roman"/>
            <w:noProof/>
            <w:sz w:val="24"/>
            <w:szCs w:val="24"/>
          </w:rPr>
          <w:tab/>
        </w:r>
        <w:r w:rsidR="00EF67FC">
          <w:rPr>
            <w:rFonts w:ascii="Times New Roman" w:eastAsia="Times New Roman" w:hAnsi="Times New Roman" w:cs="Times New Roman"/>
            <w:noProof/>
            <w:sz w:val="24"/>
            <w:szCs w:val="24"/>
          </w:rPr>
          <w:fldChar w:fldCharType="begin"/>
        </w:r>
        <w:r w:rsidR="00EF67FC">
          <w:rPr>
            <w:rFonts w:ascii="Times New Roman" w:eastAsia="Times New Roman" w:hAnsi="Times New Roman" w:cs="Times New Roman"/>
            <w:noProof/>
            <w:sz w:val="24"/>
            <w:szCs w:val="24"/>
          </w:rPr>
          <w:instrText xml:space="preserve"> PAGEREF _Toc240362122 \h </w:instrText>
        </w:r>
        <w:r w:rsidR="00EF67FC">
          <w:rPr>
            <w:rFonts w:ascii="Times New Roman" w:eastAsia="Times New Roman" w:hAnsi="Times New Roman" w:cs="Times New Roman"/>
            <w:noProof/>
            <w:sz w:val="24"/>
            <w:szCs w:val="24"/>
          </w:rPr>
        </w:r>
        <w:r w:rsidR="00EF67FC">
          <w:rPr>
            <w:rFonts w:ascii="Times New Roman" w:eastAsia="Times New Roman" w:hAnsi="Times New Roman" w:cs="Times New Roman"/>
            <w:noProof/>
            <w:sz w:val="24"/>
            <w:szCs w:val="24"/>
          </w:rPr>
          <w:fldChar w:fldCharType="separate"/>
        </w:r>
        <w:r w:rsidR="00EF67FC">
          <w:rPr>
            <w:rFonts w:ascii="Times New Roman" w:eastAsia="Times New Roman" w:hAnsi="Times New Roman" w:cs="Times New Roman"/>
            <w:noProof/>
            <w:sz w:val="24"/>
            <w:szCs w:val="24"/>
          </w:rPr>
          <w:t>28</w:t>
        </w:r>
        <w:r w:rsidR="00EF67FC">
          <w:rPr>
            <w:rFonts w:ascii="Times New Roman" w:eastAsia="Times New Roman" w:hAnsi="Times New Roman" w:cs="Times New Roman"/>
            <w:noProof/>
            <w:sz w:val="24"/>
            <w:szCs w:val="24"/>
          </w:rPr>
          <w:fldChar w:fldCharType="end"/>
        </w:r>
      </w:hyperlink>
    </w:p>
    <w:p w14:paraId="578000E5" w14:textId="77777777" w:rsidR="00EF67FC" w:rsidRDefault="00EF67FC">
      <w:pPr>
        <w:pStyle w:val="ndicedeilustraes"/>
        <w:tabs>
          <w:tab w:val="right" w:leader="dot" w:pos="8494"/>
        </w:tabs>
        <w:rPr>
          <w:rStyle w:val="Hyperlink"/>
          <w:rFonts w:ascii="Calibri" w:hAnsi="Calibri" w:cs="Calibri"/>
          <w:noProof/>
        </w:rPr>
      </w:pPr>
      <w:hyperlink w:anchor="_Toc240362123" w:history="1">
        <w:r>
          <w:rPr>
            <w:rFonts w:ascii="Times New Roman" w:eastAsia="Times New Roman" w:hAnsi="Times New Roman" w:cs="Times New Roman"/>
            <w:noProof/>
            <w:sz w:val="24"/>
            <w:szCs w:val="24"/>
          </w:rPr>
          <w:t>Figura 2 - Rede de coocorrência das palavras-chave identificadas no corpus da RSL</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_Toc240362123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35</w:t>
        </w:r>
        <w:r>
          <w:rPr>
            <w:rFonts w:ascii="Times New Roman" w:eastAsia="Times New Roman" w:hAnsi="Times New Roman" w:cs="Times New Roman"/>
            <w:noProof/>
            <w:sz w:val="24"/>
            <w:szCs w:val="24"/>
          </w:rPr>
          <w:fldChar w:fldCharType="end"/>
        </w:r>
      </w:hyperlink>
    </w:p>
    <w:p w14:paraId="64AF4375" w14:textId="77777777" w:rsidR="00EF67FC" w:rsidRDefault="00EF67FC">
      <w:pPr>
        <w:pStyle w:val="ndicedeilustraes"/>
        <w:tabs>
          <w:tab w:val="right" w:leader="dot" w:pos="8494"/>
        </w:tabs>
        <w:rPr>
          <w:rStyle w:val="Hyperlink"/>
          <w:rFonts w:ascii="Calibri" w:hAnsi="Calibri" w:cs="Calibri"/>
          <w:noProof/>
        </w:rPr>
      </w:pPr>
      <w:hyperlink w:anchor="_Toc240362124" w:history="1">
        <w:r>
          <w:rPr>
            <w:rFonts w:ascii="Times New Roman" w:eastAsia="Times New Roman" w:hAnsi="Times New Roman" w:cs="Times New Roman"/>
            <w:noProof/>
            <w:sz w:val="24"/>
            <w:szCs w:val="24"/>
          </w:rPr>
          <w:t>Figura 3 - Visualização por sobreposição temporal da coocorrência de palavras-chave no corpus da revisão sistemática</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_Toc240362124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36</w:t>
        </w:r>
        <w:r>
          <w:rPr>
            <w:rFonts w:ascii="Times New Roman" w:eastAsia="Times New Roman" w:hAnsi="Times New Roman" w:cs="Times New Roman"/>
            <w:noProof/>
            <w:sz w:val="24"/>
            <w:szCs w:val="24"/>
          </w:rPr>
          <w:fldChar w:fldCharType="end"/>
        </w:r>
      </w:hyperlink>
    </w:p>
    <w:p w14:paraId="32BBB96B" w14:textId="77777777" w:rsidR="00EF67FC" w:rsidRDefault="00EF67FC">
      <w:pPr>
        <w:pStyle w:val="ndicedeilustraes"/>
        <w:tabs>
          <w:tab w:val="right" w:leader="dot" w:pos="8494"/>
        </w:tabs>
        <w:rPr>
          <w:rStyle w:val="Hyperlink"/>
          <w:rFonts w:ascii="Calibri" w:hAnsi="Calibri" w:cs="Calibri"/>
          <w:noProof/>
        </w:rPr>
      </w:pPr>
      <w:hyperlink w:anchor="_Toc240362125" w:history="1">
        <w:r>
          <w:rPr>
            <w:rFonts w:ascii="Times New Roman" w:eastAsia="Times New Roman" w:hAnsi="Times New Roman" w:cs="Times New Roman"/>
            <w:noProof/>
            <w:sz w:val="24"/>
            <w:szCs w:val="24"/>
          </w:rPr>
          <w:t>Figura 4 - Mapa de densidade da coocorrência de palavras-chave no corpus da revisão sistemática</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_Toc240362125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37</w:t>
        </w:r>
        <w:r>
          <w:rPr>
            <w:rFonts w:ascii="Times New Roman" w:eastAsia="Times New Roman" w:hAnsi="Times New Roman" w:cs="Times New Roman"/>
            <w:noProof/>
            <w:sz w:val="24"/>
            <w:szCs w:val="24"/>
          </w:rPr>
          <w:fldChar w:fldCharType="end"/>
        </w:r>
      </w:hyperlink>
    </w:p>
    <w:p w14:paraId="66C51682" w14:textId="77777777" w:rsidR="00EF67FC" w:rsidRDefault="00EF67FC">
      <w:pPr>
        <w:pStyle w:val="ndicedeilustraes"/>
        <w:tabs>
          <w:tab w:val="right" w:leader="dot" w:pos="8494"/>
        </w:tabs>
        <w:rPr>
          <w:rStyle w:val="Hyperlink"/>
          <w:rFonts w:ascii="Calibri" w:hAnsi="Calibri" w:cs="Calibri"/>
          <w:noProof/>
        </w:rPr>
      </w:pPr>
      <w:hyperlink w:anchor="_Toc231132091" w:history="1">
        <w:r>
          <w:rPr>
            <w:rFonts w:ascii="Times New Roman" w:eastAsia="Times New Roman" w:hAnsi="Times New Roman" w:cs="Times New Roman"/>
            <w:noProof/>
            <w:sz w:val="24"/>
            <w:szCs w:val="24"/>
          </w:rPr>
          <w:t>Figura 5 - Impacto do efluente não tratado da aquicultura no meio ambiente e nos seres humanos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_Toc231132091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44</w:t>
        </w:r>
        <w:r>
          <w:rPr>
            <w:rFonts w:ascii="Times New Roman" w:eastAsia="Times New Roman" w:hAnsi="Times New Roman" w:cs="Times New Roman"/>
            <w:noProof/>
            <w:sz w:val="24"/>
            <w:szCs w:val="24"/>
          </w:rPr>
          <w:fldChar w:fldCharType="end"/>
        </w:r>
      </w:hyperlink>
    </w:p>
    <w:p w14:paraId="31FD74DC" w14:textId="77777777" w:rsidR="00EF67FC" w:rsidRDefault="00EF67FC">
      <w:pPr>
        <w:pStyle w:val="ndicedeilustraes"/>
        <w:tabs>
          <w:tab w:val="right" w:leader="dot" w:pos="8494"/>
        </w:tabs>
        <w:rPr>
          <w:rStyle w:val="Hyperlink"/>
          <w:rFonts w:ascii="Calibri" w:hAnsi="Calibri" w:cs="Calibri"/>
          <w:noProof/>
        </w:rPr>
      </w:pPr>
      <w:hyperlink w:anchor="_Toc231132092" w:history="1">
        <w:r>
          <w:rPr>
            <w:rFonts w:ascii="Times New Roman" w:eastAsia="Times New Roman" w:hAnsi="Times New Roman" w:cs="Times New Roman"/>
            <w:noProof/>
            <w:sz w:val="24"/>
            <w:szCs w:val="24"/>
          </w:rPr>
          <w:t>Figura 6 - Panorama técnico-operacional do uso de P. tricornutum na remediação de águas residuais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_Toc231132092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45</w:t>
        </w:r>
        <w:r>
          <w:rPr>
            <w:rFonts w:ascii="Times New Roman" w:eastAsia="Times New Roman" w:hAnsi="Times New Roman" w:cs="Times New Roman"/>
            <w:noProof/>
            <w:sz w:val="24"/>
            <w:szCs w:val="24"/>
          </w:rPr>
          <w:fldChar w:fldCharType="end"/>
        </w:r>
      </w:hyperlink>
    </w:p>
    <w:p w14:paraId="6378EA85" w14:textId="77777777" w:rsidR="00EF67FC" w:rsidRDefault="00EF67FC">
      <w:pPr>
        <w:pStyle w:val="ndicedeilustraes"/>
        <w:tabs>
          <w:tab w:val="right" w:leader="dot" w:pos="8494"/>
        </w:tabs>
        <w:rPr>
          <w:rStyle w:val="Hyperlink"/>
          <w:rFonts w:ascii="Calibri" w:hAnsi="Calibri" w:cs="Calibri"/>
          <w:noProof/>
        </w:rPr>
      </w:pPr>
      <w:hyperlink w:anchor="_Toc231132093" w:history="1">
        <w:r>
          <w:rPr>
            <w:rFonts w:ascii="Times New Roman" w:eastAsia="Times New Roman" w:hAnsi="Times New Roman" w:cs="Times New Roman"/>
            <w:noProof/>
            <w:sz w:val="24"/>
            <w:szCs w:val="24"/>
          </w:rPr>
          <w:t>Figura 7 - Panorama técnico-operacional do uso de microalgas na remediação de águas residuais em sistema de recirculação aquícola (RAS)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_Toc231132093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46</w:t>
        </w:r>
        <w:r>
          <w:rPr>
            <w:rFonts w:ascii="Times New Roman" w:eastAsia="Times New Roman" w:hAnsi="Times New Roman" w:cs="Times New Roman"/>
            <w:noProof/>
            <w:sz w:val="24"/>
            <w:szCs w:val="24"/>
          </w:rPr>
          <w:fldChar w:fldCharType="end"/>
        </w:r>
      </w:hyperlink>
    </w:p>
    <w:p w14:paraId="30C9DEE9" w14:textId="77777777" w:rsidR="00EF67FC" w:rsidRDefault="00EF67FC">
      <w:pPr>
        <w:pStyle w:val="ndicedeilustraes"/>
        <w:tabs>
          <w:tab w:val="right" w:leader="dot" w:pos="8494"/>
        </w:tabs>
        <w:rPr>
          <w:rStyle w:val="Hyperlink"/>
          <w:rFonts w:ascii="Calibri" w:hAnsi="Calibri" w:cs="Calibri"/>
          <w:noProof/>
        </w:rPr>
      </w:pPr>
      <w:hyperlink w:anchor="_Toc240362129" w:history="1">
        <w:r>
          <w:rPr>
            <w:rFonts w:ascii="Times New Roman" w:eastAsia="Times New Roman" w:hAnsi="Times New Roman" w:cs="Times New Roman"/>
            <w:noProof/>
            <w:sz w:val="24"/>
            <w:szCs w:val="24"/>
          </w:rPr>
          <w:t>Figura 8 - Adaptação de framework esquemático de viabilidade para piscicultura</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_Toc240362129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48</w:t>
        </w:r>
        <w:r>
          <w:rPr>
            <w:rFonts w:ascii="Times New Roman" w:eastAsia="Times New Roman" w:hAnsi="Times New Roman" w:cs="Times New Roman"/>
            <w:noProof/>
            <w:sz w:val="24"/>
            <w:szCs w:val="24"/>
          </w:rPr>
          <w:fldChar w:fldCharType="end"/>
        </w:r>
      </w:hyperlink>
    </w:p>
    <w:p w14:paraId="4B796E61" w14:textId="77777777" w:rsidR="00EF67FC" w:rsidRDefault="00EF67FC">
      <w:pPr>
        <w:pStyle w:val="ndicedeilustraes"/>
        <w:tabs>
          <w:tab w:val="right" w:leader="dot" w:pos="8494"/>
        </w:tabs>
        <w:rPr>
          <w:rStyle w:val="Hyperlink"/>
          <w:rFonts w:ascii="Calibri" w:hAnsi="Calibri" w:cs="Calibri"/>
          <w:noProof/>
        </w:rPr>
      </w:pPr>
      <w:hyperlink w:anchor="_Toc240362130" w:history="1">
        <w:r>
          <w:rPr>
            <w:rFonts w:ascii="Times New Roman" w:eastAsia="Times New Roman" w:hAnsi="Times New Roman" w:cs="Times New Roman"/>
            <w:noProof/>
            <w:sz w:val="24"/>
            <w:szCs w:val="24"/>
          </w:rPr>
          <w:t>Figura 9 - Modelos de economia linear, de reciclagem e circular na gestão da cadeia de suprimentos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_Toc240362130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49</w:t>
        </w:r>
        <w:r>
          <w:rPr>
            <w:rFonts w:ascii="Times New Roman" w:eastAsia="Times New Roman" w:hAnsi="Times New Roman" w:cs="Times New Roman"/>
            <w:noProof/>
            <w:sz w:val="24"/>
            <w:szCs w:val="24"/>
          </w:rPr>
          <w:fldChar w:fldCharType="end"/>
        </w:r>
      </w:hyperlink>
    </w:p>
    <w:p w14:paraId="0C8C61FF" w14:textId="77777777" w:rsidR="00EF67FC" w:rsidRDefault="00EF67FC">
      <w:pPr>
        <w:pStyle w:val="ndicedeilustraes"/>
        <w:tabs>
          <w:tab w:val="right" w:leader="dot" w:pos="8494"/>
        </w:tabs>
        <w:rPr>
          <w:rStyle w:val="Hyperlink"/>
          <w:rFonts w:ascii="Calibri" w:hAnsi="Calibri" w:cs="Calibri"/>
          <w:noProof/>
        </w:rPr>
      </w:pPr>
      <w:hyperlink w:anchor="_Toc240362131" w:history="1">
        <w:r>
          <w:rPr>
            <w:rFonts w:ascii="Times New Roman" w:eastAsia="Times New Roman" w:hAnsi="Times New Roman" w:cs="Times New Roman"/>
            <w:noProof/>
            <w:sz w:val="24"/>
            <w:szCs w:val="24"/>
          </w:rPr>
          <w:t>Figura 10 - Mapa mental da metodologia de pesquisa</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_Toc240362131 \h </w:instrText>
        </w:r>
        <w:r>
          <w:rPr>
            <w:rFonts w:ascii="Times New Roman" w:eastAsia="Times New Roman" w:hAnsi="Times New Roman" w:cs="Times New Roman"/>
            <w:noProof/>
            <w:sz w:val="24"/>
            <w:szCs w:val="24"/>
          </w:rPr>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82</w:t>
        </w:r>
        <w:r>
          <w:rPr>
            <w:rFonts w:ascii="Times New Roman" w:eastAsia="Times New Roman" w:hAnsi="Times New Roman" w:cs="Times New Roman"/>
            <w:noProof/>
            <w:sz w:val="24"/>
            <w:szCs w:val="24"/>
          </w:rPr>
          <w:fldChar w:fldCharType="end"/>
        </w:r>
      </w:hyperlink>
    </w:p>
    <w:p>
      <w:pPr>
        <w:pStyle w:val="ndicedeilustraes"/>
        <w:tabs>
          <w:tab w:val="right" w:leader="dot" w:pos="8494"/>
        </w:tabs>
        <w:rPr>
          <w:ins w:id="882701" w:author="Claude" w:date="2026-10-07T12:00:00Z"/>
        </w:rPr>
      </w:pPr>
      <w:hyperlink w:anchor="_TocRev187_Figura11" w:history="1">
        <w:ins w:id="882702" w:author="Claude" w:date="2026-10-07T12:00:00Z">
          <w:r>
            <w:rPr>
              <w:rFonts w:ascii="Times New Roman" w:eastAsia="Times New Roman" w:hAnsi="Times New Roman" w:cs="Times New Roman"/>
              <w:noProof/>
              <w:sz w:val="24"/>
              <w:szCs w:val="24"/>
            </w:rPr>
            <w:t xml:space="preserve">Figura 11 - Arquitetura do EVTEAS-Py 2.0</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_TocRev187_Figura11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98</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03" w:author="Claude" w:date="2026-10-07T12:00:00Z"/>
        </w:rPr>
      </w:pPr>
      <w:hyperlink w:anchor="_TocRev187_Figura12" w:history="1">
        <w:ins w:id="882704" w:author="Claude" w:date="2026-10-07T12:00:00Z">
          <w:r>
            <w:rPr>
              <w:rFonts w:ascii="Times New Roman" w:eastAsia="Times New Roman" w:hAnsi="Times New Roman" w:cs="Times New Roman"/>
              <w:noProof/>
              <w:sz w:val="24"/>
              <w:szCs w:val="24"/>
            </w:rPr>
            <w:t xml:space="preserve">Figura 12 - Curva de crescimento, biomassa e ração acumulada no ciclo do caso-base</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_TocRev187_Figura12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105</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05" w:author="Claude" w:date="2026-10-07T12:00:00Z"/>
        </w:rPr>
      </w:pPr>
      <w:hyperlink w:anchor="_TocRev187_Figura13" w:history="1">
        <w:ins w:id="882706" w:author="Claude" w:date="2026-10-07T12:00:00Z">
          <w:r>
            <w:rPr>
              <w:rFonts w:ascii="Times New Roman" w:eastAsia="Times New Roman" w:hAnsi="Times New Roman" w:cs="Times New Roman"/>
              <w:noProof/>
              <w:sz w:val="24"/>
              <w:szCs w:val="24"/>
            </w:rPr>
            <w:t xml:space="preserve">Figura 13 - Receita, custos operacionais e fluxo de caixa acumulado do caso-base</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_TocRev187_Figura13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108</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07" w:author="Claude" w:date="2026-10-07T12:00:00Z"/>
        </w:rPr>
      </w:pPr>
      <w:hyperlink w:anchor="_TocRev187_Figura14" w:history="1">
        <w:ins w:id="882708" w:author="Claude" w:date="2026-10-07T12:00:00Z">
          <w:r>
            <w:rPr>
              <w:rFonts w:ascii="Times New Roman" w:eastAsia="Times New Roman" w:hAnsi="Times New Roman" w:cs="Times New Roman"/>
              <w:noProof/>
              <w:sz w:val="24"/>
              <w:szCs w:val="24"/>
            </w:rPr>
            <w:t xml:space="preserve">Figura 14 - Radar Social do caso-base</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_TocRev187_Figura14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112</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09" w:author="Claude" w:date="2026-10-07T12:00:00Z"/>
        </w:rPr>
      </w:pPr>
      <w:hyperlink w:anchor="_TocRev187_Figura15" w:history="1">
        <w:ins w:id="882710" w:author="Claude" w:date="2026-10-07T12:00:00Z">
          <w:r>
            <w:rPr>
              <w:rFonts w:ascii="Times New Roman" w:eastAsia="Times New Roman" w:hAnsi="Times New Roman" w:cs="Times New Roman"/>
              <w:noProof/>
              <w:sz w:val="24"/>
              <w:szCs w:val="24"/>
            </w:rPr>
            <w:t xml:space="preserve">Figura 15 - Scores dimensionais e índice EVTEAS do caso-base</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_TocRev187_Figura15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114</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11" w:author="Claude" w:date="2026-10-07T12:00:00Z"/>
        </w:rPr>
      </w:pPr>
      <w:hyperlink w:anchor="_TocRev187_Figura16" w:history="1">
        <w:ins w:id="882712" w:author="Claude" w:date="2026-10-07T12:00:00Z">
          <w:r>
            <w:rPr>
              <w:rFonts w:ascii="Times New Roman" w:eastAsia="Times New Roman" w:hAnsi="Times New Roman" w:cs="Times New Roman"/>
              <w:noProof/>
              <w:sz w:val="24"/>
              <w:szCs w:val="24"/>
            </w:rPr>
            <w:t xml:space="preserve">Figura 16 - Distribuição e função de probabilidade acumulada do VPL</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_TocRev187_Figura16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116</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13" w:author="Claude" w:date="2026-10-07T12:00:00Z"/>
        </w:rPr>
      </w:pPr>
      <w:hyperlink w:anchor="_TocRev187_Figura17" w:history="1">
        <w:ins w:id="882714" w:author="Claude" w:date="2026-10-07T12:00:00Z">
          <w:r>
            <w:rPr>
              <w:rFonts w:ascii="Times New Roman" w:eastAsia="Times New Roman" w:hAnsi="Times New Roman" w:cs="Times New Roman"/>
              <w:noProof/>
              <w:sz w:val="24"/>
              <w:szCs w:val="24"/>
            </w:rPr>
            <w:t xml:space="preserve">Figura 17 - Convergência da média do VPL com intervalo de confiança de 95%</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_TocRev187_Figura17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116</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15" w:author="Claude" w:date="2026-10-07T12:00:00Z"/>
        </w:rPr>
      </w:pPr>
      <w:hyperlink w:anchor="_TocRev187_Figura18" w:history="1">
        <w:ins w:id="882716" w:author="Claude" w:date="2026-10-07T12:00:00Z">
          <w:r>
            <w:rPr>
              <w:rFonts w:ascii="Times New Roman" w:eastAsia="Times New Roman" w:hAnsi="Times New Roman" w:cs="Times New Roman"/>
              <w:noProof/>
              <w:sz w:val="24"/>
              <w:szCs w:val="24"/>
            </w:rPr>
            <w:t xml:space="preserve">Figura 18 - Diagrama de tornado da sensibilidade do VPL a ±10%</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_TocRev187_Figura18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119</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17" w:author="Claude" w:date="2026-10-07T12:00:00Z"/>
        </w:rPr>
      </w:pPr>
      <w:hyperlink w:anchor="_TocRev187_Figura19" w:history="1">
        <w:ins w:id="882718" w:author="Claude" w:date="2026-10-07T12:00:00Z">
          <w:r>
            <w:rPr>
              <w:rFonts w:ascii="Times New Roman" w:eastAsia="Times New Roman" w:hAnsi="Times New Roman" w:cs="Times New Roman"/>
              <w:noProof/>
              <w:sz w:val="24"/>
              <w:szCs w:val="24"/>
            </w:rPr>
            <w:t xml:space="preserve">Figura 19 - Proximidade relativa à solução ideal das alternativas de projeto</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_TocRev187_Figura19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120</w:t>
          </w:r>
          <w:r>
            <w:rPr>
              <w:rFonts w:ascii="Times New Roman" w:eastAsia="Times New Roman" w:hAnsi="Times New Roman" w:cs="Times New Roman"/>
              <w:noProof/>
              <w:sz w:val="24"/>
              <w:szCs w:val="24"/>
            </w:rPr>
            <w:fldChar w:fldCharType="end"/>
          </w:r>
        </w:ins>
      </w:hyperlink>
    </w:p>
    <w:p w14:paraId="0098368D" w14:textId="77777777" w:rsidR="00245D9A" w:rsidRPr="008E179E" w:rsidRDefault="00245D9A">
      <w:pPr>
        <w:pStyle w:val="ndicedeilustraes"/>
        <w:tabs>
          <w:tab w:val="right" w:leader="dot" w:pos="8494"/>
        </w:tabs>
        <w:spacing w:line="360" w:lineRule="auto"/>
        <w:rPr>
          <w:rFonts w:asciiTheme="minorHAnsi" w:eastAsiaTheme="minorEastAsia" w:hAnsiTheme="minorHAnsi" w:cstheme="minorBidi"/>
          <w:kern w:val="2"/>
          <w:sz w:val="24"/>
          <w:szCs w:val="24"/>
          <w14:ligatures w14:val="standardContextual"/>
        </w:rPr>
      </w:pPr>
      <w:r>
        <w:rPr>
          <w:rStyle w:val="IndexLink"/>
          <w:rFonts w:ascii="Calibri" w:hAnsi="Calibri" w:cs="Calibri"/>
          <w:kern w:val="2"/>
          <w:sz w:val="24"/>
          <w:szCs w:val="24"/>
        </w:rPr>
        <w:fldChar w:fldCharType="end"/>
      </w:r>
    </w:p>
    <w:p w14:paraId="6A717A90" w14:textId="77777777" w:rsidR="00245D9A" w:rsidRPr="008E179E" w:rsidRDefault="00E8542F" w:rsidP="00B361AA">
      <w:pPr>
        <w:pageBreakBefore/>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LISTA DE TABELAS</w:t>
      </w:r>
    </w:p>
    <w:p w14:paraId="1E77E120" w14:textId="77777777" w:rsidR="00805C76" w:rsidRDefault="00245D9A">
      <w:pPr>
        <w:pStyle w:val="ndicedeilustraes"/>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rPr>
          <w:rStyle w:val="IndexLink"/>
          <w:rFonts w:cs="Calibri"/>
        </w:rPr>
        <w:instrText xml:space="preserve"> TOC \c "Tabela" \h </w:instrText>
      </w:r>
      <w:r>
        <w:rPr>
          <w:rStyle w:val="IndexLink"/>
          <w:rFonts w:cs="Calibri"/>
        </w:rPr>
        <w:fldChar w:fldCharType="separate"/>
      </w:r>
      <w:hyperlink w:anchor="_Toc242269266" w:history="1">
        <w:r w:rsidR="00805C76" w:rsidRPr="00FC14D3">
          <w:rPr>
            <w:rStyle w:val="Hyperlink"/>
            <w:rFonts w:cstheme="minorHAnsi"/>
            <w:noProof/>
          </w:rPr>
          <w:t>Tabela 1 - Artigos encontrados por eixo temático</w:t>
        </w:r>
        <w:r w:rsidR="00805C76">
          <w:rPr>
            <w:noProof/>
          </w:rPr>
          <w:tab/>
        </w:r>
        <w:r w:rsidR="00805C76">
          <w:rPr>
            <w:noProof/>
          </w:rPr>
          <w:fldChar w:fldCharType="begin"/>
        </w:r>
        <w:r w:rsidR="00805C76">
          <w:rPr>
            <w:noProof/>
          </w:rPr>
          <w:instrText xml:space="preserve"> PAGEREF _Toc242269266 \h </w:instrText>
        </w:r>
        <w:r w:rsidR="00805C76">
          <w:rPr>
            <w:noProof/>
          </w:rPr>
        </w:r>
        <w:r w:rsidR="00805C76">
          <w:rPr>
            <w:noProof/>
          </w:rPr>
          <w:fldChar w:fldCharType="separate"/>
        </w:r>
        <w:r w:rsidR="00805C76">
          <w:rPr>
            <w:noProof/>
          </w:rPr>
          <w:t>27</w:t>
        </w:r>
        <w:r w:rsidR="00805C76">
          <w:rPr>
            <w:noProof/>
          </w:rPr>
          <w:fldChar w:fldCharType="end"/>
        </w:r>
      </w:hyperlink>
    </w:p>
    <w:p w14:paraId="78043C66" w14:textId="77777777" w:rsidR="00805C76" w:rsidRDefault="00805C76">
      <w:pPr>
        <w:pStyle w:val="ndicedeilustraes"/>
        <w:tabs>
          <w:tab w:val="right" w:leader="dot" w:pos="8494"/>
        </w:tabs>
        <w:rPr>
          <w:rFonts w:asciiTheme="minorHAnsi" w:eastAsiaTheme="minorEastAsia" w:hAnsiTheme="minorHAnsi" w:cstheme="minorBidi"/>
          <w:noProof/>
          <w:kern w:val="2"/>
          <w:sz w:val="24"/>
          <w:szCs w:val="24"/>
          <w14:ligatures w14:val="standardContextual"/>
        </w:rPr>
      </w:pPr>
      <w:hyperlink w:anchor="_Toc242269267" w:history="1">
        <w:r w:rsidRPr="00FC14D3">
          <w:rPr>
            <w:rStyle w:val="Hyperlink"/>
            <w:rFonts w:cstheme="minorHAnsi"/>
            <w:noProof/>
          </w:rPr>
          <w:t xml:space="preserve">Tabela </w:t>
        </w:r>
        <w:r w:rsidRPr="00FC14D3">
          <w:rPr>
            <w:rStyle w:val="Hyperlink"/>
            <w:rFonts w:ascii="Calibri" w:hAnsi="Calibri" w:cs="Calibri"/>
            <w:noProof/>
          </w:rPr>
          <w:t>2</w:t>
        </w:r>
        <w:r w:rsidRPr="00FC14D3">
          <w:rPr>
            <w:rStyle w:val="Hyperlink"/>
            <w:rFonts w:cstheme="minorHAnsi"/>
            <w:noProof/>
          </w:rPr>
          <w:t xml:space="preserve"> - Artigos selecionados após o PRISMA</w:t>
        </w:r>
        <w:r>
          <w:rPr>
            <w:noProof/>
          </w:rPr>
          <w:tab/>
        </w:r>
        <w:r>
          <w:rPr>
            <w:noProof/>
          </w:rPr>
          <w:fldChar w:fldCharType="begin"/>
        </w:r>
        <w:r>
          <w:rPr>
            <w:noProof/>
          </w:rPr>
          <w:instrText xml:space="preserve"> PAGEREF _Toc242269267 \h </w:instrText>
        </w:r>
        <w:r>
          <w:rPr>
            <w:noProof/>
          </w:rPr>
        </w:r>
        <w:r>
          <w:rPr>
            <w:noProof/>
          </w:rPr>
          <w:fldChar w:fldCharType="separate"/>
        </w:r>
        <w:r>
          <w:rPr>
            <w:noProof/>
          </w:rPr>
          <w:t>30</w:t>
        </w:r>
        <w:r>
          <w:rPr>
            <w:noProof/>
          </w:rPr>
          <w:fldChar w:fldCharType="end"/>
        </w:r>
      </w:hyperlink>
    </w:p>
    <w:p>
      <w:pPr>
        <w:pStyle w:val="ndicedeilustraes"/>
        <w:tabs>
          <w:tab w:val="right" w:leader="dot" w:pos="8494"/>
        </w:tabs>
        <w:rPr>
          <w:ins w:id="882719" w:author="Claude" w:date="2026-10-07T12:00:00Z"/>
        </w:rPr>
      </w:pPr>
      <w:hyperlink w:anchor="_TocRev187_Tabela3" w:history="1">
        <w:ins w:id="882720" w:author="Claude" w:date="2026-10-07T12:00:00Z">
          <w:r>
            <w:rPr>
              <w:rFonts w:ascii="Times New Roman" w:eastAsia="Times New Roman" w:hAnsi="Times New Roman" w:cs="Times New Roman"/>
              <w:noProof/>
              <w:sz w:val="24"/>
              <w:szCs w:val="24"/>
            </w:rPr>
            <w:t xml:space="preserve">Tabela 3 - Indicadores econômicos do caso-base</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_TocRev187_Tabela3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106</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21" w:author="Claude" w:date="2026-10-07T12:00:00Z"/>
        </w:rPr>
      </w:pPr>
      <w:hyperlink w:anchor="_TocRev187_Tabela4" w:history="1">
        <w:ins w:id="882722" w:author="Claude" w:date="2026-10-07T12:00:00Z">
          <w:r>
            <w:rPr>
              <w:rFonts w:ascii="Times New Roman" w:eastAsia="Times New Roman" w:hAnsi="Times New Roman" w:cs="Times New Roman"/>
              <w:noProof/>
              <w:sz w:val="24"/>
              <w:szCs w:val="24"/>
            </w:rPr>
            <w:t xml:space="preserve">Tabela 4 - Indicadores ambientais, sociais e de governança do caso-base</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_TocRev187_Tabela4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109</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23" w:author="Claude" w:date="2026-10-07T12:00:00Z"/>
        </w:rPr>
      </w:pPr>
      <w:hyperlink w:anchor="_TocRev187_Tabela5" w:history="1">
        <w:ins w:id="882724" w:author="Claude" w:date="2026-10-07T12:00:00Z">
          <w:r>
            <w:rPr>
              <w:rFonts w:ascii="Times New Roman" w:eastAsia="Times New Roman" w:hAnsi="Times New Roman" w:cs="Times New Roman"/>
              <w:noProof/>
              <w:sz w:val="24"/>
              <w:szCs w:val="24"/>
            </w:rPr>
            <w:t xml:space="preserve">Tabela 5 - Estatísticas da simulação de Monte Carlo (n = 10.000)</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_TocRev187_Tabela5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115</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25" w:author="Claude" w:date="2026-10-07T12:00:00Z"/>
        </w:rPr>
      </w:pPr>
      <w:hyperlink w:anchor="_TocRev187_Tabela6" w:history="1">
        <w:ins w:id="882726" w:author="Claude" w:date="2026-10-07T12:00:00Z">
          <w:r>
            <w:rPr>
              <w:rFonts w:ascii="Times New Roman" w:eastAsia="Times New Roman" w:hAnsi="Times New Roman" w:cs="Times New Roman"/>
              <w:noProof/>
              <w:sz w:val="24"/>
              <w:szCs w:val="24"/>
            </w:rPr>
            <w:t xml:space="preserve">Tabela 6 - Sensibilidade, valores críticos e importância das variáveis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_TocRev187_Tabela6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118</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27" w:author="Claude" w:date="2026-10-07T12:00:00Z"/>
        </w:rPr>
      </w:pPr>
      <w:hyperlink w:anchor="_TocRev187_Tabela7" w:history="1">
        <w:ins w:id="882728" w:author="Claude" w:date="2026-10-07T12:00:00Z">
          <w:r>
            <w:rPr>
              <w:rFonts w:ascii="Times New Roman" w:eastAsia="Times New Roman" w:hAnsi="Times New Roman" w:cs="Times New Roman"/>
              <w:noProof/>
              <w:sz w:val="24"/>
              <w:szCs w:val="24"/>
            </w:rPr>
            <w:t xml:space="preserve">Tabela 7 - Comparação de alternativas de projeto por TOPSIS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_TocRev187_Tabela7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119</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2729" w:author="Claude" w:date="2026-10-07T12:00:00Z"/>
        </w:rPr>
      </w:pPr>
      <w:hyperlink w:anchor="_TocRev187_Tabela8" w:history="1">
        <w:ins w:id="882730" w:author="Claude" w:date="2026-10-07T12:00:00Z">
          <w:r>
            <w:rPr>
              <w:rFonts w:ascii="Times New Roman" w:eastAsia="Times New Roman" w:hAnsi="Times New Roman" w:cs="Times New Roman"/>
              <w:noProof/>
              <w:sz w:val="24"/>
              <w:szCs w:val="24"/>
            </w:rPr>
            <w:t xml:space="preserve">Tabela 8 - Regressão do preset legado: Rev. 186 versus Rev. 187</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_TocRev187_Tabela8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123</w:t>
          </w:r>
          <w:r>
            <w:rPr>
              <w:rFonts w:ascii="Times New Roman" w:eastAsia="Times New Roman" w:hAnsi="Times New Roman" w:cs="Times New Roman"/>
              <w:noProof/>
              <w:sz w:val="24"/>
              <w:szCs w:val="24"/>
            </w:rPr>
            <w:fldChar w:fldCharType="end"/>
          </w:r>
        </w:ins>
      </w:hyperlink>
    </w:p>
    <w:p w14:paraId="558E0299" w14:textId="77777777" w:rsidR="00245D9A" w:rsidRPr="008E179E" w:rsidRDefault="00245D9A">
      <w:pPr>
        <w:pStyle w:val="ndicedeilustraes"/>
        <w:tabs>
          <w:tab w:val="right" w:leader="dot" w:pos="8494"/>
        </w:tabs>
        <w:spacing w:line="360" w:lineRule="auto"/>
        <w:rPr>
          <w:rFonts w:asciiTheme="minorHAnsi" w:eastAsiaTheme="minorEastAsia" w:hAnsiTheme="minorHAnsi" w:cstheme="minorBidi"/>
          <w:kern w:val="2"/>
          <w:sz w:val="24"/>
          <w:szCs w:val="24"/>
          <w14:ligatures w14:val="standardContextual"/>
        </w:rPr>
      </w:pPr>
      <w:r>
        <w:rPr>
          <w:rStyle w:val="IndexLink"/>
          <w:rFonts w:ascii="Calibri" w:hAnsi="Calibri"/>
          <w:kern w:val="2"/>
          <w:sz w:val="24"/>
          <w:szCs w:val="24"/>
        </w:rPr>
        <w:fldChar w:fldCharType="end"/>
      </w:r>
    </w:p>
    <w:p w14:paraId="44069700" w14:textId="77777777" w:rsidR="009A124B" w:rsidRPr="008E179E" w:rsidRDefault="009A124B">
      <w:pPr>
        <w:pStyle w:val="CabealhodoSumrio"/>
        <w:spacing w:before="0" w:line="360" w:lineRule="auto"/>
        <w:rPr>
          <w:sz w:val="22"/>
          <w:szCs w:val="22"/>
        </w:rPr>
      </w:pPr>
    </w:p>
    <w:p>
      <w:pPr>
        <w:pageBreakBefore/>
        <w:spacing w:after="0" w:line="360" w:lineRule="auto"/>
        <w:jc w:val="center"/>
        <w:rPr>
          <w:ins w:id="888428" w:author="Claude" w:date="2026-10-07T12:00:00Z"/>
          <w:rFonts w:ascii="Calibri" w:eastAsia="Times New Roman" w:hAnsi="Calibri" w:cs="Calibri"/>
          <w:b/>
          <w:bCs/>
          <w:color w:val="000000" w:themeColor="text1"/>
          <w:sz w:val="24"/>
          <w:szCs w:val="24"/>
        </w:rPr>
      </w:pPr>
      <w:ins w:id="888429" w:author="Claude" w:date="2026-10-07T12:00:00Z">
        <w:r>
          <w:rPr>
            <w:rFonts w:ascii="Calibri" w:eastAsia="Times New Roman" w:hAnsi="Calibri" w:cs="Calibri"/>
            <w:b/>
            <w:bCs/>
            <w:color w:val="000000" w:themeColor="text1"/>
            <w:sz w:val="24"/>
            <w:szCs w:val="24"/>
          </w:rPr>
          <w:t>LISTA DE CÓDIGOS</w:t>
        </w:r>
      </w:ins>
    </w:p>
    <w:p>
      <w:pPr>
        <w:pStyle w:val="ndicedeilustraes"/>
        <w:tabs>
          <w:tab w:val="right" w:leader="dot" w:pos="8494"/>
        </w:tabs>
        <w:rPr>
          <w:ins w:id="888430" w:author="Claude" w:date="2026-10-07T12:00:00Z"/>
        </w:rPr>
      </w:pPr>
      <w:ins w:id="888431" w:author="Claude" w:date="2026-10-07T12:00:00Z">
        <w:r>
          <w:fldChar w:fldCharType="begin"/>
        </w:r>
        <w:r>
          <w:instrText xml:space="preserve"> TOC \c "Código" \h </w:instrText>
        </w:r>
        <w:r>
          <w:fldChar w:fldCharType="separate"/>
        </w:r>
      </w:ins>
      <w:hyperlink w:anchor="_TocRev187_Codigo1" w:history="1">
        <w:ins w:id="888432" w:author="Claude" w:date="2026-10-07T12:00:00Z">
          <w:r>
            <w:rPr>
              <w:rFonts w:ascii="Times New Roman" w:eastAsia="Times New Roman" w:hAnsi="Times New Roman" w:cs="Times New Roman"/>
              <w:noProof/>
              <w:sz w:val="24"/>
              <w:szCs w:val="24"/>
            </w:rPr>
            <w:t xml:space="preserve">Código 1 - Estrutura de configuração do EVTEAS-Py</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_TocRev187_Codigo1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99</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33" w:author="Claude" w:date="2026-10-07T12:00:00Z"/>
        </w:rPr>
      </w:pPr>
      <w:hyperlink w:anchor="_TocRev187_Codigo2" w:history="1">
        <w:ins w:id="888434" w:author="Claude" w:date="2026-10-07T12:00:00Z">
          <w:r>
            <w:rPr>
              <w:rFonts w:ascii="Times New Roman" w:eastAsia="Times New Roman" w:hAnsi="Times New Roman" w:cs="Times New Roman"/>
              <w:noProof/>
              <w:sz w:val="24"/>
              <w:szCs w:val="24"/>
            </w:rPr>
            <w:t xml:space="preserve">Código 2 - Contexto vetorizado e motor único das quatro dimensões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_TocRev187_Codigo2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99</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35" w:author="Claude" w:date="2026-10-07T12:00:00Z"/>
        </w:rPr>
      </w:pPr>
      <w:hyperlink w:anchor="_TocRev187_Codigo3" w:history="1">
        <w:ins w:id="888436" w:author="Claude" w:date="2026-10-07T12:00:00Z">
          <w:r>
            <w:rPr>
              <w:rFonts w:ascii="Times New Roman" w:eastAsia="Times New Roman" w:hAnsi="Times New Roman" w:cs="Times New Roman"/>
              <w:noProof/>
              <w:sz w:val="24"/>
              <w:szCs w:val="24"/>
            </w:rPr>
            <w:t xml:space="preserve">Código 3 - Início do estudo pela entrada de dados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_TocRev187_Codigo3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101</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37" w:author="Claude" w:date="2026-10-07T12:00:00Z"/>
        </w:rPr>
      </w:pPr>
      <w:hyperlink w:anchor="_TocRev187_Codigo4" w:history="1">
        <w:ins w:id="888438" w:author="Claude" w:date="2026-10-07T12:00:00Z">
          <w:r>
            <w:rPr>
              <w:rFonts w:ascii="Times New Roman" w:eastAsia="Times New Roman" w:hAnsi="Times New Roman" w:cs="Times New Roman"/>
              <w:noProof/>
              <w:sz w:val="24"/>
              <w:szCs w:val="24"/>
            </w:rPr>
            <w:t xml:space="preserve">Código 4 - Cálculo da dimensão técnica e OEE (trecho)</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_TocRev187_Codigo4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104</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39" w:author="Claude" w:date="2026-10-07T12:00:00Z"/>
        </w:rPr>
      </w:pPr>
      <w:hyperlink w:anchor="_TocRev187_Codigo5" w:history="1">
        <w:ins w:id="888440" w:author="Claude" w:date="2026-10-07T12:00:00Z">
          <w:r>
            <w:rPr>
              <w:rFonts w:ascii="Times New Roman" w:eastAsia="Times New Roman" w:hAnsi="Times New Roman" w:cs="Times New Roman"/>
              <w:noProof/>
              <w:sz w:val="24"/>
              <w:szCs w:val="24"/>
            </w:rPr>
            <w:t xml:space="preserve">Código 5 - Projeção econômica mensal, DRE e indicadores financeiros (trecho)</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_TocRev187_Codigo5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105</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41" w:author="Claude" w:date="2026-10-07T12:00:00Z"/>
        </w:rPr>
      </w:pPr>
      <w:hyperlink w:anchor="_TocRev187_Codigo6" w:history="1">
        <w:ins w:id="888442" w:author="Claude" w:date="2026-10-07T12:00:00Z">
          <w:r>
            <w:rPr>
              <w:rFonts w:ascii="Times New Roman" w:eastAsia="Times New Roman" w:hAnsi="Times New Roman" w:cs="Times New Roman"/>
              <w:noProof/>
              <w:sz w:val="24"/>
              <w:szCs w:val="24"/>
            </w:rPr>
            <w:t xml:space="preserve">Código 6 - Balanço de nutrientes, pegada hídrica cinza e ecoeficiência (trecho)</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_TocRev187_Codigo6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108</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43" w:author="Claude" w:date="2026-10-07T12:00:00Z"/>
        </w:rPr>
      </w:pPr>
      <w:hyperlink w:anchor="_TocRev187_Codigo7" w:history="1">
        <w:ins w:id="888444" w:author="Claude" w:date="2026-10-07T12:00:00Z">
          <w:r>
            <w:rPr>
              <w:rFonts w:ascii="Times New Roman" w:eastAsia="Times New Roman" w:hAnsi="Times New Roman" w:cs="Times New Roman"/>
              <w:noProof/>
              <w:sz w:val="24"/>
              <w:szCs w:val="24"/>
            </w:rPr>
            <w:t xml:space="preserve">Código 7 - Cálculo da dimensão social, RVL e LSO (trecho)</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_TocRev187_Codigo7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110</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45" w:author="Claude" w:date="2026-10-07T12:00:00Z"/>
        </w:rPr>
      </w:pPr>
      <w:hyperlink w:anchor="_TocRev187_Codigo8" w:history="1">
        <w:ins w:id="888446" w:author="Claude" w:date="2026-10-07T12:00:00Z">
          <w:r>
            <w:rPr>
              <w:rFonts w:ascii="Times New Roman" w:eastAsia="Times New Roman" w:hAnsi="Times New Roman" w:cs="Times New Roman"/>
              <w:noProof/>
              <w:sz w:val="24"/>
              <w:szCs w:val="24"/>
            </w:rPr>
            <w:t xml:space="preserve">Código 8 - Regra de decisão com vetos não compensatórios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_TocRev187_Codigo8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113</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47" w:author="Claude" w:date="2026-10-07T12:00:00Z"/>
        </w:rPr>
      </w:pPr>
      <w:hyperlink w:anchor="_TocRev187_Codigo9" w:history="1">
        <w:ins w:id="888448" w:author="Claude" w:date="2026-10-07T12:00:00Z">
          <w:r>
            <w:rPr>
              <w:rFonts w:ascii="Times New Roman" w:eastAsia="Times New Roman" w:hAnsi="Times New Roman" w:cs="Times New Roman"/>
              <w:noProof/>
              <w:sz w:val="24"/>
              <w:szCs w:val="24"/>
            </w:rPr>
            <w:t xml:space="preserve">Código 9 - Simulação de Monte Carlo sobre o motor único (trecho)</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_TocRev187_Codigo9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115</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49" w:author="Claude" w:date="2026-10-07T12:00:00Z"/>
        </w:rPr>
      </w:pPr>
      <w:hyperlink w:anchor="_TocRev187_Codigo10" w:history="1">
        <w:ins w:id="888450" w:author="Claude" w:date="2026-10-07T12:00:00Z">
          <w:r>
            <w:rPr>
              <w:rFonts w:ascii="Times New Roman" w:eastAsia="Times New Roman" w:hAnsi="Times New Roman" w:cs="Times New Roman"/>
              <w:noProof/>
              <w:sz w:val="24"/>
              <w:szCs w:val="24"/>
            </w:rPr>
            <w:t xml:space="preserve">Código 10 - TIR com diagnóstico e valores críticos das premissas</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_TocRev187_Codigo10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117</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51" w:author="Claude" w:date="2026-10-07T12:00:00Z"/>
        </w:rPr>
      </w:pPr>
      <w:hyperlink w:anchor="_TocRev187_Codigo11" w:history="1">
        <w:ins w:id="888452" w:author="Claude" w:date="2026-10-07T12:00:00Z">
          <w:r>
            <w:rPr>
              <w:rFonts w:ascii="Times New Roman" w:eastAsia="Times New Roman" w:hAnsi="Times New Roman" w:cs="Times New Roman"/>
              <w:noProof/>
              <w:sz w:val="24"/>
              <w:szCs w:val="24"/>
            </w:rPr>
            <w:t xml:space="preserve">Código 11 - Verificação por invariantes (trecho)</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_TocRev187_Codigo11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121</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53" w:author="Claude" w:date="2026-10-07T12:00:00Z"/>
        </w:rPr>
      </w:pPr>
      <w:hyperlink w:anchor="_TocRev187_Codigo12" w:history="1">
        <w:ins w:id="888454" w:author="Claude" w:date="2026-10-07T12:00:00Z">
          <w:r>
            <w:rPr>
              <w:rFonts w:ascii="Times New Roman" w:eastAsia="Times New Roman" w:hAnsi="Times New Roman" w:cs="Times New Roman"/>
              <w:noProof/>
              <w:sz w:val="24"/>
              <w:szCs w:val="24"/>
            </w:rPr>
            <w:t xml:space="preserve">Código 12 - Pipeline principal reproduzível do EVTEAS-Py</w:t>
          </w: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fldChar w:fldCharType="begin"/>
          </w:r>
          <w:r>
            <w:rPr>
              <w:rFonts w:ascii="Times New Roman" w:eastAsia="Times New Roman" w:hAnsi="Times New Roman" w:cs="Times New Roman"/>
              <w:noProof/>
              <w:sz w:val="24"/>
              <w:szCs w:val="24"/>
            </w:rPr>
            <w:instrText xml:space="preserve"> PAGEREF _TocRev187_Codigo12 \h </w:instrText>
          </w:r>
          <w:r>
            <w:rPr>
              <w:rFonts w:ascii="Times New Roman" w:eastAsia="Times New Roman" w:hAnsi="Times New Roman" w:cs="Times New Roman"/>
              <w:noProof/>
              <w:sz w:val="24"/>
              <w:szCs w:val="24"/>
            </w:rPr>
            <w:fldChar w:fldCharType="separate"/>
          </w:r>
          <w:r>
            <w:rPr>
              <w:rFonts w:ascii="Times New Roman" w:eastAsia="Times New Roman" w:hAnsi="Times New Roman" w:cs="Times New Roman"/>
              <w:noProof/>
              <w:sz w:val="24"/>
              <w:szCs w:val="24"/>
            </w:rPr>
            <w:t>126</w:t>
          </w:r>
          <w:r>
            <w:rPr>
              <w:rFonts w:ascii="Times New Roman" w:eastAsia="Times New Roman" w:hAnsi="Times New Roman" w:cs="Times New Roman"/>
              <w:noProof/>
              <w:sz w:val="24"/>
              <w:szCs w:val="24"/>
            </w:rPr>
            <w:fldChar w:fldCharType="end"/>
          </w:r>
        </w:ins>
      </w:hyperlink>
    </w:p>
    <w:p>
      <w:pPr>
        <w:pStyle w:val="ndicedeilustraes"/>
        <w:tabs>
          <w:tab w:val="right" w:leader="dot" w:pos="8494"/>
        </w:tabs>
        <w:rPr>
          <w:ins w:id="888455" w:author="Claude" w:date="2026-10-07T12:00:00Z"/>
        </w:rPr>
      </w:pPr>
      <w:ins w:id="888456" w:author="Claude" w:date="2026-10-07T12:00:00Z">
        <w:r>
          <w:fldChar w:fldCharType="end"/>
        </w:r>
      </w:ins>
    </w:p>
    <w:sdt>
      <w:sdtPr>
        <w:id w:val="-238174159"/>
        <w:docPartObj>
          <w:docPartGallery w:val="Table of Contents"/>
          <w:docPartUnique/>
        </w:docPartObj>
      </w:sdtPr>
      <w:sdtContent>
        <w:p w14:paraId="4BDBB8A9" w14:textId="77777777" w:rsidR="00245D9A" w:rsidRPr="008E179E" w:rsidRDefault="009A124B" w:rsidP="00B361AA">
          <w:pPr>
            <w:keepNext/>
            <w:keepLines/>
            <w:pageBreakBefore/>
            <w:spacing w:after="0" w:line="360" w:lineRule="auto"/>
            <w:jc w:val="center"/>
            <w:rPr>
              <w:rFonts w:asciiTheme="minorHAnsi" w:eastAsia="Calibri" w:hAnsiTheme="minorHAnsi" w:cstheme="minorHAnsi"/>
              <w:b/>
              <w:bCs/>
              <w:color w:val="000000" w:themeColor="text1"/>
              <w:sz w:val="24"/>
              <w:szCs w:val="24"/>
            </w:rPr>
          </w:pPr>
          <w:r>
            <w:rPr>
              <w:rFonts w:asciiTheme="minorHAnsi" w:eastAsia="Calibri" w:hAnsiTheme="minorHAnsi" w:cstheme="minorHAnsi"/>
              <w:b/>
              <w:bCs/>
              <w:color w:val="000000" w:themeColor="text1"/>
              <w:sz w:val="24"/>
              <w:szCs w:val="24"/>
            </w:rPr>
            <w:t>SUMÁRIO</w:t>
          </w:r>
        </w:p>
        <w:p w14:paraId="4028B624" w14:textId="77777777" w:rsidR="00805C76" w:rsidRDefault="00805C76">
          <w:pPr>
            <w:pStyle w:val="Sumrio1"/>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rPr>
              <w:rStyle w:val="IndexLink"/>
              <w:rFonts w:asciiTheme="minorHAnsi" w:eastAsia="Times New Roman" w:hAnsiTheme="minorHAnsi" w:cstheme="minorHAnsi"/>
              <w:b/>
              <w:bCs/>
              <w:webHidden/>
              <w:sz w:val="24"/>
              <w:szCs w:val="24"/>
            </w:rPr>
            <w:instrText xml:space="preserve"> TOC \z \o "1-3" \u \h</w:instrText>
          </w:r>
          <w:r>
            <w:rPr>
              <w:rStyle w:val="IndexLink"/>
              <w:rFonts w:asciiTheme="minorHAnsi" w:eastAsia="Times New Roman" w:hAnsiTheme="minorHAnsi" w:cstheme="minorHAnsi"/>
              <w:b/>
              <w:bCs/>
              <w:sz w:val="24"/>
              <w:szCs w:val="24"/>
            </w:rPr>
            <w:fldChar w:fldCharType="separate"/>
          </w:r>
          <w:hyperlink w:anchor="_Toc242269270" w:history="1">
            <w:r w:rsidRPr="00704E72">
              <w:rPr>
                <w:rStyle w:val="Hyperlink"/>
                <w:rFonts w:ascii="Times New Roman" w:eastAsia="Times New Roman" w:hAnsi="Times New Roman" w:cs="Times New Roman"/>
                <w:b/>
                <w:bCs/>
                <w:noProof/>
              </w:rPr>
              <w:t>1 INTRODUÇÃO</w:t>
            </w:r>
            <w:r>
              <w:rPr>
                <w:noProof/>
                <w:webHidden/>
              </w:rPr>
              <w:tab/>
            </w:r>
            <w:r>
              <w:rPr>
                <w:noProof/>
                <w:webHidden/>
              </w:rPr>
              <w:fldChar w:fldCharType="begin"/>
            </w:r>
            <w:r>
              <w:rPr>
                <w:noProof/>
                <w:webHidden/>
              </w:rPr>
              <w:instrText xml:space="preserve"> PAGEREF _Toc242269270 \h </w:instrText>
            </w:r>
            <w:r>
              <w:rPr>
                <w:noProof/>
                <w:webHidden/>
              </w:rPr>
            </w:r>
            <w:r>
              <w:rPr>
                <w:noProof/>
                <w:webHidden/>
              </w:rPr>
              <w:fldChar w:fldCharType="separate"/>
            </w:r>
            <w:r>
              <w:rPr>
                <w:noProof/>
                <w:webHidden/>
              </w:rPr>
              <w:t>16</w:t>
            </w:r>
            <w:r>
              <w:rPr>
                <w:noProof/>
                <w:webHidden/>
              </w:rPr>
              <w:fldChar w:fldCharType="end"/>
            </w:r>
          </w:hyperlink>
        </w:p>
        <w:p w14:paraId="74E05B0B"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71" w:history="1">
            <w:r w:rsidRPr="00704E72">
              <w:rPr>
                <w:rStyle w:val="Hyperlink"/>
                <w:noProof/>
              </w:rPr>
              <w:t>1.1 Objetivos</w:t>
            </w:r>
            <w:r>
              <w:rPr>
                <w:noProof/>
                <w:webHidden/>
              </w:rPr>
              <w:tab/>
            </w:r>
            <w:r>
              <w:rPr>
                <w:noProof/>
                <w:webHidden/>
              </w:rPr>
              <w:fldChar w:fldCharType="begin"/>
            </w:r>
            <w:r>
              <w:rPr>
                <w:noProof/>
                <w:webHidden/>
              </w:rPr>
              <w:instrText xml:space="preserve"> PAGEREF _Toc242269271 \h </w:instrText>
            </w:r>
            <w:r>
              <w:rPr>
                <w:noProof/>
                <w:webHidden/>
              </w:rPr>
            </w:r>
            <w:r>
              <w:rPr>
                <w:noProof/>
                <w:webHidden/>
              </w:rPr>
              <w:fldChar w:fldCharType="separate"/>
            </w:r>
            <w:r>
              <w:rPr>
                <w:noProof/>
                <w:webHidden/>
              </w:rPr>
              <w:t>17</w:t>
            </w:r>
            <w:r>
              <w:rPr>
                <w:noProof/>
                <w:webHidden/>
              </w:rPr>
              <w:fldChar w:fldCharType="end"/>
            </w:r>
          </w:hyperlink>
        </w:p>
        <w:p w14:paraId="5E119846"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72" w:history="1">
            <w:r w:rsidRPr="00704E72">
              <w:rPr>
                <w:rStyle w:val="Hyperlink"/>
                <w:noProof/>
              </w:rPr>
              <w:t>1.2 Justificativa</w:t>
            </w:r>
            <w:r>
              <w:rPr>
                <w:noProof/>
                <w:webHidden/>
              </w:rPr>
              <w:tab/>
            </w:r>
            <w:r>
              <w:rPr>
                <w:noProof/>
                <w:webHidden/>
              </w:rPr>
              <w:fldChar w:fldCharType="begin"/>
            </w:r>
            <w:r>
              <w:rPr>
                <w:noProof/>
                <w:webHidden/>
              </w:rPr>
              <w:instrText xml:space="preserve"> PAGEREF _Toc242269272 \h </w:instrText>
            </w:r>
            <w:r>
              <w:rPr>
                <w:noProof/>
                <w:webHidden/>
              </w:rPr>
            </w:r>
            <w:r>
              <w:rPr>
                <w:noProof/>
                <w:webHidden/>
              </w:rPr>
              <w:fldChar w:fldCharType="separate"/>
            </w:r>
            <w:r>
              <w:rPr>
                <w:noProof/>
                <w:webHidden/>
              </w:rPr>
              <w:t>18</w:t>
            </w:r>
            <w:r>
              <w:rPr>
                <w:noProof/>
                <w:webHidden/>
              </w:rPr>
              <w:fldChar w:fldCharType="end"/>
            </w:r>
          </w:hyperlink>
        </w:p>
        <w:p w14:paraId="640BA931"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73" w:history="1">
            <w:r w:rsidRPr="00704E72">
              <w:rPr>
                <w:rStyle w:val="Hyperlink"/>
                <w:noProof/>
              </w:rPr>
              <w:t>1.3 O Problema de pesquisa e a hipótese</w:t>
            </w:r>
            <w:r>
              <w:rPr>
                <w:noProof/>
                <w:webHidden/>
              </w:rPr>
              <w:tab/>
            </w:r>
            <w:r>
              <w:rPr>
                <w:noProof/>
                <w:webHidden/>
              </w:rPr>
              <w:fldChar w:fldCharType="begin"/>
            </w:r>
            <w:r>
              <w:rPr>
                <w:noProof/>
                <w:webHidden/>
              </w:rPr>
              <w:instrText xml:space="preserve"> PAGEREF _Toc242269273 \h </w:instrText>
            </w:r>
            <w:r>
              <w:rPr>
                <w:noProof/>
                <w:webHidden/>
              </w:rPr>
            </w:r>
            <w:r>
              <w:rPr>
                <w:noProof/>
                <w:webHidden/>
              </w:rPr>
              <w:fldChar w:fldCharType="separate"/>
            </w:r>
            <w:r>
              <w:rPr>
                <w:noProof/>
                <w:webHidden/>
              </w:rPr>
              <w:t>22</w:t>
            </w:r>
            <w:r>
              <w:rPr>
                <w:noProof/>
                <w:webHidden/>
              </w:rPr>
              <w:fldChar w:fldCharType="end"/>
            </w:r>
          </w:hyperlink>
        </w:p>
        <w:p w14:paraId="2E66AEFE"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74" w:history="1">
            <w:r w:rsidRPr="00704E72">
              <w:rPr>
                <w:rStyle w:val="Hyperlink"/>
                <w:noProof/>
              </w:rPr>
              <w:t>1.4 Estrutura e delimitação da Dissertação</w:t>
            </w:r>
            <w:r>
              <w:rPr>
                <w:noProof/>
                <w:webHidden/>
              </w:rPr>
              <w:tab/>
            </w:r>
            <w:r>
              <w:rPr>
                <w:noProof/>
                <w:webHidden/>
              </w:rPr>
              <w:fldChar w:fldCharType="begin"/>
            </w:r>
            <w:r>
              <w:rPr>
                <w:noProof/>
                <w:webHidden/>
              </w:rPr>
              <w:instrText xml:space="preserve"> PAGEREF _Toc242269274 \h </w:instrText>
            </w:r>
            <w:r>
              <w:rPr>
                <w:noProof/>
                <w:webHidden/>
              </w:rPr>
            </w:r>
            <w:r>
              <w:rPr>
                <w:noProof/>
                <w:webHidden/>
              </w:rPr>
              <w:fldChar w:fldCharType="separate"/>
            </w:r>
            <w:r>
              <w:rPr>
                <w:noProof/>
                <w:webHidden/>
              </w:rPr>
              <w:t>24</w:t>
            </w:r>
            <w:r>
              <w:rPr>
                <w:noProof/>
                <w:webHidden/>
              </w:rPr>
              <w:fldChar w:fldCharType="end"/>
            </w:r>
          </w:hyperlink>
        </w:p>
        <w:p w14:paraId="34541938" w14:textId="77777777" w:rsidR="00805C76" w:rsidRDefault="00805C76">
          <w:pPr>
            <w:pStyle w:val="Sumrio1"/>
            <w:tabs>
              <w:tab w:val="right" w:leader="dot" w:pos="8494"/>
            </w:tabs>
            <w:rPr>
              <w:rFonts w:asciiTheme="minorHAnsi" w:eastAsiaTheme="minorEastAsia" w:hAnsiTheme="minorHAnsi" w:cstheme="minorBidi"/>
              <w:noProof/>
              <w:kern w:val="2"/>
              <w:sz w:val="24"/>
              <w:szCs w:val="24"/>
              <w14:ligatures w14:val="standardContextual"/>
            </w:rPr>
          </w:pPr>
          <w:hyperlink w:anchor="_Toc242269275" w:history="1">
            <w:r w:rsidRPr="00704E72">
              <w:rPr>
                <w:rStyle w:val="Hyperlink"/>
                <w:rFonts w:ascii="Times New Roman" w:eastAsia="Times New Roman" w:hAnsi="Times New Roman" w:cs="Times New Roman"/>
                <w:b/>
                <w:bCs/>
                <w:noProof/>
              </w:rPr>
              <w:t>2 REFERENCIAL TEÓRICO</w:t>
            </w:r>
            <w:r>
              <w:rPr>
                <w:noProof/>
                <w:webHidden/>
              </w:rPr>
              <w:tab/>
            </w:r>
            <w:r>
              <w:rPr>
                <w:noProof/>
                <w:webHidden/>
              </w:rPr>
              <w:fldChar w:fldCharType="begin"/>
            </w:r>
            <w:r>
              <w:rPr>
                <w:noProof/>
                <w:webHidden/>
              </w:rPr>
              <w:instrText xml:space="preserve"> PAGEREF _Toc242269275 \h </w:instrText>
            </w:r>
            <w:r>
              <w:rPr>
                <w:noProof/>
                <w:webHidden/>
              </w:rPr>
            </w:r>
            <w:r>
              <w:rPr>
                <w:noProof/>
                <w:webHidden/>
              </w:rPr>
              <w:fldChar w:fldCharType="separate"/>
            </w:r>
            <w:r>
              <w:rPr>
                <w:noProof/>
                <w:webHidden/>
              </w:rPr>
              <w:t>26</w:t>
            </w:r>
            <w:r>
              <w:rPr>
                <w:noProof/>
                <w:webHidden/>
              </w:rPr>
              <w:fldChar w:fldCharType="end"/>
            </w:r>
          </w:hyperlink>
        </w:p>
        <w:p w14:paraId="1958561C" w14:textId="77777777" w:rsidR="00805C76" w:rsidRDefault="00805C76">
          <w:pPr>
            <w:pStyle w:val="Sumrio2"/>
            <w:tabs>
              <w:tab w:val="left" w:pos="720"/>
            </w:tabs>
            <w:rPr>
              <w:rFonts w:asciiTheme="minorHAnsi" w:eastAsiaTheme="minorEastAsia" w:hAnsiTheme="minorHAnsi" w:cstheme="minorBidi"/>
              <w:b w:val="0"/>
              <w:bCs w:val="0"/>
              <w:noProof/>
              <w:kern w:val="2"/>
              <w:sz w:val="24"/>
              <w:szCs w:val="24"/>
              <w14:ligatures w14:val="standardContextual"/>
            </w:rPr>
          </w:pPr>
          <w:hyperlink w:anchor="_Toc242269276" w:history="1">
            <w:r w:rsidRPr="00704E72">
              <w:rPr>
                <w:rStyle w:val="Hyperlink"/>
                <w:noProof/>
              </w:rPr>
              <w:t>2.1</w:t>
            </w:r>
            <w:r>
              <w:rPr>
                <w:rFonts w:asciiTheme="minorHAnsi" w:eastAsiaTheme="minorEastAsia" w:hAnsiTheme="minorHAnsi" w:cstheme="minorBidi"/>
                <w:b w:val="0"/>
                <w:bCs w:val="0"/>
                <w:noProof/>
                <w:kern w:val="2"/>
                <w:sz w:val="24"/>
                <w:szCs w:val="24"/>
                <w14:ligatures w14:val="standardContextual"/>
              </w:rPr>
              <w:tab/>
            </w:r>
            <w:r w:rsidRPr="00704E72">
              <w:rPr>
                <w:rStyle w:val="Hyperlink"/>
                <w:noProof/>
              </w:rPr>
              <w:t>Protocolo de busca para realização do PRISMA</w:t>
            </w:r>
            <w:r>
              <w:rPr>
                <w:noProof/>
                <w:webHidden/>
              </w:rPr>
              <w:tab/>
            </w:r>
            <w:r>
              <w:rPr>
                <w:noProof/>
                <w:webHidden/>
              </w:rPr>
              <w:fldChar w:fldCharType="begin"/>
            </w:r>
            <w:r>
              <w:rPr>
                <w:noProof/>
                <w:webHidden/>
              </w:rPr>
              <w:instrText xml:space="preserve"> PAGEREF _Toc242269276 \h </w:instrText>
            </w:r>
            <w:r>
              <w:rPr>
                <w:noProof/>
                <w:webHidden/>
              </w:rPr>
            </w:r>
            <w:r>
              <w:rPr>
                <w:noProof/>
                <w:webHidden/>
              </w:rPr>
              <w:fldChar w:fldCharType="separate"/>
            </w:r>
            <w:r>
              <w:rPr>
                <w:noProof/>
                <w:webHidden/>
              </w:rPr>
              <w:t>26</w:t>
            </w:r>
            <w:r>
              <w:rPr>
                <w:noProof/>
                <w:webHidden/>
              </w:rPr>
              <w:fldChar w:fldCharType="end"/>
            </w:r>
          </w:hyperlink>
        </w:p>
        <w:p w14:paraId="6CEC1EB3"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77" w:history="1">
            <w:r w:rsidRPr="00704E72">
              <w:rPr>
                <w:rStyle w:val="Hyperlink"/>
                <w:rFonts w:ascii="Times New Roman" w:eastAsia="Times New Roman" w:hAnsi="Times New Roman" w:cs="Times New Roman"/>
                <w:b/>
                <w:bCs/>
                <w:noProof/>
              </w:rPr>
              <w:t>2.1.1 Bases de dados consultadas</w:t>
            </w:r>
            <w:r>
              <w:rPr>
                <w:noProof/>
                <w:webHidden/>
              </w:rPr>
              <w:tab/>
            </w:r>
            <w:r>
              <w:rPr>
                <w:noProof/>
                <w:webHidden/>
              </w:rPr>
              <w:fldChar w:fldCharType="begin"/>
            </w:r>
            <w:r>
              <w:rPr>
                <w:noProof/>
                <w:webHidden/>
              </w:rPr>
              <w:instrText xml:space="preserve"> PAGEREF _Toc242269277 \h </w:instrText>
            </w:r>
            <w:r>
              <w:rPr>
                <w:noProof/>
                <w:webHidden/>
              </w:rPr>
            </w:r>
            <w:r>
              <w:rPr>
                <w:noProof/>
                <w:webHidden/>
              </w:rPr>
              <w:fldChar w:fldCharType="separate"/>
            </w:r>
            <w:r>
              <w:rPr>
                <w:noProof/>
                <w:webHidden/>
              </w:rPr>
              <w:t>26</w:t>
            </w:r>
            <w:r>
              <w:rPr>
                <w:noProof/>
                <w:webHidden/>
              </w:rPr>
              <w:fldChar w:fldCharType="end"/>
            </w:r>
          </w:hyperlink>
        </w:p>
        <w:p w14:paraId="3962B183"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78" w:history="1">
            <w:r w:rsidRPr="00704E72">
              <w:rPr>
                <w:rStyle w:val="Hyperlink"/>
                <w:rFonts w:ascii="Times New Roman" w:eastAsia="Times New Roman" w:hAnsi="Times New Roman" w:cs="Times New Roman"/>
                <w:b/>
                <w:bCs/>
                <w:noProof/>
              </w:rPr>
              <w:t xml:space="preserve">2.1.2 </w:t>
            </w:r>
            <w:r w:rsidRPr="00704E72">
              <w:rPr>
                <w:rStyle w:val="Hyperlink"/>
                <w:rFonts w:ascii="Times New Roman" w:eastAsia="Times New Roman" w:hAnsi="Times New Roman" w:cs="Times New Roman"/>
                <w:b/>
                <w:bCs/>
                <w:i/>
                <w:iCs/>
                <w:noProof/>
              </w:rPr>
              <w:t xml:space="preserve">Strings </w:t>
            </w:r>
            <w:r w:rsidRPr="00704E72">
              <w:rPr>
                <w:rStyle w:val="Hyperlink"/>
                <w:rFonts w:ascii="Times New Roman" w:eastAsia="Times New Roman" w:hAnsi="Times New Roman" w:cs="Times New Roman"/>
                <w:b/>
                <w:bCs/>
                <w:noProof/>
              </w:rPr>
              <w:t>de busca por eixo temático</w:t>
            </w:r>
            <w:r>
              <w:rPr>
                <w:noProof/>
                <w:webHidden/>
              </w:rPr>
              <w:tab/>
            </w:r>
            <w:r>
              <w:rPr>
                <w:noProof/>
                <w:webHidden/>
              </w:rPr>
              <w:fldChar w:fldCharType="begin"/>
            </w:r>
            <w:r>
              <w:rPr>
                <w:noProof/>
                <w:webHidden/>
              </w:rPr>
              <w:instrText xml:space="preserve"> PAGEREF _Toc242269278 \h </w:instrText>
            </w:r>
            <w:r>
              <w:rPr>
                <w:noProof/>
                <w:webHidden/>
              </w:rPr>
            </w:r>
            <w:r>
              <w:rPr>
                <w:noProof/>
                <w:webHidden/>
              </w:rPr>
              <w:fldChar w:fldCharType="separate"/>
            </w:r>
            <w:r>
              <w:rPr>
                <w:noProof/>
                <w:webHidden/>
              </w:rPr>
              <w:t>26</w:t>
            </w:r>
            <w:r>
              <w:rPr>
                <w:noProof/>
                <w:webHidden/>
              </w:rPr>
              <w:fldChar w:fldCharType="end"/>
            </w:r>
          </w:hyperlink>
        </w:p>
        <w:p w14:paraId="1A40CB6E"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79" w:history="1">
            <w:r w:rsidRPr="00704E72">
              <w:rPr>
                <w:rStyle w:val="Hyperlink"/>
                <w:noProof/>
              </w:rPr>
              <w:t>2.2 Processo de seleção – Fluxo PRISMA</w:t>
            </w:r>
            <w:r>
              <w:rPr>
                <w:noProof/>
                <w:webHidden/>
              </w:rPr>
              <w:tab/>
            </w:r>
            <w:r>
              <w:rPr>
                <w:noProof/>
                <w:webHidden/>
              </w:rPr>
              <w:fldChar w:fldCharType="begin"/>
            </w:r>
            <w:r>
              <w:rPr>
                <w:noProof/>
                <w:webHidden/>
              </w:rPr>
              <w:instrText xml:space="preserve"> PAGEREF _Toc242269279 \h </w:instrText>
            </w:r>
            <w:r>
              <w:rPr>
                <w:noProof/>
                <w:webHidden/>
              </w:rPr>
            </w:r>
            <w:r>
              <w:rPr>
                <w:noProof/>
                <w:webHidden/>
              </w:rPr>
              <w:fldChar w:fldCharType="separate"/>
            </w:r>
            <w:r>
              <w:rPr>
                <w:noProof/>
                <w:webHidden/>
              </w:rPr>
              <w:t>27</w:t>
            </w:r>
            <w:r>
              <w:rPr>
                <w:noProof/>
                <w:webHidden/>
              </w:rPr>
              <w:fldChar w:fldCharType="end"/>
            </w:r>
          </w:hyperlink>
        </w:p>
        <w:p w14:paraId="42C8F076"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80" w:history="1">
            <w:r w:rsidRPr="00704E72">
              <w:rPr>
                <w:rStyle w:val="Hyperlink"/>
                <w:noProof/>
              </w:rPr>
              <w:t>2.3 Critérios de inclusão e exclusão</w:t>
            </w:r>
            <w:r>
              <w:rPr>
                <w:noProof/>
                <w:webHidden/>
              </w:rPr>
              <w:tab/>
            </w:r>
            <w:r>
              <w:rPr>
                <w:noProof/>
                <w:webHidden/>
              </w:rPr>
              <w:fldChar w:fldCharType="begin"/>
            </w:r>
            <w:r>
              <w:rPr>
                <w:noProof/>
                <w:webHidden/>
              </w:rPr>
              <w:instrText xml:space="preserve"> PAGEREF _Toc242269280 \h </w:instrText>
            </w:r>
            <w:r>
              <w:rPr>
                <w:noProof/>
                <w:webHidden/>
              </w:rPr>
            </w:r>
            <w:r>
              <w:rPr>
                <w:noProof/>
                <w:webHidden/>
              </w:rPr>
              <w:fldChar w:fldCharType="separate"/>
            </w:r>
            <w:r>
              <w:rPr>
                <w:noProof/>
                <w:webHidden/>
              </w:rPr>
              <w:t>29</w:t>
            </w:r>
            <w:r>
              <w:rPr>
                <w:noProof/>
                <w:webHidden/>
              </w:rPr>
              <w:fldChar w:fldCharType="end"/>
            </w:r>
          </w:hyperlink>
        </w:p>
        <w:p w14:paraId="31BDACDE"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81" w:history="1">
            <w:r w:rsidRPr="00704E72">
              <w:rPr>
                <w:rStyle w:val="Hyperlink"/>
                <w:rFonts w:ascii="Times New Roman" w:eastAsia="Times New Roman" w:hAnsi="Times New Roman" w:cs="Times New Roman"/>
                <w:noProof/>
              </w:rPr>
              <w:t>2.3.1 Critérios de inclusão</w:t>
            </w:r>
            <w:r>
              <w:rPr>
                <w:noProof/>
                <w:webHidden/>
              </w:rPr>
              <w:tab/>
            </w:r>
            <w:r>
              <w:rPr>
                <w:noProof/>
                <w:webHidden/>
              </w:rPr>
              <w:fldChar w:fldCharType="begin"/>
            </w:r>
            <w:r>
              <w:rPr>
                <w:noProof/>
                <w:webHidden/>
              </w:rPr>
              <w:instrText xml:space="preserve"> PAGEREF _Toc242269281 \h </w:instrText>
            </w:r>
            <w:r>
              <w:rPr>
                <w:noProof/>
                <w:webHidden/>
              </w:rPr>
            </w:r>
            <w:r>
              <w:rPr>
                <w:noProof/>
                <w:webHidden/>
              </w:rPr>
              <w:fldChar w:fldCharType="separate"/>
            </w:r>
            <w:r>
              <w:rPr>
                <w:noProof/>
                <w:webHidden/>
              </w:rPr>
              <w:t>29</w:t>
            </w:r>
            <w:r>
              <w:rPr>
                <w:noProof/>
                <w:webHidden/>
              </w:rPr>
              <w:fldChar w:fldCharType="end"/>
            </w:r>
          </w:hyperlink>
        </w:p>
        <w:p w14:paraId="549D9DDC"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82" w:history="1">
            <w:r w:rsidRPr="00704E72">
              <w:rPr>
                <w:rStyle w:val="Hyperlink"/>
                <w:rFonts w:ascii="Times New Roman" w:eastAsia="Times New Roman" w:hAnsi="Times New Roman" w:cs="Times New Roman"/>
                <w:noProof/>
              </w:rPr>
              <w:t>2.3.2 Critérios de exclusão</w:t>
            </w:r>
            <w:r>
              <w:rPr>
                <w:noProof/>
                <w:webHidden/>
              </w:rPr>
              <w:tab/>
            </w:r>
            <w:r>
              <w:rPr>
                <w:noProof/>
                <w:webHidden/>
              </w:rPr>
              <w:fldChar w:fldCharType="begin"/>
            </w:r>
            <w:r>
              <w:rPr>
                <w:noProof/>
                <w:webHidden/>
              </w:rPr>
              <w:instrText xml:space="preserve"> PAGEREF _Toc242269282 \h </w:instrText>
            </w:r>
            <w:r>
              <w:rPr>
                <w:noProof/>
                <w:webHidden/>
              </w:rPr>
            </w:r>
            <w:r>
              <w:rPr>
                <w:noProof/>
                <w:webHidden/>
              </w:rPr>
              <w:fldChar w:fldCharType="separate"/>
            </w:r>
            <w:r>
              <w:rPr>
                <w:noProof/>
                <w:webHidden/>
              </w:rPr>
              <w:t>29</w:t>
            </w:r>
            <w:r>
              <w:rPr>
                <w:noProof/>
                <w:webHidden/>
              </w:rPr>
              <w:fldChar w:fldCharType="end"/>
            </w:r>
          </w:hyperlink>
        </w:p>
        <w:p w14:paraId="3DBDD943"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83" w:history="1">
            <w:r w:rsidRPr="00704E72">
              <w:rPr>
                <w:rStyle w:val="Hyperlink"/>
                <w:noProof/>
              </w:rPr>
              <w:t>2.4 Resultados e discussão por eixo temático de artigos relevantes nas bases de pesquisa</w:t>
            </w:r>
            <w:r>
              <w:rPr>
                <w:noProof/>
                <w:webHidden/>
              </w:rPr>
              <w:tab/>
            </w:r>
            <w:r>
              <w:rPr>
                <w:noProof/>
                <w:webHidden/>
              </w:rPr>
              <w:fldChar w:fldCharType="begin"/>
            </w:r>
            <w:r>
              <w:rPr>
                <w:noProof/>
                <w:webHidden/>
              </w:rPr>
              <w:instrText xml:space="preserve"> PAGEREF _Toc242269283 \h </w:instrText>
            </w:r>
            <w:r>
              <w:rPr>
                <w:noProof/>
                <w:webHidden/>
              </w:rPr>
            </w:r>
            <w:r>
              <w:rPr>
                <w:noProof/>
                <w:webHidden/>
              </w:rPr>
              <w:fldChar w:fldCharType="separate"/>
            </w:r>
            <w:r>
              <w:rPr>
                <w:noProof/>
                <w:webHidden/>
              </w:rPr>
              <w:t>30</w:t>
            </w:r>
            <w:r>
              <w:rPr>
                <w:noProof/>
                <w:webHidden/>
              </w:rPr>
              <w:fldChar w:fldCharType="end"/>
            </w:r>
          </w:hyperlink>
        </w:p>
        <w:p w14:paraId="3744BF19"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84" w:history="1">
            <w:r w:rsidRPr="00704E72">
              <w:rPr>
                <w:rStyle w:val="Hyperlink"/>
                <w:rFonts w:ascii="Times New Roman" w:eastAsia="Times New Roman" w:hAnsi="Times New Roman" w:cs="Times New Roman"/>
                <w:noProof/>
              </w:rPr>
              <w:t xml:space="preserve">2.4.1 Eixo 1 - </w:t>
            </w:r>
            <w:r w:rsidRPr="00704E72">
              <w:rPr>
                <w:rStyle w:val="Hyperlink"/>
                <w:rFonts w:ascii="Times New Roman" w:eastAsia="Times New Roman" w:hAnsi="Times New Roman" w:cs="Times New Roman"/>
                <w:i/>
                <w:iCs/>
                <w:noProof/>
              </w:rPr>
              <w:t xml:space="preserve">Frameworks </w:t>
            </w:r>
            <w:r w:rsidRPr="00704E72">
              <w:rPr>
                <w:rStyle w:val="Hyperlink"/>
                <w:rFonts w:ascii="Times New Roman" w:eastAsia="Times New Roman" w:hAnsi="Times New Roman" w:cs="Times New Roman"/>
                <w:noProof/>
              </w:rPr>
              <w:t>aplicado a estudo de viabilidades em aquicultura</w:t>
            </w:r>
            <w:r>
              <w:rPr>
                <w:noProof/>
                <w:webHidden/>
              </w:rPr>
              <w:tab/>
            </w:r>
            <w:r>
              <w:rPr>
                <w:noProof/>
                <w:webHidden/>
              </w:rPr>
              <w:fldChar w:fldCharType="begin"/>
            </w:r>
            <w:r>
              <w:rPr>
                <w:noProof/>
                <w:webHidden/>
              </w:rPr>
              <w:instrText xml:space="preserve"> PAGEREF _Toc242269284 \h </w:instrText>
            </w:r>
            <w:r>
              <w:rPr>
                <w:noProof/>
                <w:webHidden/>
              </w:rPr>
            </w:r>
            <w:r>
              <w:rPr>
                <w:noProof/>
                <w:webHidden/>
              </w:rPr>
              <w:fldChar w:fldCharType="separate"/>
            </w:r>
            <w:r>
              <w:rPr>
                <w:noProof/>
                <w:webHidden/>
              </w:rPr>
              <w:t>30</w:t>
            </w:r>
            <w:r>
              <w:rPr>
                <w:noProof/>
                <w:webHidden/>
              </w:rPr>
              <w:fldChar w:fldCharType="end"/>
            </w:r>
          </w:hyperlink>
        </w:p>
        <w:p w14:paraId="6364012A"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85" w:history="1">
            <w:r w:rsidRPr="00704E72">
              <w:rPr>
                <w:rStyle w:val="Hyperlink"/>
                <w:rFonts w:ascii="Times New Roman" w:eastAsia="Times New Roman" w:hAnsi="Times New Roman" w:cs="Times New Roman"/>
                <w:noProof/>
              </w:rPr>
              <w:t xml:space="preserve">2.4.2 Eixo 2 - Integração, </w:t>
            </w:r>
            <w:r w:rsidRPr="00704E72">
              <w:rPr>
                <w:rStyle w:val="Hyperlink"/>
                <w:rFonts w:ascii="Times New Roman" w:eastAsia="Times New Roman" w:hAnsi="Times New Roman" w:cs="Times New Roman"/>
                <w:i/>
                <w:iCs/>
                <w:noProof/>
              </w:rPr>
              <w:t>Lean</w:t>
            </w:r>
            <w:r w:rsidRPr="00704E72">
              <w:rPr>
                <w:rStyle w:val="Hyperlink"/>
                <w:rFonts w:ascii="Times New Roman" w:eastAsia="Times New Roman" w:hAnsi="Times New Roman" w:cs="Times New Roman"/>
                <w:noProof/>
              </w:rPr>
              <w:t>, Sustentabilidade Ambiental e cadeia de suprimentos</w:t>
            </w:r>
            <w:r>
              <w:rPr>
                <w:noProof/>
                <w:webHidden/>
              </w:rPr>
              <w:tab/>
            </w:r>
            <w:r>
              <w:rPr>
                <w:noProof/>
                <w:webHidden/>
              </w:rPr>
              <w:fldChar w:fldCharType="begin"/>
            </w:r>
            <w:r>
              <w:rPr>
                <w:noProof/>
                <w:webHidden/>
              </w:rPr>
              <w:instrText xml:space="preserve"> PAGEREF _Toc242269285 \h </w:instrText>
            </w:r>
            <w:r>
              <w:rPr>
                <w:noProof/>
                <w:webHidden/>
              </w:rPr>
            </w:r>
            <w:r>
              <w:rPr>
                <w:noProof/>
                <w:webHidden/>
              </w:rPr>
              <w:fldChar w:fldCharType="separate"/>
            </w:r>
            <w:r>
              <w:rPr>
                <w:noProof/>
                <w:webHidden/>
              </w:rPr>
              <w:t>31</w:t>
            </w:r>
            <w:r>
              <w:rPr>
                <w:noProof/>
                <w:webHidden/>
              </w:rPr>
              <w:fldChar w:fldCharType="end"/>
            </w:r>
          </w:hyperlink>
        </w:p>
        <w:p w14:paraId="0E8D955B"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86" w:history="1">
            <w:r w:rsidRPr="00704E72">
              <w:rPr>
                <w:rStyle w:val="Hyperlink"/>
                <w:rFonts w:ascii="Times New Roman" w:eastAsia="Times New Roman" w:hAnsi="Times New Roman" w:cs="Times New Roman"/>
                <w:noProof/>
              </w:rPr>
              <w:t xml:space="preserve">2.4.3 Eixo 3 - Desempenho ESG, Responsabilidade Social Corporativa e Engajamento de </w:t>
            </w:r>
            <w:r w:rsidRPr="00704E72">
              <w:rPr>
                <w:rStyle w:val="Hyperlink"/>
                <w:rFonts w:ascii="Times New Roman" w:eastAsia="Times New Roman" w:hAnsi="Times New Roman" w:cs="Times New Roman"/>
                <w:i/>
                <w:iCs/>
                <w:noProof/>
              </w:rPr>
              <w:t>Stakeholders</w:t>
            </w:r>
            <w:r>
              <w:rPr>
                <w:noProof/>
                <w:webHidden/>
              </w:rPr>
              <w:tab/>
            </w:r>
            <w:r>
              <w:rPr>
                <w:noProof/>
                <w:webHidden/>
              </w:rPr>
              <w:fldChar w:fldCharType="begin"/>
            </w:r>
            <w:r>
              <w:rPr>
                <w:noProof/>
                <w:webHidden/>
              </w:rPr>
              <w:instrText xml:space="preserve"> PAGEREF _Toc242269286 \h </w:instrText>
            </w:r>
            <w:r>
              <w:rPr>
                <w:noProof/>
                <w:webHidden/>
              </w:rPr>
            </w:r>
            <w:r>
              <w:rPr>
                <w:noProof/>
                <w:webHidden/>
              </w:rPr>
              <w:fldChar w:fldCharType="separate"/>
            </w:r>
            <w:r>
              <w:rPr>
                <w:noProof/>
                <w:webHidden/>
              </w:rPr>
              <w:t>33</w:t>
            </w:r>
            <w:r>
              <w:rPr>
                <w:noProof/>
                <w:webHidden/>
              </w:rPr>
              <w:fldChar w:fldCharType="end"/>
            </w:r>
          </w:hyperlink>
        </w:p>
        <w:p w14:paraId="68A78984"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87" w:history="1">
            <w:r w:rsidRPr="00704E72">
              <w:rPr>
                <w:rStyle w:val="Hyperlink"/>
                <w:noProof/>
              </w:rPr>
              <w:t>2.5 Perfil bibliométrico do corpus</w:t>
            </w:r>
            <w:r>
              <w:rPr>
                <w:noProof/>
                <w:webHidden/>
              </w:rPr>
              <w:tab/>
            </w:r>
            <w:r>
              <w:rPr>
                <w:noProof/>
                <w:webHidden/>
              </w:rPr>
              <w:fldChar w:fldCharType="begin"/>
            </w:r>
            <w:r>
              <w:rPr>
                <w:noProof/>
                <w:webHidden/>
              </w:rPr>
              <w:instrText xml:space="preserve"> PAGEREF _Toc242269287 \h </w:instrText>
            </w:r>
            <w:r>
              <w:rPr>
                <w:noProof/>
                <w:webHidden/>
              </w:rPr>
            </w:r>
            <w:r>
              <w:rPr>
                <w:noProof/>
                <w:webHidden/>
              </w:rPr>
              <w:fldChar w:fldCharType="separate"/>
            </w:r>
            <w:r>
              <w:rPr>
                <w:noProof/>
                <w:webHidden/>
              </w:rPr>
              <w:t>34</w:t>
            </w:r>
            <w:r>
              <w:rPr>
                <w:noProof/>
                <w:webHidden/>
              </w:rPr>
              <w:fldChar w:fldCharType="end"/>
            </w:r>
          </w:hyperlink>
        </w:p>
        <w:p w14:paraId="7E537566"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88" w:history="1">
            <w:r w:rsidRPr="00704E72">
              <w:rPr>
                <w:rStyle w:val="Hyperlink"/>
                <w:rFonts w:ascii="Times New Roman" w:eastAsia="Times New Roman" w:hAnsi="Times New Roman" w:cs="Times New Roman"/>
                <w:noProof/>
              </w:rPr>
              <w:t>2.5.1 Mapeamento bibliométrico da estrutura conceitual do corpus com utilização de VOSviewer</w:t>
            </w:r>
            <w:r>
              <w:rPr>
                <w:noProof/>
                <w:webHidden/>
              </w:rPr>
              <w:tab/>
            </w:r>
            <w:r>
              <w:rPr>
                <w:noProof/>
                <w:webHidden/>
              </w:rPr>
              <w:fldChar w:fldCharType="begin"/>
            </w:r>
            <w:r>
              <w:rPr>
                <w:noProof/>
                <w:webHidden/>
              </w:rPr>
              <w:instrText xml:space="preserve"> PAGEREF _Toc242269288 \h </w:instrText>
            </w:r>
            <w:r>
              <w:rPr>
                <w:noProof/>
                <w:webHidden/>
              </w:rPr>
            </w:r>
            <w:r>
              <w:rPr>
                <w:noProof/>
                <w:webHidden/>
              </w:rPr>
              <w:fldChar w:fldCharType="separate"/>
            </w:r>
            <w:r>
              <w:rPr>
                <w:noProof/>
                <w:webHidden/>
              </w:rPr>
              <w:t>34</w:t>
            </w:r>
            <w:r>
              <w:rPr>
                <w:noProof/>
                <w:webHidden/>
              </w:rPr>
              <w:fldChar w:fldCharType="end"/>
            </w:r>
          </w:hyperlink>
        </w:p>
        <w:p w14:paraId="62CBD233"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89" w:history="1">
            <w:r w:rsidRPr="00704E72">
              <w:rPr>
                <w:rStyle w:val="Hyperlink"/>
                <w:noProof/>
              </w:rPr>
              <w:t>2.6 Síntese analítica da RSL</w:t>
            </w:r>
            <w:r>
              <w:rPr>
                <w:noProof/>
                <w:webHidden/>
              </w:rPr>
              <w:tab/>
            </w:r>
            <w:r>
              <w:rPr>
                <w:noProof/>
                <w:webHidden/>
              </w:rPr>
              <w:fldChar w:fldCharType="begin"/>
            </w:r>
            <w:r>
              <w:rPr>
                <w:noProof/>
                <w:webHidden/>
              </w:rPr>
              <w:instrText xml:space="preserve"> PAGEREF _Toc242269289 \h </w:instrText>
            </w:r>
            <w:r>
              <w:rPr>
                <w:noProof/>
                <w:webHidden/>
              </w:rPr>
            </w:r>
            <w:r>
              <w:rPr>
                <w:noProof/>
                <w:webHidden/>
              </w:rPr>
              <w:fldChar w:fldCharType="separate"/>
            </w:r>
            <w:r>
              <w:rPr>
                <w:noProof/>
                <w:webHidden/>
              </w:rPr>
              <w:t>37</w:t>
            </w:r>
            <w:r>
              <w:rPr>
                <w:noProof/>
                <w:webHidden/>
              </w:rPr>
              <w:fldChar w:fldCharType="end"/>
            </w:r>
          </w:hyperlink>
        </w:p>
        <w:p w14:paraId="404BCA04"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90" w:history="1">
            <w:r w:rsidRPr="00704E72">
              <w:rPr>
                <w:rStyle w:val="Hyperlink"/>
                <w:rFonts w:ascii="Times New Roman" w:eastAsia="Times New Roman" w:hAnsi="Times New Roman" w:cs="Times New Roman"/>
                <w:noProof/>
              </w:rPr>
              <w:t>2.6.1 Identificações na leitura analítica</w:t>
            </w:r>
            <w:r>
              <w:rPr>
                <w:noProof/>
                <w:webHidden/>
              </w:rPr>
              <w:tab/>
            </w:r>
            <w:r>
              <w:rPr>
                <w:noProof/>
                <w:webHidden/>
              </w:rPr>
              <w:fldChar w:fldCharType="begin"/>
            </w:r>
            <w:r>
              <w:rPr>
                <w:noProof/>
                <w:webHidden/>
              </w:rPr>
              <w:instrText xml:space="preserve"> PAGEREF _Toc242269290 \h </w:instrText>
            </w:r>
            <w:r>
              <w:rPr>
                <w:noProof/>
                <w:webHidden/>
              </w:rPr>
            </w:r>
            <w:r>
              <w:rPr>
                <w:noProof/>
                <w:webHidden/>
              </w:rPr>
              <w:fldChar w:fldCharType="separate"/>
            </w:r>
            <w:r>
              <w:rPr>
                <w:noProof/>
                <w:webHidden/>
              </w:rPr>
              <w:t>37</w:t>
            </w:r>
            <w:r>
              <w:rPr>
                <w:noProof/>
                <w:webHidden/>
              </w:rPr>
              <w:fldChar w:fldCharType="end"/>
            </w:r>
          </w:hyperlink>
        </w:p>
        <w:p w14:paraId="3691CCFA"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91" w:history="1">
            <w:r w:rsidRPr="00704E72">
              <w:rPr>
                <w:rStyle w:val="Hyperlink"/>
                <w:rFonts w:ascii="Times New Roman" w:eastAsia="Times New Roman" w:hAnsi="Times New Roman" w:cs="Times New Roman"/>
                <w:noProof/>
              </w:rPr>
              <w:t>2.6.2 Domínios pouco investigados identificados</w:t>
            </w:r>
            <w:r>
              <w:rPr>
                <w:noProof/>
                <w:webHidden/>
              </w:rPr>
              <w:tab/>
            </w:r>
            <w:r>
              <w:rPr>
                <w:noProof/>
                <w:webHidden/>
              </w:rPr>
              <w:fldChar w:fldCharType="begin"/>
            </w:r>
            <w:r>
              <w:rPr>
                <w:noProof/>
                <w:webHidden/>
              </w:rPr>
              <w:instrText xml:space="preserve"> PAGEREF _Toc242269291 \h </w:instrText>
            </w:r>
            <w:r>
              <w:rPr>
                <w:noProof/>
                <w:webHidden/>
              </w:rPr>
            </w:r>
            <w:r>
              <w:rPr>
                <w:noProof/>
                <w:webHidden/>
              </w:rPr>
              <w:fldChar w:fldCharType="separate"/>
            </w:r>
            <w:r>
              <w:rPr>
                <w:noProof/>
                <w:webHidden/>
              </w:rPr>
              <w:t>40</w:t>
            </w:r>
            <w:r>
              <w:rPr>
                <w:noProof/>
                <w:webHidden/>
              </w:rPr>
              <w:fldChar w:fldCharType="end"/>
            </w:r>
          </w:hyperlink>
        </w:p>
        <w:p w14:paraId="12715E47"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92" w:history="1">
            <w:r w:rsidRPr="00704E72">
              <w:rPr>
                <w:rStyle w:val="Hyperlink"/>
                <w:rFonts w:ascii="Times New Roman" w:eastAsia="Times New Roman" w:hAnsi="Times New Roman" w:cs="Times New Roman"/>
                <w:noProof/>
              </w:rPr>
              <w:t>2.6.3 Condução dos resultados para pesquisa</w:t>
            </w:r>
            <w:r>
              <w:rPr>
                <w:noProof/>
                <w:webHidden/>
              </w:rPr>
              <w:tab/>
            </w:r>
            <w:r>
              <w:rPr>
                <w:noProof/>
                <w:webHidden/>
              </w:rPr>
              <w:fldChar w:fldCharType="begin"/>
            </w:r>
            <w:r>
              <w:rPr>
                <w:noProof/>
                <w:webHidden/>
              </w:rPr>
              <w:instrText xml:space="preserve"> PAGEREF _Toc242269292 \h </w:instrText>
            </w:r>
            <w:r>
              <w:rPr>
                <w:noProof/>
                <w:webHidden/>
              </w:rPr>
            </w:r>
            <w:r>
              <w:rPr>
                <w:noProof/>
                <w:webHidden/>
              </w:rPr>
              <w:fldChar w:fldCharType="separate"/>
            </w:r>
            <w:r>
              <w:rPr>
                <w:noProof/>
                <w:webHidden/>
              </w:rPr>
              <w:t>43</w:t>
            </w:r>
            <w:r>
              <w:rPr>
                <w:noProof/>
                <w:webHidden/>
              </w:rPr>
              <w:fldChar w:fldCharType="end"/>
            </w:r>
          </w:hyperlink>
        </w:p>
        <w:p w14:paraId="223A79E6"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93" w:history="1">
            <w:r w:rsidRPr="00704E72">
              <w:rPr>
                <w:rStyle w:val="Hyperlink"/>
                <w:rFonts w:ascii="Times New Roman" w:eastAsia="Times New Roman" w:hAnsi="Times New Roman" w:cs="Times New Roman"/>
                <w:noProof/>
              </w:rPr>
              <w:t>2.6.4 Contribuição da RSL para a revisão teórica</w:t>
            </w:r>
            <w:r>
              <w:rPr>
                <w:noProof/>
                <w:webHidden/>
              </w:rPr>
              <w:tab/>
            </w:r>
            <w:r>
              <w:rPr>
                <w:noProof/>
                <w:webHidden/>
              </w:rPr>
              <w:fldChar w:fldCharType="begin"/>
            </w:r>
            <w:r>
              <w:rPr>
                <w:noProof/>
                <w:webHidden/>
              </w:rPr>
              <w:instrText xml:space="preserve"> PAGEREF _Toc242269293 \h </w:instrText>
            </w:r>
            <w:r>
              <w:rPr>
                <w:noProof/>
                <w:webHidden/>
              </w:rPr>
            </w:r>
            <w:r>
              <w:rPr>
                <w:noProof/>
                <w:webHidden/>
              </w:rPr>
              <w:fldChar w:fldCharType="separate"/>
            </w:r>
            <w:r>
              <w:rPr>
                <w:noProof/>
                <w:webHidden/>
              </w:rPr>
              <w:t>44</w:t>
            </w:r>
            <w:r>
              <w:rPr>
                <w:noProof/>
                <w:webHidden/>
              </w:rPr>
              <w:fldChar w:fldCharType="end"/>
            </w:r>
          </w:hyperlink>
        </w:p>
        <w:p w14:paraId="3863378F"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94" w:history="1">
            <w:r w:rsidRPr="00704E72">
              <w:rPr>
                <w:rStyle w:val="Hyperlink"/>
                <w:noProof/>
              </w:rPr>
              <w:t>2.7 Revisão bibliográfica: livros, artigos relevantes, normas e documentos institucionais</w:t>
            </w:r>
            <w:r>
              <w:rPr>
                <w:noProof/>
                <w:webHidden/>
              </w:rPr>
              <w:tab/>
            </w:r>
            <w:r>
              <w:rPr>
                <w:noProof/>
                <w:webHidden/>
              </w:rPr>
              <w:fldChar w:fldCharType="begin"/>
            </w:r>
            <w:r>
              <w:rPr>
                <w:noProof/>
                <w:webHidden/>
              </w:rPr>
              <w:instrText xml:space="preserve"> PAGEREF _Toc242269294 \h </w:instrText>
            </w:r>
            <w:r>
              <w:rPr>
                <w:noProof/>
                <w:webHidden/>
              </w:rPr>
            </w:r>
            <w:r>
              <w:rPr>
                <w:noProof/>
                <w:webHidden/>
              </w:rPr>
              <w:fldChar w:fldCharType="separate"/>
            </w:r>
            <w:r>
              <w:rPr>
                <w:noProof/>
                <w:webHidden/>
              </w:rPr>
              <w:t>50</w:t>
            </w:r>
            <w:r>
              <w:rPr>
                <w:noProof/>
                <w:webHidden/>
              </w:rPr>
              <w:fldChar w:fldCharType="end"/>
            </w:r>
          </w:hyperlink>
        </w:p>
        <w:p w14:paraId="51573BF8"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295" w:history="1">
            <w:r w:rsidRPr="00704E72">
              <w:rPr>
                <w:rStyle w:val="Hyperlink"/>
                <w:noProof/>
              </w:rPr>
              <w:t xml:space="preserve">2.8 Eixo 1 – </w:t>
            </w:r>
            <w:r w:rsidRPr="00704E72">
              <w:rPr>
                <w:rStyle w:val="Hyperlink"/>
                <w:i/>
                <w:iCs/>
                <w:noProof/>
              </w:rPr>
              <w:t xml:space="preserve">Frameworks </w:t>
            </w:r>
            <w:r w:rsidRPr="00704E72">
              <w:rPr>
                <w:rStyle w:val="Hyperlink"/>
                <w:noProof/>
              </w:rPr>
              <w:t>aplicados a estudos de viabilidade em aquicultura</w:t>
            </w:r>
            <w:r>
              <w:rPr>
                <w:noProof/>
                <w:webHidden/>
              </w:rPr>
              <w:tab/>
            </w:r>
            <w:r>
              <w:rPr>
                <w:noProof/>
                <w:webHidden/>
              </w:rPr>
              <w:fldChar w:fldCharType="begin"/>
            </w:r>
            <w:r>
              <w:rPr>
                <w:noProof/>
                <w:webHidden/>
              </w:rPr>
              <w:instrText xml:space="preserve"> PAGEREF _Toc242269295 \h </w:instrText>
            </w:r>
            <w:r>
              <w:rPr>
                <w:noProof/>
                <w:webHidden/>
              </w:rPr>
            </w:r>
            <w:r>
              <w:rPr>
                <w:noProof/>
                <w:webHidden/>
              </w:rPr>
              <w:fldChar w:fldCharType="separate"/>
            </w:r>
            <w:r>
              <w:rPr>
                <w:noProof/>
                <w:webHidden/>
              </w:rPr>
              <w:t>51</w:t>
            </w:r>
            <w:r>
              <w:rPr>
                <w:noProof/>
                <w:webHidden/>
              </w:rPr>
              <w:fldChar w:fldCharType="end"/>
            </w:r>
          </w:hyperlink>
        </w:p>
        <w:p w14:paraId="1AA47CD3"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96" w:history="1">
            <w:r w:rsidRPr="00704E72">
              <w:rPr>
                <w:rStyle w:val="Hyperlink"/>
                <w:rFonts w:ascii="Times New Roman" w:eastAsia="Times New Roman" w:hAnsi="Times New Roman" w:cs="Times New Roman"/>
                <w:noProof/>
              </w:rPr>
              <w:t>2.8.1 O EVTEAS e a tomada de decisão estratégica sustentável</w:t>
            </w:r>
            <w:r>
              <w:rPr>
                <w:noProof/>
                <w:webHidden/>
              </w:rPr>
              <w:tab/>
            </w:r>
            <w:r>
              <w:rPr>
                <w:noProof/>
                <w:webHidden/>
              </w:rPr>
              <w:fldChar w:fldCharType="begin"/>
            </w:r>
            <w:r>
              <w:rPr>
                <w:noProof/>
                <w:webHidden/>
              </w:rPr>
              <w:instrText xml:space="preserve"> PAGEREF _Toc242269296 \h </w:instrText>
            </w:r>
            <w:r>
              <w:rPr>
                <w:noProof/>
                <w:webHidden/>
              </w:rPr>
            </w:r>
            <w:r>
              <w:rPr>
                <w:noProof/>
                <w:webHidden/>
              </w:rPr>
              <w:fldChar w:fldCharType="separate"/>
            </w:r>
            <w:r>
              <w:rPr>
                <w:noProof/>
                <w:webHidden/>
              </w:rPr>
              <w:t>51</w:t>
            </w:r>
            <w:r>
              <w:rPr>
                <w:noProof/>
                <w:webHidden/>
              </w:rPr>
              <w:fldChar w:fldCharType="end"/>
            </w:r>
          </w:hyperlink>
        </w:p>
        <w:p w14:paraId="33557B6D"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97" w:history="1">
            <w:r w:rsidRPr="00704E72">
              <w:rPr>
                <w:rStyle w:val="Hyperlink"/>
                <w:rFonts w:ascii="Times New Roman" w:eastAsia="Times New Roman" w:hAnsi="Times New Roman" w:cs="Times New Roman"/>
                <w:noProof/>
              </w:rPr>
              <w:t xml:space="preserve">2.8.2 A administração da produção, objetivos de desempenho para </w:t>
            </w:r>
            <w:r w:rsidRPr="00704E72">
              <w:rPr>
                <w:rStyle w:val="Hyperlink"/>
                <w:rFonts w:ascii="Times New Roman" w:eastAsia="Times New Roman" w:hAnsi="Times New Roman" w:cs="Times New Roman"/>
                <w:i/>
                <w:iCs/>
                <w:noProof/>
              </w:rPr>
              <w:t xml:space="preserve">framework </w:t>
            </w:r>
            <w:r w:rsidRPr="00704E72">
              <w:rPr>
                <w:rStyle w:val="Hyperlink"/>
                <w:rFonts w:ascii="Times New Roman" w:eastAsia="Times New Roman" w:hAnsi="Times New Roman" w:cs="Times New Roman"/>
                <w:noProof/>
              </w:rPr>
              <w:t>computacional</w:t>
            </w:r>
            <w:r>
              <w:rPr>
                <w:noProof/>
                <w:webHidden/>
              </w:rPr>
              <w:tab/>
            </w:r>
            <w:r>
              <w:rPr>
                <w:noProof/>
                <w:webHidden/>
              </w:rPr>
              <w:fldChar w:fldCharType="begin"/>
            </w:r>
            <w:r>
              <w:rPr>
                <w:noProof/>
                <w:webHidden/>
              </w:rPr>
              <w:instrText xml:space="preserve"> PAGEREF _Toc242269297 \h </w:instrText>
            </w:r>
            <w:r>
              <w:rPr>
                <w:noProof/>
                <w:webHidden/>
              </w:rPr>
            </w:r>
            <w:r>
              <w:rPr>
                <w:noProof/>
                <w:webHidden/>
              </w:rPr>
              <w:fldChar w:fldCharType="separate"/>
            </w:r>
            <w:r>
              <w:rPr>
                <w:noProof/>
                <w:webHidden/>
              </w:rPr>
              <w:t>54</w:t>
            </w:r>
            <w:r>
              <w:rPr>
                <w:noProof/>
                <w:webHidden/>
              </w:rPr>
              <w:fldChar w:fldCharType="end"/>
            </w:r>
          </w:hyperlink>
        </w:p>
        <w:p w14:paraId="716CD717"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98" w:history="1">
            <w:r w:rsidRPr="00704E72">
              <w:rPr>
                <w:rStyle w:val="Hyperlink"/>
                <w:rFonts w:ascii="Times New Roman" w:eastAsia="Times New Roman" w:hAnsi="Times New Roman" w:cs="Times New Roman"/>
                <w:noProof/>
              </w:rPr>
              <w:t>2.8.3 Padronização e governança de projetos: A lógica do PMBOK aplicada ao código</w:t>
            </w:r>
            <w:r>
              <w:rPr>
                <w:noProof/>
                <w:webHidden/>
              </w:rPr>
              <w:tab/>
            </w:r>
            <w:r>
              <w:rPr>
                <w:noProof/>
                <w:webHidden/>
              </w:rPr>
              <w:fldChar w:fldCharType="begin"/>
            </w:r>
            <w:r>
              <w:rPr>
                <w:noProof/>
                <w:webHidden/>
              </w:rPr>
              <w:instrText xml:space="preserve"> PAGEREF _Toc242269298 \h </w:instrText>
            </w:r>
            <w:r>
              <w:rPr>
                <w:noProof/>
                <w:webHidden/>
              </w:rPr>
            </w:r>
            <w:r>
              <w:rPr>
                <w:noProof/>
                <w:webHidden/>
              </w:rPr>
              <w:fldChar w:fldCharType="separate"/>
            </w:r>
            <w:r>
              <w:rPr>
                <w:noProof/>
                <w:webHidden/>
              </w:rPr>
              <w:t>54</w:t>
            </w:r>
            <w:r>
              <w:rPr>
                <w:noProof/>
                <w:webHidden/>
              </w:rPr>
              <w:fldChar w:fldCharType="end"/>
            </w:r>
          </w:hyperlink>
        </w:p>
        <w:p w14:paraId="77848D08"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299" w:history="1">
            <w:r w:rsidRPr="00704E72">
              <w:rPr>
                <w:rStyle w:val="Hyperlink"/>
                <w:rFonts w:ascii="Times New Roman" w:eastAsia="Times New Roman" w:hAnsi="Times New Roman" w:cs="Times New Roman"/>
                <w:noProof/>
              </w:rPr>
              <w:t>2.8.4</w:t>
            </w:r>
            <w:r w:rsidRPr="00704E72">
              <w:rPr>
                <w:rStyle w:val="Hyperlink"/>
                <w:rFonts w:ascii="Times New Roman" w:eastAsia="Times New Roman" w:hAnsi="Times New Roman" w:cs="Times New Roman"/>
                <w:i/>
                <w:iCs/>
                <w:noProof/>
              </w:rPr>
              <w:t xml:space="preserve"> Data science </w:t>
            </w:r>
            <w:r w:rsidRPr="00704E72">
              <w:rPr>
                <w:rStyle w:val="Hyperlink"/>
                <w:rFonts w:ascii="Times New Roman" w:eastAsia="Times New Roman" w:hAnsi="Times New Roman" w:cs="Times New Roman"/>
                <w:noProof/>
              </w:rPr>
              <w:t xml:space="preserve">e bibliotecas analíticas: o </w:t>
            </w:r>
            <w:r w:rsidRPr="00704E72">
              <w:rPr>
                <w:rStyle w:val="Hyperlink"/>
                <w:rFonts w:ascii="Times New Roman" w:eastAsia="Times New Roman" w:hAnsi="Times New Roman" w:cs="Times New Roman"/>
                <w:i/>
                <w:iCs/>
                <w:noProof/>
              </w:rPr>
              <w:t>framework</w:t>
            </w:r>
            <w:r w:rsidRPr="00704E72">
              <w:rPr>
                <w:rStyle w:val="Hyperlink"/>
                <w:rFonts w:ascii="Times New Roman" w:eastAsia="Times New Roman" w:hAnsi="Times New Roman" w:cs="Times New Roman"/>
                <w:noProof/>
              </w:rPr>
              <w:t xml:space="preserve"> técnico</w:t>
            </w:r>
            <w:r>
              <w:rPr>
                <w:noProof/>
                <w:webHidden/>
              </w:rPr>
              <w:tab/>
            </w:r>
            <w:r>
              <w:rPr>
                <w:noProof/>
                <w:webHidden/>
              </w:rPr>
              <w:fldChar w:fldCharType="begin"/>
            </w:r>
            <w:r>
              <w:rPr>
                <w:noProof/>
                <w:webHidden/>
              </w:rPr>
              <w:instrText xml:space="preserve"> PAGEREF _Toc242269299 \h </w:instrText>
            </w:r>
            <w:r>
              <w:rPr>
                <w:noProof/>
                <w:webHidden/>
              </w:rPr>
            </w:r>
            <w:r>
              <w:rPr>
                <w:noProof/>
                <w:webHidden/>
              </w:rPr>
              <w:fldChar w:fldCharType="separate"/>
            </w:r>
            <w:r>
              <w:rPr>
                <w:noProof/>
                <w:webHidden/>
              </w:rPr>
              <w:t>55</w:t>
            </w:r>
            <w:r>
              <w:rPr>
                <w:noProof/>
                <w:webHidden/>
              </w:rPr>
              <w:fldChar w:fldCharType="end"/>
            </w:r>
          </w:hyperlink>
        </w:p>
        <w:p w14:paraId="33235987"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00" w:history="1">
            <w:r w:rsidRPr="00704E72">
              <w:rPr>
                <w:rStyle w:val="Hyperlink"/>
                <w:rFonts w:ascii="Times New Roman" w:eastAsia="Times New Roman" w:hAnsi="Times New Roman" w:cs="Times New Roman"/>
                <w:noProof/>
              </w:rPr>
              <w:t>2.8.5 A Automação de tarefas repetitivas: Python como ferramenta de produtividade</w:t>
            </w:r>
            <w:r>
              <w:rPr>
                <w:noProof/>
                <w:webHidden/>
              </w:rPr>
              <w:tab/>
            </w:r>
            <w:r>
              <w:rPr>
                <w:noProof/>
                <w:webHidden/>
              </w:rPr>
              <w:fldChar w:fldCharType="begin"/>
            </w:r>
            <w:r>
              <w:rPr>
                <w:noProof/>
                <w:webHidden/>
              </w:rPr>
              <w:instrText xml:space="preserve"> PAGEREF _Toc242269300 \h </w:instrText>
            </w:r>
            <w:r>
              <w:rPr>
                <w:noProof/>
                <w:webHidden/>
              </w:rPr>
            </w:r>
            <w:r>
              <w:rPr>
                <w:noProof/>
                <w:webHidden/>
              </w:rPr>
              <w:fldChar w:fldCharType="separate"/>
            </w:r>
            <w:r>
              <w:rPr>
                <w:noProof/>
                <w:webHidden/>
              </w:rPr>
              <w:t>55</w:t>
            </w:r>
            <w:r>
              <w:rPr>
                <w:noProof/>
                <w:webHidden/>
              </w:rPr>
              <w:fldChar w:fldCharType="end"/>
            </w:r>
          </w:hyperlink>
        </w:p>
        <w:p w14:paraId="6E2E5FFD"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01" w:history="1">
            <w:r w:rsidRPr="00704E72">
              <w:rPr>
                <w:rStyle w:val="Hyperlink"/>
                <w:rFonts w:ascii="Times New Roman" w:eastAsia="Times New Roman" w:hAnsi="Times New Roman" w:cs="Times New Roman"/>
                <w:noProof/>
              </w:rPr>
              <w:t xml:space="preserve">2.8.6 Definição de variáveis, indicadores e do </w:t>
            </w:r>
            <w:r w:rsidRPr="00704E72">
              <w:rPr>
                <w:rStyle w:val="Hyperlink"/>
                <w:rFonts w:ascii="Times New Roman" w:eastAsia="Times New Roman" w:hAnsi="Times New Roman" w:cs="Times New Roman"/>
                <w:i/>
                <w:iCs/>
                <w:noProof/>
              </w:rPr>
              <w:t xml:space="preserve">framework </w:t>
            </w:r>
            <w:r w:rsidRPr="00704E72">
              <w:rPr>
                <w:rStyle w:val="Hyperlink"/>
                <w:rFonts w:ascii="Times New Roman" w:eastAsia="Times New Roman" w:hAnsi="Times New Roman" w:cs="Times New Roman"/>
                <w:noProof/>
              </w:rPr>
              <w:t>Evteas-Py</w:t>
            </w:r>
            <w:r>
              <w:rPr>
                <w:noProof/>
                <w:webHidden/>
              </w:rPr>
              <w:tab/>
            </w:r>
            <w:r>
              <w:rPr>
                <w:noProof/>
                <w:webHidden/>
              </w:rPr>
              <w:fldChar w:fldCharType="begin"/>
            </w:r>
            <w:r>
              <w:rPr>
                <w:noProof/>
                <w:webHidden/>
              </w:rPr>
              <w:instrText xml:space="preserve"> PAGEREF _Toc242269301 \h </w:instrText>
            </w:r>
            <w:r>
              <w:rPr>
                <w:noProof/>
                <w:webHidden/>
              </w:rPr>
            </w:r>
            <w:r>
              <w:rPr>
                <w:noProof/>
                <w:webHidden/>
              </w:rPr>
              <w:fldChar w:fldCharType="separate"/>
            </w:r>
            <w:r>
              <w:rPr>
                <w:noProof/>
                <w:webHidden/>
              </w:rPr>
              <w:t>56</w:t>
            </w:r>
            <w:r>
              <w:rPr>
                <w:noProof/>
                <w:webHidden/>
              </w:rPr>
              <w:fldChar w:fldCharType="end"/>
            </w:r>
          </w:hyperlink>
        </w:p>
        <w:p w14:paraId="042565D9"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302" w:history="1">
            <w:r w:rsidRPr="00704E72">
              <w:rPr>
                <w:rStyle w:val="Hyperlink"/>
                <w:noProof/>
              </w:rPr>
              <w:t>2.9 Eixo 2 – Integração, Lean, Sustentabilidade Ambiental e cadeia de suprimentos</w:t>
            </w:r>
            <w:r>
              <w:rPr>
                <w:noProof/>
                <w:webHidden/>
              </w:rPr>
              <w:tab/>
            </w:r>
            <w:r>
              <w:rPr>
                <w:noProof/>
                <w:webHidden/>
              </w:rPr>
              <w:fldChar w:fldCharType="begin"/>
            </w:r>
            <w:r>
              <w:rPr>
                <w:noProof/>
                <w:webHidden/>
              </w:rPr>
              <w:instrText xml:space="preserve"> PAGEREF _Toc242269302 \h </w:instrText>
            </w:r>
            <w:r>
              <w:rPr>
                <w:noProof/>
                <w:webHidden/>
              </w:rPr>
            </w:r>
            <w:r>
              <w:rPr>
                <w:noProof/>
                <w:webHidden/>
              </w:rPr>
              <w:fldChar w:fldCharType="separate"/>
            </w:r>
            <w:r>
              <w:rPr>
                <w:noProof/>
                <w:webHidden/>
              </w:rPr>
              <w:t>62</w:t>
            </w:r>
            <w:r>
              <w:rPr>
                <w:noProof/>
                <w:webHidden/>
              </w:rPr>
              <w:fldChar w:fldCharType="end"/>
            </w:r>
          </w:hyperlink>
        </w:p>
        <w:p w14:paraId="29C0EFE7"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03" w:history="1">
            <w:r w:rsidRPr="00704E72">
              <w:rPr>
                <w:rStyle w:val="Hyperlink"/>
                <w:rFonts w:ascii="Times New Roman" w:eastAsia="Times New Roman" w:hAnsi="Times New Roman" w:cs="Times New Roman"/>
                <w:noProof/>
              </w:rPr>
              <w:t xml:space="preserve">2.9.1 Gestão </w:t>
            </w:r>
            <w:r w:rsidRPr="00704E72">
              <w:rPr>
                <w:rStyle w:val="Hyperlink"/>
                <w:rFonts w:ascii="Times New Roman" w:eastAsia="Times New Roman" w:hAnsi="Times New Roman" w:cs="Times New Roman"/>
                <w:i/>
                <w:iCs/>
                <w:noProof/>
              </w:rPr>
              <w:t>Lean &amp; Green</w:t>
            </w:r>
            <w:r w:rsidRPr="00704E72">
              <w:rPr>
                <w:rStyle w:val="Hyperlink"/>
                <w:rFonts w:ascii="Times New Roman" w:eastAsia="Times New Roman" w:hAnsi="Times New Roman" w:cs="Times New Roman"/>
                <w:noProof/>
              </w:rPr>
              <w:t>: convergência para a eficiência na piscicultura</w:t>
            </w:r>
            <w:r>
              <w:rPr>
                <w:noProof/>
                <w:webHidden/>
              </w:rPr>
              <w:tab/>
            </w:r>
            <w:r>
              <w:rPr>
                <w:noProof/>
                <w:webHidden/>
              </w:rPr>
              <w:fldChar w:fldCharType="begin"/>
            </w:r>
            <w:r>
              <w:rPr>
                <w:noProof/>
                <w:webHidden/>
              </w:rPr>
              <w:instrText xml:space="preserve"> PAGEREF _Toc242269303 \h </w:instrText>
            </w:r>
            <w:r>
              <w:rPr>
                <w:noProof/>
                <w:webHidden/>
              </w:rPr>
            </w:r>
            <w:r>
              <w:rPr>
                <w:noProof/>
                <w:webHidden/>
              </w:rPr>
              <w:fldChar w:fldCharType="separate"/>
            </w:r>
            <w:r>
              <w:rPr>
                <w:noProof/>
                <w:webHidden/>
              </w:rPr>
              <w:t>62</w:t>
            </w:r>
            <w:r>
              <w:rPr>
                <w:noProof/>
                <w:webHidden/>
              </w:rPr>
              <w:fldChar w:fldCharType="end"/>
            </w:r>
          </w:hyperlink>
        </w:p>
        <w:p w14:paraId="69C041FD"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04" w:history="1">
            <w:r w:rsidRPr="00704E72">
              <w:rPr>
                <w:rStyle w:val="Hyperlink"/>
                <w:rFonts w:ascii="Times New Roman" w:eastAsia="Times New Roman" w:hAnsi="Times New Roman" w:cs="Times New Roman"/>
                <w:noProof/>
              </w:rPr>
              <w:t>2.9.2 O dilema estratégico: cadeias enxutas (</w:t>
            </w:r>
            <w:r w:rsidRPr="00704E72">
              <w:rPr>
                <w:rStyle w:val="Hyperlink"/>
                <w:rFonts w:ascii="Times New Roman" w:eastAsia="Times New Roman" w:hAnsi="Times New Roman" w:cs="Times New Roman"/>
                <w:i/>
                <w:iCs/>
                <w:noProof/>
              </w:rPr>
              <w:t>Lean</w:t>
            </w:r>
            <w:r w:rsidRPr="00704E72">
              <w:rPr>
                <w:rStyle w:val="Hyperlink"/>
                <w:rFonts w:ascii="Times New Roman" w:eastAsia="Times New Roman" w:hAnsi="Times New Roman" w:cs="Times New Roman"/>
                <w:noProof/>
              </w:rPr>
              <w:t>) versus cadeias responsivas (</w:t>
            </w:r>
            <w:r w:rsidRPr="00704E72">
              <w:rPr>
                <w:rStyle w:val="Hyperlink"/>
                <w:rFonts w:ascii="Times New Roman" w:eastAsia="Times New Roman" w:hAnsi="Times New Roman" w:cs="Times New Roman"/>
                <w:i/>
                <w:iCs/>
                <w:noProof/>
              </w:rPr>
              <w:t>Responsiveness</w:t>
            </w:r>
            <w:r w:rsidRPr="00704E72">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_Toc242269304 \h </w:instrText>
            </w:r>
            <w:r>
              <w:rPr>
                <w:noProof/>
                <w:webHidden/>
              </w:rPr>
            </w:r>
            <w:r>
              <w:rPr>
                <w:noProof/>
                <w:webHidden/>
              </w:rPr>
              <w:fldChar w:fldCharType="separate"/>
            </w:r>
            <w:r>
              <w:rPr>
                <w:noProof/>
                <w:webHidden/>
              </w:rPr>
              <w:t>64</w:t>
            </w:r>
            <w:r>
              <w:rPr>
                <w:noProof/>
                <w:webHidden/>
              </w:rPr>
              <w:fldChar w:fldCharType="end"/>
            </w:r>
          </w:hyperlink>
        </w:p>
        <w:p w14:paraId="0FB07548"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05" w:history="1">
            <w:r w:rsidRPr="00704E72">
              <w:rPr>
                <w:rStyle w:val="Hyperlink"/>
                <w:rFonts w:ascii="Times New Roman" w:eastAsia="Times New Roman" w:hAnsi="Times New Roman" w:cs="Times New Roman"/>
                <w:noProof/>
              </w:rPr>
              <w:t>2.9.3 Competências digitais e a indústria 4.0: O papel da modelagem computacional na agroindústria</w:t>
            </w:r>
            <w:r>
              <w:rPr>
                <w:noProof/>
                <w:webHidden/>
              </w:rPr>
              <w:tab/>
            </w:r>
            <w:r>
              <w:rPr>
                <w:noProof/>
                <w:webHidden/>
              </w:rPr>
              <w:fldChar w:fldCharType="begin"/>
            </w:r>
            <w:r>
              <w:rPr>
                <w:noProof/>
                <w:webHidden/>
              </w:rPr>
              <w:instrText xml:space="preserve"> PAGEREF _Toc242269305 \h </w:instrText>
            </w:r>
            <w:r>
              <w:rPr>
                <w:noProof/>
                <w:webHidden/>
              </w:rPr>
            </w:r>
            <w:r>
              <w:rPr>
                <w:noProof/>
                <w:webHidden/>
              </w:rPr>
              <w:fldChar w:fldCharType="separate"/>
            </w:r>
            <w:r>
              <w:rPr>
                <w:noProof/>
                <w:webHidden/>
              </w:rPr>
              <w:t>65</w:t>
            </w:r>
            <w:r>
              <w:rPr>
                <w:noProof/>
                <w:webHidden/>
              </w:rPr>
              <w:fldChar w:fldCharType="end"/>
            </w:r>
          </w:hyperlink>
        </w:p>
        <w:p w14:paraId="7F9013FC"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06" w:history="1">
            <w:r w:rsidRPr="00704E72">
              <w:rPr>
                <w:rStyle w:val="Hyperlink"/>
                <w:rFonts w:ascii="Times New Roman" w:eastAsia="Times New Roman" w:hAnsi="Times New Roman" w:cs="Times New Roman"/>
                <w:noProof/>
              </w:rPr>
              <w:t xml:space="preserve">2.9.4 Inovação Schumpeteriana e Eco desenvolvimento: o propósito do </w:t>
            </w:r>
            <w:r w:rsidRPr="00704E72">
              <w:rPr>
                <w:rStyle w:val="Hyperlink"/>
                <w:rFonts w:ascii="Times New Roman" w:eastAsia="Times New Roman" w:hAnsi="Times New Roman" w:cs="Times New Roman"/>
                <w:i/>
                <w:iCs/>
                <w:noProof/>
              </w:rPr>
              <w:t>framework</w:t>
            </w:r>
            <w:r>
              <w:rPr>
                <w:noProof/>
                <w:webHidden/>
              </w:rPr>
              <w:tab/>
            </w:r>
            <w:r>
              <w:rPr>
                <w:noProof/>
                <w:webHidden/>
              </w:rPr>
              <w:fldChar w:fldCharType="begin"/>
            </w:r>
            <w:r>
              <w:rPr>
                <w:noProof/>
                <w:webHidden/>
              </w:rPr>
              <w:instrText xml:space="preserve"> PAGEREF _Toc242269306 \h </w:instrText>
            </w:r>
            <w:r>
              <w:rPr>
                <w:noProof/>
                <w:webHidden/>
              </w:rPr>
            </w:r>
            <w:r>
              <w:rPr>
                <w:noProof/>
                <w:webHidden/>
              </w:rPr>
              <w:fldChar w:fldCharType="separate"/>
            </w:r>
            <w:r>
              <w:rPr>
                <w:noProof/>
                <w:webHidden/>
              </w:rPr>
              <w:t>65</w:t>
            </w:r>
            <w:r>
              <w:rPr>
                <w:noProof/>
                <w:webHidden/>
              </w:rPr>
              <w:fldChar w:fldCharType="end"/>
            </w:r>
          </w:hyperlink>
        </w:p>
        <w:p w14:paraId="555B99AA"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07" w:history="1">
            <w:r w:rsidRPr="00704E72">
              <w:rPr>
                <w:rStyle w:val="Hyperlink"/>
                <w:rFonts w:ascii="Times New Roman" w:eastAsia="Times New Roman" w:hAnsi="Times New Roman" w:cs="Times New Roman"/>
                <w:noProof/>
              </w:rPr>
              <w:t>2.9.5 Estratégia competitiva vs. eficiência operacional</w:t>
            </w:r>
            <w:r>
              <w:rPr>
                <w:noProof/>
                <w:webHidden/>
              </w:rPr>
              <w:tab/>
            </w:r>
            <w:r>
              <w:rPr>
                <w:noProof/>
                <w:webHidden/>
              </w:rPr>
              <w:fldChar w:fldCharType="begin"/>
            </w:r>
            <w:r>
              <w:rPr>
                <w:noProof/>
                <w:webHidden/>
              </w:rPr>
              <w:instrText xml:space="preserve"> PAGEREF _Toc242269307 \h </w:instrText>
            </w:r>
            <w:r>
              <w:rPr>
                <w:noProof/>
                <w:webHidden/>
              </w:rPr>
            </w:r>
            <w:r>
              <w:rPr>
                <w:noProof/>
                <w:webHidden/>
              </w:rPr>
              <w:fldChar w:fldCharType="separate"/>
            </w:r>
            <w:r>
              <w:rPr>
                <w:noProof/>
                <w:webHidden/>
              </w:rPr>
              <w:t>67</w:t>
            </w:r>
            <w:r>
              <w:rPr>
                <w:noProof/>
                <w:webHidden/>
              </w:rPr>
              <w:fldChar w:fldCharType="end"/>
            </w:r>
          </w:hyperlink>
        </w:p>
        <w:p w14:paraId="3622F6FC"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08" w:history="1">
            <w:r w:rsidRPr="00704E72">
              <w:rPr>
                <w:rStyle w:val="Hyperlink"/>
                <w:rFonts w:ascii="Times New Roman" w:eastAsia="Times New Roman" w:hAnsi="Times New Roman" w:cs="Times New Roman"/>
                <w:noProof/>
              </w:rPr>
              <w:t>2.9.6 Estratégias de Postergação na Cadeia de Suprimentos</w:t>
            </w:r>
            <w:r>
              <w:rPr>
                <w:noProof/>
                <w:webHidden/>
              </w:rPr>
              <w:tab/>
            </w:r>
            <w:r>
              <w:rPr>
                <w:noProof/>
                <w:webHidden/>
              </w:rPr>
              <w:fldChar w:fldCharType="begin"/>
            </w:r>
            <w:r>
              <w:rPr>
                <w:noProof/>
                <w:webHidden/>
              </w:rPr>
              <w:instrText xml:space="preserve"> PAGEREF _Toc242269308 \h </w:instrText>
            </w:r>
            <w:r>
              <w:rPr>
                <w:noProof/>
                <w:webHidden/>
              </w:rPr>
            </w:r>
            <w:r>
              <w:rPr>
                <w:noProof/>
                <w:webHidden/>
              </w:rPr>
              <w:fldChar w:fldCharType="separate"/>
            </w:r>
            <w:r>
              <w:rPr>
                <w:noProof/>
                <w:webHidden/>
              </w:rPr>
              <w:t>67</w:t>
            </w:r>
            <w:r>
              <w:rPr>
                <w:noProof/>
                <w:webHidden/>
              </w:rPr>
              <w:fldChar w:fldCharType="end"/>
            </w:r>
          </w:hyperlink>
        </w:p>
        <w:p w14:paraId="7669EE6C"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309" w:history="1">
            <w:r w:rsidRPr="00704E72">
              <w:rPr>
                <w:rStyle w:val="Hyperlink"/>
                <w:noProof/>
              </w:rPr>
              <w:t xml:space="preserve">2.10 Eixo 3 – Desempenho ESG, Responsabilidade Social Corporativa e Engajamento de </w:t>
            </w:r>
            <w:r w:rsidRPr="00704E72">
              <w:rPr>
                <w:rStyle w:val="Hyperlink"/>
                <w:i/>
                <w:iCs/>
                <w:noProof/>
              </w:rPr>
              <w:t>Stakeholders</w:t>
            </w:r>
            <w:r>
              <w:rPr>
                <w:noProof/>
                <w:webHidden/>
              </w:rPr>
              <w:tab/>
            </w:r>
            <w:r>
              <w:rPr>
                <w:noProof/>
                <w:webHidden/>
              </w:rPr>
              <w:fldChar w:fldCharType="begin"/>
            </w:r>
            <w:r>
              <w:rPr>
                <w:noProof/>
                <w:webHidden/>
              </w:rPr>
              <w:instrText xml:space="preserve"> PAGEREF _Toc242269309 \h </w:instrText>
            </w:r>
            <w:r>
              <w:rPr>
                <w:noProof/>
                <w:webHidden/>
              </w:rPr>
            </w:r>
            <w:r>
              <w:rPr>
                <w:noProof/>
                <w:webHidden/>
              </w:rPr>
              <w:fldChar w:fldCharType="separate"/>
            </w:r>
            <w:r>
              <w:rPr>
                <w:noProof/>
                <w:webHidden/>
              </w:rPr>
              <w:t>68</w:t>
            </w:r>
            <w:r>
              <w:rPr>
                <w:noProof/>
                <w:webHidden/>
              </w:rPr>
              <w:fldChar w:fldCharType="end"/>
            </w:r>
          </w:hyperlink>
        </w:p>
        <w:p w14:paraId="58EC8D02"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10" w:history="1">
            <w:r w:rsidRPr="00704E72">
              <w:rPr>
                <w:rStyle w:val="Hyperlink"/>
                <w:rFonts w:ascii="Times New Roman" w:eastAsia="Times New Roman" w:hAnsi="Times New Roman" w:cs="Times New Roman"/>
                <w:noProof/>
              </w:rPr>
              <w:t>2.10.1 ESG: A evolução da responsabilidade social e o desempenho econômico</w:t>
            </w:r>
            <w:r>
              <w:rPr>
                <w:noProof/>
                <w:webHidden/>
              </w:rPr>
              <w:tab/>
            </w:r>
            <w:r>
              <w:rPr>
                <w:noProof/>
                <w:webHidden/>
              </w:rPr>
              <w:fldChar w:fldCharType="begin"/>
            </w:r>
            <w:r>
              <w:rPr>
                <w:noProof/>
                <w:webHidden/>
              </w:rPr>
              <w:instrText xml:space="preserve"> PAGEREF _Toc242269310 \h </w:instrText>
            </w:r>
            <w:r>
              <w:rPr>
                <w:noProof/>
                <w:webHidden/>
              </w:rPr>
            </w:r>
            <w:r>
              <w:rPr>
                <w:noProof/>
                <w:webHidden/>
              </w:rPr>
              <w:fldChar w:fldCharType="separate"/>
            </w:r>
            <w:r>
              <w:rPr>
                <w:noProof/>
                <w:webHidden/>
              </w:rPr>
              <w:t>68</w:t>
            </w:r>
            <w:r>
              <w:rPr>
                <w:noProof/>
                <w:webHidden/>
              </w:rPr>
              <w:fldChar w:fldCharType="end"/>
            </w:r>
          </w:hyperlink>
        </w:p>
        <w:p w14:paraId="05EA7599"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11" w:history="1">
            <w:r w:rsidRPr="00704E72">
              <w:rPr>
                <w:rStyle w:val="Hyperlink"/>
                <w:rFonts w:ascii="Times New Roman" w:eastAsia="Times New Roman" w:hAnsi="Times New Roman" w:cs="Times New Roman"/>
                <w:noProof/>
              </w:rPr>
              <w:t>2.10.2 Interseção teórica: O ponto de convergência entre EVTEAS</w:t>
            </w:r>
            <w:r w:rsidRPr="00704E72">
              <w:rPr>
                <w:rStyle w:val="Hyperlink"/>
                <w:rFonts w:ascii="Times New Roman" w:eastAsia="Times New Roman" w:hAnsi="Times New Roman" w:cs="Times New Roman"/>
                <w:i/>
                <w:iCs/>
                <w:noProof/>
              </w:rPr>
              <w:t>, Lean-Green</w:t>
            </w:r>
            <w:r w:rsidRPr="00704E72">
              <w:rPr>
                <w:rStyle w:val="Hyperlink"/>
                <w:rFonts w:ascii="Times New Roman" w:eastAsia="Times New Roman" w:hAnsi="Times New Roman" w:cs="Times New Roman"/>
                <w:noProof/>
              </w:rPr>
              <w:t xml:space="preserve"> e ESG</w:t>
            </w:r>
            <w:r>
              <w:rPr>
                <w:noProof/>
                <w:webHidden/>
              </w:rPr>
              <w:tab/>
            </w:r>
            <w:r>
              <w:rPr>
                <w:noProof/>
                <w:webHidden/>
              </w:rPr>
              <w:fldChar w:fldCharType="begin"/>
            </w:r>
            <w:r>
              <w:rPr>
                <w:noProof/>
                <w:webHidden/>
              </w:rPr>
              <w:instrText xml:space="preserve"> PAGEREF _Toc242269311 \h </w:instrText>
            </w:r>
            <w:r>
              <w:rPr>
                <w:noProof/>
                <w:webHidden/>
              </w:rPr>
            </w:r>
            <w:r>
              <w:rPr>
                <w:noProof/>
                <w:webHidden/>
              </w:rPr>
              <w:fldChar w:fldCharType="separate"/>
            </w:r>
            <w:r>
              <w:rPr>
                <w:noProof/>
                <w:webHidden/>
              </w:rPr>
              <w:t>69</w:t>
            </w:r>
            <w:r>
              <w:rPr>
                <w:noProof/>
                <w:webHidden/>
              </w:rPr>
              <w:fldChar w:fldCharType="end"/>
            </w:r>
          </w:hyperlink>
        </w:p>
        <w:p w14:paraId="0EAE2954"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12" w:history="1">
            <w:r w:rsidRPr="00704E72">
              <w:rPr>
                <w:rStyle w:val="Hyperlink"/>
                <w:rFonts w:ascii="Times New Roman" w:eastAsia="Times New Roman" w:hAnsi="Times New Roman" w:cs="Times New Roman"/>
                <w:noProof/>
              </w:rPr>
              <w:t>2.10.3 A gestão contemporânea: a ciência e a arte da decisão</w:t>
            </w:r>
            <w:r>
              <w:rPr>
                <w:noProof/>
                <w:webHidden/>
              </w:rPr>
              <w:tab/>
            </w:r>
            <w:r>
              <w:rPr>
                <w:noProof/>
                <w:webHidden/>
              </w:rPr>
              <w:fldChar w:fldCharType="begin"/>
            </w:r>
            <w:r>
              <w:rPr>
                <w:noProof/>
                <w:webHidden/>
              </w:rPr>
              <w:instrText xml:space="preserve"> PAGEREF _Toc242269312 \h </w:instrText>
            </w:r>
            <w:r>
              <w:rPr>
                <w:noProof/>
                <w:webHidden/>
              </w:rPr>
            </w:r>
            <w:r>
              <w:rPr>
                <w:noProof/>
                <w:webHidden/>
              </w:rPr>
              <w:fldChar w:fldCharType="separate"/>
            </w:r>
            <w:r>
              <w:rPr>
                <w:noProof/>
                <w:webHidden/>
              </w:rPr>
              <w:t>70</w:t>
            </w:r>
            <w:r>
              <w:rPr>
                <w:noProof/>
                <w:webHidden/>
              </w:rPr>
              <w:fldChar w:fldCharType="end"/>
            </w:r>
          </w:hyperlink>
        </w:p>
        <w:p w14:paraId="4A743E93" w14:textId="77777777" w:rsidR="00805C76" w:rsidRDefault="00805C76">
          <w:pPr>
            <w:pStyle w:val="Sumrio1"/>
            <w:tabs>
              <w:tab w:val="right" w:leader="dot" w:pos="8494"/>
            </w:tabs>
            <w:rPr>
              <w:rFonts w:asciiTheme="minorHAnsi" w:eastAsiaTheme="minorEastAsia" w:hAnsiTheme="minorHAnsi" w:cstheme="minorBidi"/>
              <w:noProof/>
              <w:kern w:val="2"/>
              <w:sz w:val="24"/>
              <w:szCs w:val="24"/>
              <w14:ligatures w14:val="standardContextual"/>
            </w:rPr>
          </w:pPr>
          <w:hyperlink w:anchor="_Toc242269313" w:history="1">
            <w:r w:rsidRPr="00704E72">
              <w:rPr>
                <w:rStyle w:val="Hyperlink"/>
                <w:rFonts w:ascii="Times New Roman" w:eastAsia="Times New Roman" w:hAnsi="Times New Roman" w:cs="Times New Roman"/>
                <w:b/>
                <w:bCs/>
                <w:noProof/>
              </w:rPr>
              <w:t>3 METODOLOGIA DE PESQUISA</w:t>
            </w:r>
            <w:r>
              <w:rPr>
                <w:noProof/>
                <w:webHidden/>
              </w:rPr>
              <w:tab/>
            </w:r>
            <w:r>
              <w:rPr>
                <w:noProof/>
                <w:webHidden/>
              </w:rPr>
              <w:fldChar w:fldCharType="begin"/>
            </w:r>
            <w:r>
              <w:rPr>
                <w:noProof/>
                <w:webHidden/>
              </w:rPr>
              <w:instrText xml:space="preserve"> PAGEREF _Toc242269313 \h </w:instrText>
            </w:r>
            <w:r>
              <w:rPr>
                <w:noProof/>
                <w:webHidden/>
              </w:rPr>
            </w:r>
            <w:r>
              <w:rPr>
                <w:noProof/>
                <w:webHidden/>
              </w:rPr>
              <w:fldChar w:fldCharType="separate"/>
            </w:r>
            <w:r>
              <w:rPr>
                <w:noProof/>
                <w:webHidden/>
              </w:rPr>
              <w:t>71</w:t>
            </w:r>
            <w:r>
              <w:rPr>
                <w:noProof/>
                <w:webHidden/>
              </w:rPr>
              <w:fldChar w:fldCharType="end"/>
            </w:r>
          </w:hyperlink>
        </w:p>
        <w:p w14:paraId="68917D0B"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314" w:history="1">
            <w:r w:rsidRPr="00704E72">
              <w:rPr>
                <w:rStyle w:val="Hyperlink"/>
                <w:noProof/>
              </w:rPr>
              <w:t>3.1 Definição do método da pesquisa</w:t>
            </w:r>
            <w:r>
              <w:rPr>
                <w:noProof/>
                <w:webHidden/>
              </w:rPr>
              <w:tab/>
            </w:r>
            <w:r>
              <w:rPr>
                <w:noProof/>
                <w:webHidden/>
              </w:rPr>
              <w:fldChar w:fldCharType="begin"/>
            </w:r>
            <w:r>
              <w:rPr>
                <w:noProof/>
                <w:webHidden/>
              </w:rPr>
              <w:instrText xml:space="preserve"> PAGEREF _Toc242269314 \h </w:instrText>
            </w:r>
            <w:r>
              <w:rPr>
                <w:noProof/>
                <w:webHidden/>
              </w:rPr>
            </w:r>
            <w:r>
              <w:rPr>
                <w:noProof/>
                <w:webHidden/>
              </w:rPr>
              <w:fldChar w:fldCharType="separate"/>
            </w:r>
            <w:r>
              <w:rPr>
                <w:noProof/>
                <w:webHidden/>
              </w:rPr>
              <w:t>71</w:t>
            </w:r>
            <w:r>
              <w:rPr>
                <w:noProof/>
                <w:webHidden/>
              </w:rPr>
              <w:fldChar w:fldCharType="end"/>
            </w:r>
          </w:hyperlink>
        </w:p>
        <w:p w14:paraId="30770190"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315" w:history="1">
            <w:r w:rsidRPr="00704E72">
              <w:rPr>
                <w:rStyle w:val="Hyperlink"/>
                <w:noProof/>
              </w:rPr>
              <w:t>3.2 A execução da pesquisa</w:t>
            </w:r>
            <w:r>
              <w:rPr>
                <w:noProof/>
                <w:webHidden/>
              </w:rPr>
              <w:tab/>
            </w:r>
            <w:r>
              <w:rPr>
                <w:noProof/>
                <w:webHidden/>
              </w:rPr>
              <w:fldChar w:fldCharType="begin"/>
            </w:r>
            <w:r>
              <w:rPr>
                <w:noProof/>
                <w:webHidden/>
              </w:rPr>
              <w:instrText xml:space="preserve"> PAGEREF _Toc242269315 \h </w:instrText>
            </w:r>
            <w:r>
              <w:rPr>
                <w:noProof/>
                <w:webHidden/>
              </w:rPr>
            </w:r>
            <w:r>
              <w:rPr>
                <w:noProof/>
                <w:webHidden/>
              </w:rPr>
              <w:fldChar w:fldCharType="separate"/>
            </w:r>
            <w:r>
              <w:rPr>
                <w:noProof/>
                <w:webHidden/>
              </w:rPr>
              <w:t>73</w:t>
            </w:r>
            <w:r>
              <w:rPr>
                <w:noProof/>
                <w:webHidden/>
              </w:rPr>
              <w:fldChar w:fldCharType="end"/>
            </w:r>
          </w:hyperlink>
        </w:p>
        <w:p w14:paraId="6083C0BC"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316" w:history="1">
            <w:r w:rsidRPr="00704E72">
              <w:rPr>
                <w:rStyle w:val="Hyperlink"/>
                <w:noProof/>
              </w:rPr>
              <w:t>3.3 Detalhamento metodológico</w:t>
            </w:r>
            <w:r>
              <w:rPr>
                <w:noProof/>
                <w:webHidden/>
              </w:rPr>
              <w:tab/>
            </w:r>
            <w:r>
              <w:rPr>
                <w:noProof/>
                <w:webHidden/>
              </w:rPr>
              <w:fldChar w:fldCharType="begin"/>
            </w:r>
            <w:r>
              <w:rPr>
                <w:noProof/>
                <w:webHidden/>
              </w:rPr>
              <w:instrText xml:space="preserve"> PAGEREF _Toc242269316 \h </w:instrText>
            </w:r>
            <w:r>
              <w:rPr>
                <w:noProof/>
                <w:webHidden/>
              </w:rPr>
            </w:r>
            <w:r>
              <w:rPr>
                <w:noProof/>
                <w:webHidden/>
              </w:rPr>
              <w:fldChar w:fldCharType="separate"/>
            </w:r>
            <w:r>
              <w:rPr>
                <w:noProof/>
                <w:webHidden/>
              </w:rPr>
              <w:t>74</w:t>
            </w:r>
            <w:r>
              <w:rPr>
                <w:noProof/>
                <w:webHidden/>
              </w:rPr>
              <w:fldChar w:fldCharType="end"/>
            </w:r>
          </w:hyperlink>
        </w:p>
        <w:p w14:paraId="3985DAD1"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17" w:history="1">
            <w:r w:rsidRPr="00704E72">
              <w:rPr>
                <w:rStyle w:val="Hyperlink"/>
                <w:rFonts w:ascii="Times New Roman" w:eastAsia="Times New Roman" w:hAnsi="Times New Roman" w:cs="Times New Roman"/>
                <w:noProof/>
              </w:rPr>
              <w:t xml:space="preserve">3.3.1 O ciclo estruturado da </w:t>
            </w:r>
            <w:r w:rsidRPr="00704E72">
              <w:rPr>
                <w:rStyle w:val="Hyperlink"/>
                <w:rFonts w:ascii="Times New Roman" w:eastAsia="Times New Roman" w:hAnsi="Times New Roman" w:cs="Times New Roman"/>
                <w:i/>
                <w:iCs/>
                <w:noProof/>
              </w:rPr>
              <w:t>Design Science Research</w:t>
            </w:r>
            <w:r w:rsidRPr="00704E72">
              <w:rPr>
                <w:rStyle w:val="Hyperlink"/>
                <w:rFonts w:ascii="Times New Roman" w:eastAsia="Times New Roman" w:hAnsi="Times New Roman" w:cs="Times New Roman"/>
                <w:noProof/>
              </w:rPr>
              <w:t xml:space="preserve"> (DSR)</w:t>
            </w:r>
            <w:r>
              <w:rPr>
                <w:noProof/>
                <w:webHidden/>
              </w:rPr>
              <w:tab/>
            </w:r>
            <w:r>
              <w:rPr>
                <w:noProof/>
                <w:webHidden/>
              </w:rPr>
              <w:fldChar w:fldCharType="begin"/>
            </w:r>
            <w:r>
              <w:rPr>
                <w:noProof/>
                <w:webHidden/>
              </w:rPr>
              <w:instrText xml:space="preserve"> PAGEREF _Toc242269317 \h </w:instrText>
            </w:r>
            <w:r>
              <w:rPr>
                <w:noProof/>
                <w:webHidden/>
              </w:rPr>
            </w:r>
            <w:r>
              <w:rPr>
                <w:noProof/>
                <w:webHidden/>
              </w:rPr>
              <w:fldChar w:fldCharType="separate"/>
            </w:r>
            <w:r>
              <w:rPr>
                <w:noProof/>
                <w:webHidden/>
              </w:rPr>
              <w:t>74</w:t>
            </w:r>
            <w:r>
              <w:rPr>
                <w:noProof/>
                <w:webHidden/>
              </w:rPr>
              <w:fldChar w:fldCharType="end"/>
            </w:r>
          </w:hyperlink>
        </w:p>
        <w:p w14:paraId="5F285AB1"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18" w:history="1">
            <w:r w:rsidRPr="00704E72">
              <w:rPr>
                <w:rStyle w:val="Hyperlink"/>
                <w:rFonts w:ascii="Times New Roman" w:eastAsia="Times New Roman" w:hAnsi="Times New Roman" w:cs="Times New Roman"/>
                <w:noProof/>
              </w:rPr>
              <w:t>3.3.2 Verificação e Validação (V&amp;V)</w:t>
            </w:r>
            <w:r>
              <w:rPr>
                <w:noProof/>
                <w:webHidden/>
              </w:rPr>
              <w:tab/>
            </w:r>
            <w:r>
              <w:rPr>
                <w:noProof/>
                <w:webHidden/>
              </w:rPr>
              <w:fldChar w:fldCharType="begin"/>
            </w:r>
            <w:r>
              <w:rPr>
                <w:noProof/>
                <w:webHidden/>
              </w:rPr>
              <w:instrText xml:space="preserve"> PAGEREF _Toc242269318 \h </w:instrText>
            </w:r>
            <w:r>
              <w:rPr>
                <w:noProof/>
                <w:webHidden/>
              </w:rPr>
            </w:r>
            <w:r>
              <w:rPr>
                <w:noProof/>
                <w:webHidden/>
              </w:rPr>
              <w:fldChar w:fldCharType="separate"/>
            </w:r>
            <w:r>
              <w:rPr>
                <w:noProof/>
                <w:webHidden/>
              </w:rPr>
              <w:t>76</w:t>
            </w:r>
            <w:r>
              <w:rPr>
                <w:noProof/>
                <w:webHidden/>
              </w:rPr>
              <w:fldChar w:fldCharType="end"/>
            </w:r>
          </w:hyperlink>
        </w:p>
        <w:p w14:paraId="2A2C1F2E"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319" w:history="1">
            <w:r w:rsidRPr="00704E72">
              <w:rPr>
                <w:rStyle w:val="Hyperlink"/>
                <w:noProof/>
              </w:rPr>
              <w:t>3.4 Métodos de análise de dados</w:t>
            </w:r>
            <w:r>
              <w:rPr>
                <w:noProof/>
                <w:webHidden/>
              </w:rPr>
              <w:tab/>
            </w:r>
            <w:r>
              <w:rPr>
                <w:noProof/>
                <w:webHidden/>
              </w:rPr>
              <w:fldChar w:fldCharType="begin"/>
            </w:r>
            <w:r>
              <w:rPr>
                <w:noProof/>
                <w:webHidden/>
              </w:rPr>
              <w:instrText xml:space="preserve"> PAGEREF _Toc242269319 \h </w:instrText>
            </w:r>
            <w:r>
              <w:rPr>
                <w:noProof/>
                <w:webHidden/>
              </w:rPr>
            </w:r>
            <w:r>
              <w:rPr>
                <w:noProof/>
                <w:webHidden/>
              </w:rPr>
              <w:fldChar w:fldCharType="separate"/>
            </w:r>
            <w:r>
              <w:rPr>
                <w:noProof/>
                <w:webHidden/>
              </w:rPr>
              <w:t>78</w:t>
            </w:r>
            <w:r>
              <w:rPr>
                <w:noProof/>
                <w:webHidden/>
              </w:rPr>
              <w:fldChar w:fldCharType="end"/>
            </w:r>
          </w:hyperlink>
        </w:p>
        <w:p w14:paraId="79B4EA3E"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320" w:history="1">
            <w:r w:rsidRPr="00704E72">
              <w:rPr>
                <w:rStyle w:val="Hyperlink"/>
                <w:noProof/>
              </w:rPr>
              <w:t xml:space="preserve">3.5 Integração de inteligência artificial generativa no desenvolvimento do </w:t>
            </w:r>
            <w:r w:rsidRPr="00704E72">
              <w:rPr>
                <w:rStyle w:val="Hyperlink"/>
                <w:i/>
                <w:iCs/>
                <w:noProof/>
              </w:rPr>
              <w:t>framework</w:t>
            </w:r>
            <w:r w:rsidRPr="00704E72">
              <w:rPr>
                <w:rStyle w:val="Hyperlink"/>
                <w:noProof/>
              </w:rPr>
              <w:t xml:space="preserve"> EVTEAS-Py</w:t>
            </w:r>
            <w:r>
              <w:rPr>
                <w:noProof/>
                <w:webHidden/>
              </w:rPr>
              <w:tab/>
            </w:r>
            <w:r>
              <w:rPr>
                <w:noProof/>
                <w:webHidden/>
              </w:rPr>
              <w:fldChar w:fldCharType="begin"/>
            </w:r>
            <w:r>
              <w:rPr>
                <w:noProof/>
                <w:webHidden/>
              </w:rPr>
              <w:instrText xml:space="preserve"> PAGEREF _Toc242269320 \h </w:instrText>
            </w:r>
            <w:r>
              <w:rPr>
                <w:noProof/>
                <w:webHidden/>
              </w:rPr>
            </w:r>
            <w:r>
              <w:rPr>
                <w:noProof/>
                <w:webHidden/>
              </w:rPr>
              <w:fldChar w:fldCharType="separate"/>
            </w:r>
            <w:r>
              <w:rPr>
                <w:noProof/>
                <w:webHidden/>
              </w:rPr>
              <w:t>80</w:t>
            </w:r>
            <w:r>
              <w:rPr>
                <w:noProof/>
                <w:webHidden/>
              </w:rPr>
              <w:fldChar w:fldCharType="end"/>
            </w:r>
          </w:hyperlink>
        </w:p>
        <w:p w14:paraId="2C8B581E"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21" w:history="1">
            <w:r w:rsidRPr="00704E72">
              <w:rPr>
                <w:rStyle w:val="Hyperlink"/>
                <w:rFonts w:ascii="Times New Roman" w:eastAsia="Times New Roman" w:hAnsi="Times New Roman" w:cs="Times New Roman"/>
                <w:noProof/>
              </w:rPr>
              <w:t>3.5.1 Adoção estratégica da inteligência artificial no ciclo de desenvolvimento de framework</w:t>
            </w:r>
            <w:r>
              <w:rPr>
                <w:noProof/>
                <w:webHidden/>
              </w:rPr>
              <w:tab/>
            </w:r>
            <w:r>
              <w:rPr>
                <w:noProof/>
                <w:webHidden/>
              </w:rPr>
              <w:fldChar w:fldCharType="begin"/>
            </w:r>
            <w:r>
              <w:rPr>
                <w:noProof/>
                <w:webHidden/>
              </w:rPr>
              <w:instrText xml:space="preserve"> PAGEREF _Toc242269321 \h </w:instrText>
            </w:r>
            <w:r>
              <w:rPr>
                <w:noProof/>
                <w:webHidden/>
              </w:rPr>
            </w:r>
            <w:r>
              <w:rPr>
                <w:noProof/>
                <w:webHidden/>
              </w:rPr>
              <w:fldChar w:fldCharType="separate"/>
            </w:r>
            <w:r>
              <w:rPr>
                <w:noProof/>
                <w:webHidden/>
              </w:rPr>
              <w:t>83</w:t>
            </w:r>
            <w:r>
              <w:rPr>
                <w:noProof/>
                <w:webHidden/>
              </w:rPr>
              <w:fldChar w:fldCharType="end"/>
            </w:r>
          </w:hyperlink>
        </w:p>
        <w:p w14:paraId="78C039A8"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22" w:history="1">
            <w:r w:rsidRPr="00704E72">
              <w:rPr>
                <w:rStyle w:val="Hyperlink"/>
                <w:rFonts w:ascii="Times New Roman" w:eastAsia="Times New Roman" w:hAnsi="Times New Roman" w:cs="Times New Roman"/>
                <w:noProof/>
              </w:rPr>
              <w:t>3.5.2 Processos generativos em refatoração, otimização e prevenção de anomalias</w:t>
            </w:r>
            <w:r>
              <w:rPr>
                <w:noProof/>
                <w:webHidden/>
              </w:rPr>
              <w:tab/>
            </w:r>
            <w:r>
              <w:rPr>
                <w:noProof/>
                <w:webHidden/>
              </w:rPr>
              <w:fldChar w:fldCharType="begin"/>
            </w:r>
            <w:r>
              <w:rPr>
                <w:noProof/>
                <w:webHidden/>
              </w:rPr>
              <w:instrText xml:space="preserve"> PAGEREF _Toc242269322 \h </w:instrText>
            </w:r>
            <w:r>
              <w:rPr>
                <w:noProof/>
                <w:webHidden/>
              </w:rPr>
            </w:r>
            <w:r>
              <w:rPr>
                <w:noProof/>
                <w:webHidden/>
              </w:rPr>
              <w:fldChar w:fldCharType="separate"/>
            </w:r>
            <w:r>
              <w:rPr>
                <w:noProof/>
                <w:webHidden/>
              </w:rPr>
              <w:t>83</w:t>
            </w:r>
            <w:r>
              <w:rPr>
                <w:noProof/>
                <w:webHidden/>
              </w:rPr>
              <w:fldChar w:fldCharType="end"/>
            </w:r>
          </w:hyperlink>
        </w:p>
        <w:p w14:paraId="0170DC2B" w14:textId="77777777" w:rsidR="00805C76" w:rsidRDefault="00805C76">
          <w:pPr>
            <w:pStyle w:val="Sumrio3"/>
            <w:tabs>
              <w:tab w:val="right" w:leader="dot" w:pos="8494"/>
            </w:tabs>
            <w:rPr>
              <w:rFonts w:asciiTheme="minorHAnsi" w:eastAsiaTheme="minorEastAsia" w:hAnsiTheme="minorHAnsi" w:cstheme="minorBidi"/>
              <w:noProof/>
              <w:kern w:val="2"/>
              <w:sz w:val="24"/>
              <w:szCs w:val="24"/>
              <w14:ligatures w14:val="standardContextual"/>
            </w:rPr>
          </w:pPr>
          <w:hyperlink w:anchor="_Toc242269323" w:history="1">
            <w:r w:rsidRPr="00704E72">
              <w:rPr>
                <w:rStyle w:val="Hyperlink"/>
                <w:rFonts w:ascii="Times New Roman" w:eastAsia="Times New Roman" w:hAnsi="Times New Roman" w:cs="Times New Roman"/>
                <w:noProof/>
              </w:rPr>
              <w:t>3.5.3 A Governança cognitiva algorítmica e o paradigma "</w:t>
            </w:r>
            <w:r w:rsidRPr="00704E72">
              <w:rPr>
                <w:rStyle w:val="Hyperlink"/>
                <w:rFonts w:ascii="Times New Roman" w:eastAsia="Times New Roman" w:hAnsi="Times New Roman" w:cs="Times New Roman"/>
                <w:i/>
                <w:iCs/>
                <w:noProof/>
              </w:rPr>
              <w:t>Human-in-the-Loop</w:t>
            </w:r>
            <w:r w:rsidRPr="00704E72">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_Toc242269323 \h </w:instrText>
            </w:r>
            <w:r>
              <w:rPr>
                <w:noProof/>
                <w:webHidden/>
              </w:rPr>
            </w:r>
            <w:r>
              <w:rPr>
                <w:noProof/>
                <w:webHidden/>
              </w:rPr>
              <w:fldChar w:fldCharType="separate"/>
            </w:r>
            <w:r>
              <w:rPr>
                <w:noProof/>
                <w:webHidden/>
              </w:rPr>
              <w:t>84</w:t>
            </w:r>
            <w:r>
              <w:rPr>
                <w:noProof/>
                <w:webHidden/>
              </w:rPr>
              <w:fldChar w:fldCharType="end"/>
            </w:r>
          </w:hyperlink>
        </w:p>
        <w:p w14:paraId="61BB1418"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324" w:history="1">
            <w:r w:rsidRPr="00704E72">
              <w:rPr>
                <w:rStyle w:val="Hyperlink"/>
                <w:noProof/>
              </w:rPr>
              <w:t>3.6 Resultados esperados</w:t>
            </w:r>
            <w:r>
              <w:rPr>
                <w:noProof/>
                <w:webHidden/>
              </w:rPr>
              <w:tab/>
            </w:r>
            <w:r>
              <w:rPr>
                <w:noProof/>
                <w:webHidden/>
              </w:rPr>
              <w:fldChar w:fldCharType="begin"/>
            </w:r>
            <w:r>
              <w:rPr>
                <w:noProof/>
                <w:webHidden/>
              </w:rPr>
              <w:instrText xml:space="preserve"> PAGEREF _Toc242269324 \h </w:instrText>
            </w:r>
            <w:r>
              <w:rPr>
                <w:noProof/>
                <w:webHidden/>
              </w:rPr>
            </w:r>
            <w:r>
              <w:rPr>
                <w:noProof/>
                <w:webHidden/>
              </w:rPr>
              <w:fldChar w:fldCharType="separate"/>
            </w:r>
            <w:r>
              <w:rPr>
                <w:noProof/>
                <w:webHidden/>
              </w:rPr>
              <w:t>85</w:t>
            </w:r>
            <w:r>
              <w:rPr>
                <w:noProof/>
                <w:webHidden/>
              </w:rPr>
              <w:fldChar w:fldCharType="end"/>
            </w:r>
          </w:hyperlink>
        </w:p>
        <w:p w14:paraId="60FEB895"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242269325" w:history="1">
            <w:r w:rsidRPr="00704E72">
              <w:rPr>
                <w:rStyle w:val="Hyperlink"/>
                <w:noProof/>
              </w:rPr>
              <w:t>3.7 CRONOGRAMA DA PESQUISA</w:t>
            </w:r>
            <w:r>
              <w:rPr>
                <w:noProof/>
                <w:webHidden/>
              </w:rPr>
              <w:tab/>
            </w:r>
            <w:r>
              <w:rPr>
                <w:noProof/>
                <w:webHidden/>
              </w:rPr>
              <w:fldChar w:fldCharType="begin"/>
            </w:r>
            <w:r>
              <w:rPr>
                <w:noProof/>
                <w:webHidden/>
              </w:rPr>
              <w:instrText xml:space="preserve"> PAGEREF _Toc242269325 \h </w:instrText>
            </w:r>
            <w:r>
              <w:rPr>
                <w:noProof/>
                <w:webHidden/>
              </w:rPr>
            </w:r>
            <w:r>
              <w:rPr>
                <w:noProof/>
                <w:webHidden/>
              </w:rPr>
              <w:fldChar w:fldCharType="separate"/>
            </w:r>
            <w:r>
              <w:rPr>
                <w:noProof/>
                <w:webHidden/>
              </w:rPr>
              <w:t>87</w:t>
            </w:r>
            <w:r>
              <w:rPr>
                <w:noProof/>
                <w:webHidden/>
              </w:rPr>
              <w:fldChar w:fldCharType="end"/>
            </w:r>
          </w:hyperlink>
        </w:p>
        <w:p w14:paraId="26FC0598" w14:textId="77777777" w:rsidR="00805C76" w:rsidRDefault="00805C76">
          <w:pPr>
            <w:pStyle w:val="Sumrio1"/>
            <w:tabs>
              <w:tab w:val="right" w:leader="dot" w:pos="8494"/>
            </w:tabs>
            <w:rPr>
              <w:rFonts w:asciiTheme="minorHAnsi" w:eastAsiaTheme="minorEastAsia" w:hAnsiTheme="minorHAnsi" w:cstheme="minorBidi"/>
              <w:noProof/>
              <w:kern w:val="2"/>
              <w:sz w:val="24"/>
              <w:szCs w:val="24"/>
              <w14:ligatures w14:val="standardContextual"/>
            </w:rPr>
          </w:pPr>
          <w:hyperlink w:anchor="_TocRev187_T1" w:history="1">
            <w:r w:rsidRPr="00704E72">
              <w:rPr>
                <w:rStyle w:val="Hyperlink"/>
                <w:noProof/>
              </w:rPr>
              <w:t>4 RESULTADOS E DISCUSSÃO</w:t>
            </w:r>
            <w:r>
              <w:rPr>
                <w:noProof/>
                <w:webHidden/>
              </w:rPr>
              <w:tab/>
            </w:r>
            <w:r>
              <w:rPr>
                <w:noProof/>
                <w:webHidden/>
              </w:rPr>
              <w:fldChar w:fldCharType="begin"/>
            </w:r>
            <w:r>
              <w:rPr>
                <w:noProof/>
                <w:webHidden/>
              </w:rPr>
              <w:instrText xml:space="preserve"> PAGEREF _TocRev187_T1 \h </w:instrText>
            </w:r>
            <w:r>
              <w:rPr>
                <w:noProof/>
                <w:webHidden/>
              </w:rPr>
            </w:r>
            <w:r>
              <w:rPr>
                <w:noProof/>
                <w:webHidden/>
              </w:rPr>
              <w:fldChar w:fldCharType="separate"/>
            </w:r>
            <w:r>
              <w:rPr>
                <w:noProof/>
                <w:webHidden/>
              </w:rPr>
              <w:t>94</w:t>
            </w:r>
            <w:r>
              <w:rPr>
                <w:noProof/>
                <w:webHidden/>
              </w:rPr>
              <w:fldChar w:fldCharType="end"/>
            </w:r>
          </w:hyperlink>
        </w:p>
        <w:p w14:paraId="2D6F6D6A" w14:textId="77777777" w:rsidR="00805C76" w:rsidRDefault="00805C76">
          <w:pPr>
            <w:pStyle w:val="Sumrio2"/>
            <w:rPr>
              <w:del w:id="882529" w:author="Claude" w:date="2026-10-07T12:00:00Z"/>
              <w:rFonts w:asciiTheme="minorHAnsi" w:eastAsiaTheme="minorEastAsia" w:hAnsiTheme="minorHAnsi" w:cstheme="minorBidi"/>
              <w:b w:val="0"/>
              <w:bCs w:val="0"/>
              <w:noProof/>
              <w:kern w:val="2"/>
              <w:sz w:val="24"/>
              <w:szCs w:val="24"/>
              <w14:ligatures w14:val="standardContextual"/>
            </w:rPr>
          </w:pPr>
          <w:hyperlink w:anchor="_Toc242269327" w:history="1">
            <w:del w:id="882521" w:author="Claude" w:date="2026-10-07T12:00:00Z">
              <w:r w:rsidRPr="00704E72">
                <w:rPr>
                  <w:rStyle w:val="Hyperlink"/>
                  <w:rFonts w:ascii="Arial" w:hAnsi="Arial"/>
                  <w:noProof/>
                </w:rPr>
                <w:delText>4.1 Construção e arquitetura do artefato EVTEAS-Py</w:delText>
              </w:r>
            </w:del>
            <w:del w:id="882522" w:author="Claude" w:date="2026-10-07T12:00:00Z">
              <w:r>
                <w:rPr>
                  <w:noProof/>
                  <w:webHidden/>
                </w:rPr>
                <w:tab/>
              </w:r>
            </w:del>
            <w:del w:id="882523" w:author="Claude" w:date="2026-10-07T12:00:00Z">
              <w:r>
                <w:rPr>
                  <w:noProof/>
                  <w:webHidden/>
                </w:rPr>
                <w:fldChar w:fldCharType="begin"/>
              </w:r>
            </w:del>
            <w:del w:id="882524" w:author="Claude" w:date="2026-10-07T12:00:00Z">
              <w:r>
                <w:rPr>
                  <w:noProof/>
                  <w:webHidden/>
                </w:rPr>
                <w:delInstrText xml:space="preserve"> PAGEREF _Toc242269327 \h </w:delInstrText>
              </w:r>
            </w:del>
            <w:del w:id="882525" w:author="Claude" w:date="2026-10-07T12:00:00Z">
              <w:r>
                <w:rPr>
                  <w:noProof/>
                  <w:webHidden/>
                </w:rPr>
              </w:r>
            </w:del>
            <w:del w:id="882526" w:author="Claude" w:date="2026-10-07T12:00:00Z">
              <w:r>
                <w:rPr>
                  <w:noProof/>
                  <w:webHidden/>
                </w:rPr>
                <w:fldChar w:fldCharType="separate"/>
              </w:r>
            </w:del>
            <w:del w:id="882527" w:author="Claude" w:date="2026-10-07T12:00:00Z">
              <w:r>
                <w:rPr>
                  <w:noProof/>
                  <w:webHidden/>
                </w:rPr>
                <w:delText>1</w:delText>
              </w:r>
            </w:del>
            <w:del w:id="882528" w:author="Claude" w:date="2026-10-07T12:00:00Z">
              <w:r>
                <w:rPr>
                  <w:noProof/>
                  <w:webHidden/>
                </w:rPr>
                <w:fldChar w:fldCharType="end"/>
              </w:r>
            </w:del>
          </w:hyperlink>
        </w:p>
        <w:p w14:paraId="26C54324" w14:textId="77777777" w:rsidR="00805C76" w:rsidRDefault="00805C76">
          <w:pPr>
            <w:pStyle w:val="Sumrio2"/>
            <w:rPr>
              <w:del w:id="882538" w:author="Claude" w:date="2026-10-07T12:00:00Z"/>
              <w:rFonts w:asciiTheme="minorHAnsi" w:eastAsiaTheme="minorEastAsia" w:hAnsiTheme="minorHAnsi" w:cstheme="minorBidi"/>
              <w:b w:val="0"/>
              <w:bCs w:val="0"/>
              <w:noProof/>
              <w:kern w:val="2"/>
              <w:sz w:val="24"/>
              <w:szCs w:val="24"/>
              <w14:ligatures w14:val="standardContextual"/>
            </w:rPr>
          </w:pPr>
          <w:hyperlink w:anchor="_Toc242269328" w:history="1">
            <w:del w:id="882530" w:author="Claude" w:date="2026-10-07T12:00:00Z">
              <w:r w:rsidRPr="00704E72">
                <w:rPr>
                  <w:rStyle w:val="Hyperlink"/>
                  <w:rFonts w:ascii="Arial" w:hAnsi="Arial"/>
                  <w:noProof/>
                </w:rPr>
                <w:delText>4.2 Interface de entrada e parametrização do estudo</w:delText>
              </w:r>
            </w:del>
            <w:del w:id="882531" w:author="Claude" w:date="2026-10-07T12:00:00Z">
              <w:r>
                <w:rPr>
                  <w:noProof/>
                  <w:webHidden/>
                </w:rPr>
                <w:tab/>
              </w:r>
            </w:del>
            <w:del w:id="882532" w:author="Claude" w:date="2026-10-07T12:00:00Z">
              <w:r>
                <w:rPr>
                  <w:noProof/>
                  <w:webHidden/>
                </w:rPr>
                <w:fldChar w:fldCharType="begin"/>
              </w:r>
            </w:del>
            <w:del w:id="882533" w:author="Claude" w:date="2026-10-07T12:00:00Z">
              <w:r>
                <w:rPr>
                  <w:noProof/>
                  <w:webHidden/>
                </w:rPr>
                <w:delInstrText xml:space="preserve"> PAGEREF _Toc242269328 \h </w:delInstrText>
              </w:r>
            </w:del>
            <w:del w:id="882534" w:author="Claude" w:date="2026-10-07T12:00:00Z">
              <w:r>
                <w:rPr>
                  <w:noProof/>
                  <w:webHidden/>
                </w:rPr>
              </w:r>
            </w:del>
            <w:del w:id="882535" w:author="Claude" w:date="2026-10-07T12:00:00Z">
              <w:r>
                <w:rPr>
                  <w:noProof/>
                  <w:webHidden/>
                </w:rPr>
                <w:fldChar w:fldCharType="separate"/>
              </w:r>
            </w:del>
            <w:del w:id="882536" w:author="Claude" w:date="2026-10-07T12:00:00Z">
              <w:r>
                <w:rPr>
                  <w:noProof/>
                  <w:webHidden/>
                </w:rPr>
                <w:delText>1</w:delText>
              </w:r>
            </w:del>
            <w:del w:id="882537" w:author="Claude" w:date="2026-10-07T12:00:00Z">
              <w:r>
                <w:rPr>
                  <w:noProof/>
                  <w:webHidden/>
                </w:rPr>
                <w:fldChar w:fldCharType="end"/>
              </w:r>
            </w:del>
          </w:hyperlink>
        </w:p>
        <w:p w14:paraId="78AD886D" w14:textId="77777777" w:rsidR="00805C76" w:rsidRDefault="00805C76">
          <w:pPr>
            <w:pStyle w:val="Sumrio2"/>
            <w:rPr>
              <w:del w:id="882547" w:author="Claude" w:date="2026-10-07T12:00:00Z"/>
              <w:rFonts w:asciiTheme="minorHAnsi" w:eastAsiaTheme="minorEastAsia" w:hAnsiTheme="minorHAnsi" w:cstheme="minorBidi"/>
              <w:b w:val="0"/>
              <w:bCs w:val="0"/>
              <w:noProof/>
              <w:kern w:val="2"/>
              <w:sz w:val="24"/>
              <w:szCs w:val="24"/>
              <w14:ligatures w14:val="standardContextual"/>
            </w:rPr>
          </w:pPr>
          <w:hyperlink w:anchor="_Toc242269329" w:history="1">
            <w:del w:id="882539" w:author="Claude" w:date="2026-10-07T12:00:00Z">
              <w:r w:rsidRPr="00704E72">
                <w:rPr>
                  <w:rStyle w:val="Hyperlink"/>
                  <w:rFonts w:ascii="Arial" w:hAnsi="Arial"/>
                  <w:noProof/>
                </w:rPr>
                <w:delText>4.3 Resultados da dimensão técnica</w:delText>
              </w:r>
            </w:del>
            <w:del w:id="882540" w:author="Claude" w:date="2026-10-07T12:00:00Z">
              <w:r>
                <w:rPr>
                  <w:noProof/>
                  <w:webHidden/>
                </w:rPr>
                <w:tab/>
              </w:r>
            </w:del>
            <w:del w:id="882541" w:author="Claude" w:date="2026-10-07T12:00:00Z">
              <w:r>
                <w:rPr>
                  <w:noProof/>
                  <w:webHidden/>
                </w:rPr>
                <w:fldChar w:fldCharType="begin"/>
              </w:r>
            </w:del>
            <w:del w:id="882542" w:author="Claude" w:date="2026-10-07T12:00:00Z">
              <w:r>
                <w:rPr>
                  <w:noProof/>
                  <w:webHidden/>
                </w:rPr>
                <w:delInstrText xml:space="preserve"> PAGEREF _Toc242269329 \h </w:delInstrText>
              </w:r>
            </w:del>
            <w:del w:id="882543" w:author="Claude" w:date="2026-10-07T12:00:00Z">
              <w:r>
                <w:rPr>
                  <w:noProof/>
                  <w:webHidden/>
                </w:rPr>
              </w:r>
            </w:del>
            <w:del w:id="882544" w:author="Claude" w:date="2026-10-07T12:00:00Z">
              <w:r>
                <w:rPr>
                  <w:noProof/>
                  <w:webHidden/>
                </w:rPr>
                <w:fldChar w:fldCharType="separate"/>
              </w:r>
            </w:del>
            <w:del w:id="882545" w:author="Claude" w:date="2026-10-07T12:00:00Z">
              <w:r>
                <w:rPr>
                  <w:noProof/>
                  <w:webHidden/>
                </w:rPr>
                <w:delText>1</w:delText>
              </w:r>
            </w:del>
            <w:del w:id="882546" w:author="Claude" w:date="2026-10-07T12:00:00Z">
              <w:r>
                <w:rPr>
                  <w:noProof/>
                  <w:webHidden/>
                </w:rPr>
                <w:fldChar w:fldCharType="end"/>
              </w:r>
            </w:del>
          </w:hyperlink>
        </w:p>
        <w:p w14:paraId="3457C153" w14:textId="77777777" w:rsidR="00805C76" w:rsidRDefault="00805C76">
          <w:pPr>
            <w:pStyle w:val="Sumrio2"/>
            <w:rPr>
              <w:del w:id="882556" w:author="Claude" w:date="2026-10-07T12:00:00Z"/>
              <w:rFonts w:asciiTheme="minorHAnsi" w:eastAsiaTheme="minorEastAsia" w:hAnsiTheme="minorHAnsi" w:cstheme="minorBidi"/>
              <w:b w:val="0"/>
              <w:bCs w:val="0"/>
              <w:noProof/>
              <w:kern w:val="2"/>
              <w:sz w:val="24"/>
              <w:szCs w:val="24"/>
              <w14:ligatures w14:val="standardContextual"/>
            </w:rPr>
          </w:pPr>
          <w:hyperlink w:anchor="_Toc242269330" w:history="1">
            <w:del w:id="882548" w:author="Claude" w:date="2026-10-07T12:00:00Z">
              <w:r w:rsidRPr="00704E72">
                <w:rPr>
                  <w:rStyle w:val="Hyperlink"/>
                  <w:rFonts w:ascii="Arial" w:hAnsi="Arial"/>
                  <w:noProof/>
                </w:rPr>
                <w:delText>4.4 Resultados da dimensão econômica</w:delText>
              </w:r>
            </w:del>
            <w:del w:id="882549" w:author="Claude" w:date="2026-10-07T12:00:00Z">
              <w:r>
                <w:rPr>
                  <w:noProof/>
                  <w:webHidden/>
                </w:rPr>
                <w:tab/>
              </w:r>
            </w:del>
            <w:del w:id="882550" w:author="Claude" w:date="2026-10-07T12:00:00Z">
              <w:r>
                <w:rPr>
                  <w:noProof/>
                  <w:webHidden/>
                </w:rPr>
                <w:fldChar w:fldCharType="begin"/>
              </w:r>
            </w:del>
            <w:del w:id="882551" w:author="Claude" w:date="2026-10-07T12:00:00Z">
              <w:r>
                <w:rPr>
                  <w:noProof/>
                  <w:webHidden/>
                </w:rPr>
                <w:delInstrText xml:space="preserve"> PAGEREF _Toc242269330 \h </w:delInstrText>
              </w:r>
            </w:del>
            <w:del w:id="882552" w:author="Claude" w:date="2026-10-07T12:00:00Z">
              <w:r>
                <w:rPr>
                  <w:noProof/>
                  <w:webHidden/>
                </w:rPr>
              </w:r>
            </w:del>
            <w:del w:id="882553" w:author="Claude" w:date="2026-10-07T12:00:00Z">
              <w:r>
                <w:rPr>
                  <w:noProof/>
                  <w:webHidden/>
                </w:rPr>
                <w:fldChar w:fldCharType="separate"/>
              </w:r>
            </w:del>
            <w:del w:id="882554" w:author="Claude" w:date="2026-10-07T12:00:00Z">
              <w:r>
                <w:rPr>
                  <w:noProof/>
                  <w:webHidden/>
                </w:rPr>
                <w:delText>1</w:delText>
              </w:r>
            </w:del>
            <w:del w:id="882555" w:author="Claude" w:date="2026-10-07T12:00:00Z">
              <w:r>
                <w:rPr>
                  <w:noProof/>
                  <w:webHidden/>
                </w:rPr>
                <w:fldChar w:fldCharType="end"/>
              </w:r>
            </w:del>
          </w:hyperlink>
        </w:p>
        <w:p w14:paraId="25A04D38" w14:textId="77777777" w:rsidR="00805C76" w:rsidRDefault="00805C76">
          <w:pPr>
            <w:pStyle w:val="Sumrio2"/>
            <w:rPr>
              <w:del w:id="882565" w:author="Claude" w:date="2026-10-07T12:00:00Z"/>
              <w:rFonts w:asciiTheme="minorHAnsi" w:eastAsiaTheme="minorEastAsia" w:hAnsiTheme="minorHAnsi" w:cstheme="minorBidi"/>
              <w:b w:val="0"/>
              <w:bCs w:val="0"/>
              <w:noProof/>
              <w:kern w:val="2"/>
              <w:sz w:val="24"/>
              <w:szCs w:val="24"/>
              <w14:ligatures w14:val="standardContextual"/>
            </w:rPr>
          </w:pPr>
          <w:hyperlink w:anchor="_Toc242269331" w:history="1">
            <w:del w:id="882557" w:author="Claude" w:date="2026-10-07T12:00:00Z">
              <w:r w:rsidRPr="00704E72">
                <w:rPr>
                  <w:rStyle w:val="Hyperlink"/>
                  <w:rFonts w:ascii="Arial" w:hAnsi="Arial"/>
                  <w:noProof/>
                </w:rPr>
                <w:delText>4.5 Resultados da dimensão ambiental</w:delText>
              </w:r>
            </w:del>
            <w:del w:id="882558" w:author="Claude" w:date="2026-10-07T12:00:00Z">
              <w:r>
                <w:rPr>
                  <w:noProof/>
                  <w:webHidden/>
                </w:rPr>
                <w:tab/>
              </w:r>
            </w:del>
            <w:del w:id="882559" w:author="Claude" w:date="2026-10-07T12:00:00Z">
              <w:r>
                <w:rPr>
                  <w:noProof/>
                  <w:webHidden/>
                </w:rPr>
                <w:fldChar w:fldCharType="begin"/>
              </w:r>
            </w:del>
            <w:del w:id="882560" w:author="Claude" w:date="2026-10-07T12:00:00Z">
              <w:r>
                <w:rPr>
                  <w:noProof/>
                  <w:webHidden/>
                </w:rPr>
                <w:delInstrText xml:space="preserve"> PAGEREF _Toc242269331 \h </w:delInstrText>
              </w:r>
            </w:del>
            <w:del w:id="882561" w:author="Claude" w:date="2026-10-07T12:00:00Z">
              <w:r>
                <w:rPr>
                  <w:noProof/>
                  <w:webHidden/>
                </w:rPr>
              </w:r>
            </w:del>
            <w:del w:id="882562" w:author="Claude" w:date="2026-10-07T12:00:00Z">
              <w:r>
                <w:rPr>
                  <w:noProof/>
                  <w:webHidden/>
                </w:rPr>
                <w:fldChar w:fldCharType="separate"/>
              </w:r>
            </w:del>
            <w:del w:id="882563" w:author="Claude" w:date="2026-10-07T12:00:00Z">
              <w:r>
                <w:rPr>
                  <w:noProof/>
                  <w:webHidden/>
                </w:rPr>
                <w:delText>1</w:delText>
              </w:r>
            </w:del>
            <w:del w:id="882564" w:author="Claude" w:date="2026-10-07T12:00:00Z">
              <w:r>
                <w:rPr>
                  <w:noProof/>
                  <w:webHidden/>
                </w:rPr>
                <w:fldChar w:fldCharType="end"/>
              </w:r>
            </w:del>
          </w:hyperlink>
        </w:p>
        <w:p w14:paraId="11BF1C70" w14:textId="77777777" w:rsidR="00805C76" w:rsidRDefault="00805C76">
          <w:pPr>
            <w:pStyle w:val="Sumrio2"/>
            <w:rPr>
              <w:del w:id="882574" w:author="Claude" w:date="2026-10-07T12:00:00Z"/>
              <w:rFonts w:asciiTheme="minorHAnsi" w:eastAsiaTheme="minorEastAsia" w:hAnsiTheme="minorHAnsi" w:cstheme="minorBidi"/>
              <w:b w:val="0"/>
              <w:bCs w:val="0"/>
              <w:noProof/>
              <w:kern w:val="2"/>
              <w:sz w:val="24"/>
              <w:szCs w:val="24"/>
              <w14:ligatures w14:val="standardContextual"/>
            </w:rPr>
          </w:pPr>
          <w:hyperlink w:anchor="_Toc242269332" w:history="1">
            <w:del w:id="882566" w:author="Claude" w:date="2026-10-07T12:00:00Z">
              <w:r w:rsidRPr="00704E72">
                <w:rPr>
                  <w:rStyle w:val="Hyperlink"/>
                  <w:rFonts w:ascii="Arial" w:hAnsi="Arial"/>
                  <w:noProof/>
                </w:rPr>
                <w:delText>4.6 Resultados da dimensão social e ESG</w:delText>
              </w:r>
            </w:del>
            <w:del w:id="882567" w:author="Claude" w:date="2026-10-07T12:00:00Z">
              <w:r>
                <w:rPr>
                  <w:noProof/>
                  <w:webHidden/>
                </w:rPr>
                <w:tab/>
              </w:r>
            </w:del>
            <w:del w:id="882568" w:author="Claude" w:date="2026-10-07T12:00:00Z">
              <w:r>
                <w:rPr>
                  <w:noProof/>
                  <w:webHidden/>
                </w:rPr>
                <w:fldChar w:fldCharType="begin"/>
              </w:r>
            </w:del>
            <w:del w:id="882569" w:author="Claude" w:date="2026-10-07T12:00:00Z">
              <w:r>
                <w:rPr>
                  <w:noProof/>
                  <w:webHidden/>
                </w:rPr>
                <w:delInstrText xml:space="preserve"> PAGEREF _Toc242269332 \h </w:delInstrText>
              </w:r>
            </w:del>
            <w:del w:id="882570" w:author="Claude" w:date="2026-10-07T12:00:00Z">
              <w:r>
                <w:rPr>
                  <w:noProof/>
                  <w:webHidden/>
                </w:rPr>
              </w:r>
            </w:del>
            <w:del w:id="882571" w:author="Claude" w:date="2026-10-07T12:00:00Z">
              <w:r>
                <w:rPr>
                  <w:noProof/>
                  <w:webHidden/>
                </w:rPr>
                <w:fldChar w:fldCharType="separate"/>
              </w:r>
            </w:del>
            <w:del w:id="882572" w:author="Claude" w:date="2026-10-07T12:00:00Z">
              <w:r>
                <w:rPr>
                  <w:noProof/>
                  <w:webHidden/>
                </w:rPr>
                <w:delText>1</w:delText>
              </w:r>
            </w:del>
            <w:del w:id="882573" w:author="Claude" w:date="2026-10-07T12:00:00Z">
              <w:r>
                <w:rPr>
                  <w:noProof/>
                  <w:webHidden/>
                </w:rPr>
                <w:fldChar w:fldCharType="end"/>
              </w:r>
            </w:del>
          </w:hyperlink>
        </w:p>
        <w:p w14:paraId="6BB2A5EA" w14:textId="77777777" w:rsidR="00805C76" w:rsidRDefault="00805C76">
          <w:pPr>
            <w:pStyle w:val="Sumrio2"/>
            <w:rPr>
              <w:del w:id="882583" w:author="Claude" w:date="2026-10-07T12:00:00Z"/>
              <w:rFonts w:asciiTheme="minorHAnsi" w:eastAsiaTheme="minorEastAsia" w:hAnsiTheme="minorHAnsi" w:cstheme="minorBidi"/>
              <w:b w:val="0"/>
              <w:bCs w:val="0"/>
              <w:noProof/>
              <w:kern w:val="2"/>
              <w:sz w:val="24"/>
              <w:szCs w:val="24"/>
              <w14:ligatures w14:val="standardContextual"/>
            </w:rPr>
          </w:pPr>
          <w:hyperlink w:anchor="_Toc242269333" w:history="1">
            <w:del w:id="882575" w:author="Claude" w:date="2026-10-07T12:00:00Z">
              <w:r w:rsidRPr="00704E72">
                <w:rPr>
                  <w:rStyle w:val="Hyperlink"/>
                  <w:rFonts w:ascii="Arial" w:hAnsi="Arial"/>
                  <w:noProof/>
                </w:rPr>
                <w:delText>4.7 Índice integrado EVTEAS</w:delText>
              </w:r>
            </w:del>
            <w:del w:id="882576" w:author="Claude" w:date="2026-10-07T12:00:00Z">
              <w:r>
                <w:rPr>
                  <w:noProof/>
                  <w:webHidden/>
                </w:rPr>
                <w:tab/>
              </w:r>
            </w:del>
            <w:del w:id="882577" w:author="Claude" w:date="2026-10-07T12:00:00Z">
              <w:r>
                <w:rPr>
                  <w:noProof/>
                  <w:webHidden/>
                </w:rPr>
                <w:fldChar w:fldCharType="begin"/>
              </w:r>
            </w:del>
            <w:del w:id="882578" w:author="Claude" w:date="2026-10-07T12:00:00Z">
              <w:r>
                <w:rPr>
                  <w:noProof/>
                  <w:webHidden/>
                </w:rPr>
                <w:delInstrText xml:space="preserve"> PAGEREF _Toc242269333 \h </w:delInstrText>
              </w:r>
            </w:del>
            <w:del w:id="882579" w:author="Claude" w:date="2026-10-07T12:00:00Z">
              <w:r>
                <w:rPr>
                  <w:noProof/>
                  <w:webHidden/>
                </w:rPr>
              </w:r>
            </w:del>
            <w:del w:id="882580" w:author="Claude" w:date="2026-10-07T12:00:00Z">
              <w:r>
                <w:rPr>
                  <w:noProof/>
                  <w:webHidden/>
                </w:rPr>
                <w:fldChar w:fldCharType="separate"/>
              </w:r>
            </w:del>
            <w:del w:id="882581" w:author="Claude" w:date="2026-10-07T12:00:00Z">
              <w:r>
                <w:rPr>
                  <w:noProof/>
                  <w:webHidden/>
                </w:rPr>
                <w:delText>1</w:delText>
              </w:r>
            </w:del>
            <w:del w:id="882582" w:author="Claude" w:date="2026-10-07T12:00:00Z">
              <w:r>
                <w:rPr>
                  <w:noProof/>
                  <w:webHidden/>
                </w:rPr>
                <w:fldChar w:fldCharType="end"/>
              </w:r>
            </w:del>
          </w:hyperlink>
        </w:p>
        <w:p w14:paraId="3F93E8CF" w14:textId="77777777" w:rsidR="00805C76" w:rsidRDefault="00805C76">
          <w:pPr>
            <w:pStyle w:val="Sumrio2"/>
            <w:rPr>
              <w:del w:id="882592" w:author="Claude" w:date="2026-10-07T12:00:00Z"/>
              <w:rFonts w:asciiTheme="minorHAnsi" w:eastAsiaTheme="minorEastAsia" w:hAnsiTheme="minorHAnsi" w:cstheme="minorBidi"/>
              <w:b w:val="0"/>
              <w:bCs w:val="0"/>
              <w:noProof/>
              <w:kern w:val="2"/>
              <w:sz w:val="24"/>
              <w:szCs w:val="24"/>
              <w14:ligatures w14:val="standardContextual"/>
            </w:rPr>
          </w:pPr>
          <w:hyperlink w:anchor="_Toc242269334" w:history="1">
            <w:del w:id="882584" w:author="Claude" w:date="2026-10-07T12:00:00Z">
              <w:r w:rsidRPr="00704E72">
                <w:rPr>
                  <w:rStyle w:val="Hyperlink"/>
                  <w:rFonts w:ascii="Arial" w:hAnsi="Arial"/>
                  <w:noProof/>
                </w:rPr>
                <w:delText>4.8 Simulação de Monte Carlo</w:delText>
              </w:r>
            </w:del>
            <w:del w:id="882585" w:author="Claude" w:date="2026-10-07T12:00:00Z">
              <w:r>
                <w:rPr>
                  <w:noProof/>
                  <w:webHidden/>
                </w:rPr>
                <w:tab/>
              </w:r>
            </w:del>
            <w:del w:id="882586" w:author="Claude" w:date="2026-10-07T12:00:00Z">
              <w:r>
                <w:rPr>
                  <w:noProof/>
                  <w:webHidden/>
                </w:rPr>
                <w:fldChar w:fldCharType="begin"/>
              </w:r>
            </w:del>
            <w:del w:id="882587" w:author="Claude" w:date="2026-10-07T12:00:00Z">
              <w:r>
                <w:rPr>
                  <w:noProof/>
                  <w:webHidden/>
                </w:rPr>
                <w:delInstrText xml:space="preserve"> PAGEREF _Toc242269334 \h </w:delInstrText>
              </w:r>
            </w:del>
            <w:del w:id="882588" w:author="Claude" w:date="2026-10-07T12:00:00Z">
              <w:r>
                <w:rPr>
                  <w:noProof/>
                  <w:webHidden/>
                </w:rPr>
              </w:r>
            </w:del>
            <w:del w:id="882589" w:author="Claude" w:date="2026-10-07T12:00:00Z">
              <w:r>
                <w:rPr>
                  <w:noProof/>
                  <w:webHidden/>
                </w:rPr>
                <w:fldChar w:fldCharType="separate"/>
              </w:r>
            </w:del>
            <w:del w:id="882590" w:author="Claude" w:date="2026-10-07T12:00:00Z">
              <w:r>
                <w:rPr>
                  <w:noProof/>
                  <w:webHidden/>
                </w:rPr>
                <w:delText>1</w:delText>
              </w:r>
            </w:del>
            <w:del w:id="882591" w:author="Claude" w:date="2026-10-07T12:00:00Z">
              <w:r>
                <w:rPr>
                  <w:noProof/>
                  <w:webHidden/>
                </w:rPr>
                <w:fldChar w:fldCharType="end"/>
              </w:r>
            </w:del>
          </w:hyperlink>
        </w:p>
        <w:p w14:paraId="28572F22" w14:textId="77777777" w:rsidR="00805C76" w:rsidRDefault="00805C76">
          <w:pPr>
            <w:pStyle w:val="Sumrio2"/>
            <w:rPr>
              <w:del w:id="882601" w:author="Claude" w:date="2026-10-07T12:00:00Z"/>
              <w:rFonts w:asciiTheme="minorHAnsi" w:eastAsiaTheme="minorEastAsia" w:hAnsiTheme="minorHAnsi" w:cstheme="minorBidi"/>
              <w:b w:val="0"/>
              <w:bCs w:val="0"/>
              <w:noProof/>
              <w:kern w:val="2"/>
              <w:sz w:val="24"/>
              <w:szCs w:val="24"/>
              <w14:ligatures w14:val="standardContextual"/>
            </w:rPr>
          </w:pPr>
          <w:hyperlink w:anchor="_Toc242269335" w:history="1">
            <w:del w:id="882593" w:author="Claude" w:date="2026-10-07T12:00:00Z">
              <w:r w:rsidRPr="00704E72">
                <w:rPr>
                  <w:rStyle w:val="Hyperlink"/>
                  <w:rFonts w:ascii="Arial" w:hAnsi="Arial"/>
                  <w:noProof/>
                </w:rPr>
                <w:delText>4.9 Análise de sensibilidade e identificação das variáveis críticas</w:delText>
              </w:r>
            </w:del>
            <w:del w:id="882594" w:author="Claude" w:date="2026-10-07T12:00:00Z">
              <w:r>
                <w:rPr>
                  <w:noProof/>
                  <w:webHidden/>
                </w:rPr>
                <w:tab/>
              </w:r>
            </w:del>
            <w:del w:id="882595" w:author="Claude" w:date="2026-10-07T12:00:00Z">
              <w:r>
                <w:rPr>
                  <w:noProof/>
                  <w:webHidden/>
                </w:rPr>
                <w:fldChar w:fldCharType="begin"/>
              </w:r>
            </w:del>
            <w:del w:id="882596" w:author="Claude" w:date="2026-10-07T12:00:00Z">
              <w:r>
                <w:rPr>
                  <w:noProof/>
                  <w:webHidden/>
                </w:rPr>
                <w:delInstrText xml:space="preserve"> PAGEREF _Toc242269335 \h </w:delInstrText>
              </w:r>
            </w:del>
            <w:del w:id="882597" w:author="Claude" w:date="2026-10-07T12:00:00Z">
              <w:r>
                <w:rPr>
                  <w:noProof/>
                  <w:webHidden/>
                </w:rPr>
              </w:r>
            </w:del>
            <w:del w:id="882598" w:author="Claude" w:date="2026-10-07T12:00:00Z">
              <w:r>
                <w:rPr>
                  <w:noProof/>
                  <w:webHidden/>
                </w:rPr>
                <w:fldChar w:fldCharType="separate"/>
              </w:r>
            </w:del>
            <w:del w:id="882599" w:author="Claude" w:date="2026-10-07T12:00:00Z">
              <w:r>
                <w:rPr>
                  <w:noProof/>
                  <w:webHidden/>
                </w:rPr>
                <w:delText>1</w:delText>
              </w:r>
            </w:del>
            <w:del w:id="882600" w:author="Claude" w:date="2026-10-07T12:00:00Z">
              <w:r>
                <w:rPr>
                  <w:noProof/>
                  <w:webHidden/>
                </w:rPr>
                <w:fldChar w:fldCharType="end"/>
              </w:r>
            </w:del>
          </w:hyperlink>
        </w:p>
        <w:p w14:paraId="33B7EE57" w14:textId="77777777" w:rsidR="00805C76" w:rsidRDefault="00805C76">
          <w:pPr>
            <w:pStyle w:val="Sumrio2"/>
            <w:rPr>
              <w:del w:id="882610" w:author="Claude" w:date="2026-10-07T12:00:00Z"/>
              <w:rFonts w:asciiTheme="minorHAnsi" w:eastAsiaTheme="minorEastAsia" w:hAnsiTheme="minorHAnsi" w:cstheme="minorBidi"/>
              <w:b w:val="0"/>
              <w:bCs w:val="0"/>
              <w:noProof/>
              <w:kern w:val="2"/>
              <w:sz w:val="24"/>
              <w:szCs w:val="24"/>
              <w14:ligatures w14:val="standardContextual"/>
            </w:rPr>
          </w:pPr>
          <w:hyperlink w:anchor="_Toc242269336" w:history="1">
            <w:del w:id="882602" w:author="Claude" w:date="2026-10-07T12:00:00Z">
              <w:r w:rsidRPr="00704E72">
                <w:rPr>
                  <w:rStyle w:val="Hyperlink"/>
                  <w:rFonts w:ascii="Arial" w:hAnsi="Arial"/>
                  <w:noProof/>
                </w:rPr>
                <w:delText>4.10 Verificação computacional e V&amp;V</w:delText>
              </w:r>
            </w:del>
            <w:del w:id="882603" w:author="Claude" w:date="2026-10-07T12:00:00Z">
              <w:r>
                <w:rPr>
                  <w:noProof/>
                  <w:webHidden/>
                </w:rPr>
                <w:tab/>
              </w:r>
            </w:del>
            <w:del w:id="882604" w:author="Claude" w:date="2026-10-07T12:00:00Z">
              <w:r>
                <w:rPr>
                  <w:noProof/>
                  <w:webHidden/>
                </w:rPr>
                <w:fldChar w:fldCharType="begin"/>
              </w:r>
            </w:del>
            <w:del w:id="882605" w:author="Claude" w:date="2026-10-07T12:00:00Z">
              <w:r>
                <w:rPr>
                  <w:noProof/>
                  <w:webHidden/>
                </w:rPr>
                <w:delInstrText xml:space="preserve"> PAGEREF _Toc242269336 \h </w:delInstrText>
              </w:r>
            </w:del>
            <w:del w:id="882606" w:author="Claude" w:date="2026-10-07T12:00:00Z">
              <w:r>
                <w:rPr>
                  <w:noProof/>
                  <w:webHidden/>
                </w:rPr>
              </w:r>
            </w:del>
            <w:del w:id="882607" w:author="Claude" w:date="2026-10-07T12:00:00Z">
              <w:r>
                <w:rPr>
                  <w:noProof/>
                  <w:webHidden/>
                </w:rPr>
                <w:fldChar w:fldCharType="separate"/>
              </w:r>
            </w:del>
            <w:del w:id="882608" w:author="Claude" w:date="2026-10-07T12:00:00Z">
              <w:r>
                <w:rPr>
                  <w:noProof/>
                  <w:webHidden/>
                </w:rPr>
                <w:delText>1</w:delText>
              </w:r>
            </w:del>
            <w:del w:id="882609" w:author="Claude" w:date="2026-10-07T12:00:00Z">
              <w:r>
                <w:rPr>
                  <w:noProof/>
                  <w:webHidden/>
                </w:rPr>
                <w:fldChar w:fldCharType="end"/>
              </w:r>
            </w:del>
          </w:hyperlink>
        </w:p>
        <w:p w14:paraId="323F41EB" w14:textId="77777777" w:rsidR="00805C76" w:rsidRDefault="00805C76">
          <w:pPr>
            <w:pStyle w:val="Sumrio2"/>
            <w:rPr>
              <w:del w:id="882619" w:author="Claude" w:date="2026-10-07T12:00:00Z"/>
              <w:rFonts w:asciiTheme="minorHAnsi" w:eastAsiaTheme="minorEastAsia" w:hAnsiTheme="minorHAnsi" w:cstheme="minorBidi"/>
              <w:b w:val="0"/>
              <w:bCs w:val="0"/>
              <w:noProof/>
              <w:kern w:val="2"/>
              <w:sz w:val="24"/>
              <w:szCs w:val="24"/>
              <w14:ligatures w14:val="standardContextual"/>
            </w:rPr>
          </w:pPr>
          <w:hyperlink w:anchor="_Toc242269337" w:history="1">
            <w:del w:id="882611" w:author="Claude" w:date="2026-10-07T12:00:00Z">
              <w:r w:rsidRPr="00704E72">
                <w:rPr>
                  <w:rStyle w:val="Hyperlink"/>
                  <w:rFonts w:ascii="Arial" w:hAnsi="Arial"/>
                  <w:noProof/>
                </w:rPr>
                <w:delText>4.11 Exportação, reprodutibilidade e documentação dos resultados</w:delText>
              </w:r>
            </w:del>
            <w:del w:id="882612" w:author="Claude" w:date="2026-10-07T12:00:00Z">
              <w:r>
                <w:rPr>
                  <w:noProof/>
                  <w:webHidden/>
                </w:rPr>
                <w:tab/>
              </w:r>
            </w:del>
            <w:del w:id="882613" w:author="Claude" w:date="2026-10-07T12:00:00Z">
              <w:r>
                <w:rPr>
                  <w:noProof/>
                  <w:webHidden/>
                </w:rPr>
                <w:fldChar w:fldCharType="begin"/>
              </w:r>
            </w:del>
            <w:del w:id="882614" w:author="Claude" w:date="2026-10-07T12:00:00Z">
              <w:r>
                <w:rPr>
                  <w:noProof/>
                  <w:webHidden/>
                </w:rPr>
                <w:delInstrText xml:space="preserve"> PAGEREF _Toc242269337 \h </w:delInstrText>
              </w:r>
            </w:del>
            <w:del w:id="882615" w:author="Claude" w:date="2026-10-07T12:00:00Z">
              <w:r>
                <w:rPr>
                  <w:noProof/>
                  <w:webHidden/>
                </w:rPr>
              </w:r>
            </w:del>
            <w:del w:id="882616" w:author="Claude" w:date="2026-10-07T12:00:00Z">
              <w:r>
                <w:rPr>
                  <w:noProof/>
                  <w:webHidden/>
                </w:rPr>
                <w:fldChar w:fldCharType="separate"/>
              </w:r>
            </w:del>
            <w:del w:id="882617" w:author="Claude" w:date="2026-10-07T12:00:00Z">
              <w:r>
                <w:rPr>
                  <w:noProof/>
                  <w:webHidden/>
                </w:rPr>
                <w:delText>1</w:delText>
              </w:r>
            </w:del>
            <w:del w:id="882618" w:author="Claude" w:date="2026-10-07T12:00:00Z">
              <w:r>
                <w:rPr>
                  <w:noProof/>
                  <w:webHidden/>
                </w:rPr>
                <w:fldChar w:fldCharType="end"/>
              </w:r>
            </w:del>
          </w:hyperlink>
        </w:p>
        <w:p w14:paraId="3FD0A4B2" w14:textId="77777777" w:rsidR="00805C76" w:rsidRDefault="00805C76">
          <w:pPr>
            <w:pStyle w:val="Sumrio2"/>
            <w:rPr>
              <w:del w:id="882628" w:author="Claude" w:date="2026-10-07T12:00:00Z"/>
              <w:rFonts w:asciiTheme="minorHAnsi" w:eastAsiaTheme="minorEastAsia" w:hAnsiTheme="minorHAnsi" w:cstheme="minorBidi"/>
              <w:b w:val="0"/>
              <w:bCs w:val="0"/>
              <w:noProof/>
              <w:kern w:val="2"/>
              <w:sz w:val="24"/>
              <w:szCs w:val="24"/>
              <w14:ligatures w14:val="standardContextual"/>
            </w:rPr>
          </w:pPr>
          <w:hyperlink w:anchor="_Toc242269338" w:history="1">
            <w:del w:id="882620" w:author="Claude" w:date="2026-10-07T12:00:00Z">
              <w:r w:rsidRPr="00704E72">
                <w:rPr>
                  <w:rStyle w:val="Hyperlink"/>
                  <w:rFonts w:ascii="Arial" w:hAnsi="Arial"/>
                  <w:noProof/>
                </w:rPr>
                <w:delText>4.12 Discussão integrada e retorno à lacuna científica</w:delText>
              </w:r>
            </w:del>
            <w:del w:id="882621" w:author="Claude" w:date="2026-10-07T12:00:00Z">
              <w:r>
                <w:rPr>
                  <w:noProof/>
                  <w:webHidden/>
                </w:rPr>
                <w:tab/>
              </w:r>
            </w:del>
            <w:del w:id="882622" w:author="Claude" w:date="2026-10-07T12:00:00Z">
              <w:r>
                <w:rPr>
                  <w:noProof/>
                  <w:webHidden/>
                </w:rPr>
                <w:fldChar w:fldCharType="begin"/>
              </w:r>
            </w:del>
            <w:del w:id="882623" w:author="Claude" w:date="2026-10-07T12:00:00Z">
              <w:r>
                <w:rPr>
                  <w:noProof/>
                  <w:webHidden/>
                </w:rPr>
                <w:delInstrText xml:space="preserve"> PAGEREF _Toc242269338 \h </w:delInstrText>
              </w:r>
            </w:del>
            <w:del w:id="882624" w:author="Claude" w:date="2026-10-07T12:00:00Z">
              <w:r>
                <w:rPr>
                  <w:noProof/>
                  <w:webHidden/>
                </w:rPr>
              </w:r>
            </w:del>
            <w:del w:id="882625" w:author="Claude" w:date="2026-10-07T12:00:00Z">
              <w:r>
                <w:rPr>
                  <w:noProof/>
                  <w:webHidden/>
                </w:rPr>
                <w:fldChar w:fldCharType="separate"/>
              </w:r>
            </w:del>
            <w:del w:id="882626" w:author="Claude" w:date="2026-10-07T12:00:00Z">
              <w:r>
                <w:rPr>
                  <w:noProof/>
                  <w:webHidden/>
                </w:rPr>
                <w:delText>1</w:delText>
              </w:r>
            </w:del>
            <w:del w:id="882627" w:author="Claude" w:date="2026-10-07T12:00:00Z">
              <w:r>
                <w:rPr>
                  <w:noProof/>
                  <w:webHidden/>
                </w:rPr>
                <w:fldChar w:fldCharType="end"/>
              </w:r>
            </w:del>
          </w:hyperlink>
        </w:p>
        <w:p>
          <w:pPr>
            <w:pStyle w:val="Sumrio2"/>
            <w:rPr>
              <w:ins w:id="882630" w:author="Claude" w:date="2026-10-07T12:00:00Z"/>
              <w:rFonts w:asciiTheme="minorHAnsi" w:eastAsiaTheme="minorEastAsia" w:hAnsiTheme="minorHAnsi" w:cstheme="minorBidi"/>
              <w:b w:val="0"/>
              <w:bCs w:val="0"/>
              <w:noProof/>
              <w:kern w:val="2"/>
              <w:sz w:val="24"/>
              <w:szCs w:val="24"/>
              <w14:ligatures w14:val="standardContextual"/>
            </w:rPr>
          </w:pPr>
          <w:hyperlink w:anchor="_TocRev187_T2" w:history="1">
            <w:ins w:id="882629" w:author="Claude" w:date="2026-10-07T12:00:00Z">
              <w:r w:rsidRPr="00704E72">
                <w:rPr>
                  <w:rStyle w:val="Hyperlink"/>
                  <w:rFonts w:ascii="Arial" w:hAnsi="Arial"/>
                  <w:noProof/>
                </w:rPr>
                <w:t>4.1 Percurso da Design Science Research na construção do EVTEAS-Py</w:t>
              </w:r>
              <w:r>
                <w:rPr>
                  <w:noProof/>
                  <w:webHidden/>
                </w:rPr>
                <w:tab/>
              </w:r>
              <w:r>
                <w:rPr>
                  <w:noProof/>
                  <w:webHidden/>
                </w:rPr>
                <w:fldChar w:fldCharType="begin"/>
              </w:r>
              <w:r>
                <w:rPr>
                  <w:noProof/>
                  <w:webHidden/>
                </w:rPr>
                <w:instrText xml:space="preserve"> PAGEREF _TocRev187_T2 \h </w:instrText>
              </w:r>
              <w:r>
                <w:rPr>
                  <w:noProof/>
                  <w:webHidden/>
                </w:rPr>
              </w:r>
              <w:r>
                <w:rPr>
                  <w:noProof/>
                  <w:webHidden/>
                </w:rPr>
                <w:fldChar w:fldCharType="separate"/>
              </w:r>
              <w:r>
                <w:rPr>
                  <w:noProof/>
                  <w:webHidden/>
                </w:rPr>
                <w:t>95</w:t>
              </w:r>
              <w:r>
                <w:rPr>
                  <w:noProof/>
                  <w:webHidden/>
                </w:rPr>
                <w:fldChar w:fldCharType="end"/>
              </w:r>
            </w:ins>
          </w:hyperlink>
        </w:p>
        <w:p>
          <w:pPr>
            <w:pStyle w:val="Sumrio2"/>
            <w:rPr>
              <w:ins w:id="882632" w:author="Claude" w:date="2026-10-07T12:00:00Z"/>
              <w:rFonts w:asciiTheme="minorHAnsi" w:eastAsiaTheme="minorEastAsia" w:hAnsiTheme="minorHAnsi" w:cstheme="minorBidi"/>
              <w:b w:val="0"/>
              <w:bCs w:val="0"/>
              <w:noProof/>
              <w:kern w:val="2"/>
              <w:sz w:val="24"/>
              <w:szCs w:val="24"/>
              <w14:ligatures w14:val="standardContextual"/>
            </w:rPr>
          </w:pPr>
          <w:hyperlink w:anchor="_TocRev187_T3" w:history="1">
            <w:ins w:id="882631" w:author="Claude" w:date="2026-10-07T12:00:00Z">
              <w:r w:rsidRPr="00704E72">
                <w:rPr>
                  <w:rStyle w:val="Hyperlink"/>
                  <w:rFonts w:ascii="Arial" w:hAnsi="Arial"/>
                  <w:noProof/>
                </w:rPr>
                <w:t>4.2 Artefatos preexistentes, classe de problemas e requisitos (Etapas 4 e 5)</w:t>
              </w:r>
              <w:r>
                <w:rPr>
                  <w:noProof/>
                  <w:webHidden/>
                </w:rPr>
                <w:tab/>
              </w:r>
              <w:r>
                <w:rPr>
                  <w:noProof/>
                  <w:webHidden/>
                </w:rPr>
                <w:fldChar w:fldCharType="begin"/>
              </w:r>
              <w:r>
                <w:rPr>
                  <w:noProof/>
                  <w:webHidden/>
                </w:rPr>
                <w:instrText xml:space="preserve"> PAGEREF _TocRev187_T3 \h </w:instrText>
              </w:r>
              <w:r>
                <w:rPr>
                  <w:noProof/>
                  <w:webHidden/>
                </w:rPr>
              </w:r>
              <w:r>
                <w:rPr>
                  <w:noProof/>
                  <w:webHidden/>
                </w:rPr>
                <w:fldChar w:fldCharType="separate"/>
              </w:r>
              <w:r>
                <w:rPr>
                  <w:noProof/>
                  <w:webHidden/>
                </w:rPr>
                <w:t>96</w:t>
              </w:r>
              <w:r>
                <w:rPr>
                  <w:noProof/>
                  <w:webHidden/>
                </w:rPr>
                <w:fldChar w:fldCharType="end"/>
              </w:r>
            </w:ins>
          </w:hyperlink>
        </w:p>
        <w:p>
          <w:pPr>
            <w:pStyle w:val="Sumrio2"/>
            <w:rPr>
              <w:ins w:id="882634" w:author="Claude" w:date="2026-10-07T12:00:00Z"/>
              <w:rFonts w:asciiTheme="minorHAnsi" w:eastAsiaTheme="minorEastAsia" w:hAnsiTheme="minorHAnsi" w:cstheme="minorBidi"/>
              <w:b w:val="0"/>
              <w:bCs w:val="0"/>
              <w:noProof/>
              <w:kern w:val="2"/>
              <w:sz w:val="24"/>
              <w:szCs w:val="24"/>
              <w14:ligatures w14:val="standardContextual"/>
            </w:rPr>
          </w:pPr>
          <w:hyperlink w:anchor="_TocRev187_T4" w:history="1">
            <w:ins w:id="882633" w:author="Claude" w:date="2026-10-07T12:00:00Z">
              <w:r w:rsidRPr="00704E72">
                <w:rPr>
                  <w:rStyle w:val="Hyperlink"/>
                  <w:rFonts w:ascii="Arial" w:hAnsi="Arial"/>
                  <w:noProof/>
                </w:rPr>
                <w:t>4.3 Design e desenvolvimento do artefato EVTEAS-Py (Etapas 6 e 7)</w:t>
              </w:r>
              <w:r>
                <w:rPr>
                  <w:noProof/>
                  <w:webHidden/>
                </w:rPr>
                <w:tab/>
              </w:r>
              <w:r>
                <w:rPr>
                  <w:noProof/>
                  <w:webHidden/>
                </w:rPr>
                <w:fldChar w:fldCharType="begin"/>
              </w:r>
              <w:r>
                <w:rPr>
                  <w:noProof/>
                  <w:webHidden/>
                </w:rPr>
                <w:instrText xml:space="preserve"> PAGEREF _TocRev187_T4 \h </w:instrText>
              </w:r>
              <w:r>
                <w:rPr>
                  <w:noProof/>
                  <w:webHidden/>
                </w:rPr>
              </w:r>
              <w:r>
                <w:rPr>
                  <w:noProof/>
                  <w:webHidden/>
                </w:rPr>
                <w:fldChar w:fldCharType="separate"/>
              </w:r>
              <w:r>
                <w:rPr>
                  <w:noProof/>
                  <w:webHidden/>
                </w:rPr>
                <w:t>98</w:t>
              </w:r>
              <w:r>
                <w:rPr>
                  <w:noProof/>
                  <w:webHidden/>
                </w:rPr>
                <w:fldChar w:fldCharType="end"/>
              </w:r>
            </w:ins>
          </w:hyperlink>
        </w:p>
        <w:p>
          <w:pPr>
            <w:pStyle w:val="Sumrio2"/>
            <w:rPr>
              <w:ins w:id="882636" w:author="Claude" w:date="2026-10-07T12:00:00Z"/>
              <w:rFonts w:asciiTheme="minorHAnsi" w:eastAsiaTheme="minorEastAsia" w:hAnsiTheme="minorHAnsi" w:cstheme="minorBidi"/>
              <w:b w:val="0"/>
              <w:bCs w:val="0"/>
              <w:noProof/>
              <w:kern w:val="2"/>
              <w:sz w:val="24"/>
              <w:szCs w:val="24"/>
              <w14:ligatures w14:val="standardContextual"/>
            </w:rPr>
          </w:pPr>
          <w:hyperlink w:anchor="_TocRev187_T5" w:history="1">
            <w:ins w:id="882635" w:author="Claude" w:date="2026-10-07T12:00:00Z">
              <w:r w:rsidRPr="00704E72">
                <w:rPr>
                  <w:rStyle w:val="Hyperlink"/>
                  <w:rFonts w:ascii="Arial" w:hAnsi="Arial"/>
                  <w:noProof/>
                </w:rPr>
                <w:t>4.4 Interface de entrada e parametrização do estudo</w:t>
              </w:r>
              <w:r>
                <w:rPr>
                  <w:noProof/>
                  <w:webHidden/>
                </w:rPr>
                <w:tab/>
              </w:r>
              <w:r>
                <w:rPr>
                  <w:noProof/>
                  <w:webHidden/>
                </w:rPr>
                <w:fldChar w:fldCharType="begin"/>
              </w:r>
              <w:r>
                <w:rPr>
                  <w:noProof/>
                  <w:webHidden/>
                </w:rPr>
                <w:instrText xml:space="preserve"> PAGEREF _TocRev187_T5 \h </w:instrText>
              </w:r>
              <w:r>
                <w:rPr>
                  <w:noProof/>
                  <w:webHidden/>
                </w:rPr>
              </w:r>
              <w:r>
                <w:rPr>
                  <w:noProof/>
                  <w:webHidden/>
                </w:rPr>
                <w:fldChar w:fldCharType="separate"/>
              </w:r>
              <w:r>
                <w:rPr>
                  <w:noProof/>
                  <w:webHidden/>
                </w:rPr>
                <w:t>100</w:t>
              </w:r>
              <w:r>
                <w:rPr>
                  <w:noProof/>
                  <w:webHidden/>
                </w:rPr>
                <w:fldChar w:fldCharType="end"/>
              </w:r>
            </w:ins>
          </w:hyperlink>
        </w:p>
        <w:p>
          <w:pPr>
            <w:pStyle w:val="Sumrio2"/>
            <w:rPr>
              <w:ins w:id="882638" w:author="Claude" w:date="2026-10-07T12:00:00Z"/>
              <w:rFonts w:asciiTheme="minorHAnsi" w:eastAsiaTheme="minorEastAsia" w:hAnsiTheme="minorHAnsi" w:cstheme="minorBidi"/>
              <w:b w:val="0"/>
              <w:bCs w:val="0"/>
              <w:noProof/>
              <w:kern w:val="2"/>
              <w:sz w:val="24"/>
              <w:szCs w:val="24"/>
              <w14:ligatures w14:val="standardContextual"/>
            </w:rPr>
          </w:pPr>
          <w:hyperlink w:anchor="_TocRev187_T6" w:history="1">
            <w:ins w:id="882637" w:author="Claude" w:date="2026-10-07T12:00:00Z">
              <w:r w:rsidRPr="00704E72">
                <w:rPr>
                  <w:rStyle w:val="Hyperlink"/>
                  <w:rFonts w:ascii="Arial" w:hAnsi="Arial"/>
                  <w:noProof/>
                </w:rPr>
                <w:t>4.5 Resultados da dimensão técnica</w:t>
              </w:r>
              <w:r>
                <w:rPr>
                  <w:noProof/>
                  <w:webHidden/>
                </w:rPr>
                <w:tab/>
              </w:r>
              <w:r>
                <w:rPr>
                  <w:noProof/>
                  <w:webHidden/>
                </w:rPr>
                <w:fldChar w:fldCharType="begin"/>
              </w:r>
              <w:r>
                <w:rPr>
                  <w:noProof/>
                  <w:webHidden/>
                </w:rPr>
                <w:instrText xml:space="preserve"> PAGEREF _TocRev187_T6 \h </w:instrText>
              </w:r>
              <w:r>
                <w:rPr>
                  <w:noProof/>
                  <w:webHidden/>
                </w:rPr>
              </w:r>
              <w:r>
                <w:rPr>
                  <w:noProof/>
                  <w:webHidden/>
                </w:rPr>
                <w:fldChar w:fldCharType="separate"/>
              </w:r>
              <w:r>
                <w:rPr>
                  <w:noProof/>
                  <w:webHidden/>
                </w:rPr>
                <w:t>103</w:t>
              </w:r>
              <w:r>
                <w:rPr>
                  <w:noProof/>
                  <w:webHidden/>
                </w:rPr>
                <w:fldChar w:fldCharType="end"/>
              </w:r>
            </w:ins>
          </w:hyperlink>
        </w:p>
        <w:p>
          <w:pPr>
            <w:pStyle w:val="Sumrio2"/>
            <w:rPr>
              <w:ins w:id="882640" w:author="Claude" w:date="2026-10-07T12:00:00Z"/>
              <w:rFonts w:asciiTheme="minorHAnsi" w:eastAsiaTheme="minorEastAsia" w:hAnsiTheme="minorHAnsi" w:cstheme="minorBidi"/>
              <w:b w:val="0"/>
              <w:bCs w:val="0"/>
              <w:noProof/>
              <w:kern w:val="2"/>
              <w:sz w:val="24"/>
              <w:szCs w:val="24"/>
              <w14:ligatures w14:val="standardContextual"/>
            </w:rPr>
          </w:pPr>
          <w:hyperlink w:anchor="_TocRev187_T7" w:history="1">
            <w:ins w:id="882639" w:author="Claude" w:date="2026-10-07T12:00:00Z">
              <w:r w:rsidRPr="00704E72">
                <w:rPr>
                  <w:rStyle w:val="Hyperlink"/>
                  <w:rFonts w:ascii="Arial" w:hAnsi="Arial"/>
                  <w:noProof/>
                </w:rPr>
                <w:t>4.6 Resultados da dimensão econômica</w:t>
              </w:r>
              <w:r>
                <w:rPr>
                  <w:noProof/>
                  <w:webHidden/>
                </w:rPr>
                <w:tab/>
              </w:r>
              <w:r>
                <w:rPr>
                  <w:noProof/>
                  <w:webHidden/>
                </w:rPr>
                <w:fldChar w:fldCharType="begin"/>
              </w:r>
              <w:r>
                <w:rPr>
                  <w:noProof/>
                  <w:webHidden/>
                </w:rPr>
                <w:instrText xml:space="preserve"> PAGEREF _TocRev187_T7 \h </w:instrText>
              </w:r>
              <w:r>
                <w:rPr>
                  <w:noProof/>
                  <w:webHidden/>
                </w:rPr>
              </w:r>
              <w:r>
                <w:rPr>
                  <w:noProof/>
                  <w:webHidden/>
                </w:rPr>
                <w:fldChar w:fldCharType="separate"/>
              </w:r>
              <w:r>
                <w:rPr>
                  <w:noProof/>
                  <w:webHidden/>
                </w:rPr>
                <w:t>105</w:t>
              </w:r>
              <w:r>
                <w:rPr>
                  <w:noProof/>
                  <w:webHidden/>
                </w:rPr>
                <w:fldChar w:fldCharType="end"/>
              </w:r>
            </w:ins>
          </w:hyperlink>
        </w:p>
        <w:p>
          <w:pPr>
            <w:pStyle w:val="Sumrio2"/>
            <w:rPr>
              <w:ins w:id="882642" w:author="Claude" w:date="2026-10-07T12:00:00Z"/>
              <w:rFonts w:asciiTheme="minorHAnsi" w:eastAsiaTheme="minorEastAsia" w:hAnsiTheme="minorHAnsi" w:cstheme="minorBidi"/>
              <w:b w:val="0"/>
              <w:bCs w:val="0"/>
              <w:noProof/>
              <w:kern w:val="2"/>
              <w:sz w:val="24"/>
              <w:szCs w:val="24"/>
              <w14:ligatures w14:val="standardContextual"/>
            </w:rPr>
          </w:pPr>
          <w:hyperlink w:anchor="_TocRev187_T8" w:history="1">
            <w:ins w:id="882641" w:author="Claude" w:date="2026-10-07T12:00:00Z">
              <w:r w:rsidRPr="00704E72">
                <w:rPr>
                  <w:rStyle w:val="Hyperlink"/>
                  <w:rFonts w:ascii="Arial" w:hAnsi="Arial"/>
                  <w:noProof/>
                </w:rPr>
                <w:t>4.7 Resultados da dimensão ambiental</w:t>
              </w:r>
              <w:r>
                <w:rPr>
                  <w:noProof/>
                  <w:webHidden/>
                </w:rPr>
                <w:tab/>
              </w:r>
              <w:r>
                <w:rPr>
                  <w:noProof/>
                  <w:webHidden/>
                </w:rPr>
                <w:fldChar w:fldCharType="begin"/>
              </w:r>
              <w:r>
                <w:rPr>
                  <w:noProof/>
                  <w:webHidden/>
                </w:rPr>
                <w:instrText xml:space="preserve"> PAGEREF _TocRev187_T8 \h </w:instrText>
              </w:r>
              <w:r>
                <w:rPr>
                  <w:noProof/>
                  <w:webHidden/>
                </w:rPr>
              </w:r>
              <w:r>
                <w:rPr>
                  <w:noProof/>
                  <w:webHidden/>
                </w:rPr>
                <w:fldChar w:fldCharType="separate"/>
              </w:r>
              <w:r>
                <w:rPr>
                  <w:noProof/>
                  <w:webHidden/>
                </w:rPr>
                <w:t>108</w:t>
              </w:r>
              <w:r>
                <w:rPr>
                  <w:noProof/>
                  <w:webHidden/>
                </w:rPr>
                <w:fldChar w:fldCharType="end"/>
              </w:r>
            </w:ins>
          </w:hyperlink>
        </w:p>
        <w:p>
          <w:pPr>
            <w:pStyle w:val="Sumrio2"/>
            <w:rPr>
              <w:ins w:id="882644" w:author="Claude" w:date="2026-10-07T12:00:00Z"/>
              <w:rFonts w:asciiTheme="minorHAnsi" w:eastAsiaTheme="minorEastAsia" w:hAnsiTheme="minorHAnsi" w:cstheme="minorBidi"/>
              <w:b w:val="0"/>
              <w:bCs w:val="0"/>
              <w:noProof/>
              <w:kern w:val="2"/>
              <w:sz w:val="24"/>
              <w:szCs w:val="24"/>
              <w14:ligatures w14:val="standardContextual"/>
            </w:rPr>
          </w:pPr>
          <w:hyperlink w:anchor="_TocRev187_T9" w:history="1">
            <w:ins w:id="882643" w:author="Claude" w:date="2026-10-07T12:00:00Z">
              <w:r w:rsidRPr="00704E72">
                <w:rPr>
                  <w:rStyle w:val="Hyperlink"/>
                  <w:rFonts w:ascii="Arial" w:hAnsi="Arial"/>
                  <w:noProof/>
                </w:rPr>
                <w:t>4.8 Resultados da dimensão social e ESG</w:t>
              </w:r>
              <w:r>
                <w:rPr>
                  <w:noProof/>
                  <w:webHidden/>
                </w:rPr>
                <w:tab/>
              </w:r>
              <w:r>
                <w:rPr>
                  <w:noProof/>
                  <w:webHidden/>
                </w:rPr>
                <w:fldChar w:fldCharType="begin"/>
              </w:r>
              <w:r>
                <w:rPr>
                  <w:noProof/>
                  <w:webHidden/>
                </w:rPr>
                <w:instrText xml:space="preserve"> PAGEREF _TocRev187_T9 \h </w:instrText>
              </w:r>
              <w:r>
                <w:rPr>
                  <w:noProof/>
                  <w:webHidden/>
                </w:rPr>
              </w:r>
              <w:r>
                <w:rPr>
                  <w:noProof/>
                  <w:webHidden/>
                </w:rPr>
                <w:fldChar w:fldCharType="separate"/>
              </w:r>
              <w:r>
                <w:rPr>
                  <w:noProof/>
                  <w:webHidden/>
                </w:rPr>
                <w:t>110</w:t>
              </w:r>
              <w:r>
                <w:rPr>
                  <w:noProof/>
                  <w:webHidden/>
                </w:rPr>
                <w:fldChar w:fldCharType="end"/>
              </w:r>
            </w:ins>
          </w:hyperlink>
        </w:p>
        <w:p>
          <w:pPr>
            <w:pStyle w:val="Sumrio2"/>
            <w:rPr>
              <w:ins w:id="882646" w:author="Claude" w:date="2026-10-07T12:00:00Z"/>
              <w:rFonts w:asciiTheme="minorHAnsi" w:eastAsiaTheme="minorEastAsia" w:hAnsiTheme="minorHAnsi" w:cstheme="minorBidi"/>
              <w:b w:val="0"/>
              <w:bCs w:val="0"/>
              <w:noProof/>
              <w:kern w:val="2"/>
              <w:sz w:val="24"/>
              <w:szCs w:val="24"/>
              <w14:ligatures w14:val="standardContextual"/>
            </w:rPr>
          </w:pPr>
          <w:hyperlink w:anchor="_TocRev187_T10" w:history="1">
            <w:ins w:id="882645" w:author="Claude" w:date="2026-10-07T12:00:00Z">
              <w:r w:rsidRPr="00704E72">
                <w:rPr>
                  <w:rStyle w:val="Hyperlink"/>
                  <w:rFonts w:ascii="Arial" w:hAnsi="Arial"/>
                  <w:noProof/>
                </w:rPr>
                <w:t>4.9 Índice integrado EVTEAS</w:t>
              </w:r>
              <w:r>
                <w:rPr>
                  <w:noProof/>
                  <w:webHidden/>
                </w:rPr>
                <w:tab/>
              </w:r>
              <w:r>
                <w:rPr>
                  <w:noProof/>
                  <w:webHidden/>
                </w:rPr>
                <w:fldChar w:fldCharType="begin"/>
              </w:r>
              <w:r>
                <w:rPr>
                  <w:noProof/>
                  <w:webHidden/>
                </w:rPr>
                <w:instrText xml:space="preserve"> PAGEREF _TocRev187_T10 \h </w:instrText>
              </w:r>
              <w:r>
                <w:rPr>
                  <w:noProof/>
                  <w:webHidden/>
                </w:rPr>
              </w:r>
              <w:r>
                <w:rPr>
                  <w:noProof/>
                  <w:webHidden/>
                </w:rPr>
                <w:fldChar w:fldCharType="separate"/>
              </w:r>
              <w:r>
                <w:rPr>
                  <w:noProof/>
                  <w:webHidden/>
                </w:rPr>
                <w:t>112</w:t>
              </w:r>
              <w:r>
                <w:rPr>
                  <w:noProof/>
                  <w:webHidden/>
                </w:rPr>
                <w:fldChar w:fldCharType="end"/>
              </w:r>
            </w:ins>
          </w:hyperlink>
        </w:p>
        <w:p>
          <w:pPr>
            <w:pStyle w:val="Sumrio2"/>
            <w:rPr>
              <w:ins w:id="882648" w:author="Claude" w:date="2026-10-07T12:00:00Z"/>
              <w:rFonts w:asciiTheme="minorHAnsi" w:eastAsiaTheme="minorEastAsia" w:hAnsiTheme="minorHAnsi" w:cstheme="minorBidi"/>
              <w:b w:val="0"/>
              <w:bCs w:val="0"/>
              <w:noProof/>
              <w:kern w:val="2"/>
              <w:sz w:val="24"/>
              <w:szCs w:val="24"/>
              <w14:ligatures w14:val="standardContextual"/>
            </w:rPr>
          </w:pPr>
          <w:hyperlink w:anchor="_TocRev187_T11" w:history="1">
            <w:ins w:id="882647" w:author="Claude" w:date="2026-10-07T12:00:00Z">
              <w:r w:rsidRPr="00704E72">
                <w:rPr>
                  <w:rStyle w:val="Hyperlink"/>
                  <w:rFonts w:ascii="Arial" w:hAnsi="Arial"/>
                  <w:noProof/>
                </w:rPr>
                <w:t>4.10 Simulação de Monte Carlo</w:t>
              </w:r>
              <w:r>
                <w:rPr>
                  <w:noProof/>
                  <w:webHidden/>
                </w:rPr>
                <w:tab/>
              </w:r>
              <w:r>
                <w:rPr>
                  <w:noProof/>
                  <w:webHidden/>
                </w:rPr>
                <w:fldChar w:fldCharType="begin"/>
              </w:r>
              <w:r>
                <w:rPr>
                  <w:noProof/>
                  <w:webHidden/>
                </w:rPr>
                <w:instrText xml:space="preserve"> PAGEREF _TocRev187_T11 \h </w:instrText>
              </w:r>
              <w:r>
                <w:rPr>
                  <w:noProof/>
                  <w:webHidden/>
                </w:rPr>
              </w:r>
              <w:r>
                <w:rPr>
                  <w:noProof/>
                  <w:webHidden/>
                </w:rPr>
                <w:fldChar w:fldCharType="separate"/>
              </w:r>
              <w:r>
                <w:rPr>
                  <w:noProof/>
                  <w:webHidden/>
                </w:rPr>
                <w:t>114</w:t>
              </w:r>
              <w:r>
                <w:rPr>
                  <w:noProof/>
                  <w:webHidden/>
                </w:rPr>
                <w:fldChar w:fldCharType="end"/>
              </w:r>
            </w:ins>
          </w:hyperlink>
        </w:p>
        <w:p>
          <w:pPr>
            <w:pStyle w:val="Sumrio2"/>
            <w:rPr>
              <w:ins w:id="882650" w:author="Claude" w:date="2026-10-07T12:00:00Z"/>
              <w:rFonts w:asciiTheme="minorHAnsi" w:eastAsiaTheme="minorEastAsia" w:hAnsiTheme="minorHAnsi" w:cstheme="minorBidi"/>
              <w:b w:val="0"/>
              <w:bCs w:val="0"/>
              <w:noProof/>
              <w:kern w:val="2"/>
              <w:sz w:val="24"/>
              <w:szCs w:val="24"/>
              <w14:ligatures w14:val="standardContextual"/>
            </w:rPr>
          </w:pPr>
          <w:hyperlink w:anchor="_TocRev187_T12" w:history="1">
            <w:ins w:id="882649" w:author="Claude" w:date="2026-10-07T12:00:00Z">
              <w:r w:rsidRPr="00704E72">
                <w:rPr>
                  <w:rStyle w:val="Hyperlink"/>
                  <w:rFonts w:ascii="Arial" w:hAnsi="Arial"/>
                  <w:noProof/>
                </w:rPr>
                <w:t>4.11 Análise de sensibilidade e identificação das variáveis críticas</w:t>
              </w:r>
              <w:r>
                <w:rPr>
                  <w:noProof/>
                  <w:webHidden/>
                </w:rPr>
                <w:tab/>
              </w:r>
              <w:r>
                <w:rPr>
                  <w:noProof/>
                  <w:webHidden/>
                </w:rPr>
                <w:fldChar w:fldCharType="begin"/>
              </w:r>
              <w:r>
                <w:rPr>
                  <w:noProof/>
                  <w:webHidden/>
                </w:rPr>
                <w:instrText xml:space="preserve"> PAGEREF _TocRev187_T12 \h </w:instrText>
              </w:r>
              <w:r>
                <w:rPr>
                  <w:noProof/>
                  <w:webHidden/>
                </w:rPr>
              </w:r>
              <w:r>
                <w:rPr>
                  <w:noProof/>
                  <w:webHidden/>
                </w:rPr>
                <w:fldChar w:fldCharType="separate"/>
              </w:r>
              <w:r>
                <w:rPr>
                  <w:noProof/>
                  <w:webHidden/>
                </w:rPr>
                <w:t>116</w:t>
              </w:r>
              <w:r>
                <w:rPr>
                  <w:noProof/>
                  <w:webHidden/>
                </w:rPr>
                <w:fldChar w:fldCharType="end"/>
              </w:r>
            </w:ins>
          </w:hyperlink>
        </w:p>
        <w:p>
          <w:pPr>
            <w:pStyle w:val="Sumrio2"/>
            <w:rPr>
              <w:ins w:id="882652" w:author="Claude" w:date="2026-10-07T12:00:00Z"/>
              <w:rFonts w:asciiTheme="minorHAnsi" w:eastAsiaTheme="minorEastAsia" w:hAnsiTheme="minorHAnsi" w:cstheme="minorBidi"/>
              <w:b w:val="0"/>
              <w:bCs w:val="0"/>
              <w:noProof/>
              <w:kern w:val="2"/>
              <w:sz w:val="24"/>
              <w:szCs w:val="24"/>
              <w14:ligatures w14:val="standardContextual"/>
            </w:rPr>
          </w:pPr>
          <w:hyperlink w:anchor="_TocRev187_T13" w:history="1">
            <w:ins w:id="882651" w:author="Claude" w:date="2026-10-07T12:00:00Z">
              <w:r w:rsidRPr="00704E72">
                <w:rPr>
                  <w:rStyle w:val="Hyperlink"/>
                  <w:rFonts w:ascii="Arial" w:hAnsi="Arial"/>
                  <w:noProof/>
                </w:rPr>
                <w:t>4.12 Verificação computacional e avaliação do artefato (Etapa 8)</w:t>
              </w:r>
              <w:r>
                <w:rPr>
                  <w:noProof/>
                  <w:webHidden/>
                </w:rPr>
                <w:tab/>
              </w:r>
              <w:r>
                <w:rPr>
                  <w:noProof/>
                  <w:webHidden/>
                </w:rPr>
                <w:fldChar w:fldCharType="begin"/>
              </w:r>
              <w:r>
                <w:rPr>
                  <w:noProof/>
                  <w:webHidden/>
                </w:rPr>
                <w:instrText xml:space="preserve"> PAGEREF _TocRev187_T13 \h </w:instrText>
              </w:r>
              <w:r>
                <w:rPr>
                  <w:noProof/>
                  <w:webHidden/>
                </w:rPr>
              </w:r>
              <w:r>
                <w:rPr>
                  <w:noProof/>
                  <w:webHidden/>
                </w:rPr>
                <w:fldChar w:fldCharType="separate"/>
              </w:r>
              <w:r>
                <w:rPr>
                  <w:noProof/>
                  <w:webHidden/>
                </w:rPr>
                <w:t>120</w:t>
              </w:r>
              <w:r>
                <w:rPr>
                  <w:noProof/>
                  <w:webHidden/>
                </w:rPr>
                <w:fldChar w:fldCharType="end"/>
              </w:r>
            </w:ins>
          </w:hyperlink>
        </w:p>
        <w:p>
          <w:pPr>
            <w:pStyle w:val="Sumrio2"/>
            <w:rPr>
              <w:ins w:id="882654" w:author="Claude" w:date="2026-10-07T12:00:00Z"/>
              <w:rFonts w:asciiTheme="minorHAnsi" w:eastAsiaTheme="minorEastAsia" w:hAnsiTheme="minorHAnsi" w:cstheme="minorBidi"/>
              <w:b w:val="0"/>
              <w:bCs w:val="0"/>
              <w:noProof/>
              <w:kern w:val="2"/>
              <w:sz w:val="24"/>
              <w:szCs w:val="24"/>
              <w14:ligatures w14:val="standardContextual"/>
            </w:rPr>
          </w:pPr>
          <w:hyperlink w:anchor="_TocRev187_T14" w:history="1">
            <w:ins w:id="882653" w:author="Claude" w:date="2026-10-07T12:00:00Z">
              <w:r w:rsidRPr="00704E72">
                <w:rPr>
                  <w:rStyle w:val="Hyperlink"/>
                  <w:rFonts w:ascii="Arial" w:hAnsi="Arial"/>
                  <w:noProof/>
                </w:rPr>
                <w:t>4.13 Explicitação das aprendizagens (Etapa 9)</w:t>
              </w:r>
              <w:r>
                <w:rPr>
                  <w:noProof/>
                  <w:webHidden/>
                </w:rPr>
                <w:tab/>
              </w:r>
              <w:r>
                <w:rPr>
                  <w:noProof/>
                  <w:webHidden/>
                </w:rPr>
                <w:fldChar w:fldCharType="begin"/>
              </w:r>
              <w:r>
                <w:rPr>
                  <w:noProof/>
                  <w:webHidden/>
                </w:rPr>
                <w:instrText xml:space="preserve"> PAGEREF _TocRev187_T14 \h </w:instrText>
              </w:r>
              <w:r>
                <w:rPr>
                  <w:noProof/>
                  <w:webHidden/>
                </w:rPr>
              </w:r>
              <w:r>
                <w:rPr>
                  <w:noProof/>
                  <w:webHidden/>
                </w:rPr>
                <w:fldChar w:fldCharType="separate"/>
              </w:r>
              <w:r>
                <w:rPr>
                  <w:noProof/>
                  <w:webHidden/>
                </w:rPr>
                <w:t>123</w:t>
              </w:r>
              <w:r>
                <w:rPr>
                  <w:noProof/>
                  <w:webHidden/>
                </w:rPr>
                <w:fldChar w:fldCharType="end"/>
              </w:r>
            </w:ins>
          </w:hyperlink>
        </w:p>
        <w:p>
          <w:pPr>
            <w:pStyle w:val="Sumrio2"/>
            <w:rPr>
              <w:ins w:id="882656" w:author="Claude" w:date="2026-10-07T12:00:00Z"/>
              <w:rFonts w:asciiTheme="minorHAnsi" w:eastAsiaTheme="minorEastAsia" w:hAnsiTheme="minorHAnsi" w:cstheme="minorBidi"/>
              <w:b w:val="0"/>
              <w:bCs w:val="0"/>
              <w:noProof/>
              <w:kern w:val="2"/>
              <w:sz w:val="24"/>
              <w:szCs w:val="24"/>
              <w14:ligatures w14:val="standardContextual"/>
            </w:rPr>
          </w:pPr>
          <w:hyperlink w:anchor="_TocRev187_T15" w:history="1">
            <w:ins w:id="882655" w:author="Claude" w:date="2026-10-07T12:00:00Z">
              <w:r w:rsidRPr="00704E72">
                <w:rPr>
                  <w:rStyle w:val="Hyperlink"/>
                  <w:rFonts w:ascii="Arial" w:hAnsi="Arial"/>
                  <w:noProof/>
                </w:rPr>
                <w:t>4.14 Exportação, reprodutibilidade e documentação dos resultados</w:t>
              </w:r>
              <w:r>
                <w:rPr>
                  <w:noProof/>
                  <w:webHidden/>
                </w:rPr>
                <w:tab/>
              </w:r>
              <w:r>
                <w:rPr>
                  <w:noProof/>
                  <w:webHidden/>
                </w:rPr>
                <w:fldChar w:fldCharType="begin"/>
              </w:r>
              <w:r>
                <w:rPr>
                  <w:noProof/>
                  <w:webHidden/>
                </w:rPr>
                <w:instrText xml:space="preserve"> PAGEREF _TocRev187_T15 \h </w:instrText>
              </w:r>
              <w:r>
                <w:rPr>
                  <w:noProof/>
                  <w:webHidden/>
                </w:rPr>
              </w:r>
              <w:r>
                <w:rPr>
                  <w:noProof/>
                  <w:webHidden/>
                </w:rPr>
                <w:fldChar w:fldCharType="separate"/>
              </w:r>
              <w:r>
                <w:rPr>
                  <w:noProof/>
                  <w:webHidden/>
                </w:rPr>
                <w:t>124</w:t>
              </w:r>
              <w:r>
                <w:rPr>
                  <w:noProof/>
                  <w:webHidden/>
                </w:rPr>
                <w:fldChar w:fldCharType="end"/>
              </w:r>
            </w:ins>
          </w:hyperlink>
        </w:p>
        <w:p>
          <w:pPr>
            <w:pStyle w:val="Sumrio2"/>
            <w:rPr>
              <w:ins w:id="882658" w:author="Claude" w:date="2026-10-07T12:00:00Z"/>
              <w:rFonts w:asciiTheme="minorHAnsi" w:eastAsiaTheme="minorEastAsia" w:hAnsiTheme="minorHAnsi" w:cstheme="minorBidi"/>
              <w:b w:val="0"/>
              <w:bCs w:val="0"/>
              <w:noProof/>
              <w:kern w:val="2"/>
              <w:sz w:val="24"/>
              <w:szCs w:val="24"/>
              <w14:ligatures w14:val="standardContextual"/>
            </w:rPr>
          </w:pPr>
          <w:hyperlink w:anchor="_TocRev187_T16" w:history="1">
            <w:ins w:id="882657" w:author="Claude" w:date="2026-10-07T12:00:00Z">
              <w:r w:rsidRPr="00704E72">
                <w:rPr>
                  <w:rStyle w:val="Hyperlink"/>
                  <w:rFonts w:ascii="Arial" w:hAnsi="Arial"/>
                  <w:noProof/>
                </w:rPr>
                <w:t>4.15 Discussão integrada e retorno à lacuna científica</w:t>
              </w:r>
              <w:r>
                <w:rPr>
                  <w:noProof/>
                  <w:webHidden/>
                </w:rPr>
                <w:tab/>
              </w:r>
              <w:r>
                <w:rPr>
                  <w:noProof/>
                  <w:webHidden/>
                </w:rPr>
                <w:fldChar w:fldCharType="begin"/>
              </w:r>
              <w:r>
                <w:rPr>
                  <w:noProof/>
                  <w:webHidden/>
                </w:rPr>
                <w:instrText xml:space="preserve"> PAGEREF _TocRev187_T16 \h </w:instrText>
              </w:r>
              <w:r>
                <w:rPr>
                  <w:noProof/>
                  <w:webHidden/>
                </w:rPr>
              </w:r>
              <w:r>
                <w:rPr>
                  <w:noProof/>
                  <w:webHidden/>
                </w:rPr>
                <w:fldChar w:fldCharType="separate"/>
              </w:r>
              <w:r>
                <w:rPr>
                  <w:noProof/>
                  <w:webHidden/>
                </w:rPr>
                <w:t>125</w:t>
              </w:r>
              <w:r>
                <w:rPr>
                  <w:noProof/>
                  <w:webHidden/>
                </w:rPr>
                <w:fldChar w:fldCharType="end"/>
              </w:r>
            </w:ins>
          </w:hyperlink>
        </w:p>
        <w:p w14:paraId="424B0FB7" w14:textId="77777777" w:rsidR="00805C76" w:rsidRDefault="00805C76">
          <w:pPr>
            <w:pStyle w:val="Sumrio1"/>
            <w:tabs>
              <w:tab w:val="right" w:leader="dot" w:pos="8494"/>
            </w:tabs>
            <w:rPr>
              <w:rFonts w:asciiTheme="minorHAnsi" w:eastAsiaTheme="minorEastAsia" w:hAnsiTheme="minorHAnsi" w:cstheme="minorBidi"/>
              <w:noProof/>
              <w:kern w:val="2"/>
              <w:sz w:val="24"/>
              <w:szCs w:val="24"/>
              <w14:ligatures w14:val="standardContextual"/>
            </w:rPr>
          </w:pPr>
          <w:hyperlink w:anchor="_TocRev187_T17" w:history="1">
            <w:r w:rsidRPr="00704E72">
              <w:rPr>
                <w:rStyle w:val="Hyperlink"/>
                <w:noProof/>
              </w:rPr>
              <w:t>5 CONSIDERAÇÕES FINAIS</w:t>
            </w:r>
            <w:r>
              <w:rPr>
                <w:noProof/>
                <w:webHidden/>
              </w:rPr>
              <w:tab/>
            </w:r>
            <w:r>
              <w:rPr>
                <w:noProof/>
                <w:webHidden/>
              </w:rPr>
              <w:fldChar w:fldCharType="begin"/>
            </w:r>
            <w:r>
              <w:rPr>
                <w:noProof/>
                <w:webHidden/>
              </w:rPr>
              <w:instrText xml:space="preserve"> PAGEREF _TocRev187_T17 \h </w:instrText>
            </w:r>
            <w:r>
              <w:rPr>
                <w:noProof/>
                <w:webHidden/>
              </w:rPr>
            </w:r>
            <w:r>
              <w:rPr>
                <w:noProof/>
                <w:webHidden/>
              </w:rPr>
              <w:fldChar w:fldCharType="separate"/>
            </w:r>
            <w:r>
              <w:rPr>
                <w:noProof/>
                <w:webHidden/>
              </w:rPr>
              <w:t>128</w:t>
            </w:r>
            <w:r>
              <w:rPr>
                <w:noProof/>
                <w:webHidden/>
              </w:rPr>
              <w:fldChar w:fldCharType="end"/>
            </w:r>
          </w:hyperlink>
        </w:p>
        <w:p w14:paraId="54A6AB28"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Rev187_T18" w:history="1">
            <w:r w:rsidRPr="00704E72">
              <w:rPr>
                <w:rStyle w:val="Hyperlink"/>
                <w:rFonts w:ascii="Arial" w:hAnsi="Arial"/>
                <w:noProof/>
              </w:rPr>
              <w:t>5.1 Síntese da resposta ao problema de pesquisa</w:t>
            </w:r>
            <w:r>
              <w:rPr>
                <w:noProof/>
                <w:webHidden/>
              </w:rPr>
              <w:tab/>
            </w:r>
            <w:r>
              <w:rPr>
                <w:noProof/>
                <w:webHidden/>
              </w:rPr>
              <w:fldChar w:fldCharType="begin"/>
            </w:r>
            <w:r>
              <w:rPr>
                <w:noProof/>
                <w:webHidden/>
              </w:rPr>
              <w:instrText xml:space="preserve"> PAGEREF _TocRev187_T18 \h </w:instrText>
            </w:r>
            <w:r>
              <w:rPr>
                <w:noProof/>
                <w:webHidden/>
              </w:rPr>
            </w:r>
            <w:r>
              <w:rPr>
                <w:noProof/>
                <w:webHidden/>
              </w:rPr>
              <w:fldChar w:fldCharType="separate"/>
            </w:r>
            <w:r>
              <w:rPr>
                <w:noProof/>
                <w:webHidden/>
              </w:rPr>
              <w:t>128</w:t>
            </w:r>
            <w:r>
              <w:rPr>
                <w:noProof/>
                <w:webHidden/>
              </w:rPr>
              <w:fldChar w:fldCharType="end"/>
            </w:r>
          </w:hyperlink>
        </w:p>
        <w:p w14:paraId="190108E8"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Rev187_T19" w:history="1">
            <w:r w:rsidRPr="00704E72">
              <w:rPr>
                <w:rStyle w:val="Hyperlink"/>
                <w:rFonts w:ascii="Arial" w:hAnsi="Arial"/>
                <w:noProof/>
              </w:rPr>
              <w:t>5.2 Atendimento ao objetivo geral e aos objetivos específicos</w:t>
            </w:r>
            <w:r>
              <w:rPr>
                <w:noProof/>
                <w:webHidden/>
              </w:rPr>
              <w:tab/>
            </w:r>
            <w:r>
              <w:rPr>
                <w:noProof/>
                <w:webHidden/>
              </w:rPr>
              <w:fldChar w:fldCharType="begin"/>
            </w:r>
            <w:r>
              <w:rPr>
                <w:noProof/>
                <w:webHidden/>
              </w:rPr>
              <w:instrText xml:space="preserve"> PAGEREF _TocRev187_T19 \h </w:instrText>
            </w:r>
            <w:r>
              <w:rPr>
                <w:noProof/>
                <w:webHidden/>
              </w:rPr>
            </w:r>
            <w:r>
              <w:rPr>
                <w:noProof/>
                <w:webHidden/>
              </w:rPr>
              <w:fldChar w:fldCharType="separate"/>
            </w:r>
            <w:r>
              <w:rPr>
                <w:noProof/>
                <w:webHidden/>
              </w:rPr>
              <w:t>128</w:t>
            </w:r>
            <w:r>
              <w:rPr>
                <w:noProof/>
                <w:webHidden/>
              </w:rPr>
              <w:fldChar w:fldCharType="end"/>
            </w:r>
          </w:hyperlink>
        </w:p>
        <w:p w14:paraId="57BF6AEC"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Rev187_T20" w:history="1">
            <w:r w:rsidRPr="00704E72">
              <w:rPr>
                <w:rStyle w:val="Hyperlink"/>
                <w:rFonts w:ascii="Arial" w:hAnsi="Arial"/>
                <w:noProof/>
              </w:rPr>
              <w:t>5.3 Contribuições científicas, metodológicas e aplicadas</w:t>
            </w:r>
            <w:r>
              <w:rPr>
                <w:noProof/>
                <w:webHidden/>
              </w:rPr>
              <w:tab/>
            </w:r>
            <w:r>
              <w:rPr>
                <w:noProof/>
                <w:webHidden/>
              </w:rPr>
              <w:fldChar w:fldCharType="begin"/>
            </w:r>
            <w:r>
              <w:rPr>
                <w:noProof/>
                <w:webHidden/>
              </w:rPr>
              <w:instrText xml:space="preserve"> PAGEREF _TocRev187_T20 \h </w:instrText>
            </w:r>
            <w:r>
              <w:rPr>
                <w:noProof/>
                <w:webHidden/>
              </w:rPr>
            </w:r>
            <w:r>
              <w:rPr>
                <w:noProof/>
                <w:webHidden/>
              </w:rPr>
              <w:fldChar w:fldCharType="separate"/>
            </w:r>
            <w:r>
              <w:rPr>
                <w:noProof/>
                <w:webHidden/>
              </w:rPr>
              <w:t>129</w:t>
            </w:r>
            <w:r>
              <w:rPr>
                <w:noProof/>
                <w:webHidden/>
              </w:rPr>
              <w:fldChar w:fldCharType="end"/>
            </w:r>
          </w:hyperlink>
        </w:p>
        <w:p w14:paraId="6575B3E0" w14:textId="77777777" w:rsidR="00805C76" w:rsidRDefault="00805C76">
          <w:pPr>
            <w:pStyle w:val="Sumrio2"/>
            <w:rPr>
              <w:rFonts w:asciiTheme="minorHAnsi" w:eastAsiaTheme="minorEastAsia" w:hAnsiTheme="minorHAnsi" w:cstheme="minorBidi"/>
              <w:b w:val="0"/>
              <w:bCs w:val="0"/>
              <w:noProof/>
              <w:kern w:val="2"/>
              <w:sz w:val="24"/>
              <w:szCs w:val="24"/>
              <w14:ligatures w14:val="standardContextual"/>
            </w:rPr>
          </w:pPr>
          <w:hyperlink w:anchor="_TocRev187_T21" w:history="1">
            <w:r w:rsidRPr="00704E72">
              <w:rPr>
                <w:rStyle w:val="Hyperlink"/>
                <w:rFonts w:ascii="Arial" w:hAnsi="Arial"/>
                <w:noProof/>
              </w:rPr>
              <w:t>5.4 Limitações da pesquisa e do artefato</w:t>
            </w:r>
            <w:r>
              <w:rPr>
                <w:noProof/>
                <w:webHidden/>
              </w:rPr>
              <w:tab/>
            </w:r>
            <w:r>
              <w:rPr>
                <w:noProof/>
                <w:webHidden/>
              </w:rPr>
              <w:fldChar w:fldCharType="begin"/>
            </w:r>
            <w:r>
              <w:rPr>
                <w:noProof/>
                <w:webHidden/>
              </w:rPr>
              <w:instrText xml:space="preserve"> PAGEREF _TocRev187_T21 \h </w:instrText>
            </w:r>
            <w:r>
              <w:rPr>
                <w:noProof/>
                <w:webHidden/>
              </w:rPr>
            </w:r>
            <w:r>
              <w:rPr>
                <w:noProof/>
                <w:webHidden/>
              </w:rPr>
              <w:fldChar w:fldCharType="separate"/>
            </w:r>
            <w:r>
              <w:rPr>
                <w:noProof/>
                <w:webHidden/>
              </w:rPr>
              <w:t>129</w:t>
            </w:r>
            <w:r>
              <w:rPr>
                <w:noProof/>
                <w:webHidden/>
              </w:rPr>
              <w:fldChar w:fldCharType="end"/>
            </w:r>
          </w:hyperlink>
        </w:p>
        <w:p w14:paraId="6F8297E6" w14:textId="77777777" w:rsidR="00805C76" w:rsidRDefault="00805C76">
          <w:pPr>
            <w:pStyle w:val="Sumrio2"/>
            <w:rPr>
              <w:del w:id="882667" w:author="Claude" w:date="2026-10-07T12:00:00Z"/>
              <w:rFonts w:asciiTheme="minorHAnsi" w:eastAsiaTheme="minorEastAsia" w:hAnsiTheme="minorHAnsi" w:cstheme="minorBidi"/>
              <w:b w:val="0"/>
              <w:bCs w:val="0"/>
              <w:noProof/>
              <w:kern w:val="2"/>
              <w:sz w:val="24"/>
              <w:szCs w:val="24"/>
              <w14:ligatures w14:val="standardContextual"/>
            </w:rPr>
          </w:pPr>
          <w:hyperlink w:anchor="_Toc242269344" w:history="1">
            <w:del w:id="882659" w:author="Claude" w:date="2026-10-07T12:00:00Z">
              <w:r w:rsidRPr="00704E72">
                <w:rPr>
                  <w:rStyle w:val="Hyperlink"/>
                  <w:rFonts w:ascii="Arial" w:hAnsi="Arial"/>
                  <w:noProof/>
                </w:rPr>
                <w:delText>5.5 Generalização para a classe de problemas</w:delText>
              </w:r>
            </w:del>
            <w:del w:id="882660" w:author="Claude" w:date="2026-10-07T12:00:00Z">
              <w:r>
                <w:rPr>
                  <w:noProof/>
                  <w:webHidden/>
                </w:rPr>
                <w:tab/>
              </w:r>
            </w:del>
            <w:del w:id="882661" w:author="Claude" w:date="2026-10-07T12:00:00Z">
              <w:r>
                <w:rPr>
                  <w:noProof/>
                  <w:webHidden/>
                </w:rPr>
                <w:fldChar w:fldCharType="begin"/>
              </w:r>
            </w:del>
            <w:del w:id="882662" w:author="Claude" w:date="2026-10-07T12:00:00Z">
              <w:r>
                <w:rPr>
                  <w:noProof/>
                  <w:webHidden/>
                </w:rPr>
                <w:delInstrText xml:space="preserve"> PAGEREF _Toc242269344 \h </w:delInstrText>
              </w:r>
            </w:del>
            <w:del w:id="882663" w:author="Claude" w:date="2026-10-07T12:00:00Z">
              <w:r>
                <w:rPr>
                  <w:noProof/>
                  <w:webHidden/>
                </w:rPr>
              </w:r>
            </w:del>
            <w:del w:id="882664" w:author="Claude" w:date="2026-10-07T12:00:00Z">
              <w:r>
                <w:rPr>
                  <w:noProof/>
                  <w:webHidden/>
                </w:rPr>
                <w:fldChar w:fldCharType="separate"/>
              </w:r>
            </w:del>
            <w:del w:id="882665" w:author="Claude" w:date="2026-10-07T12:00:00Z">
              <w:r>
                <w:rPr>
                  <w:noProof/>
                  <w:webHidden/>
                </w:rPr>
                <w:delText>1</w:delText>
              </w:r>
            </w:del>
            <w:del w:id="882666" w:author="Claude" w:date="2026-10-07T12:00:00Z">
              <w:r>
                <w:rPr>
                  <w:noProof/>
                  <w:webHidden/>
                </w:rPr>
                <w:fldChar w:fldCharType="end"/>
              </w:r>
            </w:del>
          </w:hyperlink>
        </w:p>
        <w:p w14:paraId="000A589B" w14:textId="77777777" w:rsidR="00805C76" w:rsidRDefault="00805C76">
          <w:pPr>
            <w:pStyle w:val="Sumrio2"/>
            <w:rPr>
              <w:del w:id="882676" w:author="Claude" w:date="2026-10-07T12:00:00Z"/>
              <w:rFonts w:asciiTheme="minorHAnsi" w:eastAsiaTheme="minorEastAsia" w:hAnsiTheme="minorHAnsi" w:cstheme="minorBidi"/>
              <w:b w:val="0"/>
              <w:bCs w:val="0"/>
              <w:noProof/>
              <w:kern w:val="2"/>
              <w:sz w:val="24"/>
              <w:szCs w:val="24"/>
              <w14:ligatures w14:val="standardContextual"/>
            </w:rPr>
          </w:pPr>
          <w:hyperlink w:anchor="_Toc242269345" w:history="1">
            <w:del w:id="882668" w:author="Claude" w:date="2026-10-07T12:00:00Z">
              <w:r w:rsidRPr="00704E72">
                <w:rPr>
                  <w:rStyle w:val="Hyperlink"/>
                  <w:rFonts w:ascii="Arial" w:hAnsi="Arial"/>
                  <w:noProof/>
                </w:rPr>
                <w:delText>5.6 Trabalhos futuros e continuidade do EVTEAS-Py</w:delText>
              </w:r>
            </w:del>
            <w:del w:id="882669" w:author="Claude" w:date="2026-10-07T12:00:00Z">
              <w:r>
                <w:rPr>
                  <w:noProof/>
                  <w:webHidden/>
                </w:rPr>
                <w:tab/>
              </w:r>
            </w:del>
            <w:del w:id="882670" w:author="Claude" w:date="2026-10-07T12:00:00Z">
              <w:r>
                <w:rPr>
                  <w:noProof/>
                  <w:webHidden/>
                </w:rPr>
                <w:fldChar w:fldCharType="begin"/>
              </w:r>
            </w:del>
            <w:del w:id="882671" w:author="Claude" w:date="2026-10-07T12:00:00Z">
              <w:r>
                <w:rPr>
                  <w:noProof/>
                  <w:webHidden/>
                </w:rPr>
                <w:delInstrText xml:space="preserve"> PAGEREF _Toc242269345 \h </w:delInstrText>
              </w:r>
            </w:del>
            <w:del w:id="882672" w:author="Claude" w:date="2026-10-07T12:00:00Z">
              <w:r>
                <w:rPr>
                  <w:noProof/>
                  <w:webHidden/>
                </w:rPr>
              </w:r>
            </w:del>
            <w:del w:id="882673" w:author="Claude" w:date="2026-10-07T12:00:00Z">
              <w:r>
                <w:rPr>
                  <w:noProof/>
                  <w:webHidden/>
                </w:rPr>
                <w:fldChar w:fldCharType="separate"/>
              </w:r>
            </w:del>
            <w:del w:id="882674" w:author="Claude" w:date="2026-10-07T12:00:00Z">
              <w:r>
                <w:rPr>
                  <w:noProof/>
                  <w:webHidden/>
                </w:rPr>
                <w:delText>1</w:delText>
              </w:r>
            </w:del>
            <w:del w:id="882675" w:author="Claude" w:date="2026-10-07T12:00:00Z">
              <w:r>
                <w:rPr>
                  <w:noProof/>
                  <w:webHidden/>
                </w:rPr>
                <w:fldChar w:fldCharType="end"/>
              </w:r>
            </w:del>
          </w:hyperlink>
        </w:p>
        <w:p>
          <w:pPr>
            <w:pStyle w:val="Sumrio2"/>
            <w:rPr>
              <w:ins w:id="882678" w:author="Claude" w:date="2026-10-07T12:00:00Z"/>
              <w:rFonts w:asciiTheme="minorHAnsi" w:eastAsiaTheme="minorEastAsia" w:hAnsiTheme="minorHAnsi" w:cstheme="minorBidi"/>
              <w:b w:val="0"/>
              <w:bCs w:val="0"/>
              <w:noProof/>
              <w:kern w:val="2"/>
              <w:sz w:val="24"/>
              <w:szCs w:val="24"/>
              <w14:ligatures w14:val="standardContextual"/>
            </w:rPr>
          </w:pPr>
          <w:hyperlink w:anchor="_TocRev187_T22" w:history="1">
            <w:ins w:id="882677" w:author="Claude" w:date="2026-10-07T12:00:00Z">
              <w:r w:rsidRPr="00704E72">
                <w:rPr>
                  <w:rStyle w:val="Hyperlink"/>
                  <w:rFonts w:ascii="Arial" w:hAnsi="Arial"/>
                  <w:noProof/>
                </w:rPr>
                <w:t>5.5 Generalização para a classe de problemas (Etapa 11)</w:t>
              </w:r>
              <w:r>
                <w:rPr>
                  <w:noProof/>
                  <w:webHidden/>
                </w:rPr>
                <w:tab/>
              </w:r>
              <w:r>
                <w:rPr>
                  <w:noProof/>
                  <w:webHidden/>
                </w:rPr>
                <w:fldChar w:fldCharType="begin"/>
              </w:r>
              <w:r>
                <w:rPr>
                  <w:noProof/>
                  <w:webHidden/>
                </w:rPr>
                <w:instrText xml:space="preserve"> PAGEREF _TocRev187_T22 \h </w:instrText>
              </w:r>
              <w:r>
                <w:rPr>
                  <w:noProof/>
                  <w:webHidden/>
                </w:rPr>
              </w:r>
              <w:r>
                <w:rPr>
                  <w:noProof/>
                  <w:webHidden/>
                </w:rPr>
                <w:fldChar w:fldCharType="separate"/>
              </w:r>
              <w:r>
                <w:rPr>
                  <w:noProof/>
                  <w:webHidden/>
                </w:rPr>
                <w:t>130</w:t>
              </w:r>
              <w:r>
                <w:rPr>
                  <w:noProof/>
                  <w:webHidden/>
                </w:rPr>
                <w:fldChar w:fldCharType="end"/>
              </w:r>
            </w:ins>
          </w:hyperlink>
        </w:p>
        <w:p>
          <w:pPr>
            <w:pStyle w:val="Sumrio2"/>
            <w:rPr>
              <w:ins w:id="882680" w:author="Claude" w:date="2026-10-07T12:00:00Z"/>
              <w:rFonts w:asciiTheme="minorHAnsi" w:eastAsiaTheme="minorEastAsia" w:hAnsiTheme="minorHAnsi" w:cstheme="minorBidi"/>
              <w:b w:val="0"/>
              <w:bCs w:val="0"/>
              <w:noProof/>
              <w:kern w:val="2"/>
              <w:sz w:val="24"/>
              <w:szCs w:val="24"/>
              <w14:ligatures w14:val="standardContextual"/>
            </w:rPr>
          </w:pPr>
          <w:hyperlink w:anchor="_TocRev187_T23" w:history="1">
            <w:ins w:id="882679" w:author="Claude" w:date="2026-10-07T12:00:00Z">
              <w:r w:rsidRPr="00704E72">
                <w:rPr>
                  <w:rStyle w:val="Hyperlink"/>
                  <w:rFonts w:ascii="Arial" w:hAnsi="Arial"/>
                  <w:noProof/>
                </w:rPr>
                <w:t>5.6 Comunicação dos resultados (Etapa 12)</w:t>
              </w:r>
              <w:r>
                <w:rPr>
                  <w:noProof/>
                  <w:webHidden/>
                </w:rPr>
                <w:tab/>
              </w:r>
              <w:r>
                <w:rPr>
                  <w:noProof/>
                  <w:webHidden/>
                </w:rPr>
                <w:fldChar w:fldCharType="begin"/>
              </w:r>
              <w:r>
                <w:rPr>
                  <w:noProof/>
                  <w:webHidden/>
                </w:rPr>
                <w:instrText xml:space="preserve"> PAGEREF _TocRev187_T23 \h </w:instrText>
              </w:r>
              <w:r>
                <w:rPr>
                  <w:noProof/>
                  <w:webHidden/>
                </w:rPr>
              </w:r>
              <w:r>
                <w:rPr>
                  <w:noProof/>
                  <w:webHidden/>
                </w:rPr>
                <w:fldChar w:fldCharType="separate"/>
              </w:r>
              <w:r>
                <w:rPr>
                  <w:noProof/>
                  <w:webHidden/>
                </w:rPr>
                <w:t>131</w:t>
              </w:r>
              <w:r>
                <w:rPr>
                  <w:noProof/>
                  <w:webHidden/>
                </w:rPr>
                <w:fldChar w:fldCharType="end"/>
              </w:r>
            </w:ins>
          </w:hyperlink>
        </w:p>
        <w:p>
          <w:pPr>
            <w:pStyle w:val="Sumrio2"/>
            <w:rPr>
              <w:ins w:id="882682" w:author="Claude" w:date="2026-10-07T12:00:00Z"/>
              <w:rFonts w:asciiTheme="minorHAnsi" w:eastAsiaTheme="minorEastAsia" w:hAnsiTheme="minorHAnsi" w:cstheme="minorBidi"/>
              <w:b w:val="0"/>
              <w:bCs w:val="0"/>
              <w:noProof/>
              <w:kern w:val="2"/>
              <w:sz w:val="24"/>
              <w:szCs w:val="24"/>
              <w14:ligatures w14:val="standardContextual"/>
            </w:rPr>
          </w:pPr>
          <w:hyperlink w:anchor="_TocRev187_T24" w:history="1">
            <w:ins w:id="882681" w:author="Claude" w:date="2026-10-07T12:00:00Z">
              <w:r w:rsidRPr="00704E72">
                <w:rPr>
                  <w:rStyle w:val="Hyperlink"/>
                  <w:rFonts w:ascii="Arial" w:hAnsi="Arial"/>
                  <w:noProof/>
                </w:rPr>
                <w:t>5.7 Trabalhos futuros e continuidade do EVTEAS-Py</w:t>
              </w:r>
              <w:r>
                <w:rPr>
                  <w:noProof/>
                  <w:webHidden/>
                </w:rPr>
                <w:tab/>
              </w:r>
              <w:r>
                <w:rPr>
                  <w:noProof/>
                  <w:webHidden/>
                </w:rPr>
                <w:fldChar w:fldCharType="begin"/>
              </w:r>
              <w:r>
                <w:rPr>
                  <w:noProof/>
                  <w:webHidden/>
                </w:rPr>
                <w:instrText xml:space="preserve"> PAGEREF _TocRev187_T24 \h </w:instrText>
              </w:r>
              <w:r>
                <w:rPr>
                  <w:noProof/>
                  <w:webHidden/>
                </w:rPr>
              </w:r>
              <w:r>
                <w:rPr>
                  <w:noProof/>
                  <w:webHidden/>
                </w:rPr>
                <w:fldChar w:fldCharType="separate"/>
              </w:r>
              <w:r>
                <w:rPr>
                  <w:noProof/>
                  <w:webHidden/>
                </w:rPr>
                <w:t>131</w:t>
              </w:r>
              <w:r>
                <w:rPr>
                  <w:noProof/>
                  <w:webHidden/>
                </w:rPr>
                <w:fldChar w:fldCharType="end"/>
              </w:r>
            </w:ins>
          </w:hyperlink>
        </w:p>
        <w:p w14:paraId="27F5E423" w14:textId="77777777" w:rsidR="00805C76" w:rsidRDefault="00805C76">
          <w:pPr>
            <w:pStyle w:val="Sumrio1"/>
            <w:tabs>
              <w:tab w:val="right" w:leader="dot" w:pos="8494"/>
            </w:tabs>
            <w:rPr>
              <w:rFonts w:asciiTheme="minorHAnsi" w:eastAsiaTheme="minorEastAsia" w:hAnsiTheme="minorHAnsi" w:cstheme="minorBidi"/>
              <w:noProof/>
              <w:kern w:val="2"/>
              <w:sz w:val="24"/>
              <w:szCs w:val="24"/>
              <w14:ligatures w14:val="standardContextual"/>
            </w:rPr>
          </w:pPr>
          <w:hyperlink w:anchor="_Toc242269346" w:history="1">
            <w:r w:rsidRPr="00704E72">
              <w:rPr>
                <w:rStyle w:val="Hyperlink"/>
                <w:noProof/>
              </w:rPr>
              <w:t>REFERÊNCIAS</w:t>
            </w:r>
            <w:r>
              <w:rPr>
                <w:noProof/>
                <w:webHidden/>
              </w:rPr>
              <w:tab/>
            </w:r>
            <w:r>
              <w:rPr>
                <w:noProof/>
                <w:webHidden/>
              </w:rPr>
              <w:fldChar w:fldCharType="begin"/>
            </w:r>
            <w:r>
              <w:rPr>
                <w:noProof/>
                <w:webHidden/>
              </w:rPr>
              <w:instrText xml:space="preserve"> PAGEREF _Toc242269346 \h </w:instrText>
            </w:r>
            <w:r>
              <w:rPr>
                <w:noProof/>
                <w:webHidden/>
              </w:rPr>
            </w:r>
            <w:r>
              <w:rPr>
                <w:noProof/>
                <w:webHidden/>
              </w:rPr>
              <w:fldChar w:fldCharType="separate"/>
            </w:r>
            <w:r>
              <w:rPr>
                <w:noProof/>
                <w:webHidden/>
              </w:rPr>
              <w:t>133</w:t>
            </w:r>
            <w:r>
              <w:rPr>
                <w:noProof/>
                <w:webHidden/>
              </w:rPr>
              <w:fldChar w:fldCharType="end"/>
            </w:r>
          </w:hyperlink>
        </w:p>
        <w:p>
          <w:pPr>
            <w:pStyle w:val="Sumrio1"/>
            <w:tabs>
              <w:tab w:val="right" w:leader="dot" w:pos="8494"/>
            </w:tabs>
            <w:rPr>
              <w:ins w:id="888385" w:author="Claude" w:date="2026-10-07T12:00:00Z"/>
              <w:rFonts w:asciiTheme="minorHAnsi" w:eastAsiaTheme="minorEastAsia" w:hAnsiTheme="minorHAnsi" w:cstheme="minorBidi"/>
              <w:noProof/>
              <w:kern w:val="2"/>
              <w:sz w:val="24"/>
              <w:szCs w:val="24"/>
              <w14:ligatures w14:val="standardContextual"/>
            </w:rPr>
          </w:pPr>
          <w:hyperlink w:anchor="_TocRev187ApA" w:history="1">
            <w:ins w:id="888384" w:author="Claude" w:date="2026-10-07T12:00:00Z">
              <w:r w:rsidRPr="00704E72">
                <w:rPr>
                  <w:rStyle w:val="Hyperlink"/>
                  <w:noProof/>
                </w:rPr>
                <w:t>APÊNDICE A – CÓDIGO-FONTE COMPLETO DO EVTEAS-Py</w:t>
              </w:r>
              <w:r>
                <w:rPr>
                  <w:noProof/>
                  <w:webHidden/>
                </w:rPr>
                <w:tab/>
              </w:r>
              <w:r>
                <w:rPr>
                  <w:noProof/>
                  <w:webHidden/>
                </w:rPr>
                <w:fldChar w:fldCharType="begin"/>
              </w:r>
              <w:r>
                <w:rPr>
                  <w:noProof/>
                  <w:webHidden/>
                </w:rPr>
                <w:instrText xml:space="preserve"> PAGEREF _TocRev187ApA \h </w:instrText>
              </w:r>
              <w:r>
                <w:rPr>
                  <w:noProof/>
                  <w:webHidden/>
                </w:rPr>
              </w:r>
              <w:r>
                <w:rPr>
                  <w:noProof/>
                  <w:webHidden/>
                </w:rPr>
                <w:fldChar w:fldCharType="separate"/>
              </w:r>
              <w:r>
                <w:rPr>
                  <w:noProof/>
                  <w:webHidden/>
                </w:rPr>
                <w:t>141</w:t>
              </w:r>
              <w:r>
                <w:rPr>
                  <w:noProof/>
                  <w:webHidden/>
                </w:rPr>
                <w:fldChar w:fldCharType="end"/>
              </w:r>
            </w:ins>
          </w:hyperlink>
        </w:p>
        <w:p>
          <w:pPr>
            <w:pStyle w:val="Sumrio2"/>
            <w:tabs>
              <w:tab w:val="right" w:leader="dot" w:pos="8494"/>
            </w:tabs>
            <w:rPr>
              <w:ins w:id="888387" w:author="Claude" w:date="2026-10-07T12:00:00Z"/>
              <w:rFonts w:asciiTheme="minorHAnsi" w:eastAsiaTheme="minorEastAsia" w:hAnsiTheme="minorHAnsi" w:cstheme="minorBidi"/>
              <w:noProof/>
              <w:kern w:val="2"/>
              <w:sz w:val="24"/>
              <w:szCs w:val="24"/>
              <w14:ligatures w14:val="standardContextual"/>
            </w:rPr>
          </w:pPr>
          <w:hyperlink w:anchor="_TocRev187ApA1" w:history="1">
            <w:ins w:id="888386" w:author="Claude" w:date="2026-10-07T12:00:00Z">
              <w:r w:rsidRPr="00704E72">
                <w:rPr>
                  <w:rStyle w:val="Hyperlink"/>
                  <w:noProof/>
                </w:rPr>
                <w:t>A.1 evteas_py/__init__.py — Interface pública do pacote</w:t>
              </w:r>
              <w:r>
                <w:rPr>
                  <w:noProof/>
                  <w:webHidden/>
                </w:rPr>
                <w:tab/>
              </w:r>
              <w:r>
                <w:rPr>
                  <w:noProof/>
                  <w:webHidden/>
                </w:rPr>
                <w:fldChar w:fldCharType="begin"/>
              </w:r>
              <w:r>
                <w:rPr>
                  <w:noProof/>
                  <w:webHidden/>
                </w:rPr>
                <w:instrText xml:space="preserve"> PAGEREF _TocRev187ApA1 \h </w:instrText>
              </w:r>
              <w:r>
                <w:rPr>
                  <w:noProof/>
                  <w:webHidden/>
                </w:rPr>
              </w:r>
              <w:r>
                <w:rPr>
                  <w:noProof/>
                  <w:webHidden/>
                </w:rPr>
                <w:fldChar w:fldCharType="separate"/>
              </w:r>
              <w:r>
                <w:rPr>
                  <w:noProof/>
                  <w:webHidden/>
                </w:rPr>
                <w:t>141</w:t>
              </w:r>
              <w:r>
                <w:rPr>
                  <w:noProof/>
                  <w:webHidden/>
                </w:rPr>
                <w:fldChar w:fldCharType="end"/>
              </w:r>
            </w:ins>
          </w:hyperlink>
        </w:p>
        <w:p>
          <w:pPr>
            <w:pStyle w:val="Sumrio2"/>
            <w:tabs>
              <w:tab w:val="right" w:leader="dot" w:pos="8494"/>
            </w:tabs>
            <w:rPr>
              <w:ins w:id="888389" w:author="Claude" w:date="2026-10-07T12:00:00Z"/>
              <w:rFonts w:asciiTheme="minorHAnsi" w:eastAsiaTheme="minorEastAsia" w:hAnsiTheme="minorHAnsi" w:cstheme="minorBidi"/>
              <w:noProof/>
              <w:kern w:val="2"/>
              <w:sz w:val="24"/>
              <w:szCs w:val="24"/>
              <w14:ligatures w14:val="standardContextual"/>
            </w:rPr>
          </w:pPr>
          <w:hyperlink w:anchor="_TocRev187ApA2" w:history="1">
            <w:ins w:id="888388" w:author="Claude" w:date="2026-10-07T12:00:00Z">
              <w:r w:rsidRPr="00704E72">
                <w:rPr>
                  <w:rStyle w:val="Hyperlink"/>
                  <w:noProof/>
                </w:rPr>
                <w:t>A.2 evteas_py/config.py — Configuração, premissas e rastreabilidade das fontes</w:t>
              </w:r>
              <w:r>
                <w:rPr>
                  <w:noProof/>
                  <w:webHidden/>
                </w:rPr>
                <w:tab/>
              </w:r>
              <w:r>
                <w:rPr>
                  <w:noProof/>
                  <w:webHidden/>
                </w:rPr>
                <w:fldChar w:fldCharType="begin"/>
              </w:r>
              <w:r>
                <w:rPr>
                  <w:noProof/>
                  <w:webHidden/>
                </w:rPr>
                <w:instrText xml:space="preserve"> PAGEREF _TocRev187ApA2 \h </w:instrText>
              </w:r>
              <w:r>
                <w:rPr>
                  <w:noProof/>
                  <w:webHidden/>
                </w:rPr>
              </w:r>
              <w:r>
                <w:rPr>
                  <w:noProof/>
                  <w:webHidden/>
                </w:rPr>
                <w:fldChar w:fldCharType="separate"/>
              </w:r>
              <w:r>
                <w:rPr>
                  <w:noProof/>
                  <w:webHidden/>
                </w:rPr>
                <w:t>141</w:t>
              </w:r>
              <w:r>
                <w:rPr>
                  <w:noProof/>
                  <w:webHidden/>
                </w:rPr>
                <w:fldChar w:fldCharType="end"/>
              </w:r>
            </w:ins>
          </w:hyperlink>
        </w:p>
        <w:p>
          <w:pPr>
            <w:pStyle w:val="Sumrio2"/>
            <w:tabs>
              <w:tab w:val="right" w:leader="dot" w:pos="8494"/>
            </w:tabs>
            <w:rPr>
              <w:ins w:id="888391" w:author="Claude" w:date="2026-10-07T12:00:00Z"/>
              <w:rFonts w:asciiTheme="minorHAnsi" w:eastAsiaTheme="minorEastAsia" w:hAnsiTheme="minorHAnsi" w:cstheme="minorBidi"/>
              <w:noProof/>
              <w:kern w:val="2"/>
              <w:sz w:val="24"/>
              <w:szCs w:val="24"/>
              <w14:ligatures w14:val="standardContextual"/>
            </w:rPr>
          </w:pPr>
          <w:hyperlink w:anchor="_TocRev187ApA3" w:history="1">
            <w:ins w:id="888390" w:author="Claude" w:date="2026-10-07T12:00:00Z">
              <w:r w:rsidRPr="00704E72">
                <w:rPr>
                  <w:rStyle w:val="Hyperlink"/>
                  <w:noProof/>
                </w:rPr>
                <w:t>A.3 evteas_py/financeiro.py — Engenharia econômica vetorizada</w:t>
              </w:r>
              <w:r>
                <w:rPr>
                  <w:noProof/>
                  <w:webHidden/>
                </w:rPr>
                <w:tab/>
              </w:r>
              <w:r>
                <w:rPr>
                  <w:noProof/>
                  <w:webHidden/>
                </w:rPr>
                <w:fldChar w:fldCharType="begin"/>
              </w:r>
              <w:r>
                <w:rPr>
                  <w:noProof/>
                  <w:webHidden/>
                </w:rPr>
                <w:instrText xml:space="preserve"> PAGEREF _TocRev187ApA3 \h </w:instrText>
              </w:r>
              <w:r>
                <w:rPr>
                  <w:noProof/>
                  <w:webHidden/>
                </w:rPr>
              </w:r>
              <w:r>
                <w:rPr>
                  <w:noProof/>
                  <w:webHidden/>
                </w:rPr>
                <w:fldChar w:fldCharType="separate"/>
              </w:r>
              <w:r>
                <w:rPr>
                  <w:noProof/>
                  <w:webHidden/>
                </w:rPr>
                <w:t>148</w:t>
              </w:r>
              <w:r>
                <w:rPr>
                  <w:noProof/>
                  <w:webHidden/>
                </w:rPr>
                <w:fldChar w:fldCharType="end"/>
              </w:r>
            </w:ins>
          </w:hyperlink>
        </w:p>
        <w:p>
          <w:pPr>
            <w:pStyle w:val="Sumrio2"/>
            <w:tabs>
              <w:tab w:val="right" w:leader="dot" w:pos="8494"/>
            </w:tabs>
            <w:rPr>
              <w:ins w:id="888393" w:author="Claude" w:date="2026-10-07T12:00:00Z"/>
              <w:rFonts w:asciiTheme="minorHAnsi" w:eastAsiaTheme="minorEastAsia" w:hAnsiTheme="minorHAnsi" w:cstheme="minorBidi"/>
              <w:noProof/>
              <w:kern w:val="2"/>
              <w:sz w:val="24"/>
              <w:szCs w:val="24"/>
              <w14:ligatures w14:val="standardContextual"/>
            </w:rPr>
          </w:pPr>
          <w:hyperlink w:anchor="_TocRev187ApA4" w:history="1">
            <w:ins w:id="888392" w:author="Claude" w:date="2026-10-07T12:00:00Z">
              <w:r w:rsidRPr="00704E72">
                <w:rPr>
                  <w:rStyle w:val="Hyperlink"/>
                  <w:noProof/>
                </w:rPr>
                <w:t>A.4 evteas_py/modelo.py — Núcleo de cálculo das dimensões técnica, econômica, ambiental e social</w:t>
              </w:r>
              <w:r>
                <w:rPr>
                  <w:noProof/>
                  <w:webHidden/>
                </w:rPr>
                <w:tab/>
              </w:r>
              <w:r>
                <w:rPr>
                  <w:noProof/>
                  <w:webHidden/>
                </w:rPr>
                <w:fldChar w:fldCharType="begin"/>
              </w:r>
              <w:r>
                <w:rPr>
                  <w:noProof/>
                  <w:webHidden/>
                </w:rPr>
                <w:instrText xml:space="preserve"> PAGEREF _TocRev187ApA4 \h </w:instrText>
              </w:r>
              <w:r>
                <w:rPr>
                  <w:noProof/>
                  <w:webHidden/>
                </w:rPr>
              </w:r>
              <w:r>
                <w:rPr>
                  <w:noProof/>
                  <w:webHidden/>
                </w:rPr>
                <w:fldChar w:fldCharType="separate"/>
              </w:r>
              <w:r>
                <w:rPr>
                  <w:noProof/>
                  <w:webHidden/>
                </w:rPr>
                <w:t>149</w:t>
              </w:r>
              <w:r>
                <w:rPr>
                  <w:noProof/>
                  <w:webHidden/>
                </w:rPr>
                <w:fldChar w:fldCharType="end"/>
              </w:r>
            </w:ins>
          </w:hyperlink>
        </w:p>
        <w:p>
          <w:pPr>
            <w:pStyle w:val="Sumrio2"/>
            <w:tabs>
              <w:tab w:val="right" w:leader="dot" w:pos="8494"/>
            </w:tabs>
            <w:rPr>
              <w:ins w:id="888395" w:author="Claude" w:date="2026-10-07T12:00:00Z"/>
              <w:rFonts w:asciiTheme="minorHAnsi" w:eastAsiaTheme="minorEastAsia" w:hAnsiTheme="minorHAnsi" w:cstheme="minorBidi"/>
              <w:noProof/>
              <w:kern w:val="2"/>
              <w:sz w:val="24"/>
              <w:szCs w:val="24"/>
              <w14:ligatures w14:val="standardContextual"/>
            </w:rPr>
          </w:pPr>
          <w:hyperlink w:anchor="_TocRev187ApA5" w:history="1">
            <w:ins w:id="888394" w:author="Claude" w:date="2026-10-07T12:00:00Z">
              <w:r w:rsidRPr="00704E72">
                <w:rPr>
                  <w:rStyle w:val="Hyperlink"/>
                  <w:noProof/>
                </w:rPr>
                <w:t>A.5 evteas_py/ponderacao.py — Normalização, pesos, índice EVTEAS, decisão e TOPSIS</w:t>
              </w:r>
              <w:r>
                <w:rPr>
                  <w:noProof/>
                  <w:webHidden/>
                </w:rPr>
                <w:tab/>
              </w:r>
              <w:r>
                <w:rPr>
                  <w:noProof/>
                  <w:webHidden/>
                </w:rPr>
                <w:fldChar w:fldCharType="begin"/>
              </w:r>
              <w:r>
                <w:rPr>
                  <w:noProof/>
                  <w:webHidden/>
                </w:rPr>
                <w:instrText xml:space="preserve"> PAGEREF _TocRev187ApA5 \h </w:instrText>
              </w:r>
              <w:r>
                <w:rPr>
                  <w:noProof/>
                  <w:webHidden/>
                </w:rPr>
              </w:r>
              <w:r>
                <w:rPr>
                  <w:noProof/>
                  <w:webHidden/>
                </w:rPr>
                <w:fldChar w:fldCharType="separate"/>
              </w:r>
              <w:r>
                <w:rPr>
                  <w:noProof/>
                  <w:webHidden/>
                </w:rPr>
                <w:t>159</w:t>
              </w:r>
              <w:r>
                <w:rPr>
                  <w:noProof/>
                  <w:webHidden/>
                </w:rPr>
                <w:fldChar w:fldCharType="end"/>
              </w:r>
            </w:ins>
          </w:hyperlink>
        </w:p>
        <w:p>
          <w:pPr>
            <w:pStyle w:val="Sumrio2"/>
            <w:tabs>
              <w:tab w:val="right" w:leader="dot" w:pos="8494"/>
            </w:tabs>
            <w:rPr>
              <w:ins w:id="888397" w:author="Claude" w:date="2026-10-07T12:00:00Z"/>
              <w:rFonts w:asciiTheme="minorHAnsi" w:eastAsiaTheme="minorEastAsia" w:hAnsiTheme="minorHAnsi" w:cstheme="minorBidi"/>
              <w:noProof/>
              <w:kern w:val="2"/>
              <w:sz w:val="24"/>
              <w:szCs w:val="24"/>
              <w14:ligatures w14:val="standardContextual"/>
            </w:rPr>
          </w:pPr>
          <w:hyperlink w:anchor="_TocRev187ApA6" w:history="1">
            <w:ins w:id="888396" w:author="Claude" w:date="2026-10-07T12:00:00Z">
              <w:r w:rsidRPr="00704E72">
                <w:rPr>
                  <w:rStyle w:val="Hyperlink"/>
                  <w:noProof/>
                </w:rPr>
                <w:t>A.6 evteas_py/incerteza.py — Monte Carlo, sensibilidade, valores críticos e cenários</w:t>
              </w:r>
              <w:r>
                <w:rPr>
                  <w:noProof/>
                  <w:webHidden/>
                </w:rPr>
                <w:tab/>
              </w:r>
              <w:r>
                <w:rPr>
                  <w:noProof/>
                  <w:webHidden/>
                </w:rPr>
                <w:fldChar w:fldCharType="begin"/>
              </w:r>
              <w:r>
                <w:rPr>
                  <w:noProof/>
                  <w:webHidden/>
                </w:rPr>
                <w:instrText xml:space="preserve"> PAGEREF _TocRev187ApA6 \h </w:instrText>
              </w:r>
              <w:r>
                <w:rPr>
                  <w:noProof/>
                  <w:webHidden/>
                </w:rPr>
              </w:r>
              <w:r>
                <w:rPr>
                  <w:noProof/>
                  <w:webHidden/>
                </w:rPr>
                <w:fldChar w:fldCharType="separate"/>
              </w:r>
              <w:r>
                <w:rPr>
                  <w:noProof/>
                  <w:webHidden/>
                </w:rPr>
                <w:t>162</w:t>
              </w:r>
              <w:r>
                <w:rPr>
                  <w:noProof/>
                  <w:webHidden/>
                </w:rPr>
                <w:fldChar w:fldCharType="end"/>
              </w:r>
            </w:ins>
          </w:hyperlink>
        </w:p>
        <w:p>
          <w:pPr>
            <w:pStyle w:val="Sumrio2"/>
            <w:tabs>
              <w:tab w:val="right" w:leader="dot" w:pos="8494"/>
            </w:tabs>
            <w:rPr>
              <w:ins w:id="888399" w:author="Claude" w:date="2026-10-07T12:00:00Z"/>
              <w:rFonts w:asciiTheme="minorHAnsi" w:eastAsiaTheme="minorEastAsia" w:hAnsiTheme="minorHAnsi" w:cstheme="minorBidi"/>
              <w:noProof/>
              <w:kern w:val="2"/>
              <w:sz w:val="24"/>
              <w:szCs w:val="24"/>
              <w14:ligatures w14:val="standardContextual"/>
            </w:rPr>
          </w:pPr>
          <w:hyperlink w:anchor="_TocRev187ApA7" w:history="1">
            <w:ins w:id="888398" w:author="Claude" w:date="2026-10-07T12:00:00Z">
              <w:r w:rsidRPr="00704E72">
                <w:rPr>
                  <w:rStyle w:val="Hyperlink"/>
                  <w:noProof/>
                </w:rPr>
                <w:t>A.7 evteas_py/pipeline.py — Pipeline principal e comparação de alternativas</w:t>
              </w:r>
              <w:r>
                <w:rPr>
                  <w:noProof/>
                  <w:webHidden/>
                </w:rPr>
                <w:tab/>
              </w:r>
              <w:r>
                <w:rPr>
                  <w:noProof/>
                  <w:webHidden/>
                </w:rPr>
                <w:fldChar w:fldCharType="begin"/>
              </w:r>
              <w:r>
                <w:rPr>
                  <w:noProof/>
                  <w:webHidden/>
                </w:rPr>
                <w:instrText xml:space="preserve"> PAGEREF _TocRev187ApA7 \h </w:instrText>
              </w:r>
              <w:r>
                <w:rPr>
                  <w:noProof/>
                  <w:webHidden/>
                </w:rPr>
              </w:r>
              <w:r>
                <w:rPr>
                  <w:noProof/>
                  <w:webHidden/>
                </w:rPr>
                <w:fldChar w:fldCharType="separate"/>
              </w:r>
              <w:r>
                <w:rPr>
                  <w:noProof/>
                  <w:webHidden/>
                </w:rPr>
                <w:t>165</w:t>
              </w:r>
              <w:r>
                <w:rPr>
                  <w:noProof/>
                  <w:webHidden/>
                </w:rPr>
                <w:fldChar w:fldCharType="end"/>
              </w:r>
            </w:ins>
          </w:hyperlink>
        </w:p>
        <w:p>
          <w:pPr>
            <w:pStyle w:val="Sumrio2"/>
            <w:tabs>
              <w:tab w:val="right" w:leader="dot" w:pos="8494"/>
            </w:tabs>
            <w:rPr>
              <w:ins w:id="888401" w:author="Claude" w:date="2026-10-07T12:00:00Z"/>
              <w:rFonts w:asciiTheme="minorHAnsi" w:eastAsiaTheme="minorEastAsia" w:hAnsiTheme="minorHAnsi" w:cstheme="minorBidi"/>
              <w:noProof/>
              <w:kern w:val="2"/>
              <w:sz w:val="24"/>
              <w:szCs w:val="24"/>
              <w14:ligatures w14:val="standardContextual"/>
            </w:rPr>
          </w:pPr>
          <w:hyperlink w:anchor="_TocRev187ApA8" w:history="1">
            <w:ins w:id="888400" w:author="Claude" w:date="2026-10-07T12:00:00Z">
              <w:r w:rsidRPr="00704E72">
                <w:rPr>
                  <w:rStyle w:val="Hyperlink"/>
                  <w:noProof/>
                </w:rPr>
                <w:t>A.8 evteas_py/vv.py — Verificação por invariantes e testes de regressão</w:t>
              </w:r>
              <w:r>
                <w:rPr>
                  <w:noProof/>
                  <w:webHidden/>
                </w:rPr>
                <w:tab/>
              </w:r>
              <w:r>
                <w:rPr>
                  <w:noProof/>
                  <w:webHidden/>
                </w:rPr>
                <w:fldChar w:fldCharType="begin"/>
              </w:r>
              <w:r>
                <w:rPr>
                  <w:noProof/>
                  <w:webHidden/>
                </w:rPr>
                <w:instrText xml:space="preserve"> PAGEREF _TocRev187ApA8 \h </w:instrText>
              </w:r>
              <w:r>
                <w:rPr>
                  <w:noProof/>
                  <w:webHidden/>
                </w:rPr>
              </w:r>
              <w:r>
                <w:rPr>
                  <w:noProof/>
                  <w:webHidden/>
                </w:rPr>
                <w:fldChar w:fldCharType="separate"/>
              </w:r>
              <w:r>
                <w:rPr>
                  <w:noProof/>
                  <w:webHidden/>
                </w:rPr>
                <w:t>167</w:t>
              </w:r>
              <w:r>
                <w:rPr>
                  <w:noProof/>
                  <w:webHidden/>
                </w:rPr>
                <w:fldChar w:fldCharType="end"/>
              </w:r>
            </w:ins>
          </w:hyperlink>
        </w:p>
        <w:p>
          <w:pPr>
            <w:pStyle w:val="Sumrio2"/>
            <w:tabs>
              <w:tab w:val="right" w:leader="dot" w:pos="8494"/>
            </w:tabs>
            <w:rPr>
              <w:ins w:id="888403" w:author="Claude" w:date="2026-10-07T12:00:00Z"/>
              <w:rFonts w:asciiTheme="minorHAnsi" w:eastAsiaTheme="minorEastAsia" w:hAnsiTheme="minorHAnsi" w:cstheme="minorBidi"/>
              <w:noProof/>
              <w:kern w:val="2"/>
              <w:sz w:val="24"/>
              <w:szCs w:val="24"/>
              <w14:ligatures w14:val="standardContextual"/>
            </w:rPr>
          </w:pPr>
          <w:hyperlink w:anchor="_TocRev187ApA9" w:history="1">
            <w:ins w:id="888402" w:author="Claude" w:date="2026-10-07T12:00:00Z">
              <w:r w:rsidRPr="00704E72">
                <w:rPr>
                  <w:rStyle w:val="Hyperlink"/>
                  <w:noProof/>
                </w:rPr>
                <w:t>A.9 evteas_py/casos.py — Caso-base, alternativas e preset legado</w:t>
              </w:r>
              <w:r>
                <w:rPr>
                  <w:noProof/>
                  <w:webHidden/>
                </w:rPr>
                <w:tab/>
              </w:r>
              <w:r>
                <w:rPr>
                  <w:noProof/>
                  <w:webHidden/>
                </w:rPr>
                <w:fldChar w:fldCharType="begin"/>
              </w:r>
              <w:r>
                <w:rPr>
                  <w:noProof/>
                  <w:webHidden/>
                </w:rPr>
                <w:instrText xml:space="preserve"> PAGEREF _TocRev187ApA9 \h </w:instrText>
              </w:r>
              <w:r>
                <w:rPr>
                  <w:noProof/>
                  <w:webHidden/>
                </w:rPr>
              </w:r>
              <w:r>
                <w:rPr>
                  <w:noProof/>
                  <w:webHidden/>
                </w:rPr>
                <w:fldChar w:fldCharType="separate"/>
              </w:r>
              <w:r>
                <w:rPr>
                  <w:noProof/>
                  <w:webHidden/>
                </w:rPr>
                <w:t>169</w:t>
              </w:r>
              <w:r>
                <w:rPr>
                  <w:noProof/>
                  <w:webHidden/>
                </w:rPr>
                <w:fldChar w:fldCharType="end"/>
              </w:r>
            </w:ins>
          </w:hyperlink>
        </w:p>
        <w:p>
          <w:pPr>
            <w:pStyle w:val="Sumrio2"/>
            <w:tabs>
              <w:tab w:val="right" w:leader="dot" w:pos="8494"/>
            </w:tabs>
            <w:rPr>
              <w:ins w:id="888405" w:author="Claude" w:date="2026-10-07T12:00:00Z"/>
              <w:rFonts w:asciiTheme="minorHAnsi" w:eastAsiaTheme="minorEastAsia" w:hAnsiTheme="minorHAnsi" w:cstheme="minorBidi"/>
              <w:noProof/>
              <w:kern w:val="2"/>
              <w:sz w:val="24"/>
              <w:szCs w:val="24"/>
              <w14:ligatures w14:val="standardContextual"/>
            </w:rPr>
          </w:pPr>
          <w:hyperlink w:anchor="_TocRev187ApA10" w:history="1">
            <w:ins w:id="888404" w:author="Claude" w:date="2026-10-07T12:00:00Z">
              <w:r w:rsidRPr="00704E72">
                <w:rPr>
                  <w:rStyle w:val="Hyperlink"/>
                  <w:noProof/>
                </w:rPr>
                <w:t>A.10 evteas_py/relatorios.py — Resumo executivo, exportação e gráficos</w:t>
              </w:r>
              <w:r>
                <w:rPr>
                  <w:noProof/>
                  <w:webHidden/>
                </w:rPr>
                <w:tab/>
              </w:r>
              <w:r>
                <w:rPr>
                  <w:noProof/>
                  <w:webHidden/>
                </w:rPr>
                <w:fldChar w:fldCharType="begin"/>
              </w:r>
              <w:r>
                <w:rPr>
                  <w:noProof/>
                  <w:webHidden/>
                </w:rPr>
                <w:instrText xml:space="preserve"> PAGEREF _TocRev187ApA10 \h </w:instrText>
              </w:r>
              <w:r>
                <w:rPr>
                  <w:noProof/>
                  <w:webHidden/>
                </w:rPr>
              </w:r>
              <w:r>
                <w:rPr>
                  <w:noProof/>
                  <w:webHidden/>
                </w:rPr>
                <w:fldChar w:fldCharType="separate"/>
              </w:r>
              <w:r>
                <w:rPr>
                  <w:noProof/>
                  <w:webHidden/>
                </w:rPr>
                <w:t>170</w:t>
              </w:r>
              <w:r>
                <w:rPr>
                  <w:noProof/>
                  <w:webHidden/>
                </w:rPr>
                <w:fldChar w:fldCharType="end"/>
              </w:r>
            </w:ins>
          </w:hyperlink>
        </w:p>
        <w:p>
          <w:pPr>
            <w:pStyle w:val="Sumrio2"/>
            <w:tabs>
              <w:tab w:val="right" w:leader="dot" w:pos="8494"/>
            </w:tabs>
            <w:rPr>
              <w:ins w:id="888407" w:author="Claude" w:date="2026-10-07T12:00:00Z"/>
              <w:rFonts w:asciiTheme="minorHAnsi" w:eastAsiaTheme="minorEastAsia" w:hAnsiTheme="minorHAnsi" w:cstheme="minorBidi"/>
              <w:noProof/>
              <w:kern w:val="2"/>
              <w:sz w:val="24"/>
              <w:szCs w:val="24"/>
              <w14:ligatures w14:val="standardContextual"/>
            </w:rPr>
          </w:pPr>
          <w:hyperlink w:anchor="_TocRev187ApA11" w:history="1">
            <w:ins w:id="888406" w:author="Claude" w:date="2026-10-07T12:00:00Z">
              <w:r w:rsidRPr="00704E72">
                <w:rPr>
                  <w:rStyle w:val="Hyperlink"/>
                  <w:noProof/>
                </w:rPr>
                <w:t>A.11 evteas_py/interface.py — Entrada de dados, arquivos de entradas e análise de preços</w:t>
              </w:r>
              <w:r>
                <w:rPr>
                  <w:noProof/>
                  <w:webHidden/>
                </w:rPr>
                <w:tab/>
              </w:r>
              <w:r>
                <w:rPr>
                  <w:noProof/>
                  <w:webHidden/>
                </w:rPr>
                <w:fldChar w:fldCharType="begin"/>
              </w:r>
              <w:r>
                <w:rPr>
                  <w:noProof/>
                  <w:webHidden/>
                </w:rPr>
                <w:instrText xml:space="preserve"> PAGEREF _TocRev187ApA11 \h </w:instrText>
              </w:r>
              <w:r>
                <w:rPr>
                  <w:noProof/>
                  <w:webHidden/>
                </w:rPr>
              </w:r>
              <w:r>
                <w:rPr>
                  <w:noProof/>
                  <w:webHidden/>
                </w:rPr>
                <w:fldChar w:fldCharType="separate"/>
              </w:r>
              <w:r>
                <w:rPr>
                  <w:noProof/>
                  <w:webHidden/>
                </w:rPr>
                <w:t>175</w:t>
              </w:r>
              <w:r>
                <w:rPr>
                  <w:noProof/>
                  <w:webHidden/>
                </w:rPr>
                <w:fldChar w:fldCharType="end"/>
              </w:r>
            </w:ins>
          </w:hyperlink>
        </w:p>
        <w:p>
          <w:pPr>
            <w:pStyle w:val="Sumrio2"/>
            <w:tabs>
              <w:tab w:val="right" w:leader="dot" w:pos="8494"/>
            </w:tabs>
            <w:rPr>
              <w:ins w:id="888409" w:author="Claude" w:date="2026-10-07T12:00:00Z"/>
              <w:rFonts w:asciiTheme="minorHAnsi" w:eastAsiaTheme="minorEastAsia" w:hAnsiTheme="minorHAnsi" w:cstheme="minorBidi"/>
              <w:noProof/>
              <w:kern w:val="2"/>
              <w:sz w:val="24"/>
              <w:szCs w:val="24"/>
              <w14:ligatures w14:val="standardContextual"/>
            </w:rPr>
          </w:pPr>
          <w:hyperlink w:anchor="_TocRev187ApA12" w:history="1">
            <w:ins w:id="888408" w:author="Claude" w:date="2026-10-07T12:00:00Z">
              <w:r w:rsidRPr="00704E72">
                <w:rPr>
                  <w:rStyle w:val="Hyperlink"/>
                  <w:noProof/>
                </w:rPr>
                <w:t>A.12 evteas_py/dsr.py — Registro do ciclo da Design Science Research e rastreabilidade de requisitos</w:t>
              </w:r>
              <w:r>
                <w:rPr>
                  <w:noProof/>
                  <w:webHidden/>
                </w:rPr>
                <w:tab/>
              </w:r>
              <w:r>
                <w:rPr>
                  <w:noProof/>
                  <w:webHidden/>
                </w:rPr>
                <w:fldChar w:fldCharType="begin"/>
              </w:r>
              <w:r>
                <w:rPr>
                  <w:noProof/>
                  <w:webHidden/>
                </w:rPr>
                <w:instrText xml:space="preserve"> PAGEREF _TocRev187ApA12 \h </w:instrText>
              </w:r>
              <w:r>
                <w:rPr>
                  <w:noProof/>
                  <w:webHidden/>
                </w:rPr>
              </w:r>
              <w:r>
                <w:rPr>
                  <w:noProof/>
                  <w:webHidden/>
                </w:rPr>
                <w:fldChar w:fldCharType="separate"/>
              </w:r>
              <w:r>
                <w:rPr>
                  <w:noProof/>
                  <w:webHidden/>
                </w:rPr>
                <w:t>198</w:t>
              </w:r>
              <w:r>
                <w:rPr>
                  <w:noProof/>
                  <w:webHidden/>
                </w:rPr>
                <w:fldChar w:fldCharType="end"/>
              </w:r>
            </w:ins>
          </w:hyperlink>
        </w:p>
        <w:p>
          <w:pPr>
            <w:pStyle w:val="Sumrio2"/>
            <w:tabs>
              <w:tab w:val="right" w:leader="dot" w:pos="8494"/>
            </w:tabs>
            <w:rPr>
              <w:ins w:id="888411" w:author="Claude" w:date="2026-10-07T12:00:00Z"/>
              <w:rFonts w:asciiTheme="minorHAnsi" w:eastAsiaTheme="minorEastAsia" w:hAnsiTheme="minorHAnsi" w:cstheme="minorBidi"/>
              <w:noProof/>
              <w:kern w:val="2"/>
              <w:sz w:val="24"/>
              <w:szCs w:val="24"/>
              <w14:ligatures w14:val="standardContextual"/>
            </w:rPr>
          </w:pPr>
          <w:hyperlink w:anchor="_TocRev187ApA13" w:history="1">
            <w:ins w:id="888410" w:author="Claude" w:date="2026-10-07T12:00:00Z">
              <w:r w:rsidRPr="00704E72">
                <w:rPr>
                  <w:rStyle w:val="Hyperlink"/>
                  <w:noProof/>
                </w:rPr>
                <w:t>A.13 executar_estudo.py — Execução do estudo completo</w:t>
              </w:r>
              <w:r>
                <w:rPr>
                  <w:noProof/>
                  <w:webHidden/>
                </w:rPr>
                <w:tab/>
              </w:r>
              <w:r>
                <w:rPr>
                  <w:noProof/>
                  <w:webHidden/>
                </w:rPr>
                <w:fldChar w:fldCharType="begin"/>
              </w:r>
              <w:r>
                <w:rPr>
                  <w:noProof/>
                  <w:webHidden/>
                </w:rPr>
                <w:instrText xml:space="preserve"> PAGEREF _TocRev187ApA13 \h </w:instrText>
              </w:r>
              <w:r>
                <w:rPr>
                  <w:noProof/>
                  <w:webHidden/>
                </w:rPr>
              </w:r>
              <w:r>
                <w:rPr>
                  <w:noProof/>
                  <w:webHidden/>
                </w:rPr>
                <w:fldChar w:fldCharType="separate"/>
              </w:r>
              <w:r>
                <w:rPr>
                  <w:noProof/>
                  <w:webHidden/>
                </w:rPr>
                <w:t>204</w:t>
              </w:r>
              <w:r>
                <w:rPr>
                  <w:noProof/>
                  <w:webHidden/>
                </w:rPr>
                <w:fldChar w:fldCharType="end"/>
              </w:r>
            </w:ins>
          </w:hyperlink>
        </w:p>
        <w:p>
          <w:pPr>
            <w:pStyle w:val="Sumrio1"/>
            <w:tabs>
              <w:tab w:val="right" w:leader="dot" w:pos="8494"/>
            </w:tabs>
            <w:rPr>
              <w:ins w:id="888413" w:author="Claude" w:date="2026-10-07T12:00:00Z"/>
              <w:rFonts w:asciiTheme="minorHAnsi" w:eastAsiaTheme="minorEastAsia" w:hAnsiTheme="minorHAnsi" w:cstheme="minorBidi"/>
              <w:noProof/>
              <w:kern w:val="2"/>
              <w:sz w:val="24"/>
              <w:szCs w:val="24"/>
              <w14:ligatures w14:val="standardContextual"/>
            </w:rPr>
          </w:pPr>
          <w:hyperlink w:anchor="_TocRev187ApB" w:history="1">
            <w:ins w:id="888412" w:author="Claude" w:date="2026-10-07T12:00:00Z">
              <w:r w:rsidRPr="00704E72">
                <w:rPr>
                  <w:rStyle w:val="Hyperlink"/>
                  <w:noProof/>
                </w:rPr>
                <w:t>APÊNDICE B – TESTES AUTOMATIZADOS DE VERIFICAÇÃO</w:t>
              </w:r>
              <w:r>
                <w:rPr>
                  <w:noProof/>
                  <w:webHidden/>
                </w:rPr>
                <w:tab/>
              </w:r>
              <w:r>
                <w:rPr>
                  <w:noProof/>
                  <w:webHidden/>
                </w:rPr>
                <w:fldChar w:fldCharType="begin"/>
              </w:r>
              <w:r>
                <w:rPr>
                  <w:noProof/>
                  <w:webHidden/>
                </w:rPr>
                <w:instrText xml:space="preserve"> PAGEREF _TocRev187ApB \h </w:instrText>
              </w:r>
              <w:r>
                <w:rPr>
                  <w:noProof/>
                  <w:webHidden/>
                </w:rPr>
              </w:r>
              <w:r>
                <w:rPr>
                  <w:noProof/>
                  <w:webHidden/>
                </w:rPr>
                <w:fldChar w:fldCharType="separate"/>
              </w:r>
              <w:r>
                <w:rPr>
                  <w:noProof/>
                  <w:webHidden/>
                </w:rPr>
                <w:t>206</w:t>
              </w:r>
              <w:r>
                <w:rPr>
                  <w:noProof/>
                  <w:webHidden/>
                </w:rPr>
                <w:fldChar w:fldCharType="end"/>
              </w:r>
            </w:ins>
          </w:hyperlink>
        </w:p>
        <w:p>
          <w:pPr>
            <w:pStyle w:val="Sumrio2"/>
            <w:tabs>
              <w:tab w:val="right" w:leader="dot" w:pos="8494"/>
            </w:tabs>
            <w:rPr>
              <w:ins w:id="888415" w:author="Claude" w:date="2026-10-07T12:00:00Z"/>
              <w:rFonts w:asciiTheme="minorHAnsi" w:eastAsiaTheme="minorEastAsia" w:hAnsiTheme="minorHAnsi" w:cstheme="minorBidi"/>
              <w:noProof/>
              <w:kern w:val="2"/>
              <w:sz w:val="24"/>
              <w:szCs w:val="24"/>
              <w14:ligatures w14:val="standardContextual"/>
            </w:rPr>
          </w:pPr>
          <w:hyperlink w:anchor="_TocRev187ApB1" w:history="1">
            <w:ins w:id="888414" w:author="Claude" w:date="2026-10-07T12:00:00Z">
              <w:r w:rsidRPr="00704E72">
                <w:rPr>
                  <w:rStyle w:val="Hyperlink"/>
                  <w:noProof/>
                </w:rPr>
                <w:t>B.1 tests/test_evteas.py — Testes do núcleo de cálculo</w:t>
              </w:r>
              <w:r>
                <w:rPr>
                  <w:noProof/>
                  <w:webHidden/>
                </w:rPr>
                <w:tab/>
              </w:r>
              <w:r>
                <w:rPr>
                  <w:noProof/>
                  <w:webHidden/>
                </w:rPr>
                <w:fldChar w:fldCharType="begin"/>
              </w:r>
              <w:r>
                <w:rPr>
                  <w:noProof/>
                  <w:webHidden/>
                </w:rPr>
                <w:instrText xml:space="preserve"> PAGEREF _TocRev187ApB1 \h </w:instrText>
              </w:r>
              <w:r>
                <w:rPr>
                  <w:noProof/>
                  <w:webHidden/>
                </w:rPr>
              </w:r>
              <w:r>
                <w:rPr>
                  <w:noProof/>
                  <w:webHidden/>
                </w:rPr>
                <w:fldChar w:fldCharType="separate"/>
              </w:r>
              <w:r>
                <w:rPr>
                  <w:noProof/>
                  <w:webHidden/>
                </w:rPr>
                <w:t>206</w:t>
              </w:r>
              <w:r>
                <w:rPr>
                  <w:noProof/>
                  <w:webHidden/>
                </w:rPr>
                <w:fldChar w:fldCharType="end"/>
              </w:r>
            </w:ins>
          </w:hyperlink>
        </w:p>
        <w:p>
          <w:pPr>
            <w:pStyle w:val="Sumrio2"/>
            <w:tabs>
              <w:tab w:val="right" w:leader="dot" w:pos="8494"/>
            </w:tabs>
            <w:rPr>
              <w:ins w:id="888417" w:author="Claude" w:date="2026-10-07T12:00:00Z"/>
              <w:rFonts w:asciiTheme="minorHAnsi" w:eastAsiaTheme="minorEastAsia" w:hAnsiTheme="minorHAnsi" w:cstheme="minorBidi"/>
              <w:noProof/>
              <w:kern w:val="2"/>
              <w:sz w:val="24"/>
              <w:szCs w:val="24"/>
              <w14:ligatures w14:val="standardContextual"/>
            </w:rPr>
          </w:pPr>
          <w:hyperlink w:anchor="_TocRev187ApB2" w:history="1">
            <w:ins w:id="888416" w:author="Claude" w:date="2026-10-07T12:00:00Z">
              <w:r w:rsidRPr="00704E72">
                <w:rPr>
                  <w:rStyle w:val="Hyperlink"/>
                  <w:noProof/>
                </w:rPr>
                <w:t>B.2 tests/test_social_lean_green.py — Testes das dimensões social, de governança e Lean-Green</w:t>
              </w:r>
              <w:r>
                <w:rPr>
                  <w:noProof/>
                  <w:webHidden/>
                </w:rPr>
                <w:tab/>
              </w:r>
              <w:r>
                <w:rPr>
                  <w:noProof/>
                  <w:webHidden/>
                </w:rPr>
                <w:fldChar w:fldCharType="begin"/>
              </w:r>
              <w:r>
                <w:rPr>
                  <w:noProof/>
                  <w:webHidden/>
                </w:rPr>
                <w:instrText xml:space="preserve"> PAGEREF _TocRev187ApB2 \h </w:instrText>
              </w:r>
              <w:r>
                <w:rPr>
                  <w:noProof/>
                  <w:webHidden/>
                </w:rPr>
              </w:r>
              <w:r>
                <w:rPr>
                  <w:noProof/>
                  <w:webHidden/>
                </w:rPr>
                <w:fldChar w:fldCharType="separate"/>
              </w:r>
              <w:r>
                <w:rPr>
                  <w:noProof/>
                  <w:webHidden/>
                </w:rPr>
                <w:t>210</w:t>
              </w:r>
              <w:r>
                <w:rPr>
                  <w:noProof/>
                  <w:webHidden/>
                </w:rPr>
                <w:fldChar w:fldCharType="end"/>
              </w:r>
            </w:ins>
          </w:hyperlink>
        </w:p>
        <w:p>
          <w:pPr>
            <w:pStyle w:val="Sumrio2"/>
            <w:tabs>
              <w:tab w:val="right" w:leader="dot" w:pos="8494"/>
            </w:tabs>
            <w:rPr>
              <w:ins w:id="888419" w:author="Claude" w:date="2026-10-07T12:00:00Z"/>
              <w:rFonts w:asciiTheme="minorHAnsi" w:eastAsiaTheme="minorEastAsia" w:hAnsiTheme="minorHAnsi" w:cstheme="minorBidi"/>
              <w:noProof/>
              <w:kern w:val="2"/>
              <w:sz w:val="24"/>
              <w:szCs w:val="24"/>
              <w14:ligatures w14:val="standardContextual"/>
            </w:rPr>
          </w:pPr>
          <w:hyperlink w:anchor="_TocRev187ApB3" w:history="1">
            <w:ins w:id="888418" w:author="Claude" w:date="2026-10-07T12:00:00Z">
              <w:r w:rsidRPr="00704E72">
                <w:rPr>
                  <w:rStyle w:val="Hyperlink"/>
                  <w:noProof/>
                </w:rPr>
                <w:t>B.3 tests/test_entradas.py — Testes da entrada de dados</w:t>
              </w:r>
              <w:r>
                <w:rPr>
                  <w:noProof/>
                  <w:webHidden/>
                </w:rPr>
                <w:tab/>
              </w:r>
              <w:r>
                <w:rPr>
                  <w:noProof/>
                  <w:webHidden/>
                </w:rPr>
                <w:fldChar w:fldCharType="begin"/>
              </w:r>
              <w:r>
                <w:rPr>
                  <w:noProof/>
                  <w:webHidden/>
                </w:rPr>
                <w:instrText xml:space="preserve"> PAGEREF _TocRev187ApB3 \h </w:instrText>
              </w:r>
              <w:r>
                <w:rPr>
                  <w:noProof/>
                  <w:webHidden/>
                </w:rPr>
              </w:r>
              <w:r>
                <w:rPr>
                  <w:noProof/>
                  <w:webHidden/>
                </w:rPr>
                <w:fldChar w:fldCharType="separate"/>
              </w:r>
              <w:r>
                <w:rPr>
                  <w:noProof/>
                  <w:webHidden/>
                </w:rPr>
                <w:t>212</w:t>
              </w:r>
              <w:r>
                <w:rPr>
                  <w:noProof/>
                  <w:webHidden/>
                </w:rPr>
                <w:fldChar w:fldCharType="end"/>
              </w:r>
            </w:ins>
          </w:hyperlink>
        </w:p>
        <w:p>
          <w:pPr>
            <w:pStyle w:val="Sumrio2"/>
            <w:tabs>
              <w:tab w:val="right" w:leader="dot" w:pos="8494"/>
            </w:tabs>
            <w:rPr>
              <w:ins w:id="888421" w:author="Claude" w:date="2026-10-07T12:00:00Z"/>
              <w:rFonts w:asciiTheme="minorHAnsi" w:eastAsiaTheme="minorEastAsia" w:hAnsiTheme="minorHAnsi" w:cstheme="minorBidi"/>
              <w:noProof/>
              <w:kern w:val="2"/>
              <w:sz w:val="24"/>
              <w:szCs w:val="24"/>
              <w14:ligatures w14:val="standardContextual"/>
            </w:rPr>
          </w:pPr>
          <w:hyperlink w:anchor="_TocRev187ApB4" w:history="1">
            <w:ins w:id="888420" w:author="Claude" w:date="2026-10-07T12:00:00Z">
              <w:r w:rsidRPr="00704E72">
                <w:rPr>
                  <w:rStyle w:val="Hyperlink"/>
                  <w:noProof/>
                </w:rPr>
                <w:t>B.4 tests/test_revisao_entradas.py — Testes de regressão da revisão independente da entrada de dados</w:t>
              </w:r>
              <w:r>
                <w:rPr>
                  <w:noProof/>
                  <w:webHidden/>
                </w:rPr>
                <w:tab/>
              </w:r>
              <w:r>
                <w:rPr>
                  <w:noProof/>
                  <w:webHidden/>
                </w:rPr>
                <w:fldChar w:fldCharType="begin"/>
              </w:r>
              <w:r>
                <w:rPr>
                  <w:noProof/>
                  <w:webHidden/>
                </w:rPr>
                <w:instrText xml:space="preserve"> PAGEREF _TocRev187ApB4 \h </w:instrText>
              </w:r>
              <w:r>
                <w:rPr>
                  <w:noProof/>
                  <w:webHidden/>
                </w:rPr>
              </w:r>
              <w:r>
                <w:rPr>
                  <w:noProof/>
                  <w:webHidden/>
                </w:rPr>
                <w:fldChar w:fldCharType="separate"/>
              </w:r>
              <w:r>
                <w:rPr>
                  <w:noProof/>
                  <w:webHidden/>
                </w:rPr>
                <w:t>214</w:t>
              </w:r>
              <w:r>
                <w:rPr>
                  <w:noProof/>
                  <w:webHidden/>
                </w:rPr>
                <w:fldChar w:fldCharType="end"/>
              </w:r>
            </w:ins>
          </w:hyperlink>
        </w:p>
        <w:p>
          <w:pPr>
            <w:pStyle w:val="Sumrio2"/>
            <w:tabs>
              <w:tab w:val="right" w:leader="dot" w:pos="8494"/>
            </w:tabs>
            <w:rPr>
              <w:ins w:id="888423" w:author="Claude" w:date="2026-10-07T12:00:00Z"/>
              <w:rFonts w:asciiTheme="minorHAnsi" w:eastAsiaTheme="minorEastAsia" w:hAnsiTheme="minorHAnsi" w:cstheme="minorBidi"/>
              <w:noProof/>
              <w:kern w:val="2"/>
              <w:sz w:val="24"/>
              <w:szCs w:val="24"/>
              <w14:ligatures w14:val="standardContextual"/>
            </w:rPr>
          </w:pPr>
          <w:hyperlink w:anchor="_TocRev187ApB5" w:history="1">
            <w:ins w:id="888422" w:author="Claude" w:date="2026-10-07T12:00:00Z">
              <w:r w:rsidRPr="00704E72">
                <w:rPr>
                  <w:rStyle w:val="Hyperlink"/>
                  <w:noProof/>
                </w:rPr>
                <w:t>B.5 tests/test_dsr.py — Testes do registro do ciclo DSR e da rastreabilidade de requisitos</w:t>
              </w:r>
              <w:r>
                <w:rPr>
                  <w:noProof/>
                  <w:webHidden/>
                </w:rPr>
                <w:tab/>
              </w:r>
              <w:r>
                <w:rPr>
                  <w:noProof/>
                  <w:webHidden/>
                </w:rPr>
                <w:fldChar w:fldCharType="begin"/>
              </w:r>
              <w:r>
                <w:rPr>
                  <w:noProof/>
                  <w:webHidden/>
                </w:rPr>
                <w:instrText xml:space="preserve"> PAGEREF _TocRev187ApB5 \h </w:instrText>
              </w:r>
              <w:r>
                <w:rPr>
                  <w:noProof/>
                  <w:webHidden/>
                </w:rPr>
              </w:r>
              <w:r>
                <w:rPr>
                  <w:noProof/>
                  <w:webHidden/>
                </w:rPr>
                <w:fldChar w:fldCharType="separate"/>
              </w:r>
              <w:r>
                <w:rPr>
                  <w:noProof/>
                  <w:webHidden/>
                </w:rPr>
                <w:t>216</w:t>
              </w:r>
              <w:r>
                <w:rPr>
                  <w:noProof/>
                  <w:webHidden/>
                </w:rPr>
                <w:fldChar w:fldCharType="end"/>
              </w:r>
            </w:ins>
          </w:hyperlink>
        </w:p>
        <w:p>
          <w:pPr>
            <w:pStyle w:val="Sumrio2"/>
            <w:tabs>
              <w:tab w:val="right" w:leader="dot" w:pos="8494"/>
            </w:tabs>
            <w:rPr>
              <w:ins w:id="888425" w:author="Claude" w:date="2026-10-07T12:00:00Z"/>
              <w:rFonts w:asciiTheme="minorHAnsi" w:eastAsiaTheme="minorEastAsia" w:hAnsiTheme="minorHAnsi" w:cstheme="minorBidi"/>
              <w:noProof/>
              <w:kern w:val="2"/>
              <w:sz w:val="24"/>
              <w:szCs w:val="24"/>
              <w14:ligatures w14:val="standardContextual"/>
            </w:rPr>
          </w:pPr>
          <w:hyperlink w:anchor="_TocRev187ApB6" w:history="1">
            <w:ins w:id="888424" w:author="Claude" w:date="2026-10-07T12:00:00Z">
              <w:r w:rsidRPr="00704E72">
                <w:rPr>
                  <w:rStyle w:val="Hyperlink"/>
                  <w:noProof/>
                </w:rPr>
                <w:t>B.6 tests/usuario_simulado.py — Usuário simulado para os testes do wizard</w:t>
              </w:r>
              <w:r>
                <w:rPr>
                  <w:noProof/>
                  <w:webHidden/>
                </w:rPr>
                <w:tab/>
              </w:r>
              <w:r>
                <w:rPr>
                  <w:noProof/>
                  <w:webHidden/>
                </w:rPr>
                <w:fldChar w:fldCharType="begin"/>
              </w:r>
              <w:r>
                <w:rPr>
                  <w:noProof/>
                  <w:webHidden/>
                </w:rPr>
                <w:instrText xml:space="preserve"> PAGEREF _TocRev187ApB6 \h </w:instrText>
              </w:r>
              <w:r>
                <w:rPr>
                  <w:noProof/>
                  <w:webHidden/>
                </w:rPr>
              </w:r>
              <w:r>
                <w:rPr>
                  <w:noProof/>
                  <w:webHidden/>
                </w:rPr>
                <w:fldChar w:fldCharType="separate"/>
              </w:r>
              <w:r>
                <w:rPr>
                  <w:noProof/>
                  <w:webHidden/>
                </w:rPr>
                <w:t>217</w:t>
              </w:r>
              <w:r>
                <w:rPr>
                  <w:noProof/>
                  <w:webHidden/>
                </w:rPr>
                <w:fldChar w:fldCharType="end"/>
              </w:r>
            </w:ins>
          </w:hyperlink>
        </w:p>
        <w:p>
          <w:pPr>
            <w:pStyle w:val="Sumrio2"/>
            <w:tabs>
              <w:tab w:val="right" w:leader="dot" w:pos="8494"/>
            </w:tabs>
            <w:rPr>
              <w:ins w:id="888427" w:author="Claude" w:date="2026-10-07T12:00:00Z"/>
              <w:rFonts w:asciiTheme="minorHAnsi" w:eastAsiaTheme="minorEastAsia" w:hAnsiTheme="minorHAnsi" w:cstheme="minorBidi"/>
              <w:noProof/>
              <w:kern w:val="2"/>
              <w:sz w:val="24"/>
              <w:szCs w:val="24"/>
              <w14:ligatures w14:val="standardContextual"/>
            </w:rPr>
          </w:pPr>
          <w:hyperlink w:anchor="_TocRev187ApB7" w:history="1">
            <w:ins w:id="888426" w:author="Claude" w:date="2026-10-07T12:00:00Z">
              <w:r w:rsidRPr="00704E72">
                <w:rPr>
                  <w:rStyle w:val="Hyperlink"/>
                  <w:noProof/>
                </w:rPr>
                <w:t>B.7 tests/conftest.py — Configuração da suíte de testes</w:t>
              </w:r>
              <w:r>
                <w:rPr>
                  <w:noProof/>
                  <w:webHidden/>
                </w:rPr>
                <w:tab/>
              </w:r>
              <w:r>
                <w:rPr>
                  <w:noProof/>
                  <w:webHidden/>
                </w:rPr>
                <w:fldChar w:fldCharType="begin"/>
              </w:r>
              <w:r>
                <w:rPr>
                  <w:noProof/>
                  <w:webHidden/>
                </w:rPr>
                <w:instrText xml:space="preserve"> PAGEREF _TocRev187ApB7 \h </w:instrText>
              </w:r>
              <w:r>
                <w:rPr>
                  <w:noProof/>
                  <w:webHidden/>
                </w:rPr>
              </w:r>
              <w:r>
                <w:rPr>
                  <w:noProof/>
                  <w:webHidden/>
                </w:rPr>
                <w:fldChar w:fldCharType="separate"/>
              </w:r>
              <w:r>
                <w:rPr>
                  <w:noProof/>
                  <w:webHidden/>
                </w:rPr>
                <w:t>221</w:t>
              </w:r>
              <w:r>
                <w:rPr>
                  <w:noProof/>
                  <w:webHidden/>
                </w:rPr>
                <w:fldChar w:fldCharType="end"/>
              </w:r>
            </w:ins>
          </w:hyperlink>
        </w:p>
        <w:p w14:paraId="1F3DE48A" w14:textId="77777777" w:rsidR="00245D9A" w:rsidRPr="008E179E" w:rsidRDefault="00245D9A">
          <w:pPr>
            <w:pStyle w:val="Sumrio1"/>
            <w:tabs>
              <w:tab w:val="right" w:leader="dot" w:pos="8494"/>
            </w:tabs>
            <w:spacing w:after="0" w:line="360" w:lineRule="auto"/>
            <w:rPr>
              <w:rFonts w:asciiTheme="minorHAnsi" w:eastAsiaTheme="minorEastAsia" w:hAnsiTheme="minorHAnsi" w:cstheme="minorBidi"/>
              <w:kern w:val="2"/>
              <w:sz w:val="24"/>
              <w:szCs w:val="24"/>
              <w14:ligatures w14:val="standardContextual"/>
            </w:rPr>
          </w:pPr>
          <w:r>
            <w:rPr>
              <w:rStyle w:val="IndexLink"/>
              <w:rFonts w:asciiTheme="minorHAnsi" w:hAnsiTheme="minorHAnsi" w:cstheme="minorHAnsi"/>
              <w:kern w:val="2"/>
              <w:sz w:val="24"/>
              <w:szCs w:val="24"/>
            </w:rPr>
            <w:fldChar w:fldCharType="end"/>
          </w:r>
        </w:p>
      </w:sdtContent>
    </w:sdt>
    <w:p w14:paraId="247550BC" w14:textId="77777777" w:rsidR="00245D9A" w:rsidRPr="008E179E" w:rsidRDefault="00245D9A">
      <w:pPr>
        <w:spacing w:after="0" w:line="360" w:lineRule="auto"/>
        <w:sectPr w:rsidR="00245D9A" w:rsidRPr="008E179E">
          <w:headerReference w:type="default" r:id="rId11"/>
          <w:headerReference w:type="first" r:id="rId13"/>
          <w:pgSz w:w="11906" w:h="16838"/>
          <w:pgMar w:top="1417" w:right="1701" w:bottom="1417" w:left="1701" w:header="708" w:footer="0" w:gutter="0"/>
          <w:pgNumType w:start="1"/>
          <w:cols w:space="720"/>
          <w:formProt w:val="0"/>
          <w:docGrid w:linePitch="100" w:charSpace="4096"/>
        </w:sectPr>
      </w:pPr>
    </w:p>
    <w:p w14:paraId="6839A77C" w14:textId="77777777" w:rsidR="00245D9A" w:rsidRPr="008E179E" w:rsidRDefault="00E8542F" w:rsidP="009A124B">
      <w:pPr>
        <w:pStyle w:val="Ttulo1"/>
        <w:spacing w:after="0" w:line="360" w:lineRule="auto"/>
        <w:rPr>
          <w:rFonts w:ascii="Times New Roman" w:eastAsia="Times New Roman" w:hAnsi="Times New Roman" w:cs="Times New Roman"/>
          <w:b/>
          <w:bCs/>
          <w:color w:val="000000" w:themeColor="text1"/>
          <w:sz w:val="32"/>
          <w:szCs w:val="32"/>
        </w:rPr>
      </w:pPr>
      <w:bookmarkStart w:id="7" w:name="_Toc242269110"/>
      <w:bookmarkStart w:id="8" w:name="_Toc242269189"/>
      <w:bookmarkStart w:id="9" w:name="_Toc242269270"/>
      <w:r>
        <w:rPr>
          <w:rFonts w:ascii="Times New Roman" w:eastAsia="Times New Roman" w:hAnsi="Times New Roman" w:cs="Times New Roman"/>
          <w:b/>
          <w:bCs/>
          <w:color w:val="000000" w:themeColor="text1"/>
          <w:sz w:val="32"/>
          <w:szCs w:val="32"/>
        </w:rPr>
        <w:t>1 INTRODUÇÃO</w:t>
      </w:r>
      <w:bookmarkEnd w:id="7"/>
      <w:bookmarkEnd w:id="8"/>
      <w:bookmarkEnd w:id="9"/>
    </w:p>
    <w:p w14:paraId="06DB25A7" w14:textId="77777777" w:rsidR="00A00627" w:rsidRPr="008E179E" w:rsidRDefault="003B367E" w:rsidP="009A124B">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 xml:space="preserve">A aquicultura consolidou-se como o segmento de produção de alimentos de origem animal de maior crescimento no mundo e responde hoje por mais da metade da produção de peixe destinado ao consumo humano (FAO, 2024). Em economias emergentes, e, de modo particular, no Brasil, o licenciamento ambiental federal converte parte das condicionantes de licença em programas de educação ambiental e em projetos de compensação de caráter coletivo, destinados a grupos sociais cuja atividade econômica sofre interferência de impactos inevitáveis do empreendimento (IBAMA, 2010, 2012). É nesse arranjo que alternativas produtivas de pequena escala, como a piscicultura, costumam ser concebidas para gerar renda e coesão social em comunidades pesqueiras </w:t>
      </w:r>
      <w:r>
        <w:rPr>
          <w:rFonts w:ascii="Times New Roman" w:eastAsia="Times New Roman" w:hAnsi="Times New Roman" w:cs="Times New Roman"/>
          <w:color w:val="000000"/>
          <w:sz w:val="24"/>
          <w:szCs w:val="24"/>
        </w:rPr>
        <w:t xml:space="preserve">(Hurst; </w:t>
      </w:r>
      <w:proofErr w:type="spellStart"/>
      <w:r>
        <w:rPr>
          <w:rFonts w:ascii="Times New Roman" w:eastAsia="Times New Roman" w:hAnsi="Times New Roman" w:cs="Times New Roman"/>
          <w:color w:val="000000"/>
          <w:sz w:val="24"/>
          <w:szCs w:val="24"/>
        </w:rPr>
        <w:t>Ihlen</w:t>
      </w:r>
      <w:proofErr w:type="spellEnd"/>
      <w:r>
        <w:rPr>
          <w:rFonts w:ascii="Times New Roman" w:eastAsia="Times New Roman" w:hAnsi="Times New Roman" w:cs="Times New Roman"/>
          <w:color w:val="000000"/>
          <w:sz w:val="24"/>
          <w:szCs w:val="24"/>
        </w:rPr>
        <w:t>, 2018).</w:t>
      </w:r>
    </w:p>
    <w:p w14:paraId="204036D6" w14:textId="77777777" w:rsidR="00D044C7" w:rsidRPr="008E179E" w:rsidRDefault="001C0F68" w:rsidP="00D044C7">
      <w:pP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Neste cenário, a decisão de investir depende de estudos de viabilidade que, na prática, são balizados em métricas de Engenharia Financeira, com indicadores como: valor presente líquido (VPL), taxa interna de retorno (TIR) e </w:t>
      </w:r>
      <w:proofErr w:type="spellStart"/>
      <w:r>
        <w:rPr>
          <w:rFonts w:ascii="Times New Roman" w:eastAsia="Times New Roman" w:hAnsi="Times New Roman" w:cs="Times New Roman"/>
          <w:i/>
          <w:iCs/>
          <w:color w:val="000000"/>
          <w:sz w:val="24"/>
          <w:szCs w:val="24"/>
        </w:rPr>
        <w:t>payback</w:t>
      </w:r>
      <w:proofErr w:type="spellEnd"/>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(Prazo de retorno) (Assaf Neto, 2014). Os instrumentos predominantes são planilhas, processadores de textos e aplicativos de desenhos assistido por computador, manejados por equipes multidisciplinares que produzem documentos estáticos e determinísticos (</w:t>
      </w:r>
      <w:proofErr w:type="spellStart"/>
      <w:r>
        <w:rPr>
          <w:rFonts w:ascii="Times New Roman" w:eastAsia="Times New Roman" w:hAnsi="Times New Roman" w:cs="Times New Roman"/>
          <w:color w:val="000000"/>
          <w:sz w:val="24"/>
          <w:szCs w:val="24"/>
        </w:rPr>
        <w:t>Yokoyama</w:t>
      </w:r>
      <w:proofErr w:type="spellEnd"/>
      <w:r>
        <w:rPr>
          <w:rFonts w:ascii="Times New Roman" w:eastAsia="Times New Roman" w:hAnsi="Times New Roman" w:cs="Times New Roman"/>
          <w:color w:val="000000"/>
          <w:sz w:val="24"/>
          <w:szCs w:val="24"/>
        </w:rPr>
        <w:t xml:space="preserve">; Oliveira; </w:t>
      </w:r>
      <w:proofErr w:type="spellStart"/>
      <w:r>
        <w:rPr>
          <w:rFonts w:ascii="Times New Roman" w:eastAsia="Times New Roman" w:hAnsi="Times New Roman" w:cs="Times New Roman"/>
          <w:color w:val="000000"/>
          <w:sz w:val="24"/>
          <w:szCs w:val="24"/>
        </w:rPr>
        <w:t>Futami</w:t>
      </w:r>
      <w:proofErr w:type="spellEnd"/>
      <w:r>
        <w:rPr>
          <w:rFonts w:ascii="Times New Roman" w:eastAsia="Times New Roman" w:hAnsi="Times New Roman" w:cs="Times New Roman"/>
          <w:color w:val="000000"/>
          <w:sz w:val="24"/>
          <w:szCs w:val="24"/>
        </w:rPr>
        <w:t>, 2018). A dimensão socioambiental, raramente é operacionalizada como conjunto de indicadores quantificáveis, ao permanecer como anexo descritivo em lugar de variável de decisão (</w:t>
      </w:r>
      <w:proofErr w:type="spellStart"/>
      <w:r>
        <w:rPr>
          <w:rFonts w:ascii="Times New Roman" w:eastAsia="Times New Roman" w:hAnsi="Times New Roman" w:cs="Times New Roman"/>
          <w:color w:val="000000"/>
          <w:sz w:val="24"/>
          <w:szCs w:val="24"/>
        </w:rPr>
        <w:t>Calabrese</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2019). É dessa lacuna instrumental que resulta na proposta aqui apresentada.</w:t>
      </w:r>
    </w:p>
    <w:p w14:paraId="5A8467F0" w14:textId="77777777" w:rsidR="00245D9A" w:rsidRPr="008E179E" w:rsidRDefault="00D044C7"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Propõe-se um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para facilitar inserção de dados e obtenção de resultados de estudo de viabilidade técnica e econômica conforme abordado por Assaf Neto (2014), entretanto com aspectos socioambientais conforme orientação da ONU (2015) para agenda do desenvolvimento sustentável, resultando em estudo de viabilidade técnica, econômica, social e ambiental (EVTEAS). </w:t>
      </w:r>
    </w:p>
    <w:p w14:paraId="249444DF"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Espera-se que o </w:t>
      </w:r>
      <w:r>
        <w:rPr>
          <w:rFonts w:ascii="Times New Roman" w:eastAsia="Times New Roman" w:hAnsi="Times New Roman" w:cs="Times New Roman"/>
          <w:i/>
          <w:iCs/>
          <w:color w:val="000000" w:themeColor="text1"/>
          <w:sz w:val="24"/>
          <w:szCs w:val="24"/>
        </w:rPr>
        <w:t>framework, denominado EVTEAS-</w:t>
      </w:r>
      <w:proofErr w:type="spellStart"/>
      <w:r>
        <w:rPr>
          <w:rFonts w:ascii="Times New Roman" w:eastAsia="Times New Roman" w:hAnsi="Times New Roman" w:cs="Times New Roman"/>
          <w:i/>
          <w:iCs/>
          <w:color w:val="000000" w:themeColor="text1"/>
          <w:sz w:val="24"/>
          <w:szCs w:val="24"/>
        </w:rPr>
        <w:t>Py</w:t>
      </w:r>
      <w:proofErr w:type="spellEnd"/>
      <w:r>
        <w:rPr>
          <w:rFonts w:ascii="Times New Roman" w:eastAsia="Times New Roman" w:hAnsi="Times New Roman" w:cs="Times New Roman"/>
          <w:i/>
          <w:iCs/>
          <w:color w:val="000000" w:themeColor="text1"/>
          <w:sz w:val="24"/>
          <w:szCs w:val="24"/>
        </w:rPr>
        <w:t xml:space="preserve"> e aplicado à piscicultura, </w:t>
      </w:r>
      <w:r>
        <w:rPr>
          <w:rFonts w:ascii="Times New Roman" w:eastAsia="Times New Roman" w:hAnsi="Times New Roman" w:cs="Times New Roman"/>
          <w:color w:val="000000" w:themeColor="text1"/>
          <w:sz w:val="24"/>
          <w:szCs w:val="24"/>
        </w:rPr>
        <w:t>possua indicadores de KPIs (</w:t>
      </w:r>
      <w:r>
        <w:rPr>
          <w:rFonts w:ascii="Times New Roman" w:eastAsia="Times New Roman" w:hAnsi="Times New Roman" w:cs="Times New Roman"/>
          <w:i/>
          <w:iCs/>
          <w:color w:val="000000" w:themeColor="text1"/>
          <w:sz w:val="24"/>
          <w:szCs w:val="24"/>
        </w:rPr>
        <w:t xml:space="preserve">Key Perfomance </w:t>
      </w:r>
      <w:proofErr w:type="spellStart"/>
      <w:r>
        <w:rPr>
          <w:rFonts w:ascii="Times New Roman" w:eastAsia="Times New Roman" w:hAnsi="Times New Roman" w:cs="Times New Roman"/>
          <w:i/>
          <w:iCs/>
          <w:color w:val="000000" w:themeColor="text1"/>
          <w:sz w:val="24"/>
          <w:szCs w:val="24"/>
        </w:rPr>
        <w:t>Indicators</w:t>
      </w:r>
      <w:proofErr w:type="spellEnd"/>
      <w:r>
        <w:rPr>
          <w:rFonts w:ascii="Times New Roman" w:eastAsia="Times New Roman" w:hAnsi="Times New Roman" w:cs="Times New Roman"/>
          <w:color w:val="000000" w:themeColor="text1"/>
          <w:sz w:val="24"/>
          <w:szCs w:val="24"/>
        </w:rPr>
        <w:t xml:space="preserve">), conforme </w:t>
      </w:r>
      <w:proofErr w:type="spellStart"/>
      <w:r>
        <w:rPr>
          <w:rFonts w:ascii="Times New Roman" w:eastAsia="Times New Roman" w:hAnsi="Times New Roman" w:cs="Times New Roman"/>
          <w:color w:val="000000" w:themeColor="text1"/>
          <w:sz w:val="24"/>
          <w:szCs w:val="24"/>
        </w:rPr>
        <w:t>Parmenter</w:t>
      </w:r>
      <w:proofErr w:type="spellEnd"/>
      <w:r>
        <w:rPr>
          <w:rFonts w:ascii="Times New Roman" w:eastAsia="Times New Roman" w:hAnsi="Times New Roman" w:cs="Times New Roman"/>
          <w:color w:val="000000" w:themeColor="text1"/>
          <w:sz w:val="24"/>
          <w:szCs w:val="24"/>
        </w:rPr>
        <w:t xml:space="preserve"> (2015), capazes de gerar resultados automatizados a partir da entrada dos dados pelo usuário, com princípios de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xml:space="preserve">, conforme Mesquita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e indicadores ESG (</w:t>
      </w:r>
      <w:proofErr w:type="spellStart"/>
      <w:r>
        <w:rPr>
          <w:rFonts w:ascii="Times New Roman" w:eastAsia="Times New Roman" w:hAnsi="Times New Roman" w:cs="Times New Roman"/>
          <w:i/>
          <w:iCs/>
          <w:color w:val="000000" w:themeColor="text1"/>
          <w:sz w:val="24"/>
          <w:szCs w:val="24"/>
        </w:rPr>
        <w:t>Enviroment</w:t>
      </w:r>
      <w:proofErr w:type="spellEnd"/>
      <w:r>
        <w:rPr>
          <w:rFonts w:ascii="Times New Roman" w:eastAsia="Times New Roman" w:hAnsi="Times New Roman" w:cs="Times New Roman"/>
          <w:i/>
          <w:iCs/>
          <w:color w:val="000000" w:themeColor="text1"/>
          <w:sz w:val="24"/>
          <w:szCs w:val="24"/>
        </w:rPr>
        <w:t xml:space="preserve">, Social </w:t>
      </w:r>
      <w:proofErr w:type="spellStart"/>
      <w:r>
        <w:rPr>
          <w:rFonts w:ascii="Times New Roman" w:eastAsia="Times New Roman" w:hAnsi="Times New Roman" w:cs="Times New Roman"/>
          <w:i/>
          <w:iCs/>
          <w:color w:val="000000" w:themeColor="text1"/>
          <w:sz w:val="24"/>
          <w:szCs w:val="24"/>
        </w:rPr>
        <w:t>and</w:t>
      </w:r>
      <w:proofErr w:type="spellEnd"/>
      <w:r>
        <w:rPr>
          <w:rFonts w:ascii="Times New Roman" w:eastAsia="Times New Roman" w:hAnsi="Times New Roman" w:cs="Times New Roman"/>
          <w:i/>
          <w:iCs/>
          <w:color w:val="000000" w:themeColor="text1"/>
          <w:sz w:val="24"/>
          <w:szCs w:val="24"/>
        </w:rPr>
        <w:t xml:space="preserve"> Governance</w:t>
      </w:r>
      <w:r>
        <w:rPr>
          <w:rFonts w:ascii="Times New Roman" w:eastAsia="Times New Roman" w:hAnsi="Times New Roman" w:cs="Times New Roman"/>
          <w:color w:val="000000" w:themeColor="text1"/>
          <w:sz w:val="24"/>
          <w:szCs w:val="24"/>
        </w:rPr>
        <w:t xml:space="preserve">) a partir de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xml:space="preserve"> (2021).</w:t>
      </w:r>
    </w:p>
    <w:p w14:paraId="6722DAF4"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trabalho justifica-se por esperar demonstrar a viabilidade sustentável de Projetos de Geração de Trabalho e Renda (PGTR) com foco em piscicultura, para pessoas afetadas por impactos socioambientais, a partir da experiência do autor em trabalho no Projeto </w:t>
      </w:r>
      <w:proofErr w:type="spellStart"/>
      <w:r>
        <w:rPr>
          <w:rFonts w:ascii="Times New Roman" w:eastAsia="Times New Roman" w:hAnsi="Times New Roman" w:cs="Times New Roman"/>
          <w:color w:val="000000" w:themeColor="text1"/>
          <w:sz w:val="24"/>
          <w:szCs w:val="24"/>
        </w:rPr>
        <w:t>Pescarte</w:t>
      </w:r>
      <w:proofErr w:type="spellEnd"/>
      <w:r>
        <w:rPr>
          <w:rFonts w:ascii="Times New Roman" w:eastAsia="Times New Roman" w:hAnsi="Times New Roman" w:cs="Times New Roman"/>
          <w:color w:val="000000" w:themeColor="text1"/>
          <w:sz w:val="24"/>
          <w:szCs w:val="24"/>
        </w:rPr>
        <w:t xml:space="preserve">, um projeto de mitigação ambiental exigido pelo Ibama, e o objetivo é organização comunitária por meio de geração trabalho e renda. Desse modo, análogo à experiência do Projeto de Educação Ambiental </w:t>
      </w:r>
      <w:proofErr w:type="spellStart"/>
      <w:r>
        <w:rPr>
          <w:rFonts w:ascii="Times New Roman" w:eastAsia="Times New Roman" w:hAnsi="Times New Roman" w:cs="Times New Roman"/>
          <w:color w:val="000000" w:themeColor="text1"/>
          <w:sz w:val="24"/>
          <w:szCs w:val="24"/>
        </w:rPr>
        <w:t>Pescarte</w:t>
      </w:r>
      <w:proofErr w:type="spellEnd"/>
      <w:r>
        <w:rPr>
          <w:rFonts w:ascii="Times New Roman" w:eastAsia="Times New Roman" w:hAnsi="Times New Roman" w:cs="Times New Roman"/>
          <w:color w:val="000000" w:themeColor="text1"/>
          <w:sz w:val="24"/>
          <w:szCs w:val="24"/>
        </w:rPr>
        <w:t xml:space="preserve"> (PEA)</w:t>
      </w:r>
      <w:r>
        <w:rPr>
          <w:rStyle w:val="Refdenotaderodap"/>
          <w:rFonts w:ascii="Times New Roman" w:eastAsia="Times New Roman" w:hAnsi="Times New Roman" w:cs="Times New Roman"/>
          <w:color w:val="000000" w:themeColor="text1"/>
          <w:sz w:val="24"/>
          <w:szCs w:val="24"/>
        </w:rPr>
        <w:footnoteReference w:id="1"/>
      </w:r>
      <w:r>
        <w:rPr>
          <w:rFonts w:ascii="Times New Roman" w:eastAsia="Times New Roman" w:hAnsi="Times New Roman" w:cs="Times New Roman"/>
          <w:color w:val="000000" w:themeColor="text1"/>
          <w:sz w:val="24"/>
          <w:szCs w:val="24"/>
        </w:rPr>
        <w:t xml:space="preserve"> outras comunidades afetadas ou vulneráveis podem validar a viabilidade de projetos com aquisição de recurso a partir de editais ou organizações fomentadoras de trabalho e renda.</w:t>
      </w:r>
    </w:p>
    <w:p w14:paraId="3F36A878" w14:textId="77777777" w:rsidR="00245D9A" w:rsidRPr="008E179E" w:rsidRDefault="00E8542F" w:rsidP="008632AA">
      <w:pPr>
        <w:spacing w:after="0" w:line="360" w:lineRule="auto"/>
        <w:ind w:firstLine="708"/>
        <w:jc w:val="both"/>
        <w:rPr>
          <w:rFonts w:ascii="Times New Roman" w:eastAsia="Times New Roman" w:hAnsi="Times New Roman" w:cs="Times New Roman"/>
          <w:color w:val="EE0000"/>
          <w:sz w:val="24"/>
          <w:szCs w:val="24"/>
        </w:rPr>
      </w:pPr>
      <w:r>
        <w:rPr>
          <w:rFonts w:ascii="Times New Roman" w:eastAsia="Times New Roman" w:hAnsi="Times New Roman" w:cs="Times New Roman"/>
          <w:color w:val="000000" w:themeColor="text1"/>
          <w:sz w:val="24"/>
          <w:szCs w:val="24"/>
        </w:rPr>
        <w:t xml:space="preserve">A motivação para o presente trabalho parte da experiência do autor com estudos de viabilidade técnicas, econômicas, ambiental e social com ferramentas básicas e tradicionais, como ferramentas de buscas, </w:t>
      </w:r>
      <w:r>
        <w:rPr>
          <w:rFonts w:ascii="Times New Roman" w:eastAsia="Times New Roman" w:hAnsi="Times New Roman" w:cs="Times New Roman"/>
          <w:i/>
          <w:iCs/>
          <w:color w:val="000000" w:themeColor="text1"/>
          <w:sz w:val="24"/>
          <w:szCs w:val="24"/>
        </w:rPr>
        <w:t>Word</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Excel</w:t>
      </w:r>
      <w:r>
        <w:rPr>
          <w:rFonts w:ascii="Times New Roman" w:eastAsia="Times New Roman" w:hAnsi="Times New Roman" w:cs="Times New Roman"/>
          <w:color w:val="000000" w:themeColor="text1"/>
          <w:sz w:val="24"/>
          <w:szCs w:val="24"/>
        </w:rPr>
        <w:t xml:space="preserve"> e </w:t>
      </w:r>
      <w:r>
        <w:rPr>
          <w:rFonts w:ascii="Times New Roman" w:eastAsia="Times New Roman" w:hAnsi="Times New Roman" w:cs="Times New Roman"/>
          <w:i/>
          <w:iCs/>
          <w:color w:val="000000" w:themeColor="text1"/>
          <w:sz w:val="24"/>
          <w:szCs w:val="24"/>
        </w:rPr>
        <w:t xml:space="preserve">Autocad </w:t>
      </w:r>
      <w:r>
        <w:rPr>
          <w:rFonts w:ascii="Times New Roman" w:eastAsia="Times New Roman" w:hAnsi="Times New Roman" w:cs="Times New Roman"/>
          <w:color w:val="000000" w:themeColor="text1"/>
          <w:sz w:val="24"/>
          <w:szCs w:val="24"/>
        </w:rPr>
        <w:t>para desenvolvimento com equipes multidisciplinares com objetivo de demonstrar viabilidade sustentável para órgãos fomentadores e gerar renda para comunidades em vulnerabilidade.</w:t>
      </w:r>
      <w:r>
        <w:rPr>
          <w:rFonts w:ascii="Times New Roman" w:eastAsia="Times New Roman" w:hAnsi="Times New Roman" w:cs="Times New Roman"/>
          <w:color w:val="EE0000"/>
          <w:sz w:val="24"/>
          <w:szCs w:val="24"/>
        </w:rPr>
        <w:t xml:space="preserve"> </w:t>
      </w:r>
    </w:p>
    <w:p w14:paraId="2EE9D7AA" w14:textId="77777777" w:rsidR="009B273E" w:rsidRPr="008E179E" w:rsidRDefault="009B273E" w:rsidP="008632AA">
      <w:pPr>
        <w:spacing w:after="0" w:line="360" w:lineRule="auto"/>
        <w:ind w:firstLine="708"/>
        <w:jc w:val="both"/>
        <w:rPr>
          <w:rFonts w:ascii="Times New Roman" w:eastAsia="Times New Roman" w:hAnsi="Times New Roman" w:cs="Times New Roman"/>
          <w:color w:val="EE0000"/>
          <w:sz w:val="24"/>
          <w:szCs w:val="24"/>
        </w:rPr>
      </w:pPr>
    </w:p>
    <w:p w14:paraId="5C0366F4" w14:textId="77777777" w:rsidR="009B273E" w:rsidRPr="008E179E" w:rsidRDefault="009B273E" w:rsidP="009B273E">
      <w:pPr>
        <w:pStyle w:val="Ttulo2"/>
        <w:spacing w:before="0" w:after="0" w:line="360" w:lineRule="auto"/>
        <w:rPr>
          <w:rFonts w:ascii="Times New Roman" w:eastAsia="Times New Roman" w:hAnsi="Times New Roman" w:cs="Times New Roman"/>
          <w:b/>
          <w:bCs/>
          <w:color w:val="000000" w:themeColor="text1"/>
          <w:sz w:val="28"/>
          <w:szCs w:val="28"/>
        </w:rPr>
      </w:pPr>
      <w:bookmarkStart w:id="10" w:name="_Toc242269111"/>
      <w:bookmarkStart w:id="11" w:name="_Toc242269190"/>
      <w:bookmarkStart w:id="12" w:name="_Toc242269271"/>
      <w:r>
        <w:rPr>
          <w:rFonts w:ascii="Times New Roman" w:eastAsia="Times New Roman" w:hAnsi="Times New Roman" w:cs="Times New Roman"/>
          <w:b/>
          <w:bCs/>
          <w:color w:val="000000" w:themeColor="text1"/>
          <w:sz w:val="28"/>
          <w:szCs w:val="28"/>
        </w:rPr>
        <w:t>1.1 Objetivos</w:t>
      </w:r>
      <w:bookmarkEnd w:id="10"/>
      <w:bookmarkEnd w:id="11"/>
      <w:bookmarkEnd w:id="12"/>
    </w:p>
    <w:p w14:paraId="09918273" w14:textId="77777777" w:rsidR="009B273E" w:rsidRPr="008E179E" w:rsidRDefault="009B273E" w:rsidP="009B273E">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Desenvolver um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computacional em Python, com o código afinado à denominado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que integre de forma sistemática as dimensões técnica, econômica, ambiental e social do EVTEAS, com princípios de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b/>
          <w:bCs/>
          <w:i/>
          <w:iCs/>
          <w:color w:val="000000" w:themeColor="text1"/>
          <w:sz w:val="24"/>
          <w:szCs w:val="24"/>
        </w:rPr>
        <w:t xml:space="preserve">, </w:t>
      </w:r>
      <w:r>
        <w:rPr>
          <w:rFonts w:ascii="Times New Roman" w:eastAsia="Times New Roman" w:hAnsi="Times New Roman" w:cs="Times New Roman"/>
          <w:color w:val="000000" w:themeColor="text1"/>
          <w:sz w:val="24"/>
          <w:szCs w:val="24"/>
        </w:rPr>
        <w:t>quando aplicável, para a mitigação de desperdícios analíticos e promover a conformidade com indicadores ESG no planejamento de sistemas de produção aquícola sustentável.</w:t>
      </w:r>
    </w:p>
    <w:p w14:paraId="2E462728" w14:textId="77777777" w:rsidR="009B273E" w:rsidRPr="008E179E" w:rsidRDefault="009B273E" w:rsidP="009B273E">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Para alcançar o objetivo geral, este estudo estabelece os seguintes objetivos específicos:</w:t>
      </w:r>
    </w:p>
    <w:p w14:paraId="5458F7E8" w14:textId="77777777" w:rsidR="009B273E" w:rsidRPr="008E179E" w:rsidRDefault="009B273E" w:rsidP="009B273E">
      <w:pPr>
        <w:numPr>
          <w:ilvl w:val="0"/>
          <w:numId w:val="2"/>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Selecionar indicadores de desempenho ambiental (Ecoeficiência), social e de governança, bem como técnicos e econômicos, alinhados às bases ESG e às práticas de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quando aplicável;</w:t>
      </w:r>
    </w:p>
    <w:p w14:paraId="742B58F8" w14:textId="77777777" w:rsidR="009B273E" w:rsidRPr="008E179E" w:rsidRDefault="009B273E" w:rsidP="009B273E">
      <w:pPr>
        <w:numPr>
          <w:ilvl w:val="0"/>
          <w:numId w:val="2"/>
        </w:numPr>
        <w:spacing w:after="0" w:line="360" w:lineRule="auto"/>
        <w:jc w:val="both"/>
        <w:rPr>
          <w:color w:val="000000" w:themeColor="text1"/>
        </w:rPr>
      </w:pPr>
      <w:r>
        <w:rPr>
          <w:rFonts w:ascii="Times New Roman" w:eastAsia="Times New Roman" w:hAnsi="Times New Roman" w:cs="Times New Roman"/>
          <w:color w:val="000000" w:themeColor="text1"/>
          <w:sz w:val="24"/>
          <w:szCs w:val="24"/>
        </w:rPr>
        <w:t xml:space="preserve">Desenvolver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ao integrar bibliotecas de análise de dados, visualização e apoio à decisão, de modo a propiciar a identificação de </w:t>
      </w:r>
      <w:r>
        <w:rPr>
          <w:rFonts w:ascii="Times New Roman" w:eastAsia="Times New Roman" w:hAnsi="Times New Roman" w:cs="Times New Roman"/>
          <w:i/>
          <w:iCs/>
          <w:color w:val="000000" w:themeColor="text1"/>
          <w:sz w:val="24"/>
          <w:szCs w:val="24"/>
        </w:rPr>
        <w:t>trade-</w:t>
      </w:r>
      <w:proofErr w:type="spellStart"/>
      <w:r>
        <w:rPr>
          <w:rFonts w:ascii="Times New Roman" w:eastAsia="Times New Roman" w:hAnsi="Times New Roman" w:cs="Times New Roman"/>
          <w:i/>
          <w:iCs/>
          <w:color w:val="000000" w:themeColor="text1"/>
          <w:sz w:val="24"/>
          <w:szCs w:val="24"/>
        </w:rPr>
        <w:t>offs</w:t>
      </w:r>
      <w:proofErr w:type="spellEnd"/>
      <w:r>
        <w:rPr>
          <w:rFonts w:ascii="Times New Roman" w:eastAsia="Times New Roman" w:hAnsi="Times New Roman" w:cs="Times New Roman"/>
          <w:color w:val="000000" w:themeColor="text1"/>
          <w:sz w:val="24"/>
          <w:szCs w:val="24"/>
        </w:rPr>
        <w:t xml:space="preserve"> entre desempenho técnico, econômico, ambiental, social e de governança;</w:t>
      </w:r>
    </w:p>
    <w:p w14:paraId="3E010C31" w14:textId="77777777" w:rsidR="009B273E" w:rsidRPr="008E179E" w:rsidRDefault="009B273E" w:rsidP="009B273E">
      <w:pPr>
        <w:numPr>
          <w:ilvl w:val="0"/>
          <w:numId w:val="2"/>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Validar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com análise de especialistas;</w:t>
      </w:r>
    </w:p>
    <w:p w14:paraId="493D956F" w14:textId="77777777" w:rsidR="009B273E" w:rsidRPr="008E179E" w:rsidRDefault="009B273E" w:rsidP="0004723E">
      <w:pPr>
        <w:numPr>
          <w:ilvl w:val="0"/>
          <w:numId w:val="2"/>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Validar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por meio de uma simulação, aplicando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a um projeto de piscicultura, avaliando sua eficácia na geração de valor sustentável, na transparência decisória.</w:t>
      </w:r>
    </w:p>
    <w:p w14:paraId="5A9A90CC" w14:textId="77777777" w:rsidR="008632AA" w:rsidRPr="008E179E" w:rsidRDefault="008632AA" w:rsidP="008632AA">
      <w:pPr>
        <w:spacing w:after="0" w:line="360" w:lineRule="auto"/>
        <w:ind w:firstLine="708"/>
        <w:jc w:val="both"/>
        <w:rPr>
          <w:rFonts w:ascii="Times New Roman" w:eastAsia="Times New Roman" w:hAnsi="Times New Roman" w:cs="Times New Roman"/>
          <w:color w:val="EE0000"/>
          <w:sz w:val="24"/>
          <w:szCs w:val="24"/>
        </w:rPr>
      </w:pPr>
    </w:p>
    <w:p w14:paraId="76B1DB44" w14:textId="77777777" w:rsidR="00245D9A" w:rsidRPr="008E179E" w:rsidRDefault="00E8542F" w:rsidP="009A124B">
      <w:pPr>
        <w:pStyle w:val="Ttulo2"/>
        <w:spacing w:before="0" w:after="0" w:line="360" w:lineRule="auto"/>
        <w:rPr>
          <w:rFonts w:ascii="Times New Roman" w:eastAsia="Times New Roman" w:hAnsi="Times New Roman" w:cs="Times New Roman"/>
          <w:b/>
          <w:bCs/>
          <w:color w:val="000000" w:themeColor="text1"/>
          <w:sz w:val="28"/>
          <w:szCs w:val="28"/>
        </w:rPr>
      </w:pPr>
      <w:bookmarkStart w:id="13" w:name="_Toc242269112"/>
      <w:bookmarkStart w:id="14" w:name="_Toc242269191"/>
      <w:bookmarkStart w:id="15" w:name="_Toc242269272"/>
      <w:r>
        <w:rPr>
          <w:rFonts w:ascii="Times New Roman" w:eastAsia="Times New Roman" w:hAnsi="Times New Roman" w:cs="Times New Roman"/>
          <w:b/>
          <w:bCs/>
          <w:color w:val="000000" w:themeColor="text1"/>
          <w:sz w:val="28"/>
          <w:szCs w:val="28"/>
        </w:rPr>
        <w:t>1.2 Justificativa</w:t>
      </w:r>
      <w:bookmarkEnd w:id="13"/>
      <w:bookmarkEnd w:id="14"/>
      <w:bookmarkEnd w:id="15"/>
    </w:p>
    <w:p w14:paraId="2035B4E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tomada de decisão em projetos socioambientais é frequentemente prejudicada pela subjetividade e pela incerteza dos dados. Conforme destacam </w:t>
      </w:r>
      <w:proofErr w:type="spellStart"/>
      <w:r>
        <w:rPr>
          <w:rFonts w:ascii="Times New Roman" w:eastAsia="Times New Roman" w:hAnsi="Times New Roman" w:cs="Times New Roman"/>
          <w:color w:val="000000" w:themeColor="text1"/>
          <w:sz w:val="24"/>
          <w:szCs w:val="24"/>
        </w:rPr>
        <w:t>Calabrese</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(2019), a falta de métodos estruturados para lidar com a ambiguidade inerente aos temas de sustentabilidade impede que as empresas identifiquem onde podem gerar valor compartilhado real. Nesse sentido, a proposição de um</w:t>
      </w:r>
      <w:r>
        <w:rPr>
          <w:rFonts w:ascii="Times New Roman" w:eastAsia="Times New Roman" w:hAnsi="Times New Roman" w:cs="Times New Roman"/>
          <w:i/>
          <w:iCs/>
          <w:color w:val="000000" w:themeColor="text1"/>
          <w:sz w:val="24"/>
          <w:szCs w:val="24"/>
        </w:rPr>
        <w:t xml:space="preserve"> framework</w:t>
      </w:r>
      <w:r>
        <w:rPr>
          <w:rFonts w:ascii="Times New Roman" w:eastAsia="Times New Roman" w:hAnsi="Times New Roman" w:cs="Times New Roman"/>
          <w:color w:val="000000" w:themeColor="text1"/>
          <w:sz w:val="24"/>
          <w:szCs w:val="24"/>
        </w:rPr>
        <w:t xml:space="preserve"> automatizado visa reduzir essa incerteza, oferecendo uma base quantitativa para escolhas estratégicas que beneficiem tanto a eficiência produtiva quanto o contexto social, seja por responsabilidade social, o por licenciamento regulatório.</w:t>
      </w:r>
    </w:p>
    <w:p w14:paraId="47696BF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necessidade de uma nova ferramenta computacional decorre também de lacunas instrumentais. </w:t>
      </w:r>
      <w:proofErr w:type="spellStart"/>
      <w:r>
        <w:rPr>
          <w:rFonts w:ascii="Times New Roman" w:eastAsia="Times New Roman" w:hAnsi="Times New Roman" w:cs="Times New Roman"/>
          <w:color w:val="000000" w:themeColor="text1"/>
          <w:sz w:val="24"/>
          <w:szCs w:val="24"/>
        </w:rPr>
        <w:t>Yokoyama</w:t>
      </w:r>
      <w:proofErr w:type="spellEnd"/>
      <w:r>
        <w:rPr>
          <w:rFonts w:ascii="Times New Roman" w:eastAsia="Times New Roman" w:hAnsi="Times New Roman" w:cs="Times New Roman"/>
          <w:color w:val="000000" w:themeColor="text1"/>
          <w:sz w:val="24"/>
          <w:szCs w:val="24"/>
        </w:rPr>
        <w:t xml:space="preserve">, Oliveira e </w:t>
      </w:r>
      <w:proofErr w:type="spellStart"/>
      <w:r>
        <w:rPr>
          <w:rFonts w:ascii="Times New Roman" w:eastAsia="Times New Roman" w:hAnsi="Times New Roman" w:cs="Times New Roman"/>
          <w:color w:val="000000" w:themeColor="text1"/>
          <w:sz w:val="24"/>
          <w:szCs w:val="24"/>
        </w:rPr>
        <w:t>Futami</w:t>
      </w:r>
      <w:proofErr w:type="spellEnd"/>
      <w:r>
        <w:rPr>
          <w:rFonts w:ascii="Times New Roman" w:eastAsia="Times New Roman" w:hAnsi="Times New Roman" w:cs="Times New Roman"/>
          <w:color w:val="000000" w:themeColor="text1"/>
          <w:sz w:val="24"/>
          <w:szCs w:val="24"/>
        </w:rPr>
        <w:t xml:space="preserve"> (2018) identificaram que as ferramentas mais recorrentes na literatura para a gestão integrada são as normas ISO (</w:t>
      </w:r>
      <w:proofErr w:type="spellStart"/>
      <w:r>
        <w:rPr>
          <w:rFonts w:ascii="Times New Roman" w:eastAsia="Times New Roman" w:hAnsi="Times New Roman" w:cs="Times New Roman"/>
          <w:i/>
          <w:iCs/>
          <w:color w:val="000000" w:themeColor="text1"/>
          <w:sz w:val="24"/>
          <w:szCs w:val="24"/>
        </w:rPr>
        <w:t>International</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Organization</w:t>
      </w:r>
      <w:proofErr w:type="spellEnd"/>
      <w:r>
        <w:rPr>
          <w:rFonts w:ascii="Times New Roman" w:eastAsia="Times New Roman" w:hAnsi="Times New Roman" w:cs="Times New Roman"/>
          <w:i/>
          <w:iCs/>
          <w:color w:val="000000" w:themeColor="text1"/>
          <w:sz w:val="24"/>
          <w:szCs w:val="24"/>
        </w:rPr>
        <w:t xml:space="preserve"> for </w:t>
      </w:r>
      <w:proofErr w:type="spellStart"/>
      <w:r>
        <w:rPr>
          <w:rFonts w:ascii="Times New Roman" w:eastAsia="Times New Roman" w:hAnsi="Times New Roman" w:cs="Times New Roman"/>
          <w:i/>
          <w:iCs/>
          <w:color w:val="000000" w:themeColor="text1"/>
          <w:sz w:val="24"/>
          <w:szCs w:val="24"/>
        </w:rPr>
        <w:t>Standardization</w:t>
      </w:r>
      <w:proofErr w:type="spellEnd"/>
      <w:r>
        <w:rPr>
          <w:rFonts w:ascii="Times New Roman" w:eastAsia="Times New Roman" w:hAnsi="Times New Roman" w:cs="Times New Roman"/>
          <w:color w:val="000000" w:themeColor="text1"/>
          <w:sz w:val="24"/>
          <w:szCs w:val="24"/>
        </w:rPr>
        <w:t xml:space="preserve">) 14001 e o Mapeamento do Fluxo de Valor (MFV). A predominância de métodos manuais ou procedimentais reforça a oportunidade para o desenvolvimento de soluções automatizadas, como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em Python proposto, capaz de tratar dados complexos de piscicultura que ferramentas tradicionais abordam de modo não padronizado.</w:t>
      </w:r>
    </w:p>
    <w:p w14:paraId="325FB41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integração da dimensão social no EVTEAS enfrenta, à princípio, o desafio da “ambiguidade semântica” que envolve o conceito de Responsabilidade Social Corporativa (RSC). A partir da revisão sistemática de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xml:space="preserve"> (2021), a literatura científica não apresenta consenso sobre o papel e os limites da RSC, entre a filantropia corporativa e a eficiência de mercado.</w:t>
      </w:r>
    </w:p>
    <w:p w14:paraId="1C8D2D54" w14:textId="77777777" w:rsidR="00245D9A" w:rsidRPr="008E179E" w:rsidRDefault="004545EC"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 relação às normas internacionais, </w:t>
      </w:r>
      <w:proofErr w:type="spellStart"/>
      <w:r>
        <w:rPr>
          <w:rFonts w:ascii="Times New Roman" w:eastAsia="Times New Roman" w:hAnsi="Times New Roman" w:cs="Times New Roman"/>
          <w:color w:val="000000" w:themeColor="text1"/>
          <w:sz w:val="24"/>
          <w:szCs w:val="24"/>
        </w:rPr>
        <w:t>Calabrese</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(2019, p. 156) indicam a ISO 26000 como diretriz para padronizar a gestão estratégica da sustentabilidade, diante da incerteza, da ambiguidade e da complexidade percebidas no tema, e ressaltam que as </w:t>
      </w:r>
      <w:proofErr w:type="spellStart"/>
      <w:r>
        <w:rPr>
          <w:rFonts w:ascii="Times New Roman" w:eastAsia="Times New Roman" w:hAnsi="Times New Roman" w:cs="Times New Roman"/>
          <w:color w:val="000000" w:themeColor="text1"/>
          <w:sz w:val="24"/>
          <w:szCs w:val="24"/>
        </w:rPr>
        <w:t>PMEs</w:t>
      </w:r>
      <w:proofErr w:type="spellEnd"/>
      <w:r>
        <w:rPr>
          <w:rFonts w:ascii="Times New Roman" w:eastAsia="Times New Roman" w:hAnsi="Times New Roman" w:cs="Times New Roman"/>
          <w:color w:val="000000" w:themeColor="text1"/>
          <w:sz w:val="24"/>
          <w:szCs w:val="24"/>
        </w:rPr>
        <w:t>, com menos recursos, frequentemente não conseguem identificar e aproveitar oportunidades de vantagem competitiva por meio da sustentabilidade.</w:t>
      </w:r>
    </w:p>
    <w:p w14:paraId="6F10A7DC"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Por um lado, surge uma visão crítica sobre a moralidade das corporações que exercem um “superpoder” ao dizer o que é melhor para a sociedade por meio de projetos socioambientais. Sob esta perspectiva, a RSC seria exercida de forma mais direta e democrática por meio da prática do preço justo, ao manter o excedente financeiro no “bolso do cliente”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2021).</w:t>
      </w:r>
    </w:p>
    <w:p w14:paraId="6D04938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Por outro lado, Bowen (1953 apud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xml:space="preserve">, 2021, p. 9) e Carroll (1979 apud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xml:space="preserve">, 2021, p. 9), e defensores da Teoria dos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xml:space="preserve"> sustentam que a RSC é um imperativo ético inegociável: as empresas, como grandes beneficiárias dos recursos sociais, possuem o dever moral de corrigir externalidades socioambientais negativas, ao agir como fomentadoras de bem-estar social para reparar danos causados por sua atuação.</w:t>
      </w:r>
    </w:p>
    <w:p w14:paraId="639CEF4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Essa divergência entre a abordagem instrumental (RSC como estratégia de lucro e aceitação) e a abordagem normativa (RSC como dever ético) reforça a complexidade de se mensurar o impacto social em um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como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Por essa razão justifica-se que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possua inserção de dados que demonstrem impactos socioambientais que validem a obrigação dos fundos mitigatórios ou compensatórios.</w:t>
      </w:r>
    </w:p>
    <w:p w14:paraId="169417B0"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Para o mapeamento das responsabilidades sociais dentro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proposto, consideram-se as duas abordagens de engajamento sugeridas por Hurst e </w:t>
      </w:r>
      <w:proofErr w:type="spellStart"/>
      <w:r>
        <w:rPr>
          <w:rFonts w:ascii="Times New Roman" w:eastAsia="Times New Roman" w:hAnsi="Times New Roman" w:cs="Times New Roman"/>
          <w:color w:val="000000" w:themeColor="text1"/>
          <w:sz w:val="24"/>
          <w:szCs w:val="24"/>
        </w:rPr>
        <w:t>Ihlen</w:t>
      </w:r>
      <w:proofErr w:type="spellEnd"/>
      <w:r>
        <w:rPr>
          <w:rFonts w:ascii="Times New Roman" w:eastAsia="Times New Roman" w:hAnsi="Times New Roman" w:cs="Times New Roman"/>
          <w:color w:val="000000" w:themeColor="text1"/>
          <w:sz w:val="24"/>
          <w:szCs w:val="24"/>
        </w:rPr>
        <w:t xml:space="preserve"> (2018): a estratégica e a negociada. Enquanto a abordagem estratégica foca na comunicação de políticas já caracterizadas pela alta gestão para obter </w:t>
      </w:r>
      <w:r>
        <w:rPr>
          <w:rFonts w:ascii="Times New Roman" w:eastAsia="Times New Roman" w:hAnsi="Times New Roman" w:cs="Times New Roman"/>
          <w:i/>
          <w:iCs/>
          <w:color w:val="000000" w:themeColor="text1"/>
          <w:sz w:val="24"/>
          <w:szCs w:val="24"/>
        </w:rPr>
        <w:t>feedback</w:t>
      </w:r>
      <w:r>
        <w:rPr>
          <w:rFonts w:ascii="Times New Roman" w:eastAsia="Times New Roman" w:hAnsi="Times New Roman" w:cs="Times New Roman"/>
          <w:color w:val="000000" w:themeColor="text1"/>
          <w:sz w:val="24"/>
          <w:szCs w:val="24"/>
        </w:rPr>
        <w:t xml:space="preserve">, a abordagem negociada pressupõe um diálogo aberto.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em Python pode subsidiar o gestor para identificar qual dessas estratégias de resposta às partes interessadas é mais adequada ao contexto local para o projeto proposto.</w:t>
      </w:r>
    </w:p>
    <w:p w14:paraId="4A5D8AD0"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relevância de integrar indicadores sociais ao EVTEAS reside na necessidade de obter a “licença social para operar” (LSO). Hurst e </w:t>
      </w:r>
      <w:proofErr w:type="spellStart"/>
      <w:r>
        <w:rPr>
          <w:rFonts w:ascii="Times New Roman" w:eastAsia="Times New Roman" w:hAnsi="Times New Roman" w:cs="Times New Roman"/>
          <w:color w:val="000000" w:themeColor="text1"/>
          <w:sz w:val="24"/>
          <w:szCs w:val="24"/>
        </w:rPr>
        <w:t>Ihlen</w:t>
      </w:r>
      <w:proofErr w:type="spellEnd"/>
      <w:r>
        <w:rPr>
          <w:rFonts w:ascii="Times New Roman" w:eastAsia="Times New Roman" w:hAnsi="Times New Roman" w:cs="Times New Roman"/>
          <w:color w:val="000000" w:themeColor="text1"/>
          <w:sz w:val="24"/>
          <w:szCs w:val="24"/>
        </w:rPr>
        <w:t xml:space="preserve"> (2018) elucidam que, essa licença é a aceitação contínua de um desenvolvimento pela comunidade local, fator determinante para que aquicultura prosperem e sobrevivam no ambiente em que estão inseridos.</w:t>
      </w:r>
    </w:p>
    <w:p w14:paraId="01A3192B" w14:textId="77777777" w:rsidR="00245D9A" w:rsidRPr="008E179E" w:rsidRDefault="00AF58BE"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Sob a perspectiva instrumental, a RSC justifica-se pela vantagem competitiva obtida ao alocar recursos estrategicamente para atender às demandas percebidas das partes interessadas (Hurst; </w:t>
      </w:r>
      <w:proofErr w:type="spellStart"/>
      <w:r>
        <w:rPr>
          <w:rFonts w:ascii="Times New Roman" w:eastAsia="Times New Roman" w:hAnsi="Times New Roman" w:cs="Times New Roman"/>
          <w:color w:val="000000" w:themeColor="text1"/>
          <w:sz w:val="24"/>
          <w:szCs w:val="24"/>
        </w:rPr>
        <w:t>Ihlen</w:t>
      </w:r>
      <w:proofErr w:type="spellEnd"/>
      <w:r>
        <w:rPr>
          <w:rFonts w:ascii="Times New Roman" w:eastAsia="Times New Roman" w:hAnsi="Times New Roman" w:cs="Times New Roman"/>
          <w:color w:val="000000" w:themeColor="text1"/>
          <w:sz w:val="24"/>
          <w:szCs w:val="24"/>
        </w:rPr>
        <w:t xml:space="preserve">, 2018). Isso sugere que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não deve apenas medir custos, mas atuar como uma ferramenta de diagnóstico para entender e responder às expectativas dos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que, por serem construções sociais, mudam ao longo do tempo. Um exemplo histórico é a poluição industrial: antes aceita como mal necessário para o crescimento, hoje é inaceitável para a sociedade e investidores (</w:t>
      </w:r>
      <w:proofErr w:type="spellStart"/>
      <w:r>
        <w:rPr>
          <w:rFonts w:ascii="Times New Roman" w:eastAsia="Times New Roman" w:hAnsi="Times New Roman" w:cs="Times New Roman"/>
          <w:color w:val="000000" w:themeColor="text1"/>
          <w:sz w:val="24"/>
          <w:szCs w:val="24"/>
        </w:rPr>
        <w:t>Xu</w:t>
      </w:r>
      <w:proofErr w:type="spellEnd"/>
      <w:r>
        <w:rPr>
          <w:rFonts w:ascii="Times New Roman" w:eastAsia="Times New Roman" w:hAnsi="Times New Roman" w:cs="Times New Roman"/>
          <w:color w:val="000000" w:themeColor="text1"/>
          <w:sz w:val="24"/>
          <w:szCs w:val="24"/>
        </w:rPr>
        <w:t>; Zhu, 2024).</w:t>
      </w:r>
    </w:p>
    <w:p w14:paraId="690944A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Sob a perspectiva do custo financeiro, a confiabilidade das estimativas é crítica para licitações públicas, quando necessárias, ao poder mitigar sobrepreço ou inexequibilidade em obras e serviços de engenharia. A </w:t>
      </w:r>
      <w:proofErr w:type="spellStart"/>
      <w:r>
        <w:rPr>
          <w:rFonts w:ascii="Times New Roman" w:eastAsia="Times New Roman" w:hAnsi="Times New Roman" w:cs="Times New Roman"/>
          <w:i/>
          <w:iCs/>
          <w:color w:val="000000" w:themeColor="text1"/>
          <w:sz w:val="24"/>
          <w:szCs w:val="24"/>
        </w:rPr>
        <w:t>Association</w:t>
      </w:r>
      <w:proofErr w:type="spellEnd"/>
      <w:r>
        <w:rPr>
          <w:rFonts w:ascii="Times New Roman" w:eastAsia="Times New Roman" w:hAnsi="Times New Roman" w:cs="Times New Roman"/>
          <w:i/>
          <w:iCs/>
          <w:color w:val="000000" w:themeColor="text1"/>
          <w:sz w:val="24"/>
          <w:szCs w:val="24"/>
        </w:rPr>
        <w:t xml:space="preserve"> for </w:t>
      </w:r>
      <w:proofErr w:type="spellStart"/>
      <w:r>
        <w:rPr>
          <w:rFonts w:ascii="Times New Roman" w:eastAsia="Times New Roman" w:hAnsi="Times New Roman" w:cs="Times New Roman"/>
          <w:i/>
          <w:iCs/>
          <w:color w:val="000000" w:themeColor="text1"/>
          <w:sz w:val="24"/>
          <w:szCs w:val="24"/>
        </w:rPr>
        <w:t>the</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Advancement</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of</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Cost</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Engineering</w:t>
      </w:r>
      <w:proofErr w:type="spellEnd"/>
      <w:r>
        <w:rPr>
          <w:rFonts w:ascii="Times New Roman" w:eastAsia="Times New Roman" w:hAnsi="Times New Roman" w:cs="Times New Roman"/>
          <w:color w:val="000000" w:themeColor="text1"/>
          <w:sz w:val="24"/>
          <w:szCs w:val="24"/>
        </w:rPr>
        <w:t xml:space="preserve"> (AACE) classifica as estimativas da Classe 5 (fase conceitual) à Classe 1 (detalhamento total), e o Projeto Básico exigido pela Lei nº 14.133/2021 (Brasil, 2021) requer precisão compatível com as classes mais altas de maturidade (AACE </w:t>
      </w:r>
      <w:proofErr w:type="spellStart"/>
      <w:r>
        <w:rPr>
          <w:rFonts w:ascii="Times New Roman" w:eastAsia="Times New Roman" w:hAnsi="Times New Roman" w:cs="Times New Roman"/>
          <w:color w:val="000000" w:themeColor="text1"/>
          <w:sz w:val="24"/>
          <w:szCs w:val="24"/>
        </w:rPr>
        <w:t>International</w:t>
      </w:r>
      <w:proofErr w:type="spellEnd"/>
      <w:r>
        <w:rPr>
          <w:rFonts w:ascii="Times New Roman" w:eastAsia="Times New Roman" w:hAnsi="Times New Roman" w:cs="Times New Roman"/>
          <w:color w:val="000000" w:themeColor="text1"/>
          <w:sz w:val="24"/>
          <w:szCs w:val="24"/>
        </w:rPr>
        <w:t xml:space="preserve">, 2020). Como a imprecisão de escopo e custos no planejamento é a principal causa de aditivos contratuais e paralisações futuras, um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computacional padronizado contribui para elevar a maturidade do planejamento à priori, quando estes precisarem ser realizados via licitação pelas corporações fomentadoras.</w:t>
      </w:r>
    </w:p>
    <w:p w14:paraId="239BF08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incorporação dos conceitos de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e</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ESG fortalece a relevância científica e a justificativa prática deste trabalho ao enfrentar a ineficiência metodológica observada em estudos tradicionais de viabilidade. Mesquita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p. 865) destacam que as abordagens Lean e Green são compatíveis na prática, pois ambas se concentram na redução de desperdícios e no aumento da eficiência dos processos, com efeitos positivos sobre os indicadores de desempenho ambiental e operacional.</w:t>
      </w:r>
    </w:p>
    <w:p w14:paraId="3066FD8D" w14:textId="77777777" w:rsidR="00AD3262"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Sob a perspectiva do ESG, o</w:t>
      </w:r>
      <w:r>
        <w:rPr>
          <w:rFonts w:ascii="Times New Roman" w:eastAsia="Times New Roman" w:hAnsi="Times New Roman" w:cs="Times New Roman"/>
          <w:i/>
          <w:iCs/>
          <w:color w:val="000000" w:themeColor="text1"/>
          <w:sz w:val="24"/>
          <w:szCs w:val="24"/>
        </w:rPr>
        <w:t xml:space="preserve"> framework</w:t>
      </w:r>
      <w:r>
        <w:rPr>
          <w:rFonts w:ascii="Times New Roman" w:eastAsia="Times New Roman" w:hAnsi="Times New Roman" w:cs="Times New Roman"/>
          <w:color w:val="000000" w:themeColor="text1"/>
          <w:sz w:val="24"/>
          <w:szCs w:val="24"/>
        </w:rPr>
        <w:t xml:space="preserve"> proposto pode atuar de forma direta na base Governança (G), ao oferecer uma metodologia estruturada, auditável e baseada em dados quantitativos para embasar decisões de investimento nos âmbitos </w:t>
      </w:r>
      <w:proofErr w:type="spellStart"/>
      <w:r>
        <w:rPr>
          <w:rFonts w:ascii="Times New Roman" w:eastAsia="Times New Roman" w:hAnsi="Times New Roman" w:cs="Times New Roman"/>
          <w:i/>
          <w:iCs/>
          <w:color w:val="000000" w:themeColor="text1"/>
          <w:sz w:val="24"/>
          <w:szCs w:val="24"/>
        </w:rPr>
        <w:t>Enviromnent</w:t>
      </w:r>
      <w:proofErr w:type="spellEnd"/>
      <w:r>
        <w:rPr>
          <w:rFonts w:ascii="Times New Roman" w:eastAsia="Times New Roman" w:hAnsi="Times New Roman" w:cs="Times New Roman"/>
          <w:color w:val="000000" w:themeColor="text1"/>
          <w:sz w:val="24"/>
          <w:szCs w:val="24"/>
        </w:rPr>
        <w:t xml:space="preserve"> (E) e, Social</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(S). Como argumentam </w:t>
      </w:r>
      <w:proofErr w:type="spellStart"/>
      <w:r>
        <w:rPr>
          <w:rFonts w:ascii="Times New Roman" w:eastAsia="Times New Roman" w:hAnsi="Times New Roman" w:cs="Times New Roman"/>
          <w:color w:val="000000" w:themeColor="text1"/>
          <w:sz w:val="24"/>
          <w:szCs w:val="24"/>
        </w:rPr>
        <w:t>Xu</w:t>
      </w:r>
      <w:proofErr w:type="spellEnd"/>
      <w:r>
        <w:rPr>
          <w:rFonts w:ascii="Times New Roman" w:eastAsia="Times New Roman" w:hAnsi="Times New Roman" w:cs="Times New Roman"/>
          <w:color w:val="000000" w:themeColor="text1"/>
          <w:sz w:val="24"/>
          <w:szCs w:val="24"/>
        </w:rPr>
        <w:t xml:space="preserve"> e Zhu (2024, p. 1), a adoção de métricas ESG consistentes está positivamente associada a um desempenho financeiro corporativo sólido, além de atuar na mitigação de restrições financeiras e no impulsionamento da inovação nas organizações. Outrossim, o alinhamento às diretrizes da Global </w:t>
      </w:r>
      <w:proofErr w:type="spellStart"/>
      <w:r>
        <w:rPr>
          <w:rFonts w:ascii="Times New Roman" w:eastAsia="Times New Roman" w:hAnsi="Times New Roman" w:cs="Times New Roman"/>
          <w:color w:val="000000" w:themeColor="text1"/>
          <w:sz w:val="24"/>
          <w:szCs w:val="24"/>
        </w:rPr>
        <w:t>Reporting</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Initiative</w:t>
      </w:r>
      <w:proofErr w:type="spellEnd"/>
      <w:r>
        <w:rPr>
          <w:rFonts w:ascii="Times New Roman" w:eastAsia="Times New Roman" w:hAnsi="Times New Roman" w:cs="Times New Roman"/>
          <w:color w:val="000000" w:themeColor="text1"/>
          <w:sz w:val="24"/>
          <w:szCs w:val="24"/>
        </w:rPr>
        <w:t xml:space="preserve"> (GRI) amplia a transparência e a credibilidade do EVTEAS diante de investidores e demais usuários das informações de sustentabilidade (GRI, 2021, p. 6-7, 27). </w:t>
      </w:r>
    </w:p>
    <w:p w14:paraId="7A19DEE3"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proposta alinha-se à convergência entre a gestão enxuta e a sustentabilidade discutida por </w:t>
      </w:r>
      <w:proofErr w:type="spellStart"/>
      <w:r>
        <w:rPr>
          <w:rFonts w:ascii="Times New Roman" w:eastAsia="Times New Roman" w:hAnsi="Times New Roman" w:cs="Times New Roman"/>
          <w:color w:val="000000" w:themeColor="text1"/>
          <w:sz w:val="24"/>
          <w:szCs w:val="24"/>
        </w:rPr>
        <w:t>Kosasih</w:t>
      </w:r>
      <w:proofErr w:type="spellEnd"/>
      <w:r>
        <w:rPr>
          <w:rFonts w:ascii="Times New Roman" w:eastAsia="Times New Roman" w:hAnsi="Times New Roman" w:cs="Times New Roman"/>
          <w:color w:val="000000" w:themeColor="text1"/>
          <w:sz w:val="24"/>
          <w:szCs w:val="24"/>
        </w:rPr>
        <w:t xml:space="preserve">, Pujawan e </w:t>
      </w:r>
      <w:proofErr w:type="spellStart"/>
      <w:r>
        <w:rPr>
          <w:rFonts w:ascii="Times New Roman" w:eastAsia="Times New Roman" w:hAnsi="Times New Roman" w:cs="Times New Roman"/>
          <w:color w:val="000000" w:themeColor="text1"/>
          <w:sz w:val="24"/>
          <w:szCs w:val="24"/>
        </w:rPr>
        <w:t>Karningsih</w:t>
      </w:r>
      <w:proofErr w:type="spellEnd"/>
      <w:r>
        <w:rPr>
          <w:rFonts w:ascii="Times New Roman" w:eastAsia="Times New Roman" w:hAnsi="Times New Roman" w:cs="Times New Roman"/>
          <w:color w:val="000000" w:themeColor="text1"/>
          <w:sz w:val="24"/>
          <w:szCs w:val="24"/>
        </w:rPr>
        <w:t xml:space="preserve"> (2023, p. 2), segundo os quais a união dessas práticas contribui para ganhos operacionais e ambientais simultâneos, destacando-se como uma estratégia essencial para impulsionar a eficiência e a responsabilidade em cadeias de suprimentos, especialmente em pequenas e médias empresas (</w:t>
      </w:r>
      <w:proofErr w:type="spellStart"/>
      <w:r>
        <w:rPr>
          <w:rFonts w:ascii="Times New Roman" w:eastAsia="Times New Roman" w:hAnsi="Times New Roman" w:cs="Times New Roman"/>
          <w:color w:val="000000" w:themeColor="text1"/>
          <w:sz w:val="24"/>
          <w:szCs w:val="24"/>
        </w:rPr>
        <w:t>PMEs</w:t>
      </w:r>
      <w:proofErr w:type="spellEnd"/>
      <w:r>
        <w:rPr>
          <w:rFonts w:ascii="Times New Roman" w:eastAsia="Times New Roman" w:hAnsi="Times New Roman" w:cs="Times New Roman"/>
          <w:color w:val="000000" w:themeColor="text1"/>
          <w:sz w:val="24"/>
          <w:szCs w:val="24"/>
        </w:rPr>
        <w:t>).</w:t>
      </w:r>
    </w:p>
    <w:p w14:paraId="4D88B468"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amalgamação entre essas abordagens é corroborada por estudos bibliométricos que identificam 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como um elemento catalisador para as práticas </w:t>
      </w:r>
      <w:r>
        <w:rPr>
          <w:rFonts w:ascii="Times New Roman" w:eastAsia="Times New Roman" w:hAnsi="Times New Roman" w:cs="Times New Roman"/>
          <w:i/>
          <w:iCs/>
          <w:color w:val="000000" w:themeColor="text1"/>
          <w:sz w:val="24"/>
          <w:szCs w:val="24"/>
        </w:rPr>
        <w:t>Green</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Yokoyama</w:t>
      </w:r>
      <w:proofErr w:type="spellEnd"/>
      <w:r>
        <w:rPr>
          <w:rFonts w:ascii="Times New Roman" w:eastAsia="Times New Roman" w:hAnsi="Times New Roman" w:cs="Times New Roman"/>
          <w:color w:val="000000" w:themeColor="text1"/>
          <w:sz w:val="24"/>
          <w:szCs w:val="24"/>
        </w:rPr>
        <w:t xml:space="preserve">, Oliveira e </w:t>
      </w:r>
      <w:proofErr w:type="spellStart"/>
      <w:r>
        <w:rPr>
          <w:rFonts w:ascii="Times New Roman" w:eastAsia="Times New Roman" w:hAnsi="Times New Roman" w:cs="Times New Roman"/>
          <w:color w:val="000000" w:themeColor="text1"/>
          <w:sz w:val="24"/>
          <w:szCs w:val="24"/>
        </w:rPr>
        <w:t>Futami</w:t>
      </w:r>
      <w:proofErr w:type="spellEnd"/>
      <w:r>
        <w:rPr>
          <w:rFonts w:ascii="Times New Roman" w:eastAsia="Times New Roman" w:hAnsi="Times New Roman" w:cs="Times New Roman"/>
          <w:color w:val="000000" w:themeColor="text1"/>
          <w:sz w:val="24"/>
          <w:szCs w:val="24"/>
        </w:rPr>
        <w:t xml:space="preserve"> (2018) aborda que há uma sinergia na utilização integrada desses conceitos, a qual gera benefícios superiores aos que seriam obtidos se as práticas fossem aplicadas separadamente, ao estabelecer um alinhamento natural entre a liderança organizacional e os objetivos de sustentabilidade.</w:t>
      </w:r>
    </w:p>
    <w:p w14:paraId="107DE30F"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Os estudos de Mesquita </w:t>
      </w:r>
      <w:r>
        <w:rPr>
          <w:rFonts w:ascii="Times New Roman" w:eastAsia="Times New Roman" w:hAnsi="Times New Roman" w:cs="Times New Roman"/>
          <w:i/>
          <w:iCs/>
          <w:color w:val="000000" w:themeColor="text1"/>
          <w:sz w:val="24"/>
          <w:szCs w:val="24"/>
        </w:rPr>
        <w:t xml:space="preserve">et al. </w:t>
      </w:r>
      <w:r>
        <w:rPr>
          <w:rFonts w:ascii="Times New Roman" w:eastAsia="Times New Roman" w:hAnsi="Times New Roman" w:cs="Times New Roman"/>
          <w:color w:val="000000" w:themeColor="text1"/>
          <w:sz w:val="24"/>
          <w:szCs w:val="24"/>
        </w:rPr>
        <w:t xml:space="preserve">(2022, p. 880-881) demonstram ainda que tecnologias da Indústria 4.0, como IoT, Big Data, informação em tempo real e realidade aumentada, associadas ao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permitem identificar desperdícios ambientais e de produção e reduzir o consumo de água e energia e a poluição, embora poucas relações na literatura identificada pelo autor descrevam essas práticas no nível de componentes.</w:t>
      </w:r>
    </w:p>
    <w:p w14:paraId="487C71C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Ao automatizar o EVTEAS por meio de um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computacional em Python, este estudo reduz o desperdício de tempo</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o</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desperdício de talento técnico e a fragmentação analítica do processo decisório, deslocando o foco do produtor da elaboração manual de estudos para a gestão efetiva da operação produtiva.</w:t>
      </w:r>
    </w:p>
    <w:p w14:paraId="69264D30"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contexto específico da aquicultura, a aplicação de princípios de gestão enxuta (</w:t>
      </w:r>
      <w:r>
        <w:rPr>
          <w:rFonts w:ascii="Times New Roman" w:eastAsia="Times New Roman" w:hAnsi="Times New Roman" w:cs="Times New Roman"/>
          <w:i/>
          <w:iCs/>
          <w:color w:val="000000" w:themeColor="text1"/>
          <w:sz w:val="24"/>
          <w:szCs w:val="24"/>
        </w:rPr>
        <w:t>Lean Management</w:t>
      </w:r>
      <w:r>
        <w:rPr>
          <w:rFonts w:ascii="Times New Roman" w:eastAsia="Times New Roman" w:hAnsi="Times New Roman" w:cs="Times New Roman"/>
          <w:color w:val="000000" w:themeColor="text1"/>
          <w:sz w:val="24"/>
          <w:szCs w:val="24"/>
        </w:rPr>
        <w:t xml:space="preserve">) tem se mostrado decisiva para a sobrevivência e crescimento de pequenos produtores (Lawrence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2023, p. 4–9). A identificação sistemática de desperdícios, como o uso excessivo de ração, falhas no manejo e perdas por mortalidade evitável, associada à padronização de processos, à gestão visual e à melhoria contínua, amplia a eficiência operacional, a taxa de sobrevivência dos peixes e o desempenho zootécnico sem a necessidade de grandes aportes de capital fixo (Lawrence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2023, p. 10-24).</w:t>
      </w:r>
    </w:p>
    <w:p w14:paraId="7D6C1F7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integração da dimensão social no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é ratificada pela necessidade de mitigar pressões operacionais sobre o capital humano. Conforme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a busca por sistemas </w:t>
      </w:r>
      <w:proofErr w:type="spellStart"/>
      <w:r>
        <w:rPr>
          <w:rFonts w:ascii="Times New Roman" w:eastAsia="Times New Roman" w:hAnsi="Times New Roman" w:cs="Times New Roman"/>
          <w:i/>
          <w:iCs/>
          <w:color w:val="000000" w:themeColor="text1"/>
          <w:sz w:val="24"/>
          <w:szCs w:val="24"/>
        </w:rPr>
        <w:t>ultra-lean</w:t>
      </w:r>
      <w:proofErr w:type="spellEnd"/>
      <w:r>
        <w:rPr>
          <w:rFonts w:ascii="Times New Roman" w:eastAsia="Times New Roman" w:hAnsi="Times New Roman" w:cs="Times New Roman"/>
          <w:color w:val="000000" w:themeColor="text1"/>
          <w:sz w:val="24"/>
          <w:szCs w:val="24"/>
        </w:rPr>
        <w:t xml:space="preserve"> pode tensionar as condições de trabalho e as relações comunitárias se não for balanceada com metas de sustentabilidade.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proposto atua como um “amortecedor de sustentabilidade” (</w:t>
      </w:r>
      <w:proofErr w:type="spellStart"/>
      <w:r>
        <w:rPr>
          <w:rFonts w:ascii="Times New Roman" w:eastAsia="Times New Roman" w:hAnsi="Times New Roman" w:cs="Times New Roman"/>
          <w:i/>
          <w:iCs/>
          <w:color w:val="000000" w:themeColor="text1"/>
          <w:sz w:val="24"/>
          <w:szCs w:val="24"/>
        </w:rPr>
        <w:t>sustainability</w:t>
      </w:r>
      <w:proofErr w:type="spellEnd"/>
      <w:r>
        <w:rPr>
          <w:rFonts w:ascii="Times New Roman" w:eastAsia="Times New Roman" w:hAnsi="Times New Roman" w:cs="Times New Roman"/>
          <w:i/>
          <w:iCs/>
          <w:color w:val="000000" w:themeColor="text1"/>
          <w:sz w:val="24"/>
          <w:szCs w:val="24"/>
        </w:rPr>
        <w:t xml:space="preserve"> buffer</w:t>
      </w:r>
      <w:r>
        <w:rPr>
          <w:rFonts w:ascii="Times New Roman" w:eastAsia="Times New Roman" w:hAnsi="Times New Roman" w:cs="Times New Roman"/>
          <w:color w:val="000000" w:themeColor="text1"/>
          <w:sz w:val="24"/>
          <w:szCs w:val="24"/>
        </w:rPr>
        <w:t>), ao harmonizar agilidade produtiva, bem-estar social e conformidade ética.</w:t>
      </w:r>
    </w:p>
    <w:p w14:paraId="38005A8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apontam que tecnologias digitais (como IA e </w:t>
      </w:r>
      <w:r>
        <w:rPr>
          <w:rFonts w:ascii="Times New Roman" w:eastAsia="Times New Roman" w:hAnsi="Times New Roman" w:cs="Times New Roman"/>
          <w:i/>
          <w:iCs/>
          <w:color w:val="000000" w:themeColor="text1"/>
          <w:sz w:val="24"/>
          <w:szCs w:val="24"/>
        </w:rPr>
        <w:t>IoT</w:t>
      </w:r>
      <w:r>
        <w:rPr>
          <w:rFonts w:ascii="Times New Roman" w:eastAsia="Times New Roman" w:hAnsi="Times New Roman" w:cs="Times New Roman"/>
          <w:color w:val="000000" w:themeColor="text1"/>
          <w:sz w:val="24"/>
          <w:szCs w:val="24"/>
        </w:rPr>
        <w:t xml:space="preserve">) funcionam como moderadores positivos que suavizam a curva de risco do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ao permitir uma visibilidade que protege o desempenho ESG mesmo sob intensa competição de mercado.</w:t>
      </w:r>
    </w:p>
    <w:p w14:paraId="009D7A03"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Essa tensão entre eficiência e sustentabilidade remete a um debate histórico na literatura sobre se 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é necessariamente </w:t>
      </w:r>
      <w:r>
        <w:rPr>
          <w:rFonts w:ascii="Times New Roman" w:eastAsia="Times New Roman" w:hAnsi="Times New Roman" w:cs="Times New Roman"/>
          <w:i/>
          <w:iCs/>
          <w:color w:val="000000" w:themeColor="text1"/>
          <w:sz w:val="24"/>
          <w:szCs w:val="24"/>
        </w:rPr>
        <w:t>Green</w:t>
      </w:r>
      <w:r>
        <w:rPr>
          <w:rFonts w:ascii="Times New Roman" w:eastAsia="Times New Roman" w:hAnsi="Times New Roman" w:cs="Times New Roman"/>
          <w:color w:val="000000" w:themeColor="text1"/>
          <w:sz w:val="24"/>
          <w:szCs w:val="24"/>
        </w:rPr>
        <w:t xml:space="preserve">”. Conforme apontado na revisão de </w:t>
      </w:r>
      <w:proofErr w:type="spellStart"/>
      <w:r>
        <w:rPr>
          <w:rFonts w:ascii="Times New Roman" w:eastAsia="Times New Roman" w:hAnsi="Times New Roman" w:cs="Times New Roman"/>
          <w:color w:val="000000" w:themeColor="text1"/>
          <w:sz w:val="24"/>
          <w:szCs w:val="24"/>
        </w:rPr>
        <w:t>Yokoyama</w:t>
      </w:r>
      <w:proofErr w:type="spellEnd"/>
      <w:r>
        <w:rPr>
          <w:rFonts w:ascii="Times New Roman" w:eastAsia="Times New Roman" w:hAnsi="Times New Roman" w:cs="Times New Roman"/>
          <w:color w:val="000000" w:themeColor="text1"/>
          <w:sz w:val="24"/>
          <w:szCs w:val="24"/>
        </w:rPr>
        <w:t xml:space="preserve">, Oliveira e </w:t>
      </w:r>
      <w:proofErr w:type="spellStart"/>
      <w:r>
        <w:rPr>
          <w:rFonts w:ascii="Times New Roman" w:eastAsia="Times New Roman" w:hAnsi="Times New Roman" w:cs="Times New Roman"/>
          <w:color w:val="000000" w:themeColor="text1"/>
          <w:sz w:val="24"/>
          <w:szCs w:val="24"/>
        </w:rPr>
        <w:t>Futami</w:t>
      </w:r>
      <w:proofErr w:type="spellEnd"/>
      <w:r>
        <w:rPr>
          <w:rFonts w:ascii="Times New Roman" w:eastAsia="Times New Roman" w:hAnsi="Times New Roman" w:cs="Times New Roman"/>
          <w:color w:val="000000" w:themeColor="text1"/>
          <w:sz w:val="24"/>
          <w:szCs w:val="24"/>
        </w:rPr>
        <w:t xml:space="preserve"> (2018), embora existam pontos de convergência, há cenários operacionais, como na logística </w:t>
      </w:r>
      <w:r>
        <w:rPr>
          <w:rFonts w:ascii="Times New Roman" w:eastAsia="Times New Roman" w:hAnsi="Times New Roman" w:cs="Times New Roman"/>
          <w:i/>
          <w:iCs/>
          <w:color w:val="000000" w:themeColor="text1"/>
          <w:sz w:val="24"/>
          <w:szCs w:val="24"/>
        </w:rPr>
        <w:t>Just-in-Time</w:t>
      </w:r>
      <w:r>
        <w:rPr>
          <w:rFonts w:ascii="Times New Roman" w:eastAsia="Times New Roman" w:hAnsi="Times New Roman" w:cs="Times New Roman"/>
          <w:color w:val="000000" w:themeColor="text1"/>
          <w:sz w:val="24"/>
          <w:szCs w:val="24"/>
        </w:rPr>
        <w:t xml:space="preserve"> com entregas fracionadas, em que a redução excessiva de estoques pode elevar as emissões de carbono, ao </w:t>
      </w:r>
      <w:proofErr w:type="spellStart"/>
      <w:r>
        <w:rPr>
          <w:rFonts w:ascii="Times New Roman" w:eastAsia="Times New Roman" w:hAnsi="Times New Roman" w:cs="Times New Roman"/>
          <w:color w:val="000000" w:themeColor="text1"/>
          <w:sz w:val="24"/>
          <w:szCs w:val="24"/>
        </w:rPr>
        <w:t>evidenciarque</w:t>
      </w:r>
      <w:proofErr w:type="spellEnd"/>
      <w:r>
        <w:rPr>
          <w:rFonts w:ascii="Times New Roman" w:eastAsia="Times New Roman" w:hAnsi="Times New Roman" w:cs="Times New Roman"/>
          <w:color w:val="000000" w:themeColor="text1"/>
          <w:sz w:val="24"/>
          <w:szCs w:val="24"/>
        </w:rPr>
        <w:t xml:space="preserve"> a integração exige ferramentas de balanceamento para não comprometer o desempenho ambiental.</w:t>
      </w:r>
    </w:p>
    <w:p w14:paraId="345E627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Mesquita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p. 886-890) ressaltam que a integração entre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sustentabilidade ambiental e Indústria 4.0 exige coletar com precisão grande volume de dados operacionais e ambientais e conectar os sistemas de gestão existentes, sendo inicialmente mais viável para grandes empresas, mas tendendo a tornar-se acessível às pequenas e médias empresas no médio prazo, à medida que as soluções da Indústria 4.0 se difundem.</w:t>
      </w:r>
    </w:p>
    <w:p w14:paraId="23F42A81" w14:textId="77777777" w:rsidR="00245D9A" w:rsidRPr="008E179E" w:rsidRDefault="001C60AA"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Embora existam referenciais consolidados de relato de sustentabilidade, como as Normas GRI (GRI, 2021, p. 6-8), o</w:t>
      </w:r>
      <w:r>
        <w:rPr>
          <w:rFonts w:ascii="Times New Roman" w:eastAsia="Times New Roman" w:hAnsi="Times New Roman" w:cs="Times New Roman"/>
          <w:i/>
          <w:iCs/>
          <w:color w:val="000000" w:themeColor="text1"/>
          <w:sz w:val="24"/>
          <w:szCs w:val="24"/>
        </w:rPr>
        <w:t xml:space="preserve"> framework</w:t>
      </w:r>
      <w:r>
        <w:rPr>
          <w:rFonts w:ascii="Times New Roman" w:eastAsia="Times New Roman" w:hAnsi="Times New Roman" w:cs="Times New Roman"/>
          <w:color w:val="000000" w:themeColor="text1"/>
          <w:sz w:val="24"/>
          <w:szCs w:val="24"/>
        </w:rPr>
        <w:t xml:space="preserve"> em Python busca operacionalizar o engajamento exigido por esses padrões, transformando a percepção dos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xml:space="preserve"> em dados acionáveis para a tomada de decisão.</w:t>
      </w:r>
    </w:p>
    <w:p w14:paraId="690F497A" w14:textId="77777777" w:rsidR="009B273E" w:rsidRPr="008E179E" w:rsidRDefault="009B273E" w:rsidP="009A124B">
      <w:pPr>
        <w:spacing w:after="0" w:line="360" w:lineRule="auto"/>
        <w:ind w:firstLine="708"/>
        <w:jc w:val="both"/>
        <w:rPr>
          <w:rFonts w:ascii="Times New Roman" w:eastAsia="Times New Roman" w:hAnsi="Times New Roman" w:cs="Times New Roman"/>
          <w:color w:val="000000" w:themeColor="text1"/>
          <w:sz w:val="24"/>
          <w:szCs w:val="24"/>
        </w:rPr>
      </w:pPr>
    </w:p>
    <w:p w14:paraId="0A82AEC5" w14:textId="77777777" w:rsidR="00245D9A" w:rsidRPr="008E179E" w:rsidRDefault="00E8542F" w:rsidP="009A124B">
      <w:pPr>
        <w:pStyle w:val="Ttulo2"/>
        <w:spacing w:before="0" w:after="0" w:line="360" w:lineRule="auto"/>
        <w:rPr>
          <w:rFonts w:ascii="Times New Roman" w:eastAsia="Times New Roman" w:hAnsi="Times New Roman" w:cs="Times New Roman"/>
          <w:b/>
          <w:bCs/>
          <w:color w:val="000000" w:themeColor="text1"/>
          <w:sz w:val="28"/>
          <w:szCs w:val="28"/>
        </w:rPr>
      </w:pPr>
      <w:bookmarkStart w:id="16" w:name="_Toc242269113"/>
      <w:bookmarkStart w:id="17" w:name="_Toc242269192"/>
      <w:bookmarkStart w:id="18" w:name="_Toc242269273"/>
      <w:r>
        <w:rPr>
          <w:rFonts w:ascii="Times New Roman" w:eastAsia="Times New Roman" w:hAnsi="Times New Roman" w:cs="Times New Roman"/>
          <w:b/>
          <w:bCs/>
          <w:color w:val="000000" w:themeColor="text1"/>
          <w:sz w:val="28"/>
          <w:szCs w:val="28"/>
        </w:rPr>
        <w:t>1.3 O Problema de pesquisa e a hipótese</w:t>
      </w:r>
      <w:bookmarkEnd w:id="16"/>
      <w:bookmarkEnd w:id="17"/>
      <w:bookmarkEnd w:id="18"/>
    </w:p>
    <w:p w14:paraId="5277647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literatura</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color w:val="000000" w:themeColor="text1"/>
          <w:sz w:val="24"/>
          <w:szCs w:val="24"/>
        </w:rPr>
        <w:t>(</w:t>
      </w:r>
      <w:proofErr w:type="spellStart"/>
      <w:r>
        <w:rPr>
          <w:rFonts w:ascii="Times New Roman" w:eastAsia="Times New Roman" w:hAnsi="Times New Roman" w:cs="Times New Roman"/>
          <w:color w:val="000000" w:themeColor="text1"/>
          <w:sz w:val="24"/>
          <w:szCs w:val="24"/>
        </w:rPr>
        <w:t>Calabrese</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2019; Mesquita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w:t>
      </w:r>
      <w:proofErr w:type="spellStart"/>
      <w:r>
        <w:rPr>
          <w:rFonts w:ascii="Times New Roman" w:eastAsia="Times New Roman" w:hAnsi="Times New Roman" w:cs="Times New Roman"/>
          <w:color w:val="000000" w:themeColor="text1"/>
          <w:sz w:val="24"/>
          <w:szCs w:val="24"/>
        </w:rPr>
        <w:t>Kosasih</w:t>
      </w:r>
      <w:proofErr w:type="spellEnd"/>
      <w:r>
        <w:rPr>
          <w:rFonts w:ascii="Times New Roman" w:eastAsia="Times New Roman" w:hAnsi="Times New Roman" w:cs="Times New Roman"/>
          <w:color w:val="000000" w:themeColor="text1"/>
          <w:sz w:val="24"/>
          <w:szCs w:val="24"/>
        </w:rPr>
        <w:t xml:space="preserve">; Pujawan; </w:t>
      </w:r>
      <w:proofErr w:type="spellStart"/>
      <w:r>
        <w:rPr>
          <w:rFonts w:ascii="Times New Roman" w:eastAsia="Times New Roman" w:hAnsi="Times New Roman" w:cs="Times New Roman"/>
          <w:color w:val="000000" w:themeColor="text1"/>
          <w:sz w:val="24"/>
          <w:szCs w:val="24"/>
        </w:rPr>
        <w:t>Karningsih</w:t>
      </w:r>
      <w:proofErr w:type="spellEnd"/>
      <w:r>
        <w:rPr>
          <w:rFonts w:ascii="Times New Roman" w:eastAsia="Times New Roman" w:hAnsi="Times New Roman" w:cs="Times New Roman"/>
          <w:color w:val="000000" w:themeColor="text1"/>
          <w:sz w:val="24"/>
          <w:szCs w:val="24"/>
        </w:rPr>
        <w:t xml:space="preserve">, 2023;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tem reiterado que a sustentabilidade, embora amplamente reconhecida como diretriz estratégica, ainda carece de instrumentos operacionais que a integrem de forma consistente às decisões de investimento, especialmente em contextos produtivos complexos como a piscicultura. Nesse cenário, emerge o seguinte problema de pesquisa: </w:t>
      </w:r>
      <w:r>
        <w:rPr>
          <w:rFonts w:ascii="Times New Roman" w:eastAsia="Times New Roman" w:hAnsi="Times New Roman" w:cs="Times New Roman"/>
          <w:i/>
          <w:color w:val="000000" w:themeColor="text1"/>
          <w:sz w:val="24"/>
          <w:szCs w:val="24"/>
        </w:rPr>
        <w:t>como estruturar um EVTEAS capaz de incorporar, de modo integrado, as dimensões econômica, ambiental, social e de governança, alinhando princípios de Lean Green e métricas ESG, de forma a apoiar a tomada de decisão de pequenos e médios produtores aquícolas e reduzir os riscos de obsolescência produtiva e financeira?</w:t>
      </w:r>
    </w:p>
    <w:p w14:paraId="49567CE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proposição de um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de EVTEAS na piscicultura busca preencher essa lacuna instrumental, ao traduzir diretrizes teóricas em uma aplicação computacional direta acessível. </w:t>
      </w:r>
    </w:p>
    <w:p w14:paraId="160288EE"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Nesse sentido, a dimensão social do EVTEAS torna-se crítica, pois a Responsabilidade Social Corporativa (RSC) é uma construção social em constante mudança, baseada nas expectativas da sociedade (Hurst; </w:t>
      </w:r>
      <w:proofErr w:type="spellStart"/>
      <w:r>
        <w:rPr>
          <w:rFonts w:ascii="Times New Roman" w:eastAsia="Times New Roman" w:hAnsi="Times New Roman" w:cs="Times New Roman"/>
          <w:color w:val="000000" w:themeColor="text1"/>
          <w:sz w:val="24"/>
          <w:szCs w:val="24"/>
        </w:rPr>
        <w:t>Ihlen</w:t>
      </w:r>
      <w:proofErr w:type="spellEnd"/>
      <w:r>
        <w:rPr>
          <w:rFonts w:ascii="Times New Roman" w:eastAsia="Times New Roman" w:hAnsi="Times New Roman" w:cs="Times New Roman"/>
          <w:color w:val="000000" w:themeColor="text1"/>
          <w:sz w:val="24"/>
          <w:szCs w:val="24"/>
        </w:rPr>
        <w:t xml:space="preserve">, 2018). Destarte,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deve propiciar que a organização mapeie essas expectativas para ratificar sua viabilidade a longo prazo, inclusive para concorrer a editais públicos de fomento a projetos de geração de renda.</w:t>
      </w:r>
    </w:p>
    <w:p w14:paraId="7A4BD23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aplicação prática do EVTEAS na piscicultura deve atuar como elo estruturante entre a intenção ambiental e a viabilidade operacional dos empreendimentos produtivos. Mesquita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p. 864) destacam que as empresas devem integrar os aspectos ambientais ao desempenho operacional para se manterem competitivas e que abordagens de melhoria contínua, como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e </w:t>
      </w:r>
      <w:r>
        <w:rPr>
          <w:rFonts w:ascii="Times New Roman" w:eastAsia="Times New Roman" w:hAnsi="Times New Roman" w:cs="Times New Roman"/>
          <w:i/>
          <w:iCs/>
          <w:color w:val="000000" w:themeColor="text1"/>
          <w:sz w:val="24"/>
          <w:szCs w:val="24"/>
        </w:rPr>
        <w:t>Lean Six Sigma</w:t>
      </w:r>
      <w:r>
        <w:rPr>
          <w:rFonts w:ascii="Times New Roman" w:eastAsia="Times New Roman" w:hAnsi="Times New Roman" w:cs="Times New Roman"/>
          <w:color w:val="000000" w:themeColor="text1"/>
          <w:sz w:val="24"/>
          <w:szCs w:val="24"/>
        </w:rPr>
        <w:t xml:space="preserve"> (LSS), têm sido utilizadas para esse fim.</w:t>
      </w:r>
    </w:p>
    <w:p w14:paraId="49CCC4A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conceituação de eficiência em sistemas produtivos não pode se limitar a uma relação técnica de </w:t>
      </w:r>
      <w:r>
        <w:rPr>
          <w:rFonts w:ascii="Times New Roman" w:eastAsia="Times New Roman" w:hAnsi="Times New Roman" w:cs="Times New Roman"/>
          <w:i/>
          <w:iCs/>
          <w:color w:val="000000" w:themeColor="text1"/>
          <w:sz w:val="24"/>
          <w:szCs w:val="24"/>
        </w:rPr>
        <w:t>input-output</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Garnett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Röös</w:t>
      </w:r>
      <w:proofErr w:type="spellEnd"/>
      <w:r>
        <w:rPr>
          <w:rFonts w:ascii="Times New Roman" w:eastAsia="Times New Roman" w:hAnsi="Times New Roman" w:cs="Times New Roman"/>
          <w:color w:val="000000" w:themeColor="text1"/>
          <w:sz w:val="24"/>
          <w:szCs w:val="24"/>
        </w:rPr>
        <w:t xml:space="preserve"> e Little (2015) arguem que uma busca cega pela eficiência produtiva pode levar à “eficiência obscena”, em que ganhos são obtidos às custas do bem-estar animal e da integridade ecossistêmica, sendo necessário integrar métricas “subjetivas” e valores humanos nas ferramentas de avaliação de projetos. No contexto da aquicultura brasileira, o EVTEAS pode representar o principal suporte técnico para o planejamento de empreendimentos, especialmente para pequenos produtores e pescadores artesanais. Entretanto, a inexistência de ferramentas computacionais capazes de traduzir dados complexos em informações acionáveis mantém o produtor refém de dois cenários críticos recorrentes.</w:t>
      </w:r>
    </w:p>
    <w:p w14:paraId="4FA0FC88"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primeiro é a obsolescência produtiva, devido à degradação ambiental, da poluição e da redução dos estoques pesqueiros em águas continentais, que comprometem métodos tradicionais de pesca e cultivo. O segundo cenário é o risco financeiro elevado, associado à adoção de sistemas aquícolas, os quais exigem alto nível de precisão técnica, controle rigoroso de variáveis produtivas e capacidade de resposta rápida a eventos críticos, conforme experiência do autor durante anos de atuação no Projeto </w:t>
      </w:r>
      <w:proofErr w:type="spellStart"/>
      <w:r>
        <w:rPr>
          <w:rFonts w:ascii="Times New Roman" w:eastAsia="Times New Roman" w:hAnsi="Times New Roman" w:cs="Times New Roman"/>
          <w:color w:val="000000" w:themeColor="text1"/>
          <w:sz w:val="24"/>
          <w:szCs w:val="24"/>
        </w:rPr>
        <w:t>Pescarte</w:t>
      </w:r>
      <w:proofErr w:type="spellEnd"/>
      <w:r>
        <w:rPr>
          <w:rFonts w:ascii="Times New Roman" w:eastAsia="Times New Roman" w:hAnsi="Times New Roman" w:cs="Times New Roman"/>
          <w:color w:val="000000" w:themeColor="text1"/>
          <w:sz w:val="24"/>
          <w:szCs w:val="24"/>
        </w:rPr>
        <w:t xml:space="preserve">. </w:t>
      </w:r>
    </w:p>
    <w:p w14:paraId="6E04BA48"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Nesse contexto, a integração das teorias de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xml:space="preserve"> e ESG (</w:t>
      </w:r>
      <w:r>
        <w:rPr>
          <w:rFonts w:ascii="Times New Roman" w:eastAsia="Times New Roman" w:hAnsi="Times New Roman" w:cs="Times New Roman"/>
          <w:i/>
          <w:iCs/>
          <w:color w:val="000000" w:themeColor="text1"/>
          <w:sz w:val="24"/>
          <w:szCs w:val="24"/>
        </w:rPr>
        <w:t xml:space="preserve">Environmental, Social </w:t>
      </w:r>
      <w:proofErr w:type="spellStart"/>
      <w:r>
        <w:rPr>
          <w:rFonts w:ascii="Times New Roman" w:eastAsia="Times New Roman" w:hAnsi="Times New Roman" w:cs="Times New Roman"/>
          <w:i/>
          <w:iCs/>
          <w:color w:val="000000" w:themeColor="text1"/>
          <w:sz w:val="24"/>
          <w:szCs w:val="24"/>
        </w:rPr>
        <w:t>and</w:t>
      </w:r>
      <w:proofErr w:type="spellEnd"/>
      <w:r>
        <w:rPr>
          <w:rFonts w:ascii="Times New Roman" w:eastAsia="Times New Roman" w:hAnsi="Times New Roman" w:cs="Times New Roman"/>
          <w:i/>
          <w:iCs/>
          <w:color w:val="000000" w:themeColor="text1"/>
          <w:sz w:val="24"/>
          <w:szCs w:val="24"/>
        </w:rPr>
        <w:t xml:space="preserve"> Governance</w:t>
      </w:r>
      <w:r>
        <w:rPr>
          <w:rFonts w:ascii="Times New Roman" w:eastAsia="Times New Roman" w:hAnsi="Times New Roman" w:cs="Times New Roman"/>
          <w:color w:val="000000" w:themeColor="text1"/>
          <w:sz w:val="24"/>
          <w:szCs w:val="24"/>
        </w:rPr>
        <w:t xml:space="preserve">) ao EVTEAS surge como uma alternativa propositiva robusta. A convergência entre as práticas </w:t>
      </w:r>
      <w:r>
        <w:rPr>
          <w:rFonts w:ascii="Times New Roman" w:eastAsia="Times New Roman" w:hAnsi="Times New Roman" w:cs="Times New Roman"/>
          <w:i/>
          <w:iCs/>
          <w:color w:val="000000" w:themeColor="text1"/>
          <w:sz w:val="24"/>
          <w:szCs w:val="24"/>
        </w:rPr>
        <w:t xml:space="preserve">Lean </w:t>
      </w:r>
      <w:r>
        <w:rPr>
          <w:rFonts w:ascii="Times New Roman" w:eastAsia="Times New Roman" w:hAnsi="Times New Roman" w:cs="Times New Roman"/>
          <w:color w:val="000000" w:themeColor="text1"/>
          <w:sz w:val="24"/>
          <w:szCs w:val="24"/>
        </w:rPr>
        <w:t>e</w:t>
      </w:r>
      <w:r>
        <w:rPr>
          <w:rFonts w:ascii="Times New Roman" w:eastAsia="Times New Roman" w:hAnsi="Times New Roman" w:cs="Times New Roman"/>
          <w:i/>
          <w:iCs/>
          <w:color w:val="000000" w:themeColor="text1"/>
          <w:sz w:val="24"/>
          <w:szCs w:val="24"/>
        </w:rPr>
        <w:t xml:space="preserve"> Green</w:t>
      </w:r>
      <w:r>
        <w:rPr>
          <w:rFonts w:ascii="Times New Roman" w:eastAsia="Times New Roman" w:hAnsi="Times New Roman" w:cs="Times New Roman"/>
          <w:color w:val="000000" w:themeColor="text1"/>
          <w:sz w:val="24"/>
          <w:szCs w:val="24"/>
        </w:rPr>
        <w:t xml:space="preserve"> propicia ganhos operacionais e ambientais simultâneos (</w:t>
      </w:r>
      <w:proofErr w:type="spellStart"/>
      <w:r>
        <w:rPr>
          <w:rFonts w:ascii="Times New Roman" w:eastAsia="Times New Roman" w:hAnsi="Times New Roman" w:cs="Times New Roman"/>
          <w:color w:val="000000" w:themeColor="text1"/>
          <w:sz w:val="24"/>
          <w:szCs w:val="24"/>
        </w:rPr>
        <w:t>Kosasih</w:t>
      </w:r>
      <w:proofErr w:type="spellEnd"/>
      <w:r>
        <w:rPr>
          <w:rFonts w:ascii="Times New Roman" w:eastAsia="Times New Roman" w:hAnsi="Times New Roman" w:cs="Times New Roman"/>
          <w:color w:val="000000" w:themeColor="text1"/>
          <w:sz w:val="24"/>
          <w:szCs w:val="24"/>
        </w:rPr>
        <w:t xml:space="preserve">; Pujawan; </w:t>
      </w:r>
      <w:proofErr w:type="spellStart"/>
      <w:r>
        <w:rPr>
          <w:rFonts w:ascii="Times New Roman" w:eastAsia="Times New Roman" w:hAnsi="Times New Roman" w:cs="Times New Roman"/>
          <w:color w:val="000000" w:themeColor="text1"/>
          <w:sz w:val="24"/>
          <w:szCs w:val="24"/>
        </w:rPr>
        <w:t>Karningsih</w:t>
      </w:r>
      <w:proofErr w:type="spellEnd"/>
      <w:r>
        <w:rPr>
          <w:rFonts w:ascii="Times New Roman" w:eastAsia="Times New Roman" w:hAnsi="Times New Roman" w:cs="Times New Roman"/>
          <w:color w:val="000000" w:themeColor="text1"/>
          <w:sz w:val="24"/>
          <w:szCs w:val="24"/>
        </w:rPr>
        <w:t xml:space="preserve">, 2023, p. 2), ao passo que as bases ESG propiciam uma estrutura para a avaliação dos impactos ambientais, sociais e de governança, fornecendo informações úteis aos investidores para a análise de riscos e oportunidades e favorecendo o alinhamento do relato de sustentabilidade às exigências legais, regulatórias e financeiras (GRI, 2024, p. 7, 27). Portanto, a incorporação conjunta de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xml:space="preserve"> e ESG faz com que o EVTEAS deixe de ser um passo burocrático e passe a atuar como instrumento estratégico de governança, propiciando uma análise preliminar mais segura, eficiente e transparente.</w:t>
      </w:r>
    </w:p>
    <w:p w14:paraId="466B43EF"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Apesar da busca pela eficiência operacional por meio do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seja uma base da competitividade, estudos recentes apontam para o risco da “lealdade excessiva” ao método, como contraponto.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por exemplo, levantaram uma relação em formato de “U-invertido” entre o gerenciamento enxuto e o desempenho ESG, arguindo que reduções agressivas de estoques e recursos, se ultrapassarem um ponto de equilíbrio, podem degradar a resiliência social e a estabilidade da governança. O problema de pesquisa amplia-se, assim, para a necessidade de ferramentas que identifiquem o limite onde a eficiência deixa de ser um ganho sustentável e torna-se um risco para o equilíbrio organizacional.</w:t>
      </w:r>
    </w:p>
    <w:p w14:paraId="1C19F155" w14:textId="77777777" w:rsidR="00245D9A" w:rsidRPr="008E179E" w:rsidRDefault="00E8542F" w:rsidP="009A124B">
      <w:pPr>
        <w:spacing w:after="0" w:line="360" w:lineRule="auto"/>
        <w:jc w:val="both"/>
        <w:rPr>
          <w:rFonts w:ascii="Times New Roman" w:eastAsia="Times New Roman" w:hAnsi="Times New Roman" w:cs="Times New Roman"/>
          <w:color w:val="EE0000"/>
          <w:sz w:val="24"/>
          <w:szCs w:val="24"/>
        </w:rPr>
      </w:pPr>
      <w:r>
        <w:rPr>
          <w:rFonts w:ascii="Times New Roman" w:eastAsia="Times New Roman" w:hAnsi="Times New Roman" w:cs="Times New Roman"/>
          <w:color w:val="000000" w:themeColor="text1"/>
          <w:sz w:val="24"/>
          <w:szCs w:val="24"/>
        </w:rPr>
        <w:tab/>
        <w:t xml:space="preserve">A hipótese do trabalho é que o desenvolvimento de um </w:t>
      </w:r>
      <w:r>
        <w:rPr>
          <w:rFonts w:ascii="Times New Roman" w:eastAsia="Times New Roman" w:hAnsi="Times New Roman" w:cs="Times New Roman"/>
          <w:i/>
          <w:color w:val="000000" w:themeColor="text1"/>
          <w:sz w:val="24"/>
          <w:szCs w:val="24"/>
        </w:rPr>
        <w:t>framework</w:t>
      </w:r>
      <w:r>
        <w:rPr>
          <w:rFonts w:ascii="Times New Roman" w:eastAsia="Times New Roman" w:hAnsi="Times New Roman" w:cs="Times New Roman"/>
          <w:color w:val="000000" w:themeColor="text1"/>
          <w:sz w:val="24"/>
          <w:szCs w:val="24"/>
        </w:rPr>
        <w:t xml:space="preserve"> para piscicultura pode tornar mais simples, ágil e eficiente a busca de dados e informações acerca de fomentos para projetos de piscicultura, ao otimizar o tempo de busca pelas informações via automação de processos.</w:t>
      </w:r>
      <w:r>
        <w:rPr>
          <w:rFonts w:ascii="Times New Roman" w:eastAsia="Times New Roman" w:hAnsi="Times New Roman" w:cs="Times New Roman"/>
          <w:color w:val="EE0000"/>
          <w:sz w:val="24"/>
          <w:szCs w:val="24"/>
        </w:rPr>
        <w:t xml:space="preserve"> </w:t>
      </w:r>
    </w:p>
    <w:p w14:paraId="2A4C04A0" w14:textId="77777777" w:rsidR="008632AA" w:rsidRPr="008E179E" w:rsidRDefault="008632AA" w:rsidP="009A124B">
      <w:pPr>
        <w:spacing w:after="0" w:line="360" w:lineRule="auto"/>
        <w:jc w:val="both"/>
        <w:rPr>
          <w:rFonts w:ascii="Times New Roman" w:eastAsia="Times New Roman" w:hAnsi="Times New Roman" w:cs="Times New Roman"/>
          <w:color w:val="EE0000"/>
          <w:sz w:val="24"/>
          <w:szCs w:val="24"/>
        </w:rPr>
      </w:pPr>
    </w:p>
    <w:p w14:paraId="415A3130" w14:textId="77777777" w:rsidR="00245D9A" w:rsidRPr="008E179E" w:rsidRDefault="00E8542F" w:rsidP="009A124B">
      <w:pPr>
        <w:pStyle w:val="Ttulo2"/>
        <w:spacing w:before="0" w:after="0" w:line="360" w:lineRule="auto"/>
        <w:rPr>
          <w:rFonts w:ascii="Times New Roman" w:eastAsia="Times New Roman" w:hAnsi="Times New Roman" w:cs="Times New Roman"/>
          <w:b/>
          <w:bCs/>
          <w:color w:val="000000" w:themeColor="text1"/>
          <w:sz w:val="28"/>
          <w:szCs w:val="28"/>
        </w:rPr>
      </w:pPr>
      <w:bookmarkStart w:id="19" w:name="_Toc242269114"/>
      <w:bookmarkStart w:id="20" w:name="_Toc242269193"/>
      <w:bookmarkStart w:id="21" w:name="_Toc242269274"/>
      <w:r>
        <w:rPr>
          <w:rFonts w:ascii="Times New Roman" w:eastAsia="Times New Roman" w:hAnsi="Times New Roman" w:cs="Times New Roman"/>
          <w:b/>
          <w:bCs/>
          <w:color w:val="000000" w:themeColor="text1"/>
          <w:sz w:val="28"/>
          <w:szCs w:val="28"/>
        </w:rPr>
        <w:t>1.4 Estrutura e delimitação da Dissertação</w:t>
      </w:r>
      <w:bookmarkEnd w:id="19"/>
      <w:bookmarkEnd w:id="20"/>
      <w:bookmarkEnd w:id="21"/>
    </w:p>
    <w:p w14:paraId="3C1DC7B8"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presente trabalho está organizado em cinco capítulos, estruturados de forma a conduzir o leitor da contextualização do problema até a proposição e validação do</w:t>
      </w:r>
      <w:r>
        <w:rPr>
          <w:rFonts w:ascii="Times New Roman" w:eastAsia="Times New Roman" w:hAnsi="Times New Roman" w:cs="Times New Roman"/>
          <w:i/>
          <w:iCs/>
          <w:color w:val="000000" w:themeColor="text1"/>
          <w:sz w:val="24"/>
          <w:szCs w:val="24"/>
        </w:rPr>
        <w:t> framework </w:t>
      </w:r>
      <w:r>
        <w:rPr>
          <w:rFonts w:ascii="Times New Roman" w:eastAsia="Times New Roman" w:hAnsi="Times New Roman" w:cs="Times New Roman"/>
          <w:color w:val="000000" w:themeColor="text1"/>
          <w:sz w:val="24"/>
          <w:szCs w:val="24"/>
        </w:rPr>
        <w:t>computacional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w:t>
      </w:r>
    </w:p>
    <w:p w14:paraId="5D83AA0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primeiro capítulo compreende a Introdução, na qual são apresentadas a motivação, a justificativa, o problema de pesquisa, a hipótese e os objetivos do trabalho.</w:t>
      </w:r>
    </w:p>
    <w:p w14:paraId="1F1F5DC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segundo capítulo trata do Referencial Teórico, abordando o EVTEAS, os princípios de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os indicadores ESG e as diretrizes da GRI, a RSC e os KPIs aplicados à tomada de decisão em sistemas produtivos aquícolas.</w:t>
      </w:r>
    </w:p>
    <w:p w14:paraId="115DB02E"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terceiro capítulo descreve a Metodologia, com a classificação da pesquisa como aplicada e qualiquantitativa, os procedimentos de modelagem do </w:t>
      </w:r>
      <w:r>
        <w:rPr>
          <w:rFonts w:ascii="Times New Roman" w:eastAsia="Times New Roman" w:hAnsi="Times New Roman" w:cs="Times New Roman"/>
          <w:i/>
          <w:iCs/>
          <w:color w:val="000000" w:themeColor="text1"/>
          <w:sz w:val="24"/>
          <w:szCs w:val="24"/>
        </w:rPr>
        <w:t>framework </w:t>
      </w:r>
      <w:r>
        <w:rPr>
          <w:rFonts w:ascii="Times New Roman" w:eastAsia="Times New Roman" w:hAnsi="Times New Roman" w:cs="Times New Roman"/>
          <w:color w:val="000000" w:themeColor="text1"/>
          <w:sz w:val="24"/>
          <w:szCs w:val="24"/>
        </w:rPr>
        <w:t>em Python, os critérios de seleção dos indicadores e a lógica de automação dos módulos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w:t>
      </w:r>
    </w:p>
    <w:p w14:paraId="523C851D"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quarto capítulo apresenta os Resultados e a Discussão, descrevendo a arquitetura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seus módulos de entrada de dados e a geração automática de relatórios com KPIs, discutidos à luz da literatura revisada.</w:t>
      </w:r>
    </w:p>
    <w:p w14:paraId="76CB906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quinto capítulo expõe as Considerações Finais as contribuições, as limitações e as propostas de pesquisas futuras, incluindo a expansão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para outras cadeias produtivas.</w:t>
      </w:r>
    </w:p>
    <w:p w14:paraId="7A6FF50A" w14:textId="77777777" w:rsidR="009B273E" w:rsidRPr="008E179E" w:rsidRDefault="009B273E"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Quanto a delimitação, a pesquisa focam no desenvolvimento e à avaliação de um artefato computacional de apoio à decisão para a análise </w:t>
      </w:r>
      <w:proofErr w:type="spellStart"/>
      <w:r>
        <w:rPr>
          <w:rFonts w:ascii="Times New Roman" w:eastAsia="Times New Roman" w:hAnsi="Times New Roman" w:cs="Times New Roman"/>
          <w:i/>
          <w:iCs/>
          <w:color w:val="000000" w:themeColor="text1"/>
          <w:sz w:val="24"/>
          <w:szCs w:val="24"/>
        </w:rPr>
        <w:t>ex</w:t>
      </w:r>
      <w:proofErr w:type="spellEnd"/>
      <w:r>
        <w:rPr>
          <w:rFonts w:ascii="Times New Roman" w:eastAsia="Times New Roman" w:hAnsi="Times New Roman" w:cs="Times New Roman"/>
          <w:i/>
          <w:iCs/>
          <w:color w:val="000000" w:themeColor="text1"/>
          <w:sz w:val="24"/>
          <w:szCs w:val="24"/>
        </w:rPr>
        <w:t xml:space="preserve"> ante </w:t>
      </w:r>
      <w:r>
        <w:rPr>
          <w:rFonts w:ascii="Times New Roman" w:eastAsia="Times New Roman" w:hAnsi="Times New Roman" w:cs="Times New Roman"/>
          <w:color w:val="000000" w:themeColor="text1"/>
          <w:sz w:val="24"/>
          <w:szCs w:val="24"/>
        </w:rPr>
        <w:t>de viabilidade conceitual (sem definição de terreno) de empreendimentos de piscicultura, de pequeno e médio porte no Brasil. Não se incluem no escopo, o acompanhamento de operações em funcionamento, a validação estatística dos indicadores de campo, a análise de cadeias produtivas aquícolas de grande escalas, ou outras espécies cultivadas, sendo selecionada uma espécie em específico para o estudo: a tilápia (</w:t>
      </w:r>
      <w:proofErr w:type="spellStart"/>
      <w:r>
        <w:rPr>
          <w:rFonts w:ascii="Times New Roman" w:eastAsia="Times New Roman" w:hAnsi="Times New Roman" w:cs="Times New Roman"/>
          <w:i/>
          <w:iCs/>
          <w:color w:val="000000" w:themeColor="text1"/>
          <w:sz w:val="24"/>
          <w:szCs w:val="24"/>
        </w:rPr>
        <w:t>Oreochromis</w:t>
      </w:r>
      <w:proofErr w:type="spellEnd"/>
      <w:r>
        <w:rPr>
          <w:rFonts w:ascii="Times New Roman" w:eastAsia="Times New Roman" w:hAnsi="Times New Roman" w:cs="Times New Roman"/>
          <w:i/>
          <w:iCs/>
          <w:color w:val="000000" w:themeColor="text1"/>
          <w:sz w:val="24"/>
          <w:szCs w:val="24"/>
        </w:rPr>
        <w:t xml:space="preserve"> niloticus</w:t>
      </w:r>
      <w:r>
        <w:rPr>
          <w:rFonts w:ascii="Times New Roman" w:eastAsia="Times New Roman" w:hAnsi="Times New Roman" w:cs="Times New Roman"/>
          <w:color w:val="000000" w:themeColor="text1"/>
          <w:sz w:val="24"/>
          <w:szCs w:val="24"/>
        </w:rPr>
        <w:t xml:space="preserve">). </w:t>
      </w:r>
    </w:p>
    <w:p w14:paraId="34188C3A" w14:textId="77777777" w:rsidR="00354BF5" w:rsidRPr="008E179E" w:rsidRDefault="00354BF5"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As fontes bibliográficas da Revisão Sistemática da Literatura restringem-se às bases </w:t>
      </w:r>
      <w:r>
        <w:rPr>
          <w:rFonts w:ascii="Times New Roman" w:eastAsia="Times New Roman" w:hAnsi="Times New Roman" w:cs="Times New Roman"/>
          <w:i/>
          <w:iCs/>
          <w:color w:val="000000" w:themeColor="text1"/>
          <w:sz w:val="24"/>
          <w:szCs w:val="24"/>
        </w:rPr>
        <w:t>Scopus</w:t>
      </w:r>
      <w:r>
        <w:rPr>
          <w:rFonts w:ascii="Times New Roman" w:eastAsia="Times New Roman" w:hAnsi="Times New Roman" w:cs="Times New Roman"/>
          <w:color w:val="000000" w:themeColor="text1"/>
          <w:sz w:val="24"/>
          <w:szCs w:val="24"/>
        </w:rPr>
        <w:t xml:space="preserve"> e </w:t>
      </w:r>
      <w:r>
        <w:rPr>
          <w:rFonts w:ascii="Times New Roman" w:eastAsia="Times New Roman" w:hAnsi="Times New Roman" w:cs="Times New Roman"/>
          <w:i/>
          <w:iCs/>
          <w:color w:val="000000" w:themeColor="text1"/>
          <w:sz w:val="24"/>
          <w:szCs w:val="24"/>
        </w:rPr>
        <w:t xml:space="preserve">Web </w:t>
      </w:r>
      <w:proofErr w:type="spellStart"/>
      <w:r>
        <w:rPr>
          <w:rFonts w:ascii="Times New Roman" w:eastAsia="Times New Roman" w:hAnsi="Times New Roman" w:cs="Times New Roman"/>
          <w:i/>
          <w:iCs/>
          <w:color w:val="000000" w:themeColor="text1"/>
          <w:sz w:val="24"/>
          <w:szCs w:val="24"/>
        </w:rPr>
        <w:t>of</w:t>
      </w:r>
      <w:proofErr w:type="spellEnd"/>
      <w:r>
        <w:rPr>
          <w:rFonts w:ascii="Times New Roman" w:eastAsia="Times New Roman" w:hAnsi="Times New Roman" w:cs="Times New Roman"/>
          <w:i/>
          <w:iCs/>
          <w:color w:val="000000" w:themeColor="text1"/>
          <w:sz w:val="24"/>
          <w:szCs w:val="24"/>
        </w:rPr>
        <w:t xml:space="preserve"> Science</w:t>
      </w:r>
      <w:r>
        <w:rPr>
          <w:rFonts w:ascii="Times New Roman" w:eastAsia="Times New Roman" w:hAnsi="Times New Roman" w:cs="Times New Roman"/>
          <w:color w:val="000000" w:themeColor="text1"/>
          <w:sz w:val="24"/>
          <w:szCs w:val="24"/>
        </w:rPr>
        <w:t>, no recorte temporal de 2021 a 2026. Também não integram o escopo, o desenvolvimento de uma interface gráfica para usuário final, seja por computador ou dispositivo móvel, nem a implantação do artefato em infraestrutura em nuvem: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é entregue como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em Python, executável em ambiente de análise de dados. A construção de uma camada de interação com o usuário final fica registrada como oportunidade de trabalhos futuros.</w:t>
      </w:r>
    </w:p>
    <w:p w14:paraId="2CC84FD5" w14:textId="77777777" w:rsidR="002150E8" w:rsidRPr="008E179E" w:rsidRDefault="00E8542F" w:rsidP="00F4074F">
      <w:pPr>
        <w:pStyle w:val="Ttulo1"/>
        <w:pageBreakBefore/>
        <w:spacing w:after="0" w:line="360" w:lineRule="auto"/>
        <w:rPr>
          <w:rFonts w:ascii="Times New Roman" w:eastAsia="Times New Roman" w:hAnsi="Times New Roman" w:cs="Times New Roman"/>
          <w:b/>
          <w:bCs/>
          <w:color w:val="000000" w:themeColor="text1"/>
          <w:sz w:val="32"/>
          <w:szCs w:val="32"/>
        </w:rPr>
      </w:pPr>
      <w:bookmarkStart w:id="22" w:name="_Toc242269115"/>
      <w:bookmarkStart w:id="23" w:name="_Toc242269194"/>
      <w:bookmarkStart w:id="24" w:name="_Toc242269275"/>
      <w:r>
        <w:rPr>
          <w:rFonts w:ascii="Times New Roman" w:eastAsia="Times New Roman" w:hAnsi="Times New Roman" w:cs="Times New Roman"/>
          <w:b/>
          <w:bCs/>
          <w:color w:val="000000" w:themeColor="text1"/>
          <w:sz w:val="32"/>
          <w:szCs w:val="32"/>
        </w:rPr>
        <w:t>2 REFERENCIAL TEÓRICO</w:t>
      </w:r>
      <w:bookmarkEnd w:id="22"/>
      <w:bookmarkEnd w:id="23"/>
      <w:bookmarkEnd w:id="24"/>
    </w:p>
    <w:p w14:paraId="1BAB722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fundamentação teórica</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color w:val="000000" w:themeColor="text1"/>
          <w:sz w:val="24"/>
          <w:szCs w:val="24"/>
        </w:rPr>
        <w:t>deste estudo busca estabelecer as conexões entre a avaliação de projetos a eficiência operacional sustentável (</w:t>
      </w:r>
      <w:r>
        <w:rPr>
          <w:rFonts w:ascii="Times New Roman" w:eastAsia="Times New Roman" w:hAnsi="Times New Roman" w:cs="Times New Roman"/>
          <w:i/>
          <w:iCs/>
          <w:color w:val="000000" w:themeColor="text1"/>
          <w:sz w:val="24"/>
          <w:szCs w:val="24"/>
        </w:rPr>
        <w:t>Lean &amp; Green</w:t>
      </w:r>
      <w:r>
        <w:rPr>
          <w:rFonts w:ascii="Times New Roman" w:eastAsia="Times New Roman" w:hAnsi="Times New Roman" w:cs="Times New Roman"/>
          <w:color w:val="000000" w:themeColor="text1"/>
          <w:sz w:val="24"/>
          <w:szCs w:val="24"/>
        </w:rPr>
        <w:t>) e a governança corporativa moderna (ESG). A literatura recente aponta que essa integração é crítica para a competitividade de empreendimentos aquícolas e industriais (</w:t>
      </w:r>
      <w:r>
        <w:rPr>
          <w:rFonts w:ascii="Times New Roman" w:eastAsia="Times New Roman" w:hAnsi="Times New Roman" w:cs="Times New Roman"/>
          <w:color w:val="000000"/>
          <w:sz w:val="24"/>
          <w:szCs w:val="24"/>
        </w:rPr>
        <w:t xml:space="preserve">Mesquita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2022; Queiroz; Alves Junior; Costa Melo, 2022; </w:t>
      </w:r>
      <w:proofErr w:type="spellStart"/>
      <w:r>
        <w:rPr>
          <w:rFonts w:ascii="Times New Roman" w:eastAsia="Times New Roman" w:hAnsi="Times New Roman" w:cs="Times New Roman"/>
          <w:color w:val="000000"/>
          <w:sz w:val="24"/>
          <w:szCs w:val="24"/>
        </w:rPr>
        <w:t>Kosasih</w:t>
      </w:r>
      <w:proofErr w:type="spellEnd"/>
      <w:r>
        <w:rPr>
          <w:rFonts w:ascii="Times New Roman" w:eastAsia="Times New Roman" w:hAnsi="Times New Roman" w:cs="Times New Roman"/>
          <w:color w:val="000000"/>
          <w:sz w:val="24"/>
          <w:szCs w:val="24"/>
        </w:rPr>
        <w:t xml:space="preserve">; Pujawan; </w:t>
      </w:r>
      <w:proofErr w:type="spellStart"/>
      <w:r>
        <w:rPr>
          <w:rFonts w:ascii="Times New Roman" w:eastAsia="Times New Roman" w:hAnsi="Times New Roman" w:cs="Times New Roman"/>
          <w:color w:val="000000"/>
          <w:sz w:val="24"/>
          <w:szCs w:val="24"/>
        </w:rPr>
        <w:t>Karningsih</w:t>
      </w:r>
      <w:proofErr w:type="spellEnd"/>
      <w:r>
        <w:rPr>
          <w:rFonts w:ascii="Times New Roman" w:eastAsia="Times New Roman" w:hAnsi="Times New Roman" w:cs="Times New Roman"/>
          <w:color w:val="000000"/>
          <w:sz w:val="24"/>
          <w:szCs w:val="24"/>
        </w:rPr>
        <w:t xml:space="preserve">, 2023; Wang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xml:space="preserve">, 2025; </w:t>
      </w:r>
      <w:proofErr w:type="spellStart"/>
      <w:r>
        <w:rPr>
          <w:rFonts w:ascii="Times New Roman" w:eastAsia="Times New Roman" w:hAnsi="Times New Roman" w:cs="Times New Roman"/>
          <w:color w:val="000000"/>
          <w:sz w:val="24"/>
          <w:szCs w:val="24"/>
        </w:rPr>
        <w:t>Mahmood</w:t>
      </w:r>
      <w:proofErr w:type="spellEnd"/>
      <w:r>
        <w:rPr>
          <w:rFonts w:ascii="Times New Roman" w:eastAsia="Times New Roman" w:hAnsi="Times New Roman" w:cs="Times New Roman"/>
          <w:color w:val="000000"/>
          <w:sz w:val="24"/>
          <w:szCs w:val="24"/>
        </w:rPr>
        <w:t xml:space="preserve"> Abd </w:t>
      </w:r>
      <w:proofErr w:type="spellStart"/>
      <w:r>
        <w:rPr>
          <w:rFonts w:ascii="Times New Roman" w:eastAsia="Times New Roman" w:hAnsi="Times New Roman" w:cs="Times New Roman"/>
          <w:color w:val="000000"/>
          <w:sz w:val="24"/>
          <w:szCs w:val="24"/>
        </w:rPr>
        <w:t>Elkhalik</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et al.</w:t>
      </w:r>
      <w:r>
        <w:rPr>
          <w:rFonts w:ascii="Times New Roman" w:eastAsia="Times New Roman" w:hAnsi="Times New Roman" w:cs="Times New Roman"/>
          <w:color w:val="000000"/>
          <w:sz w:val="24"/>
          <w:szCs w:val="24"/>
        </w:rPr>
        <w:t>, 2026)</w:t>
      </w:r>
      <w:r>
        <w:rPr>
          <w:rFonts w:ascii="Times New Roman" w:eastAsia="Times New Roman" w:hAnsi="Times New Roman" w:cs="Times New Roman"/>
          <w:color w:val="000000" w:themeColor="text1"/>
          <w:sz w:val="24"/>
          <w:szCs w:val="24"/>
        </w:rPr>
        <w:t xml:space="preserve">. A complexidade da revisão teórica justifica-se pela multidisciplinariedade do artefato proposto. </w:t>
      </w:r>
    </w:p>
    <w:p w14:paraId="1B46F87E"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presente revisão da literatura tem por objetivo consolidar o referencial teórico que embasa a proposição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e estabeleceu duas etapas complementares. A primeira empregou a Revisão Sistemática da Literatura (RSL), conduzida sob o protocolo PRISMA, para mapear o estado da arte e verificar as evidências mais atuais acerca dos temas abordados. A segunda consistiu na revisão bibliográfica de obras consolidadas, livros, artigos clássicos, manuais, normas técnicas e documentos institucionais, responsável por assentar os construtos teóricos estruturantes da dissertação.</w:t>
      </w:r>
    </w:p>
    <w:p w14:paraId="0CB7C7B4" w14:textId="77777777" w:rsidR="00245D9A" w:rsidRPr="008E179E" w:rsidRDefault="007B4A16" w:rsidP="009A124B">
      <w:pPr>
        <w:spacing w:after="0" w:line="360" w:lineRule="auto"/>
        <w:ind w:firstLine="708"/>
        <w:jc w:val="both"/>
        <w:rPr>
          <w:rFonts w:ascii="Times New Roman" w:eastAsia="Times New Roman" w:hAnsi="Times New Roman" w:cs="Times New Roman"/>
          <w:color w:val="EE0000"/>
          <w:sz w:val="24"/>
          <w:szCs w:val="24"/>
        </w:rPr>
      </w:pPr>
      <w:r>
        <w:rPr>
          <w:rFonts w:ascii="Times New Roman" w:eastAsia="Times New Roman" w:hAnsi="Times New Roman" w:cs="Times New Roman"/>
          <w:color w:val="000000" w:themeColor="text1"/>
          <w:sz w:val="24"/>
          <w:szCs w:val="24"/>
        </w:rPr>
        <w:t xml:space="preserve">Realizou-se à sistematização e organização temática dos conceitos-chave, sem a pretensão de exaurir a literatura existente, mas de sustentar teoricamente as decisões de modelagem adotadas no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O </w:t>
      </w:r>
      <w:r>
        <w:rPr>
          <w:rFonts w:ascii="Times New Roman" w:eastAsia="Times New Roman" w:hAnsi="Times New Roman" w:cs="Times New Roman"/>
          <w:i/>
          <w:iCs/>
          <w:color w:val="000000" w:themeColor="text1"/>
          <w:sz w:val="24"/>
          <w:szCs w:val="24"/>
        </w:rPr>
        <w:t xml:space="preserve">corpus </w:t>
      </w:r>
      <w:r>
        <w:rPr>
          <w:rFonts w:ascii="Times New Roman" w:eastAsia="Times New Roman" w:hAnsi="Times New Roman" w:cs="Times New Roman"/>
          <w:color w:val="000000" w:themeColor="text1"/>
          <w:sz w:val="24"/>
          <w:szCs w:val="24"/>
        </w:rPr>
        <w:t xml:space="preserve">da RSL foi constituído a partir das bases </w:t>
      </w:r>
      <w:r>
        <w:rPr>
          <w:rFonts w:ascii="Times New Roman" w:eastAsia="Times New Roman" w:hAnsi="Times New Roman" w:cs="Times New Roman"/>
          <w:i/>
          <w:iCs/>
          <w:color w:val="000000" w:themeColor="text1"/>
          <w:sz w:val="24"/>
          <w:szCs w:val="24"/>
        </w:rPr>
        <w:t xml:space="preserve">SCOPUS </w:t>
      </w:r>
      <w:r>
        <w:rPr>
          <w:rFonts w:ascii="Times New Roman" w:eastAsia="Times New Roman" w:hAnsi="Times New Roman" w:cs="Times New Roman"/>
          <w:color w:val="000000" w:themeColor="text1"/>
          <w:sz w:val="24"/>
          <w:szCs w:val="24"/>
        </w:rPr>
        <w:t xml:space="preserve">e </w:t>
      </w:r>
      <w:r>
        <w:rPr>
          <w:rFonts w:ascii="Times New Roman" w:eastAsia="Times New Roman" w:hAnsi="Times New Roman" w:cs="Times New Roman"/>
          <w:i/>
          <w:color w:val="000000" w:themeColor="text1"/>
          <w:sz w:val="24"/>
          <w:szCs w:val="24"/>
        </w:rPr>
        <w:t xml:space="preserve">Web </w:t>
      </w:r>
      <w:proofErr w:type="spellStart"/>
      <w:r>
        <w:rPr>
          <w:rFonts w:ascii="Times New Roman" w:eastAsia="Times New Roman" w:hAnsi="Times New Roman" w:cs="Times New Roman"/>
          <w:i/>
          <w:color w:val="000000" w:themeColor="text1"/>
          <w:sz w:val="24"/>
          <w:szCs w:val="24"/>
        </w:rPr>
        <w:t>of</w:t>
      </w:r>
      <w:proofErr w:type="spellEnd"/>
      <w:r>
        <w:rPr>
          <w:rFonts w:ascii="Times New Roman" w:eastAsia="Times New Roman" w:hAnsi="Times New Roman" w:cs="Times New Roman"/>
          <w:i/>
          <w:color w:val="000000" w:themeColor="text1"/>
          <w:sz w:val="24"/>
          <w:szCs w:val="24"/>
        </w:rPr>
        <w:t xml:space="preserve"> Science</w:t>
      </w:r>
      <w:r>
        <w:rPr>
          <w:rFonts w:ascii="Times New Roman" w:eastAsia="Times New Roman" w:hAnsi="Times New Roman" w:cs="Times New Roman"/>
          <w:color w:val="000000" w:themeColor="text1"/>
          <w:sz w:val="24"/>
          <w:szCs w:val="24"/>
        </w:rPr>
        <w:t>, e as obras de caráter mais geral foram mantidas como apoio teórico, apresentadas em seção específica de levantamento bibliográfico.</w:t>
      </w:r>
    </w:p>
    <w:p w14:paraId="0174F446" w14:textId="77777777" w:rsidR="00BE4960" w:rsidRPr="008E179E" w:rsidRDefault="00BE4960" w:rsidP="009A124B">
      <w:pPr>
        <w:spacing w:after="0" w:line="360" w:lineRule="auto"/>
        <w:ind w:firstLine="708"/>
        <w:jc w:val="both"/>
        <w:rPr>
          <w:rFonts w:ascii="Times New Roman" w:eastAsia="Times New Roman" w:hAnsi="Times New Roman" w:cs="Times New Roman"/>
          <w:color w:val="EE0000"/>
          <w:sz w:val="24"/>
          <w:szCs w:val="24"/>
        </w:rPr>
      </w:pPr>
    </w:p>
    <w:p w14:paraId="7ECBD786" w14:textId="77777777" w:rsidR="002150E8" w:rsidRPr="008E179E" w:rsidRDefault="002150E8" w:rsidP="005B3B65">
      <w:pPr>
        <w:pStyle w:val="Ttulo2"/>
        <w:numPr>
          <w:ilvl w:val="1"/>
          <w:numId w:val="14"/>
        </w:numPr>
        <w:spacing w:before="0" w:after="0" w:line="360" w:lineRule="auto"/>
        <w:rPr>
          <w:rFonts w:ascii="Times New Roman" w:eastAsia="Times New Roman" w:hAnsi="Times New Roman" w:cs="Times New Roman"/>
          <w:b/>
          <w:bCs/>
          <w:color w:val="000000" w:themeColor="text1"/>
          <w:sz w:val="28"/>
          <w:szCs w:val="28"/>
        </w:rPr>
      </w:pPr>
      <w:bookmarkStart w:id="25" w:name="_Toc242269116"/>
      <w:bookmarkStart w:id="26" w:name="_Toc242269195"/>
      <w:bookmarkStart w:id="27" w:name="_Toc242269276"/>
      <w:r>
        <w:rPr>
          <w:rFonts w:ascii="Times New Roman" w:eastAsia="Times New Roman" w:hAnsi="Times New Roman" w:cs="Times New Roman"/>
          <w:b/>
          <w:bCs/>
          <w:color w:val="000000" w:themeColor="text1"/>
          <w:sz w:val="28"/>
          <w:szCs w:val="28"/>
        </w:rPr>
        <w:t>Protocolo de busca para realização do PRISMA</w:t>
      </w:r>
      <w:bookmarkEnd w:id="25"/>
      <w:bookmarkEnd w:id="26"/>
      <w:bookmarkEnd w:id="27"/>
      <w:r>
        <w:rPr>
          <w:rFonts w:ascii="Times New Roman" w:eastAsia="Times New Roman" w:hAnsi="Times New Roman" w:cs="Times New Roman"/>
          <w:b/>
          <w:bCs/>
          <w:color w:val="000000" w:themeColor="text1"/>
          <w:sz w:val="28"/>
          <w:szCs w:val="28"/>
        </w:rPr>
        <w:t xml:space="preserve"> </w:t>
      </w:r>
    </w:p>
    <w:p w14:paraId="6D18356D" w14:textId="77777777" w:rsidR="002150E8" w:rsidRPr="008E179E" w:rsidRDefault="005B3B65" w:rsidP="00F9005C">
      <w:pPr>
        <w:pStyle w:val="Ttulo3"/>
        <w:spacing w:after="0" w:line="360" w:lineRule="auto"/>
        <w:rPr>
          <w:rFonts w:ascii="Times New Roman" w:eastAsia="Times New Roman" w:hAnsi="Times New Roman" w:cs="Times New Roman"/>
          <w:b/>
          <w:bCs/>
          <w:color w:val="000000" w:themeColor="text1"/>
          <w:sz w:val="24"/>
          <w:szCs w:val="24"/>
        </w:rPr>
      </w:pPr>
      <w:bookmarkStart w:id="28" w:name="_Toc242269117"/>
      <w:bookmarkStart w:id="29" w:name="_Toc242269196"/>
      <w:bookmarkStart w:id="30" w:name="_Toc242269277"/>
      <w:r>
        <w:rPr>
          <w:rFonts w:ascii="Times New Roman" w:eastAsia="Times New Roman" w:hAnsi="Times New Roman" w:cs="Times New Roman"/>
          <w:b/>
          <w:bCs/>
          <w:color w:val="000000" w:themeColor="text1"/>
          <w:sz w:val="24"/>
          <w:szCs w:val="24"/>
        </w:rPr>
        <w:t>2.1.1 Bases de dados consultadas</w:t>
      </w:r>
      <w:bookmarkEnd w:id="28"/>
      <w:bookmarkEnd w:id="29"/>
      <w:bookmarkEnd w:id="30"/>
    </w:p>
    <w:p w14:paraId="54C684D1"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As buscas de artigos foram realizadas nas seguintes bases de dados acadêmicas: </w:t>
      </w:r>
      <w:r>
        <w:rPr>
          <w:rFonts w:ascii="Times New Roman" w:eastAsia="Times New Roman" w:hAnsi="Times New Roman" w:cs="Times New Roman"/>
          <w:i/>
          <w:iCs/>
          <w:color w:val="000000" w:themeColor="text1"/>
          <w:sz w:val="24"/>
          <w:szCs w:val="24"/>
        </w:rPr>
        <w:t>SCOPUS</w:t>
      </w:r>
      <w:r>
        <w:rPr>
          <w:rFonts w:ascii="Times New Roman" w:eastAsia="Times New Roman" w:hAnsi="Times New Roman" w:cs="Times New Roman"/>
          <w:color w:val="000000" w:themeColor="text1"/>
          <w:sz w:val="24"/>
          <w:szCs w:val="24"/>
        </w:rPr>
        <w:t xml:space="preserve">, e </w:t>
      </w:r>
      <w:r>
        <w:rPr>
          <w:rFonts w:ascii="Times New Roman" w:eastAsia="Times New Roman" w:hAnsi="Times New Roman" w:cs="Times New Roman"/>
          <w:i/>
          <w:color w:val="000000" w:themeColor="text1"/>
          <w:sz w:val="24"/>
          <w:szCs w:val="24"/>
        </w:rPr>
        <w:t xml:space="preserve">Web </w:t>
      </w:r>
      <w:proofErr w:type="spellStart"/>
      <w:r>
        <w:rPr>
          <w:rFonts w:ascii="Times New Roman" w:eastAsia="Times New Roman" w:hAnsi="Times New Roman" w:cs="Times New Roman"/>
          <w:i/>
          <w:color w:val="000000" w:themeColor="text1"/>
          <w:sz w:val="24"/>
          <w:szCs w:val="24"/>
        </w:rPr>
        <w:t>of</w:t>
      </w:r>
      <w:proofErr w:type="spellEnd"/>
      <w:r>
        <w:rPr>
          <w:rFonts w:ascii="Times New Roman" w:eastAsia="Times New Roman" w:hAnsi="Times New Roman" w:cs="Times New Roman"/>
          <w:i/>
          <w:color w:val="000000" w:themeColor="text1"/>
          <w:sz w:val="24"/>
          <w:szCs w:val="24"/>
        </w:rPr>
        <w:t xml:space="preserve"> Science</w:t>
      </w:r>
      <w:r>
        <w:rPr>
          <w:rFonts w:ascii="Times New Roman" w:eastAsia="Times New Roman" w:hAnsi="Times New Roman" w:cs="Times New Roman"/>
          <w:color w:val="000000" w:themeColor="text1"/>
          <w:sz w:val="24"/>
          <w:szCs w:val="24"/>
        </w:rPr>
        <w:t>, selecionadas por sua ampla cobertura multidisciplinar e em termos de indexação de periódicos relevantes.</w:t>
      </w:r>
    </w:p>
    <w:p w14:paraId="5EE22742" w14:textId="77777777" w:rsidR="002150E8" w:rsidRPr="008E179E" w:rsidRDefault="002150E8" w:rsidP="00F9005C">
      <w:pPr>
        <w:pStyle w:val="Ttulo3"/>
        <w:spacing w:after="0" w:line="360" w:lineRule="auto"/>
        <w:rPr>
          <w:rFonts w:ascii="Times New Roman" w:eastAsia="Times New Roman" w:hAnsi="Times New Roman" w:cs="Times New Roman"/>
          <w:b/>
          <w:bCs/>
          <w:color w:val="000000" w:themeColor="text1"/>
          <w:sz w:val="24"/>
          <w:szCs w:val="24"/>
        </w:rPr>
      </w:pPr>
      <w:bookmarkStart w:id="31" w:name="_Toc242269118"/>
      <w:bookmarkStart w:id="32" w:name="_Toc242269197"/>
      <w:bookmarkStart w:id="33" w:name="_Toc242269278"/>
      <w:r>
        <w:rPr>
          <w:rFonts w:ascii="Times New Roman" w:eastAsia="Times New Roman" w:hAnsi="Times New Roman" w:cs="Times New Roman"/>
          <w:b/>
          <w:bCs/>
          <w:color w:val="000000" w:themeColor="text1"/>
          <w:sz w:val="24"/>
          <w:szCs w:val="24"/>
        </w:rPr>
        <w:t xml:space="preserve">2.1.2 </w:t>
      </w:r>
      <w:proofErr w:type="spellStart"/>
      <w:r>
        <w:rPr>
          <w:rFonts w:ascii="Times New Roman" w:eastAsia="Times New Roman" w:hAnsi="Times New Roman" w:cs="Times New Roman"/>
          <w:b/>
          <w:bCs/>
          <w:i/>
          <w:iCs/>
          <w:color w:val="000000" w:themeColor="text1"/>
          <w:sz w:val="24"/>
          <w:szCs w:val="24"/>
        </w:rPr>
        <w:t>Strings</w:t>
      </w:r>
      <w:proofErr w:type="spellEnd"/>
      <w:r>
        <w:rPr>
          <w:rFonts w:ascii="Times New Roman" w:eastAsia="Times New Roman" w:hAnsi="Times New Roman" w:cs="Times New Roman"/>
          <w:b/>
          <w:bCs/>
          <w:i/>
          <w:iCs/>
          <w:color w:val="000000" w:themeColor="text1"/>
          <w:sz w:val="24"/>
          <w:szCs w:val="24"/>
        </w:rPr>
        <w:t xml:space="preserve"> </w:t>
      </w:r>
      <w:r>
        <w:rPr>
          <w:rFonts w:ascii="Times New Roman" w:eastAsia="Times New Roman" w:hAnsi="Times New Roman" w:cs="Times New Roman"/>
          <w:b/>
          <w:bCs/>
          <w:color w:val="000000" w:themeColor="text1"/>
          <w:sz w:val="24"/>
          <w:szCs w:val="24"/>
        </w:rPr>
        <w:t>de busca por eixo temático</w:t>
      </w:r>
      <w:bookmarkEnd w:id="31"/>
      <w:bookmarkEnd w:id="32"/>
      <w:bookmarkEnd w:id="33"/>
    </w:p>
    <w:p w14:paraId="2508E6F2"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As </w:t>
      </w:r>
      <w:proofErr w:type="spellStart"/>
      <w:r>
        <w:rPr>
          <w:rFonts w:ascii="Times New Roman" w:eastAsia="Times New Roman" w:hAnsi="Times New Roman" w:cs="Times New Roman"/>
          <w:i/>
          <w:iCs/>
          <w:color w:val="000000" w:themeColor="text1"/>
          <w:sz w:val="24"/>
          <w:szCs w:val="24"/>
        </w:rPr>
        <w:t>strings</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de busca foram elaboradas em inglês, idioma predominante da literatura recente sobre os temas, com uma </w:t>
      </w:r>
      <w:proofErr w:type="spellStart"/>
      <w:r>
        <w:rPr>
          <w:rFonts w:ascii="Times New Roman" w:eastAsia="Times New Roman" w:hAnsi="Times New Roman" w:cs="Times New Roman"/>
          <w:color w:val="000000" w:themeColor="text1"/>
          <w:sz w:val="24"/>
          <w:szCs w:val="24"/>
        </w:rPr>
        <w:t>string</w:t>
      </w:r>
      <w:proofErr w:type="spellEnd"/>
      <w:r>
        <w:rPr>
          <w:rFonts w:ascii="Times New Roman" w:eastAsia="Times New Roman" w:hAnsi="Times New Roman" w:cs="Times New Roman"/>
          <w:color w:val="000000" w:themeColor="text1"/>
          <w:sz w:val="24"/>
          <w:szCs w:val="24"/>
        </w:rPr>
        <w:t xml:space="preserve"> específica para cada eixo temático:</w:t>
      </w:r>
    </w:p>
    <w:p w14:paraId="61908ED4"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Eixo 1 – Framework aplicado a estudo de viabilidades em aquicultura; </w:t>
      </w:r>
      <w:r>
        <w:rPr>
          <w:rFonts w:ascii="Times New Roman" w:eastAsia="Times New Roman" w:hAnsi="Times New Roman" w:cs="Times New Roman"/>
          <w:i/>
          <w:iCs/>
          <w:color w:val="000000" w:themeColor="text1"/>
          <w:sz w:val="24"/>
          <w:szCs w:val="24"/>
        </w:rPr>
        <w:t>“</w:t>
      </w:r>
      <w:proofErr w:type="spellStart"/>
      <w:r>
        <w:rPr>
          <w:rFonts w:ascii="Times New Roman" w:eastAsia="Times New Roman" w:hAnsi="Times New Roman" w:cs="Times New Roman"/>
          <w:i/>
          <w:iCs/>
          <w:color w:val="000000" w:themeColor="text1"/>
          <w:sz w:val="24"/>
          <w:szCs w:val="24"/>
        </w:rPr>
        <w:t>Aquaculture</w:t>
      </w:r>
      <w:proofErr w:type="spellEnd"/>
      <w:r>
        <w:rPr>
          <w:rFonts w:ascii="Times New Roman" w:eastAsia="Times New Roman" w:hAnsi="Times New Roman" w:cs="Times New Roman"/>
          <w:i/>
          <w:iCs/>
          <w:color w:val="000000" w:themeColor="text1"/>
          <w:sz w:val="24"/>
          <w:szCs w:val="24"/>
        </w:rPr>
        <w:t>” AND “</w:t>
      </w:r>
      <w:proofErr w:type="spellStart"/>
      <w:r>
        <w:rPr>
          <w:rFonts w:ascii="Times New Roman" w:eastAsia="Times New Roman" w:hAnsi="Times New Roman" w:cs="Times New Roman"/>
          <w:i/>
          <w:iCs/>
          <w:color w:val="000000" w:themeColor="text1"/>
          <w:sz w:val="24"/>
          <w:szCs w:val="24"/>
        </w:rPr>
        <w:t>feasibility</w:t>
      </w:r>
      <w:proofErr w:type="spellEnd"/>
      <w:r>
        <w:rPr>
          <w:rFonts w:ascii="Times New Roman" w:eastAsia="Times New Roman" w:hAnsi="Times New Roman" w:cs="Times New Roman"/>
          <w:i/>
          <w:iCs/>
          <w:color w:val="000000" w:themeColor="text1"/>
          <w:sz w:val="24"/>
          <w:szCs w:val="24"/>
        </w:rPr>
        <w:t xml:space="preserve">” AND “framework”, </w:t>
      </w:r>
      <w:proofErr w:type="spellStart"/>
      <w:r>
        <w:rPr>
          <w:rFonts w:ascii="Times New Roman" w:eastAsia="Times New Roman" w:hAnsi="Times New Roman" w:cs="Times New Roman"/>
          <w:i/>
          <w:iCs/>
          <w:color w:val="000000" w:themeColor="text1"/>
          <w:sz w:val="24"/>
          <w:szCs w:val="24"/>
        </w:rPr>
        <w:t>and</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economic</w:t>
      </w:r>
      <w:proofErr w:type="spellEnd"/>
      <w:r>
        <w:rPr>
          <w:rFonts w:ascii="Times New Roman" w:eastAsia="Times New Roman" w:hAnsi="Times New Roman" w:cs="Times New Roman"/>
          <w:i/>
          <w:iCs/>
          <w:color w:val="000000" w:themeColor="text1"/>
          <w:sz w:val="24"/>
          <w:szCs w:val="24"/>
        </w:rPr>
        <w:t>”.</w:t>
      </w:r>
    </w:p>
    <w:p w14:paraId="01C44EB6" w14:textId="77777777" w:rsidR="002150E8" w:rsidRPr="007016B7" w:rsidRDefault="002150E8" w:rsidP="002150E8">
      <w:pPr>
        <w:spacing w:after="0" w:line="360" w:lineRule="auto"/>
        <w:ind w:firstLine="708"/>
        <w:jc w:val="both"/>
        <w:rPr>
          <w:rFonts w:ascii="Times New Roman" w:eastAsia="Times New Roman" w:hAnsi="Times New Roman" w:cs="Times New Roman"/>
          <w:color w:val="000000" w:themeColor="text1"/>
          <w:sz w:val="24"/>
          <w:szCs w:val="24"/>
          <w:lang w:val="en-US"/>
        </w:rPr>
      </w:pPr>
      <w:proofErr w:type="spellStart"/>
      <w:r>
        <w:rPr>
          <w:rFonts w:ascii="Times New Roman" w:eastAsia="Times New Roman" w:hAnsi="Times New Roman" w:cs="Times New Roman"/>
          <w:color w:val="000000" w:themeColor="text1"/>
          <w:sz w:val="24"/>
          <w:szCs w:val="24"/>
          <w:lang w:val="en-US"/>
        </w:rPr>
        <w:t>Eixo</w:t>
      </w:r>
      <w:proofErr w:type="spellEnd"/>
      <w:r>
        <w:rPr>
          <w:rFonts w:ascii="Times New Roman" w:eastAsia="Times New Roman" w:hAnsi="Times New Roman" w:cs="Times New Roman"/>
          <w:color w:val="000000" w:themeColor="text1"/>
          <w:sz w:val="24"/>
          <w:szCs w:val="24"/>
          <w:lang w:val="en-US"/>
        </w:rPr>
        <w:t xml:space="preserve"> 2 – </w:t>
      </w:r>
      <w:proofErr w:type="spellStart"/>
      <w:r>
        <w:rPr>
          <w:rFonts w:ascii="Times New Roman" w:eastAsia="Times New Roman" w:hAnsi="Times New Roman" w:cs="Times New Roman"/>
          <w:color w:val="000000" w:themeColor="text1"/>
          <w:sz w:val="24"/>
          <w:szCs w:val="24"/>
          <w:lang w:val="en-US"/>
        </w:rPr>
        <w:t>Integração</w:t>
      </w:r>
      <w:proofErr w:type="spellEnd"/>
      <w:r>
        <w:rPr>
          <w:rFonts w:ascii="Times New Roman" w:eastAsia="Times New Roman" w:hAnsi="Times New Roman" w:cs="Times New Roman"/>
          <w:color w:val="000000" w:themeColor="text1"/>
          <w:sz w:val="24"/>
          <w:szCs w:val="24"/>
          <w:lang w:val="en-US"/>
        </w:rPr>
        <w:t>,</w:t>
      </w:r>
      <w:r>
        <w:rPr>
          <w:rFonts w:ascii="Times New Roman" w:eastAsia="Times New Roman" w:hAnsi="Times New Roman" w:cs="Times New Roman"/>
          <w:i/>
          <w:iCs/>
          <w:color w:val="000000" w:themeColor="text1"/>
          <w:sz w:val="24"/>
          <w:szCs w:val="24"/>
          <w:lang w:val="en-US"/>
        </w:rPr>
        <w:t xml:space="preserve"> Lean</w:t>
      </w:r>
      <w:r>
        <w:rPr>
          <w:rFonts w:ascii="Times New Roman" w:eastAsia="Times New Roman" w:hAnsi="Times New Roman" w:cs="Times New Roman"/>
          <w:color w:val="000000" w:themeColor="text1"/>
          <w:sz w:val="24"/>
          <w:szCs w:val="24"/>
          <w:lang w:val="en-US"/>
        </w:rPr>
        <w:t xml:space="preserve">, </w:t>
      </w:r>
      <w:proofErr w:type="spellStart"/>
      <w:r>
        <w:rPr>
          <w:rFonts w:ascii="Times New Roman" w:eastAsia="Times New Roman" w:hAnsi="Times New Roman" w:cs="Times New Roman"/>
          <w:color w:val="000000" w:themeColor="text1"/>
          <w:sz w:val="24"/>
          <w:szCs w:val="24"/>
          <w:lang w:val="en-US"/>
        </w:rPr>
        <w:t>Sustentabilidade</w:t>
      </w:r>
      <w:proofErr w:type="spellEnd"/>
      <w:r>
        <w:rPr>
          <w:rFonts w:ascii="Times New Roman" w:eastAsia="Times New Roman" w:hAnsi="Times New Roman" w:cs="Times New Roman"/>
          <w:color w:val="000000" w:themeColor="text1"/>
          <w:sz w:val="24"/>
          <w:szCs w:val="24"/>
          <w:lang w:val="en-US"/>
        </w:rPr>
        <w:t xml:space="preserve"> Ambiental e </w:t>
      </w:r>
      <w:proofErr w:type="spellStart"/>
      <w:r>
        <w:rPr>
          <w:rFonts w:ascii="Times New Roman" w:eastAsia="Times New Roman" w:hAnsi="Times New Roman" w:cs="Times New Roman"/>
          <w:color w:val="000000" w:themeColor="text1"/>
          <w:sz w:val="24"/>
          <w:szCs w:val="24"/>
          <w:lang w:val="en-US"/>
        </w:rPr>
        <w:t>Cadeia</w:t>
      </w:r>
      <w:proofErr w:type="spellEnd"/>
      <w:r>
        <w:rPr>
          <w:rFonts w:ascii="Times New Roman" w:eastAsia="Times New Roman" w:hAnsi="Times New Roman" w:cs="Times New Roman"/>
          <w:color w:val="000000" w:themeColor="text1"/>
          <w:sz w:val="24"/>
          <w:szCs w:val="24"/>
          <w:lang w:val="en-US"/>
        </w:rPr>
        <w:t xml:space="preserve"> de </w:t>
      </w:r>
      <w:proofErr w:type="spellStart"/>
      <w:r>
        <w:rPr>
          <w:rFonts w:ascii="Times New Roman" w:eastAsia="Times New Roman" w:hAnsi="Times New Roman" w:cs="Times New Roman"/>
          <w:color w:val="000000" w:themeColor="text1"/>
          <w:sz w:val="24"/>
          <w:szCs w:val="24"/>
          <w:lang w:val="en-US"/>
        </w:rPr>
        <w:t>Suprimentos</w:t>
      </w:r>
      <w:proofErr w:type="spellEnd"/>
      <w:r>
        <w:rPr>
          <w:rFonts w:ascii="Times New Roman" w:eastAsia="Times New Roman" w:hAnsi="Times New Roman" w:cs="Times New Roman"/>
          <w:color w:val="000000" w:themeColor="text1"/>
          <w:sz w:val="24"/>
          <w:szCs w:val="24"/>
          <w:lang w:val="en-US"/>
        </w:rPr>
        <w:t xml:space="preserve">: </w:t>
      </w:r>
      <w:r>
        <w:rPr>
          <w:rFonts w:ascii="Times New Roman" w:eastAsia="Times New Roman" w:hAnsi="Times New Roman" w:cs="Times New Roman"/>
          <w:i/>
          <w:iCs/>
          <w:color w:val="000000" w:themeColor="text1"/>
          <w:sz w:val="24"/>
          <w:szCs w:val="24"/>
          <w:lang w:val="en-US"/>
        </w:rPr>
        <w:t>(integration AND ("lean" OR "lean green") AND ("environmental sustainability" OR sustainable) AND "supply chain" AND (industry OR aquaculture))</w:t>
      </w:r>
    </w:p>
    <w:p w14:paraId="630C3A9C" w14:textId="77777777" w:rsidR="002150E8" w:rsidRPr="007016B7" w:rsidRDefault="002150E8" w:rsidP="002150E8">
      <w:pPr>
        <w:spacing w:after="0" w:line="360" w:lineRule="auto"/>
        <w:ind w:firstLine="708"/>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 xml:space="preserve"> </w:t>
      </w:r>
      <w:proofErr w:type="spellStart"/>
      <w:r>
        <w:rPr>
          <w:rFonts w:ascii="Times New Roman" w:eastAsia="Times New Roman" w:hAnsi="Times New Roman" w:cs="Times New Roman"/>
          <w:color w:val="000000" w:themeColor="text1"/>
          <w:sz w:val="24"/>
          <w:szCs w:val="24"/>
          <w:lang w:val="en-US"/>
        </w:rPr>
        <w:t>Eixo</w:t>
      </w:r>
      <w:proofErr w:type="spellEnd"/>
      <w:r>
        <w:rPr>
          <w:rFonts w:ascii="Times New Roman" w:eastAsia="Times New Roman" w:hAnsi="Times New Roman" w:cs="Times New Roman"/>
          <w:color w:val="000000" w:themeColor="text1"/>
          <w:sz w:val="24"/>
          <w:szCs w:val="24"/>
          <w:lang w:val="en-US"/>
        </w:rPr>
        <w:t xml:space="preserve"> 3 – </w:t>
      </w:r>
      <w:proofErr w:type="spellStart"/>
      <w:r>
        <w:rPr>
          <w:rFonts w:ascii="Times New Roman" w:eastAsia="Times New Roman" w:hAnsi="Times New Roman" w:cs="Times New Roman"/>
          <w:color w:val="000000" w:themeColor="text1"/>
          <w:sz w:val="24"/>
          <w:szCs w:val="24"/>
          <w:lang w:val="en-US"/>
        </w:rPr>
        <w:t>Desempenho</w:t>
      </w:r>
      <w:proofErr w:type="spellEnd"/>
      <w:r>
        <w:rPr>
          <w:rFonts w:ascii="Times New Roman" w:eastAsia="Times New Roman" w:hAnsi="Times New Roman" w:cs="Times New Roman"/>
          <w:color w:val="000000" w:themeColor="text1"/>
          <w:sz w:val="24"/>
          <w:szCs w:val="24"/>
          <w:lang w:val="en-US"/>
        </w:rPr>
        <w:t xml:space="preserve"> ESG, RSC e </w:t>
      </w:r>
      <w:proofErr w:type="spellStart"/>
      <w:r>
        <w:rPr>
          <w:rFonts w:ascii="Times New Roman" w:eastAsia="Times New Roman" w:hAnsi="Times New Roman" w:cs="Times New Roman"/>
          <w:color w:val="000000" w:themeColor="text1"/>
          <w:sz w:val="24"/>
          <w:szCs w:val="24"/>
          <w:lang w:val="en-US"/>
        </w:rPr>
        <w:t>Engajamento</w:t>
      </w:r>
      <w:proofErr w:type="spellEnd"/>
      <w:r>
        <w:rPr>
          <w:rFonts w:ascii="Times New Roman" w:eastAsia="Times New Roman" w:hAnsi="Times New Roman" w:cs="Times New Roman"/>
          <w:color w:val="000000" w:themeColor="text1"/>
          <w:sz w:val="24"/>
          <w:szCs w:val="24"/>
          <w:lang w:val="en-US"/>
        </w:rPr>
        <w:t xml:space="preserve"> de Stakeholders: (</w:t>
      </w:r>
      <w:r>
        <w:rPr>
          <w:rFonts w:ascii="Times New Roman" w:eastAsia="Times New Roman" w:hAnsi="Times New Roman" w:cs="Times New Roman"/>
          <w:i/>
          <w:iCs/>
          <w:color w:val="000000" w:themeColor="text1"/>
          <w:sz w:val="24"/>
          <w:szCs w:val="24"/>
          <w:lang w:val="en-US"/>
        </w:rPr>
        <w:t>lean AND ("ESG performance" OR "environmental social governance" OR "corporate social responsibility") OR (management OR effectiveness))</w:t>
      </w:r>
    </w:p>
    <w:p w14:paraId="6731701A"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período de publicação abrangido pelas buscas foi de 2021 a 2026, de modo a incluir obras recentes publicadas em revistas de qualidade de cada eixo temático e ratificar o estado da arte.</w:t>
      </w:r>
    </w:p>
    <w:p w14:paraId="6EA688D5"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processo de seleção dos estudos seguiu as diretrizes do PRISMA 2020 (Page </w:t>
      </w:r>
      <w:r>
        <w:rPr>
          <w:rFonts w:ascii="Times New Roman" w:eastAsia="Times New Roman" w:hAnsi="Times New Roman" w:cs="Times New Roman"/>
          <w:i/>
          <w:color w:val="000000" w:themeColor="text1"/>
          <w:sz w:val="24"/>
          <w:szCs w:val="24"/>
        </w:rPr>
        <w:t>et al.</w:t>
      </w:r>
      <w:r>
        <w:rPr>
          <w:rFonts w:ascii="Times New Roman" w:eastAsia="Times New Roman" w:hAnsi="Times New Roman" w:cs="Times New Roman"/>
          <w:color w:val="000000" w:themeColor="text1"/>
          <w:sz w:val="24"/>
          <w:szCs w:val="24"/>
        </w:rPr>
        <w:t xml:space="preserve">, 2021). Inicialmente, foram identificados 173 registros nas bases de dados </w:t>
      </w:r>
      <w:r>
        <w:rPr>
          <w:rFonts w:ascii="Times New Roman" w:eastAsia="Times New Roman" w:hAnsi="Times New Roman" w:cs="Times New Roman"/>
          <w:i/>
          <w:iCs/>
          <w:color w:val="000000" w:themeColor="text1"/>
          <w:sz w:val="24"/>
          <w:szCs w:val="24"/>
        </w:rPr>
        <w:t>Scopus</w:t>
      </w:r>
      <w:r>
        <w:rPr>
          <w:rFonts w:ascii="Times New Roman" w:eastAsia="Times New Roman" w:hAnsi="Times New Roman" w:cs="Times New Roman"/>
          <w:color w:val="000000" w:themeColor="text1"/>
          <w:sz w:val="24"/>
          <w:szCs w:val="24"/>
        </w:rPr>
        <w:t xml:space="preserve"> (89) e </w:t>
      </w:r>
      <w:r>
        <w:rPr>
          <w:rFonts w:ascii="Times New Roman" w:eastAsia="Times New Roman" w:hAnsi="Times New Roman" w:cs="Times New Roman"/>
          <w:i/>
          <w:iCs/>
          <w:color w:val="000000" w:themeColor="text1"/>
          <w:sz w:val="24"/>
          <w:szCs w:val="24"/>
        </w:rPr>
        <w:t xml:space="preserve">Web </w:t>
      </w:r>
      <w:proofErr w:type="spellStart"/>
      <w:r>
        <w:rPr>
          <w:rFonts w:ascii="Times New Roman" w:eastAsia="Times New Roman" w:hAnsi="Times New Roman" w:cs="Times New Roman"/>
          <w:i/>
          <w:iCs/>
          <w:color w:val="000000" w:themeColor="text1"/>
          <w:sz w:val="24"/>
          <w:szCs w:val="24"/>
        </w:rPr>
        <w:t>of</w:t>
      </w:r>
      <w:proofErr w:type="spellEnd"/>
      <w:r>
        <w:rPr>
          <w:rFonts w:ascii="Times New Roman" w:eastAsia="Times New Roman" w:hAnsi="Times New Roman" w:cs="Times New Roman"/>
          <w:i/>
          <w:iCs/>
          <w:color w:val="000000" w:themeColor="text1"/>
          <w:sz w:val="24"/>
          <w:szCs w:val="24"/>
        </w:rPr>
        <w:t xml:space="preserve"> Science</w:t>
      </w:r>
      <w:r>
        <w:rPr>
          <w:rFonts w:ascii="Times New Roman" w:eastAsia="Times New Roman" w:hAnsi="Times New Roman" w:cs="Times New Roman"/>
          <w:color w:val="000000" w:themeColor="text1"/>
          <w:sz w:val="24"/>
          <w:szCs w:val="24"/>
        </w:rPr>
        <w:t xml:space="preserve"> (84). Após a remoção de 45 duplicatas, restaram 128 registros únicos para a etapa de triagem por título. Nessa fase, 85 registros foram excluídos por apresentarem temática fora do escopo definido, restando 43 artigos para avaliação dos resumos.</w:t>
      </w:r>
    </w:p>
    <w:p w14:paraId="05DC4918"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Na etapa de leitura dos resumos, 43 artigos foram analisados quanto à aderência aos critérios de inclusão e exclusão previamente estabelecidos, resultando na exclusão de 20 registros por baixa aderência temática. Em seguida, 23 artigos foram submetidos à leitura do texto completo, dos quais 8 foram excluídos por não apresentarem contribuição ao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proposto. Ao final desse processo, 15 estudos atenderam integralmente aos critérios definidos e foram incluídos na revisão sistemática.</w:t>
      </w:r>
    </w:p>
    <w:p w14:paraId="6EECDEFB" w14:textId="77777777" w:rsidR="002150E8" w:rsidRPr="008E179E" w:rsidRDefault="002150E8" w:rsidP="002150E8">
      <w:pPr>
        <w:spacing w:after="0" w:line="360" w:lineRule="auto"/>
        <w:jc w:val="both"/>
        <w:rPr>
          <w:rFonts w:ascii="Times New Roman" w:eastAsia="Times New Roman" w:hAnsi="Times New Roman" w:cs="Times New Roman"/>
          <w:color w:val="000000" w:themeColor="text1"/>
          <w:sz w:val="24"/>
          <w:szCs w:val="24"/>
        </w:rPr>
      </w:pPr>
    </w:p>
    <w:p w14:paraId="1033250B" w14:textId="77777777" w:rsidR="002150E8" w:rsidRPr="008E179E" w:rsidRDefault="002150E8" w:rsidP="002150E8">
      <w:pPr>
        <w:pStyle w:val="Ttulo2"/>
        <w:spacing w:before="0" w:after="0" w:line="360" w:lineRule="auto"/>
        <w:rPr>
          <w:rFonts w:ascii="Times New Roman" w:eastAsia="Times New Roman" w:hAnsi="Times New Roman" w:cs="Times New Roman"/>
          <w:b/>
          <w:bCs/>
          <w:color w:val="000000" w:themeColor="text1"/>
          <w:sz w:val="28"/>
          <w:szCs w:val="28"/>
        </w:rPr>
      </w:pPr>
      <w:bookmarkStart w:id="34" w:name="_Toc242269119"/>
      <w:bookmarkStart w:id="35" w:name="_Toc242269198"/>
      <w:bookmarkStart w:id="36" w:name="_Toc242269279"/>
      <w:r>
        <w:rPr>
          <w:rFonts w:ascii="Times New Roman" w:eastAsia="Times New Roman" w:hAnsi="Times New Roman" w:cs="Times New Roman"/>
          <w:b/>
          <w:bCs/>
          <w:color w:val="000000" w:themeColor="text1"/>
          <w:sz w:val="28"/>
          <w:szCs w:val="28"/>
        </w:rPr>
        <w:t>2.2 Processo de seleção – Fluxo PRISMA</w:t>
      </w:r>
      <w:bookmarkEnd w:id="34"/>
      <w:bookmarkEnd w:id="35"/>
      <w:bookmarkEnd w:id="36"/>
    </w:p>
    <w:p w14:paraId="1520D32B"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Posteriormente, os estudos selecionados foram classificados em três eixos temáticos, considerando sua principal ênfase teórica e empírica. O fluxograma do processo de identificação, triagem, elegibilidade e inclusão dos estudos é apresentado na Figura 1, em conformidade com o protocolo PRISMA 2020.</w:t>
      </w:r>
    </w:p>
    <w:p w14:paraId="2751C6A1" w14:textId="77777777" w:rsidR="002150E8" w:rsidRPr="008E179E" w:rsidRDefault="002150E8" w:rsidP="0004723E">
      <w:pPr>
        <w:pStyle w:val="Legenda"/>
        <w:keepNext/>
        <w:spacing w:after="0" w:line="360" w:lineRule="auto"/>
        <w:rPr>
          <w:rFonts w:asciiTheme="minorHAnsi" w:hAnsiTheme="minorHAnsi" w:cstheme="minorHAnsi"/>
          <w:color w:val="000000" w:themeColor="text1"/>
        </w:rPr>
      </w:pPr>
    </w:p>
    <w:p w14:paraId="073DD633" w14:textId="77777777" w:rsidR="0004723E" w:rsidRPr="008E179E" w:rsidRDefault="0004723E" w:rsidP="0004723E">
      <w:pPr>
        <w:pStyle w:val="Legenda"/>
        <w:keepNext/>
        <w:jc w:val="center"/>
        <w:rPr>
          <w:rFonts w:asciiTheme="minorHAnsi" w:hAnsiTheme="minorHAnsi" w:cstheme="minorHAnsi"/>
          <w:color w:val="auto"/>
          <w:sz w:val="20"/>
          <w:szCs w:val="20"/>
        </w:rPr>
      </w:pPr>
      <w:bookmarkStart w:id="37" w:name="_Toc242269266"/>
      <w:r>
        <w:rPr>
          <w:rFonts w:asciiTheme="minorHAnsi" w:hAnsiTheme="minorHAnsi" w:cstheme="minorHAnsi"/>
          <w:color w:val="auto"/>
          <w:sz w:val="20"/>
          <w:szCs w:val="20"/>
        </w:rPr>
        <w:t xml:space="preserve">Tabela </w:t>
      </w:r>
      <w:r>
        <w:rPr>
          <w:rFonts w:asciiTheme="minorHAnsi" w:hAnsiTheme="minorHAnsi" w:cstheme="minorHAnsi"/>
          <w:color w:val="auto"/>
          <w:sz w:val="20"/>
          <w:szCs w:val="20"/>
        </w:rPr>
        <w:fldChar w:fldCharType="begin"/>
      </w:r>
      <w:r>
        <w:rPr>
          <w:rFonts w:asciiTheme="minorHAnsi" w:hAnsiTheme="minorHAnsi" w:cstheme="minorHAnsi"/>
          <w:color w:val="auto"/>
          <w:sz w:val="20"/>
          <w:szCs w:val="20"/>
        </w:rPr>
        <w:instrText xml:space="preserve"> SEQ Tabela \* ARABIC </w:instrText>
      </w:r>
      <w:r>
        <w:rPr>
          <w:rFonts w:asciiTheme="minorHAnsi" w:hAnsiTheme="minorHAnsi" w:cstheme="minorHAnsi"/>
          <w:color w:val="auto"/>
          <w:sz w:val="20"/>
          <w:szCs w:val="20"/>
        </w:rPr>
        <w:fldChar w:fldCharType="separate"/>
      </w:r>
      <w:r w:rsidR="00805C76">
        <w:rPr>
          <w:rFonts w:asciiTheme="minorHAnsi" w:hAnsiTheme="minorHAnsi" w:cstheme="minorHAnsi"/>
          <w:noProof/>
          <w:color w:val="auto"/>
          <w:sz w:val="20"/>
          <w:szCs w:val="20"/>
        </w:rPr>
        <w:t>1</w:t>
      </w:r>
      <w:r>
        <w:rPr>
          <w:rFonts w:asciiTheme="minorHAnsi" w:hAnsiTheme="minorHAnsi" w:cstheme="minorHAnsi"/>
          <w:color w:val="auto"/>
          <w:sz w:val="20"/>
          <w:szCs w:val="20"/>
        </w:rPr>
        <w:fldChar w:fldCharType="end"/>
      </w:r>
      <w:r>
        <w:rPr>
          <w:rFonts w:asciiTheme="minorHAnsi" w:hAnsiTheme="minorHAnsi" w:cstheme="minorHAnsi"/>
          <w:color w:val="auto"/>
          <w:sz w:val="20"/>
          <w:szCs w:val="20"/>
        </w:rPr>
        <w:t xml:space="preserve"> - Artigos encontrados por eixo temático</w:t>
      </w:r>
      <w:bookmarkEnd w:id="37"/>
    </w:p>
    <w:tbl>
      <w:tblPr>
        <w:tblStyle w:val="1"/>
        <w:tblW w:w="6802" w:type="dxa"/>
        <w:jc w:val="center"/>
        <w:tblInd w:w="0" w:type="dxa"/>
        <w:tblLayout w:type="fixed"/>
        <w:tblLook w:val="0400" w:firstRow="0" w:lastRow="0" w:firstColumn="0" w:lastColumn="0" w:noHBand="0" w:noVBand="1"/>
      </w:tblPr>
      <w:tblGrid>
        <w:gridCol w:w="2547"/>
        <w:gridCol w:w="1654"/>
        <w:gridCol w:w="1359"/>
        <w:gridCol w:w="1242"/>
      </w:tblGrid>
      <w:tr w:rsidR="002150E8" w:rsidRPr="008E179E" w14:paraId="54BC3B27" w14:textId="77777777" w:rsidTr="007337FD">
        <w:trPr>
          <w:cnfStyle w:val="000000100000" w:firstRow="0" w:lastRow="0" w:firstColumn="0" w:lastColumn="0" w:oddVBand="0" w:evenVBand="0" w:oddHBand="1" w:evenHBand="0" w:firstRowFirstColumn="0" w:firstRowLastColumn="0" w:lastRowFirstColumn="0" w:lastRowLastColumn="0"/>
          <w:jc w:val="center"/>
        </w:trPr>
        <w:tc>
          <w:tcPr>
            <w:tcW w:w="2546" w:type="dxa"/>
          </w:tcPr>
          <w:p w14:paraId="6A4F0F7B" w14:textId="77777777" w:rsidR="002150E8" w:rsidRPr="008E179E" w:rsidRDefault="002150E8" w:rsidP="007337FD">
            <w:pPr>
              <w:spacing w:after="0" w:line="360" w:lineRule="auto"/>
              <w:jc w:val="center"/>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Eixo temático</w:t>
            </w:r>
          </w:p>
        </w:tc>
        <w:tc>
          <w:tcPr>
            <w:tcW w:w="1654" w:type="dxa"/>
          </w:tcPr>
          <w:p w14:paraId="7611E149" w14:textId="77777777" w:rsidR="002150E8" w:rsidRPr="008E179E" w:rsidRDefault="002150E8" w:rsidP="007337FD">
            <w:pPr>
              <w:spacing w:after="0" w:line="360" w:lineRule="auto"/>
              <w:jc w:val="center"/>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Scopus</w:t>
            </w:r>
          </w:p>
        </w:tc>
        <w:tc>
          <w:tcPr>
            <w:tcW w:w="1359" w:type="dxa"/>
          </w:tcPr>
          <w:p w14:paraId="26FC942C" w14:textId="77777777" w:rsidR="002150E8" w:rsidRPr="008E179E" w:rsidRDefault="002150E8" w:rsidP="007337FD">
            <w:pPr>
              <w:spacing w:after="0" w:line="360" w:lineRule="auto"/>
              <w:jc w:val="center"/>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 xml:space="preserve">Web </w:t>
            </w:r>
            <w:proofErr w:type="spellStart"/>
            <w:r>
              <w:rPr>
                <w:rFonts w:ascii="Calibri" w:eastAsia="Calibri" w:hAnsi="Calibri" w:cs="Calibri"/>
                <w:b/>
                <w:bCs/>
                <w:color w:val="000000" w:themeColor="text1"/>
                <w:sz w:val="16"/>
                <w:szCs w:val="16"/>
              </w:rPr>
              <w:t>of</w:t>
            </w:r>
            <w:proofErr w:type="spellEnd"/>
            <w:r>
              <w:rPr>
                <w:rFonts w:ascii="Calibri" w:eastAsia="Calibri" w:hAnsi="Calibri" w:cs="Calibri"/>
                <w:b/>
                <w:bCs/>
                <w:color w:val="000000" w:themeColor="text1"/>
                <w:sz w:val="16"/>
                <w:szCs w:val="16"/>
              </w:rPr>
              <w:t xml:space="preserve"> Science</w:t>
            </w:r>
          </w:p>
        </w:tc>
        <w:tc>
          <w:tcPr>
            <w:tcW w:w="1242" w:type="dxa"/>
          </w:tcPr>
          <w:p w14:paraId="42CD3021" w14:textId="77777777" w:rsidR="002150E8" w:rsidRPr="008E179E" w:rsidRDefault="002150E8" w:rsidP="007337FD">
            <w:pPr>
              <w:spacing w:after="0" w:line="360" w:lineRule="auto"/>
              <w:jc w:val="center"/>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Total por eixo</w:t>
            </w:r>
          </w:p>
        </w:tc>
      </w:tr>
      <w:tr w:rsidR="002150E8" w:rsidRPr="008E179E" w14:paraId="7E0EAE1C" w14:textId="77777777" w:rsidTr="007337FD">
        <w:trPr>
          <w:jc w:val="center"/>
        </w:trPr>
        <w:tc>
          <w:tcPr>
            <w:tcW w:w="2546" w:type="dxa"/>
          </w:tcPr>
          <w:p w14:paraId="543626DA" w14:textId="77777777" w:rsidR="002150E8" w:rsidRPr="008E179E" w:rsidRDefault="002150E8" w:rsidP="007337FD">
            <w:pPr>
              <w:spacing w:after="0" w:line="360" w:lineRule="auto"/>
              <w:jc w:val="center"/>
              <w:rPr>
                <w:rFonts w:ascii="Calibri" w:eastAsia="Calibri" w:hAnsi="Calibri" w:cs="Calibri"/>
                <w:color w:val="000000" w:themeColor="text1"/>
                <w:sz w:val="16"/>
                <w:szCs w:val="16"/>
              </w:rPr>
            </w:pPr>
            <w:r>
              <w:rPr>
                <w:rFonts w:ascii="Calibri" w:eastAsia="Calibri" w:hAnsi="Calibri" w:cs="Calibri"/>
                <w:color w:val="000000" w:themeColor="text1"/>
                <w:sz w:val="16"/>
                <w:szCs w:val="16"/>
              </w:rPr>
              <w:t xml:space="preserve">Eixo 1 - </w:t>
            </w:r>
            <w:r>
              <w:rPr>
                <w:rFonts w:ascii="Calibri" w:eastAsia="Calibri" w:hAnsi="Calibri" w:cs="Calibri"/>
                <w:i/>
                <w:iCs/>
                <w:color w:val="000000" w:themeColor="text1"/>
                <w:sz w:val="16"/>
                <w:szCs w:val="16"/>
              </w:rPr>
              <w:t xml:space="preserve">Framework </w:t>
            </w:r>
            <w:r>
              <w:rPr>
                <w:rFonts w:ascii="Calibri" w:eastAsia="Calibri" w:hAnsi="Calibri" w:cs="Calibri"/>
                <w:color w:val="000000" w:themeColor="text1"/>
                <w:sz w:val="16"/>
                <w:szCs w:val="16"/>
              </w:rPr>
              <w:t>aplicado a estudo de viabilidades em aquicultura</w:t>
            </w:r>
          </w:p>
        </w:tc>
        <w:tc>
          <w:tcPr>
            <w:tcW w:w="1654" w:type="dxa"/>
          </w:tcPr>
          <w:p w14:paraId="3C7D5150"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r>
              <w:rPr>
                <w:rFonts w:asciiTheme="minorHAnsi" w:eastAsia="Calibri" w:hAnsiTheme="minorHAnsi" w:cstheme="minorHAnsi"/>
                <w:color w:val="000000" w:themeColor="text1"/>
                <w:sz w:val="20"/>
                <w:szCs w:val="20"/>
              </w:rPr>
              <w:t>38</w:t>
            </w:r>
          </w:p>
        </w:tc>
        <w:tc>
          <w:tcPr>
            <w:tcW w:w="1359" w:type="dxa"/>
          </w:tcPr>
          <w:p w14:paraId="2EA534EB"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highlight w:val="yellow"/>
              </w:rPr>
            </w:pPr>
            <w:r>
              <w:rPr>
                <w:rFonts w:asciiTheme="minorHAnsi" w:eastAsia="Calibri" w:hAnsiTheme="minorHAnsi" w:cstheme="minorHAnsi"/>
                <w:color w:val="000000" w:themeColor="text1"/>
                <w:sz w:val="20"/>
                <w:szCs w:val="20"/>
              </w:rPr>
              <w:t>26</w:t>
            </w:r>
          </w:p>
        </w:tc>
        <w:tc>
          <w:tcPr>
            <w:tcW w:w="1242" w:type="dxa"/>
          </w:tcPr>
          <w:p w14:paraId="12EBE075"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r>
              <w:rPr>
                <w:rFonts w:asciiTheme="minorHAnsi" w:hAnsiTheme="minorHAnsi" w:cstheme="minorHAnsi"/>
                <w:color w:val="000000" w:themeColor="text1"/>
                <w:sz w:val="20"/>
                <w:szCs w:val="20"/>
              </w:rPr>
              <w:fldChar w:fldCharType="begin"/>
            </w:r>
            <w:r>
              <w:rPr>
                <w:rFonts w:asciiTheme="minorHAnsi" w:hAnsiTheme="minorHAnsi" w:cstheme="minorHAnsi"/>
                <w:color w:val="000000" w:themeColor="text1"/>
                <w:sz w:val="20"/>
                <w:szCs w:val="20"/>
              </w:rPr>
              <w:instrText xml:space="preserve"> =SUM(LEFT)</w:instrText>
            </w:r>
            <w:r>
              <w:rPr>
                <w:rFonts w:asciiTheme="minorHAnsi" w:hAnsiTheme="minorHAnsi" w:cstheme="minorHAnsi"/>
                <w:color w:val="000000" w:themeColor="text1"/>
                <w:sz w:val="20"/>
                <w:szCs w:val="20"/>
              </w:rPr>
              <w:fldChar w:fldCharType="separate"/>
            </w:r>
            <w:r w:rsidR="00805C76">
              <w:rPr>
                <w:rFonts w:asciiTheme="minorHAnsi" w:hAnsiTheme="minorHAnsi" w:cstheme="minorHAnsi"/>
                <w:noProof/>
                <w:color w:val="000000" w:themeColor="text1"/>
                <w:sz w:val="20"/>
                <w:szCs w:val="20"/>
              </w:rPr>
              <w:t>64</w:t>
            </w:r>
            <w:r>
              <w:rPr>
                <w:rFonts w:asciiTheme="minorHAnsi" w:hAnsiTheme="minorHAnsi" w:cstheme="minorHAnsi"/>
                <w:color w:val="000000" w:themeColor="text1"/>
                <w:sz w:val="20"/>
                <w:szCs w:val="20"/>
              </w:rPr>
              <w:fldChar w:fldCharType="end"/>
            </w:r>
          </w:p>
        </w:tc>
      </w:tr>
      <w:tr w:rsidR="002150E8" w:rsidRPr="008E179E" w14:paraId="2FEDC03A" w14:textId="77777777" w:rsidTr="007337FD">
        <w:trPr>
          <w:cnfStyle w:val="000000100000" w:firstRow="0" w:lastRow="0" w:firstColumn="0" w:lastColumn="0" w:oddVBand="0" w:evenVBand="0" w:oddHBand="1" w:evenHBand="0" w:firstRowFirstColumn="0" w:firstRowLastColumn="0" w:lastRowFirstColumn="0" w:lastRowLastColumn="0"/>
          <w:jc w:val="center"/>
        </w:trPr>
        <w:tc>
          <w:tcPr>
            <w:tcW w:w="2546" w:type="dxa"/>
          </w:tcPr>
          <w:p w14:paraId="143A5E90" w14:textId="77777777" w:rsidR="002150E8" w:rsidRPr="008E179E" w:rsidRDefault="002150E8" w:rsidP="007337FD">
            <w:pPr>
              <w:spacing w:after="0" w:line="360" w:lineRule="auto"/>
              <w:jc w:val="center"/>
              <w:rPr>
                <w:rFonts w:ascii="Calibri" w:eastAsia="Calibri" w:hAnsi="Calibri" w:cs="Calibri"/>
                <w:color w:val="000000" w:themeColor="text1"/>
                <w:sz w:val="16"/>
                <w:szCs w:val="16"/>
                <w:highlight w:val="yellow"/>
              </w:rPr>
            </w:pPr>
            <w:r>
              <w:rPr>
                <w:rFonts w:ascii="Calibri" w:eastAsia="Calibri" w:hAnsi="Calibri" w:cs="Calibri"/>
                <w:color w:val="000000" w:themeColor="text1"/>
                <w:sz w:val="16"/>
                <w:szCs w:val="16"/>
              </w:rPr>
              <w:t xml:space="preserve">Eixo 2 - Integração, </w:t>
            </w:r>
            <w:r>
              <w:rPr>
                <w:rFonts w:ascii="Calibri" w:eastAsia="Calibri" w:hAnsi="Calibri" w:cs="Calibri"/>
                <w:i/>
                <w:iCs/>
                <w:color w:val="000000" w:themeColor="text1"/>
                <w:sz w:val="16"/>
                <w:szCs w:val="16"/>
              </w:rPr>
              <w:t>Lean Green</w:t>
            </w:r>
            <w:r>
              <w:rPr>
                <w:rFonts w:ascii="Calibri" w:eastAsia="Calibri" w:hAnsi="Calibri" w:cs="Calibri"/>
                <w:color w:val="000000" w:themeColor="text1"/>
                <w:sz w:val="16"/>
                <w:szCs w:val="16"/>
              </w:rPr>
              <w:t>,  Sustentabilidade Ambiental e cadeias de suprimentos</w:t>
            </w:r>
          </w:p>
        </w:tc>
        <w:tc>
          <w:tcPr>
            <w:tcW w:w="1654" w:type="dxa"/>
          </w:tcPr>
          <w:p w14:paraId="1E4A6D7E"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p>
          <w:p w14:paraId="28573093"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highlight w:val="yellow"/>
              </w:rPr>
            </w:pPr>
            <w:r>
              <w:rPr>
                <w:rFonts w:asciiTheme="minorHAnsi" w:eastAsia="Calibri" w:hAnsiTheme="minorHAnsi" w:cstheme="minorHAnsi"/>
                <w:color w:val="000000" w:themeColor="text1"/>
                <w:sz w:val="20"/>
                <w:szCs w:val="20"/>
              </w:rPr>
              <w:t>47</w:t>
            </w:r>
          </w:p>
        </w:tc>
        <w:tc>
          <w:tcPr>
            <w:tcW w:w="1359" w:type="dxa"/>
          </w:tcPr>
          <w:p w14:paraId="33EF3AEA"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p>
          <w:p w14:paraId="7BB3EFBB"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highlight w:val="yellow"/>
              </w:rPr>
            </w:pPr>
            <w:r>
              <w:rPr>
                <w:rFonts w:asciiTheme="minorHAnsi" w:eastAsia="Calibri" w:hAnsiTheme="minorHAnsi" w:cstheme="minorHAnsi"/>
                <w:color w:val="000000" w:themeColor="text1"/>
                <w:sz w:val="20"/>
                <w:szCs w:val="20"/>
              </w:rPr>
              <w:t>54</w:t>
            </w:r>
          </w:p>
        </w:tc>
        <w:tc>
          <w:tcPr>
            <w:tcW w:w="1242" w:type="dxa"/>
          </w:tcPr>
          <w:p w14:paraId="4100D923"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p>
          <w:p w14:paraId="5896E576"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r>
              <w:rPr>
                <w:rFonts w:asciiTheme="minorHAnsi" w:hAnsiTheme="minorHAnsi" w:cstheme="minorHAnsi"/>
                <w:color w:val="000000" w:themeColor="text1"/>
                <w:sz w:val="20"/>
                <w:szCs w:val="20"/>
              </w:rPr>
              <w:fldChar w:fldCharType="begin"/>
            </w:r>
            <w:r>
              <w:rPr>
                <w:rFonts w:asciiTheme="minorHAnsi" w:hAnsiTheme="minorHAnsi" w:cstheme="minorHAnsi"/>
                <w:color w:val="000000" w:themeColor="text1"/>
                <w:sz w:val="20"/>
                <w:szCs w:val="20"/>
              </w:rPr>
              <w:instrText xml:space="preserve"> =SUM(left)</w:instrText>
            </w:r>
            <w:r>
              <w:rPr>
                <w:rFonts w:asciiTheme="minorHAnsi" w:hAnsiTheme="minorHAnsi" w:cstheme="minorHAnsi"/>
                <w:color w:val="000000" w:themeColor="text1"/>
                <w:sz w:val="20"/>
                <w:szCs w:val="20"/>
              </w:rPr>
              <w:fldChar w:fldCharType="separate"/>
            </w:r>
            <w:r w:rsidR="00805C76">
              <w:rPr>
                <w:rFonts w:asciiTheme="minorHAnsi" w:hAnsiTheme="minorHAnsi" w:cstheme="minorHAnsi"/>
                <w:noProof/>
                <w:color w:val="000000" w:themeColor="text1"/>
                <w:sz w:val="20"/>
                <w:szCs w:val="20"/>
              </w:rPr>
              <w:t>101</w:t>
            </w:r>
            <w:r>
              <w:rPr>
                <w:rFonts w:asciiTheme="minorHAnsi" w:hAnsiTheme="minorHAnsi" w:cstheme="minorHAnsi"/>
                <w:color w:val="000000" w:themeColor="text1"/>
                <w:sz w:val="20"/>
                <w:szCs w:val="20"/>
              </w:rPr>
              <w:fldChar w:fldCharType="end"/>
            </w:r>
          </w:p>
        </w:tc>
      </w:tr>
      <w:tr w:rsidR="002150E8" w:rsidRPr="008E179E" w14:paraId="69BC5FAA" w14:textId="77777777" w:rsidTr="007337FD">
        <w:trPr>
          <w:jc w:val="center"/>
        </w:trPr>
        <w:tc>
          <w:tcPr>
            <w:tcW w:w="2546" w:type="dxa"/>
          </w:tcPr>
          <w:p w14:paraId="4EF43B2C" w14:textId="77777777" w:rsidR="002150E8" w:rsidRPr="008E179E" w:rsidRDefault="002150E8" w:rsidP="007337FD">
            <w:pPr>
              <w:spacing w:after="0" w:line="360" w:lineRule="auto"/>
              <w:jc w:val="center"/>
              <w:rPr>
                <w:rFonts w:ascii="Calibri" w:eastAsia="Calibri" w:hAnsi="Calibri" w:cs="Calibri"/>
                <w:b/>
                <w:bCs/>
                <w:color w:val="000000" w:themeColor="text1"/>
                <w:sz w:val="16"/>
                <w:szCs w:val="16"/>
              </w:rPr>
            </w:pPr>
            <w:r>
              <w:rPr>
                <w:rFonts w:ascii="Calibri" w:eastAsia="Calibri" w:hAnsi="Calibri" w:cs="Calibri"/>
                <w:color w:val="000000" w:themeColor="text1"/>
                <w:sz w:val="16"/>
                <w:szCs w:val="16"/>
              </w:rPr>
              <w:t>Eixo 3 – Desempenho ESG, RSC e engajamento com Stakeholders</w:t>
            </w:r>
          </w:p>
        </w:tc>
        <w:tc>
          <w:tcPr>
            <w:tcW w:w="1654" w:type="dxa"/>
          </w:tcPr>
          <w:p w14:paraId="0A8EF97A"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p>
          <w:p w14:paraId="2A0585C7"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r>
              <w:rPr>
                <w:rFonts w:asciiTheme="minorHAnsi" w:eastAsia="Calibri" w:hAnsiTheme="minorHAnsi" w:cstheme="minorHAnsi"/>
                <w:color w:val="000000" w:themeColor="text1"/>
                <w:sz w:val="20"/>
                <w:szCs w:val="20"/>
              </w:rPr>
              <w:t>4</w:t>
            </w:r>
          </w:p>
        </w:tc>
        <w:tc>
          <w:tcPr>
            <w:tcW w:w="1359" w:type="dxa"/>
          </w:tcPr>
          <w:p w14:paraId="30E9EF92"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p>
          <w:p w14:paraId="19988A6F"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highlight w:val="yellow"/>
              </w:rPr>
            </w:pPr>
            <w:r>
              <w:rPr>
                <w:rFonts w:asciiTheme="minorHAnsi" w:eastAsia="Calibri" w:hAnsiTheme="minorHAnsi" w:cstheme="minorHAnsi"/>
                <w:color w:val="000000" w:themeColor="text1"/>
                <w:sz w:val="20"/>
                <w:szCs w:val="20"/>
              </w:rPr>
              <w:t>4</w:t>
            </w:r>
          </w:p>
        </w:tc>
        <w:tc>
          <w:tcPr>
            <w:tcW w:w="1242" w:type="dxa"/>
          </w:tcPr>
          <w:p w14:paraId="0C03885D"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p>
          <w:p w14:paraId="7E93088F"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r>
              <w:rPr>
                <w:rFonts w:asciiTheme="minorHAnsi" w:eastAsia="Calibri" w:hAnsiTheme="minorHAnsi" w:cstheme="minorHAnsi"/>
                <w:color w:val="000000" w:themeColor="text1"/>
                <w:sz w:val="20"/>
                <w:szCs w:val="20"/>
              </w:rPr>
              <w:t>8</w:t>
            </w:r>
          </w:p>
        </w:tc>
      </w:tr>
      <w:tr w:rsidR="002150E8" w:rsidRPr="008E179E" w14:paraId="5A080EBF" w14:textId="77777777" w:rsidTr="007337FD">
        <w:trPr>
          <w:cnfStyle w:val="000000100000" w:firstRow="0" w:lastRow="0" w:firstColumn="0" w:lastColumn="0" w:oddVBand="0" w:evenVBand="0" w:oddHBand="1" w:evenHBand="0" w:firstRowFirstColumn="0" w:firstRowLastColumn="0" w:lastRowFirstColumn="0" w:lastRowLastColumn="0"/>
          <w:jc w:val="center"/>
        </w:trPr>
        <w:tc>
          <w:tcPr>
            <w:tcW w:w="2546" w:type="dxa"/>
          </w:tcPr>
          <w:p w14:paraId="7AAEF790" w14:textId="77777777" w:rsidR="002150E8" w:rsidRPr="008E179E" w:rsidRDefault="002150E8" w:rsidP="007337FD">
            <w:pPr>
              <w:spacing w:after="0" w:line="360" w:lineRule="auto"/>
              <w:jc w:val="center"/>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TOTAL POR BASE</w:t>
            </w:r>
          </w:p>
        </w:tc>
        <w:tc>
          <w:tcPr>
            <w:tcW w:w="1654" w:type="dxa"/>
          </w:tcPr>
          <w:p w14:paraId="255C445A"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r>
              <w:rPr>
                <w:rFonts w:asciiTheme="minorHAnsi" w:hAnsiTheme="minorHAnsi" w:cstheme="minorHAnsi"/>
                <w:color w:val="000000" w:themeColor="text1"/>
                <w:sz w:val="20"/>
                <w:szCs w:val="20"/>
              </w:rPr>
              <w:fldChar w:fldCharType="begin"/>
            </w:r>
            <w:r>
              <w:rPr>
                <w:rFonts w:asciiTheme="minorHAnsi" w:hAnsiTheme="minorHAnsi" w:cstheme="minorHAnsi"/>
                <w:color w:val="000000" w:themeColor="text1"/>
                <w:sz w:val="20"/>
                <w:szCs w:val="20"/>
              </w:rPr>
              <w:instrText xml:space="preserve"> =SUM(ABOVE)</w:instrText>
            </w:r>
            <w:r>
              <w:rPr>
                <w:rFonts w:asciiTheme="minorHAnsi" w:hAnsiTheme="minorHAnsi" w:cstheme="minorHAnsi"/>
                <w:color w:val="000000" w:themeColor="text1"/>
                <w:sz w:val="20"/>
                <w:szCs w:val="20"/>
              </w:rPr>
              <w:fldChar w:fldCharType="separate"/>
            </w:r>
            <w:r w:rsidR="00805C76">
              <w:rPr>
                <w:rFonts w:asciiTheme="minorHAnsi" w:hAnsiTheme="minorHAnsi" w:cstheme="minorHAnsi"/>
                <w:noProof/>
                <w:color w:val="000000" w:themeColor="text1"/>
                <w:sz w:val="20"/>
                <w:szCs w:val="20"/>
              </w:rPr>
              <w:t>89</w:t>
            </w:r>
            <w:r>
              <w:rPr>
                <w:rFonts w:asciiTheme="minorHAnsi" w:hAnsiTheme="minorHAnsi" w:cstheme="minorHAnsi"/>
                <w:color w:val="000000" w:themeColor="text1"/>
                <w:sz w:val="20"/>
                <w:szCs w:val="20"/>
              </w:rPr>
              <w:fldChar w:fldCharType="end"/>
            </w:r>
          </w:p>
        </w:tc>
        <w:tc>
          <w:tcPr>
            <w:tcW w:w="1359" w:type="dxa"/>
          </w:tcPr>
          <w:p w14:paraId="5FB7000B" w14:textId="77777777" w:rsidR="002150E8" w:rsidRPr="008E179E" w:rsidRDefault="002150E8" w:rsidP="007337FD">
            <w:pPr>
              <w:spacing w:after="0" w:line="360" w:lineRule="auto"/>
              <w:jc w:val="center"/>
              <w:rPr>
                <w:rFonts w:asciiTheme="minorHAnsi" w:eastAsia="Calibri" w:hAnsiTheme="minorHAnsi" w:cstheme="minorHAnsi"/>
                <w:color w:val="000000" w:themeColor="text1"/>
                <w:sz w:val="20"/>
                <w:szCs w:val="20"/>
              </w:rPr>
            </w:pPr>
            <w:r>
              <w:rPr>
                <w:rFonts w:asciiTheme="minorHAnsi" w:hAnsiTheme="minorHAnsi" w:cstheme="minorHAnsi"/>
                <w:color w:val="000000" w:themeColor="text1"/>
                <w:sz w:val="20"/>
                <w:szCs w:val="20"/>
              </w:rPr>
              <w:fldChar w:fldCharType="begin"/>
            </w:r>
            <w:r>
              <w:rPr>
                <w:rFonts w:asciiTheme="minorHAnsi" w:hAnsiTheme="minorHAnsi" w:cstheme="minorHAnsi"/>
                <w:color w:val="000000" w:themeColor="text1"/>
                <w:sz w:val="20"/>
                <w:szCs w:val="20"/>
              </w:rPr>
              <w:instrText xml:space="preserve"> =SUM(ABOVE)</w:instrText>
            </w:r>
            <w:r>
              <w:rPr>
                <w:rFonts w:asciiTheme="minorHAnsi" w:hAnsiTheme="minorHAnsi" w:cstheme="minorHAnsi"/>
                <w:color w:val="000000" w:themeColor="text1"/>
                <w:sz w:val="20"/>
                <w:szCs w:val="20"/>
              </w:rPr>
              <w:fldChar w:fldCharType="separate"/>
            </w:r>
            <w:r w:rsidR="00805C76">
              <w:rPr>
                <w:rFonts w:asciiTheme="minorHAnsi" w:hAnsiTheme="minorHAnsi" w:cstheme="minorHAnsi"/>
                <w:noProof/>
                <w:color w:val="000000" w:themeColor="text1"/>
                <w:sz w:val="20"/>
                <w:szCs w:val="20"/>
              </w:rPr>
              <w:t>84</w:t>
            </w:r>
            <w:r>
              <w:rPr>
                <w:rFonts w:asciiTheme="minorHAnsi" w:hAnsiTheme="minorHAnsi" w:cstheme="minorHAnsi"/>
                <w:color w:val="000000" w:themeColor="text1"/>
                <w:sz w:val="20"/>
                <w:szCs w:val="20"/>
              </w:rPr>
              <w:fldChar w:fldCharType="end"/>
            </w:r>
          </w:p>
        </w:tc>
        <w:tc>
          <w:tcPr>
            <w:tcW w:w="1242" w:type="dxa"/>
          </w:tcPr>
          <w:p w14:paraId="0A898D8D" w14:textId="77777777" w:rsidR="002150E8" w:rsidRPr="008E179E" w:rsidRDefault="002150E8" w:rsidP="007337FD">
            <w:pPr>
              <w:keepNext/>
              <w:spacing w:after="0" w:line="360" w:lineRule="auto"/>
              <w:jc w:val="center"/>
              <w:rPr>
                <w:rFonts w:asciiTheme="minorHAnsi" w:eastAsia="Calibri" w:hAnsiTheme="minorHAnsi" w:cstheme="minorHAnsi"/>
                <w:color w:val="000000" w:themeColor="text1"/>
                <w:sz w:val="20"/>
                <w:szCs w:val="20"/>
              </w:rPr>
            </w:pPr>
            <w:r>
              <w:rPr>
                <w:rFonts w:asciiTheme="minorHAnsi" w:hAnsiTheme="minorHAnsi" w:cstheme="minorHAnsi"/>
                <w:color w:val="000000" w:themeColor="text1"/>
                <w:sz w:val="20"/>
                <w:szCs w:val="20"/>
              </w:rPr>
              <w:fldChar w:fldCharType="begin"/>
            </w:r>
            <w:r>
              <w:rPr>
                <w:rFonts w:asciiTheme="minorHAnsi" w:hAnsiTheme="minorHAnsi" w:cstheme="minorHAnsi"/>
                <w:color w:val="000000" w:themeColor="text1"/>
                <w:sz w:val="20"/>
                <w:szCs w:val="20"/>
              </w:rPr>
              <w:instrText xml:space="preserve"> =SUM(ABOVE)</w:instrText>
            </w:r>
            <w:r>
              <w:rPr>
                <w:rFonts w:asciiTheme="minorHAnsi" w:hAnsiTheme="minorHAnsi" w:cstheme="minorHAnsi"/>
                <w:color w:val="000000" w:themeColor="text1"/>
                <w:sz w:val="20"/>
                <w:szCs w:val="20"/>
              </w:rPr>
              <w:fldChar w:fldCharType="separate"/>
            </w:r>
            <w:r w:rsidR="00805C76">
              <w:rPr>
                <w:rFonts w:asciiTheme="minorHAnsi" w:hAnsiTheme="minorHAnsi" w:cstheme="minorHAnsi"/>
                <w:noProof/>
                <w:color w:val="000000" w:themeColor="text1"/>
                <w:sz w:val="20"/>
                <w:szCs w:val="20"/>
              </w:rPr>
              <w:t>173</w:t>
            </w:r>
            <w:r>
              <w:rPr>
                <w:rFonts w:asciiTheme="minorHAnsi" w:hAnsiTheme="minorHAnsi" w:cstheme="minorHAnsi"/>
                <w:color w:val="000000" w:themeColor="text1"/>
                <w:sz w:val="20"/>
                <w:szCs w:val="20"/>
              </w:rPr>
              <w:fldChar w:fldCharType="end"/>
            </w:r>
          </w:p>
        </w:tc>
      </w:tr>
    </w:tbl>
    <w:p w14:paraId="022A9BE5" w14:textId="77777777" w:rsidR="002150E8" w:rsidRPr="008E179E" w:rsidRDefault="002150E8" w:rsidP="002150E8">
      <w:pPr>
        <w:spacing w:after="0" w:line="360" w:lineRule="auto"/>
        <w:jc w:val="center"/>
        <w:rPr>
          <w:rFonts w:asciiTheme="majorHAnsi" w:eastAsia="Times New Roman" w:hAnsiTheme="majorHAnsi" w:cstheme="majorHAnsi"/>
          <w:color w:val="000000" w:themeColor="text1"/>
          <w:sz w:val="16"/>
          <w:szCs w:val="16"/>
        </w:rPr>
      </w:pPr>
      <w:r>
        <w:rPr>
          <w:rFonts w:asciiTheme="majorHAnsi" w:eastAsia="Times New Roman" w:hAnsiTheme="majorHAnsi" w:cstheme="majorHAnsi"/>
          <w:color w:val="000000" w:themeColor="text1"/>
          <w:sz w:val="16"/>
          <w:szCs w:val="16"/>
        </w:rPr>
        <w:t>Fonte: Elaborado pelo autor (2026)</w:t>
      </w:r>
    </w:p>
    <w:p w14:paraId="37AB3FE3" w14:textId="77777777" w:rsidR="002150E8" w:rsidRPr="008E179E" w:rsidRDefault="002150E8" w:rsidP="002150E8">
      <w:pPr>
        <w:spacing w:after="0" w:line="360" w:lineRule="auto"/>
        <w:jc w:val="both"/>
        <w:rPr>
          <w:rFonts w:ascii="Times New Roman" w:eastAsia="Times New Roman" w:hAnsi="Times New Roman" w:cs="Times New Roman"/>
          <w:color w:val="000000" w:themeColor="text1"/>
          <w:sz w:val="16"/>
          <w:szCs w:val="16"/>
        </w:rPr>
      </w:pPr>
    </w:p>
    <w:p w14:paraId="3FBEBAF0" w14:textId="77777777" w:rsidR="00F51E16" w:rsidRPr="008E179E" w:rsidRDefault="00F51E16" w:rsidP="00F51E16">
      <w:pPr>
        <w:pStyle w:val="Legenda"/>
        <w:keepNext/>
        <w:jc w:val="center"/>
        <w:rPr>
          <w:rFonts w:asciiTheme="minorHAnsi" w:hAnsiTheme="minorHAnsi" w:cstheme="minorHAnsi"/>
          <w:color w:val="auto"/>
          <w:sz w:val="20"/>
          <w:szCs w:val="20"/>
        </w:rPr>
      </w:pPr>
      <w:bookmarkStart w:id="38" w:name="_Toc240362122"/>
      <w:r>
        <w:rPr>
          <w:rFonts w:asciiTheme="minorHAnsi" w:hAnsiTheme="minorHAnsi" w:cstheme="minorHAnsi"/>
          <w:color w:val="auto"/>
          <w:sz w:val="20"/>
          <w:szCs w:val="20"/>
        </w:rPr>
        <w:t xml:space="preserve">Figura </w:t>
      </w:r>
      <w:r>
        <w:rPr>
          <w:rFonts w:asciiTheme="minorHAnsi" w:hAnsiTheme="minorHAnsi" w:cstheme="minorHAnsi"/>
          <w:color w:val="auto"/>
          <w:sz w:val="20"/>
          <w:szCs w:val="20"/>
        </w:rPr>
        <w:fldChar w:fldCharType="begin"/>
      </w:r>
      <w:r>
        <w:rPr>
          <w:rFonts w:asciiTheme="minorHAnsi" w:hAnsiTheme="minorHAnsi" w:cstheme="minorHAnsi"/>
          <w:color w:val="auto"/>
          <w:sz w:val="20"/>
          <w:szCs w:val="20"/>
        </w:rPr>
        <w:instrText xml:space="preserve"> SEQ Figura \* ARABIC </w:instrText>
      </w:r>
      <w:r>
        <w:rPr>
          <w:rFonts w:asciiTheme="minorHAnsi" w:hAnsiTheme="minorHAnsi" w:cstheme="minorHAnsi"/>
          <w:color w:val="auto"/>
          <w:sz w:val="20"/>
          <w:szCs w:val="20"/>
        </w:rPr>
        <w:fldChar w:fldCharType="separate"/>
      </w:r>
      <w:r w:rsidR="00805C76">
        <w:rPr>
          <w:rFonts w:asciiTheme="minorHAnsi" w:hAnsiTheme="minorHAnsi" w:cstheme="minorHAnsi"/>
          <w:noProof/>
          <w:color w:val="auto"/>
          <w:sz w:val="20"/>
          <w:szCs w:val="20"/>
        </w:rPr>
        <w:t>1</w:t>
      </w:r>
      <w:r>
        <w:rPr>
          <w:rFonts w:asciiTheme="minorHAnsi" w:hAnsiTheme="minorHAnsi" w:cstheme="minorHAnsi"/>
          <w:color w:val="auto"/>
          <w:sz w:val="20"/>
          <w:szCs w:val="20"/>
        </w:rPr>
        <w:fldChar w:fldCharType="end"/>
      </w:r>
      <w:r>
        <w:rPr>
          <w:rFonts w:asciiTheme="minorHAnsi" w:hAnsiTheme="minorHAnsi" w:cstheme="minorHAnsi"/>
          <w:color w:val="auto"/>
          <w:sz w:val="20"/>
          <w:szCs w:val="20"/>
        </w:rPr>
        <w:t xml:space="preserve"> - Fluxograma PRISMA</w:t>
      </w:r>
      <w:bookmarkEnd w:id="38"/>
    </w:p>
    <w:p w14:paraId="13166102" w14:textId="77777777" w:rsidR="002150E8" w:rsidRPr="008E179E" w:rsidRDefault="002150E8" w:rsidP="002150E8">
      <w:pPr>
        <w:spacing w:after="0" w:line="360" w:lineRule="auto"/>
        <w:ind w:hanging="993"/>
        <w:rPr>
          <w:rFonts w:ascii="Times New Roman" w:eastAsia="Times New Roman" w:hAnsi="Times New Roman" w:cs="Times New Roman"/>
          <w:color w:val="000000" w:themeColor="text1"/>
          <w:sz w:val="16"/>
          <w:szCs w:val="16"/>
        </w:rPr>
        <w:sectPr w:rsidR="002150E8" w:rsidRPr="008E179E" w:rsidSect="00E36651">
          <w:headerReference w:type="default" r:id="rId14"/>
          <w:headerReference w:type="first" r:id="rId15"/>
          <w:pgSz w:w="11906" w:h="16838"/>
          <w:pgMar w:top="1134" w:right="1701" w:bottom="1418" w:left="1701" w:header="709" w:footer="0" w:gutter="0"/>
          <w:cols w:space="720"/>
          <w:formProt w:val="0"/>
          <w:docGrid w:linePitch="299" w:charSpace="4096"/>
        </w:sectPr>
      </w:pPr>
      <w:r>
        <w:rPr>
          <w:noProof/>
          <w:color w:val="000000" w:themeColor="text1"/>
        </w:rPr>
        <w:drawing>
          <wp:inline distT="0" distB="0" distL="0" distR="0" wp14:anchorId="1222D8DC" wp14:editId="5DE633E1">
            <wp:extent cx="6598285" cy="6800850"/>
            <wp:effectExtent l="0" t="0" r="0" b="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pic:cNvPicPr>
                      <a:picLocks noChangeAspect="1" noChangeArrowheads="1"/>
                    </pic:cNvPicPr>
                  </pic:nvPicPr>
                  <pic:blipFill>
                    <a:blip r:embed="rId16"/>
                    <a:stretch>
                      <a:fillRect/>
                    </a:stretch>
                  </pic:blipFill>
                  <pic:spPr bwMode="auto">
                    <a:xfrm>
                      <a:off x="0" y="0"/>
                      <a:ext cx="6598285" cy="6800850"/>
                    </a:xfrm>
                    <a:prstGeom prst="rect">
                      <a:avLst/>
                    </a:prstGeom>
                  </pic:spPr>
                </pic:pic>
              </a:graphicData>
            </a:graphic>
          </wp:inline>
        </w:drawing>
      </w:r>
    </w:p>
    <w:p w14:paraId="5C9438B5" w14:textId="77777777" w:rsidR="002150E8" w:rsidRPr="008E179E" w:rsidRDefault="002150E8" w:rsidP="002150E8">
      <w:pPr>
        <w:pStyle w:val="Ttulo2"/>
        <w:spacing w:before="0" w:after="0" w:line="360" w:lineRule="auto"/>
        <w:rPr>
          <w:rFonts w:ascii="Times New Roman" w:eastAsia="Times New Roman" w:hAnsi="Times New Roman" w:cs="Times New Roman"/>
          <w:b/>
          <w:bCs/>
          <w:color w:val="000000" w:themeColor="text1"/>
          <w:sz w:val="28"/>
          <w:szCs w:val="28"/>
        </w:rPr>
      </w:pPr>
      <w:bookmarkStart w:id="39" w:name="_Toc242269120"/>
      <w:bookmarkStart w:id="40" w:name="_Toc242269199"/>
      <w:bookmarkStart w:id="41" w:name="_Toc242269280"/>
      <w:r>
        <w:rPr>
          <w:rFonts w:ascii="Times New Roman" w:eastAsia="Times New Roman" w:hAnsi="Times New Roman" w:cs="Times New Roman"/>
          <w:b/>
          <w:bCs/>
          <w:color w:val="000000" w:themeColor="text1"/>
          <w:sz w:val="28"/>
          <w:szCs w:val="28"/>
        </w:rPr>
        <w:t>2.3 Critérios de inclusão e exclusão</w:t>
      </w:r>
      <w:bookmarkEnd w:id="39"/>
      <w:bookmarkEnd w:id="40"/>
      <w:bookmarkEnd w:id="41"/>
    </w:p>
    <w:p w14:paraId="3D504D53" w14:textId="77777777" w:rsidR="002150E8" w:rsidRPr="008E179E" w:rsidRDefault="002150E8" w:rsidP="002150E8">
      <w:pPr>
        <w:pStyle w:val="Ttulo3"/>
        <w:spacing w:before="0" w:after="0" w:line="360" w:lineRule="auto"/>
        <w:rPr>
          <w:rFonts w:ascii="Times New Roman" w:eastAsia="Times New Roman" w:hAnsi="Times New Roman" w:cs="Times New Roman"/>
          <w:color w:val="000000" w:themeColor="text1"/>
        </w:rPr>
      </w:pPr>
      <w:bookmarkStart w:id="42" w:name="_Toc242269121"/>
      <w:bookmarkStart w:id="43" w:name="_Toc242269200"/>
      <w:bookmarkStart w:id="44" w:name="_Toc242269281"/>
      <w:r>
        <w:rPr>
          <w:rFonts w:ascii="Times New Roman" w:eastAsia="Times New Roman" w:hAnsi="Times New Roman" w:cs="Times New Roman"/>
          <w:color w:val="000000" w:themeColor="text1"/>
        </w:rPr>
        <w:t>2.3.1 Critérios de inclusão</w:t>
      </w:r>
      <w:bookmarkEnd w:id="42"/>
      <w:bookmarkEnd w:id="43"/>
      <w:bookmarkEnd w:id="44"/>
    </w:p>
    <w:p w14:paraId="4CB32D43" w14:textId="77777777" w:rsidR="002150E8" w:rsidRPr="008E179E" w:rsidRDefault="002150E8" w:rsidP="002150E8">
      <w:pPr>
        <w:pStyle w:val="PargrafodaLista"/>
        <w:numPr>
          <w:ilvl w:val="0"/>
          <w:numId w:val="3"/>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Artigos publicados em periódicos revisados por pares nas bases </w:t>
      </w:r>
      <w:r>
        <w:rPr>
          <w:rFonts w:ascii="Times New Roman" w:eastAsia="Times New Roman" w:hAnsi="Times New Roman" w:cs="Times New Roman"/>
          <w:i/>
          <w:color w:val="000000" w:themeColor="text1"/>
          <w:sz w:val="24"/>
          <w:szCs w:val="24"/>
        </w:rPr>
        <w:t>Scopus</w:t>
      </w:r>
      <w:r>
        <w:rPr>
          <w:rFonts w:ascii="Times New Roman" w:eastAsia="Times New Roman" w:hAnsi="Times New Roman" w:cs="Times New Roman"/>
          <w:color w:val="000000" w:themeColor="text1"/>
          <w:sz w:val="24"/>
          <w:szCs w:val="24"/>
        </w:rPr>
        <w:t xml:space="preserve"> ou </w:t>
      </w:r>
      <w:r>
        <w:rPr>
          <w:rFonts w:ascii="Times New Roman" w:eastAsia="Times New Roman" w:hAnsi="Times New Roman" w:cs="Times New Roman"/>
          <w:i/>
          <w:color w:val="000000" w:themeColor="text1"/>
          <w:sz w:val="24"/>
          <w:szCs w:val="24"/>
        </w:rPr>
        <w:t xml:space="preserve">Web </w:t>
      </w:r>
      <w:proofErr w:type="spellStart"/>
      <w:r>
        <w:rPr>
          <w:rFonts w:ascii="Times New Roman" w:eastAsia="Times New Roman" w:hAnsi="Times New Roman" w:cs="Times New Roman"/>
          <w:i/>
          <w:color w:val="000000" w:themeColor="text1"/>
          <w:sz w:val="24"/>
          <w:szCs w:val="24"/>
        </w:rPr>
        <w:t>of</w:t>
      </w:r>
      <w:proofErr w:type="spellEnd"/>
      <w:r>
        <w:rPr>
          <w:rFonts w:ascii="Times New Roman" w:eastAsia="Times New Roman" w:hAnsi="Times New Roman" w:cs="Times New Roman"/>
          <w:i/>
          <w:color w:val="000000" w:themeColor="text1"/>
          <w:sz w:val="24"/>
          <w:szCs w:val="24"/>
        </w:rPr>
        <w:t xml:space="preserve"> Science</w:t>
      </w:r>
      <w:r>
        <w:rPr>
          <w:rFonts w:ascii="Times New Roman" w:eastAsia="Times New Roman" w:hAnsi="Times New Roman" w:cs="Times New Roman"/>
          <w:color w:val="000000" w:themeColor="text1"/>
          <w:sz w:val="24"/>
          <w:szCs w:val="24"/>
        </w:rPr>
        <w:t>.</w:t>
      </w:r>
    </w:p>
    <w:p w14:paraId="10DC4174" w14:textId="77777777" w:rsidR="002150E8" w:rsidRPr="008E179E" w:rsidRDefault="002150E8" w:rsidP="002150E8">
      <w:pPr>
        <w:pStyle w:val="PargrafodaLista"/>
        <w:numPr>
          <w:ilvl w:val="0"/>
          <w:numId w:val="3"/>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Publicações entre 2021 e 2026, admitindo obras seminais anteriores apenas quando estritamente necessárias à fundamentação teórica.</w:t>
      </w:r>
    </w:p>
    <w:p w14:paraId="6CC7B802" w14:textId="77777777" w:rsidR="002150E8" w:rsidRPr="008E179E" w:rsidRDefault="002150E8" w:rsidP="002150E8">
      <w:pPr>
        <w:pStyle w:val="PargrafodaLista"/>
        <w:numPr>
          <w:ilvl w:val="0"/>
          <w:numId w:val="3"/>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Texto em inglês, com resumo disponível na base consultada.</w:t>
      </w:r>
    </w:p>
    <w:p w14:paraId="44EB1FC2" w14:textId="77777777" w:rsidR="002150E8" w:rsidRPr="008E179E" w:rsidRDefault="002150E8" w:rsidP="002150E8">
      <w:pPr>
        <w:pStyle w:val="PargrafodaLista"/>
        <w:numPr>
          <w:ilvl w:val="0"/>
          <w:numId w:val="3"/>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Relação direta com pelo menos um dos cinco eixos temáticos: (i)</w:t>
      </w:r>
      <w:r>
        <w:rPr>
          <w:rFonts w:ascii="Times New Roman" w:eastAsia="Times New Roman" w:hAnsi="Times New Roman" w:cs="Times New Roman"/>
          <w:i/>
          <w:color w:val="000000" w:themeColor="text1"/>
          <w:sz w:val="24"/>
          <w:szCs w:val="24"/>
        </w:rPr>
        <w:t xml:space="preserve"> frameworks</w:t>
      </w:r>
      <w:r>
        <w:rPr>
          <w:rFonts w:ascii="Times New Roman" w:eastAsia="Times New Roman" w:hAnsi="Times New Roman" w:cs="Times New Roman"/>
          <w:color w:val="000000" w:themeColor="text1"/>
          <w:sz w:val="24"/>
          <w:szCs w:val="24"/>
        </w:rPr>
        <w:t xml:space="preserve"> de viabilidade em aquicultura e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w:t>
      </w:r>
      <w:proofErr w:type="spellStart"/>
      <w:r>
        <w:rPr>
          <w:rFonts w:ascii="Times New Roman" w:eastAsia="Times New Roman" w:hAnsi="Times New Roman" w:cs="Times New Roman"/>
          <w:color w:val="000000" w:themeColor="text1"/>
          <w:sz w:val="24"/>
          <w:szCs w:val="24"/>
        </w:rPr>
        <w:t>ii</w:t>
      </w:r>
      <w:proofErr w:type="spellEnd"/>
      <w:r>
        <w:rPr>
          <w:rFonts w:ascii="Times New Roman" w:eastAsia="Times New Roman" w:hAnsi="Times New Roman" w:cs="Times New Roman"/>
          <w:color w:val="000000" w:themeColor="text1"/>
          <w:sz w:val="24"/>
          <w:szCs w:val="24"/>
        </w:rPr>
        <w:t>) Integração, Lean e Sustentabilidade Ambiental e Cadeias de Suprimentos, (</w:t>
      </w:r>
      <w:proofErr w:type="spellStart"/>
      <w:r>
        <w:rPr>
          <w:rFonts w:ascii="Times New Roman" w:eastAsia="Times New Roman" w:hAnsi="Times New Roman" w:cs="Times New Roman"/>
          <w:color w:val="000000" w:themeColor="text1"/>
          <w:sz w:val="24"/>
          <w:szCs w:val="24"/>
        </w:rPr>
        <w:t>iii</w:t>
      </w:r>
      <w:proofErr w:type="spellEnd"/>
      <w:r>
        <w:rPr>
          <w:rFonts w:ascii="Times New Roman" w:eastAsia="Times New Roman" w:hAnsi="Times New Roman" w:cs="Times New Roman"/>
          <w:color w:val="000000" w:themeColor="text1"/>
          <w:sz w:val="24"/>
          <w:szCs w:val="24"/>
        </w:rPr>
        <w:t xml:space="preserve">) desempenho ESG, RSC e engajamento de </w:t>
      </w:r>
      <w:r>
        <w:rPr>
          <w:rFonts w:ascii="Times New Roman" w:eastAsia="Times New Roman" w:hAnsi="Times New Roman" w:cs="Times New Roman"/>
          <w:i/>
          <w:color w:val="000000" w:themeColor="text1"/>
          <w:sz w:val="24"/>
          <w:szCs w:val="24"/>
        </w:rPr>
        <w:t>stakeholders</w:t>
      </w:r>
      <w:r>
        <w:rPr>
          <w:rFonts w:ascii="Times New Roman" w:eastAsia="Times New Roman" w:hAnsi="Times New Roman" w:cs="Times New Roman"/>
          <w:color w:val="000000" w:themeColor="text1"/>
          <w:sz w:val="24"/>
          <w:szCs w:val="24"/>
        </w:rPr>
        <w:t>.</w:t>
      </w:r>
    </w:p>
    <w:p w14:paraId="0B2E3936" w14:textId="77777777" w:rsidR="002150E8" w:rsidRPr="008E179E" w:rsidRDefault="002150E8" w:rsidP="002150E8">
      <w:pPr>
        <w:pStyle w:val="PargrafodaLista"/>
        <w:numPr>
          <w:ilvl w:val="0"/>
          <w:numId w:val="3"/>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Contribuição explícita para a compreensão de práticas </w:t>
      </w:r>
      <w:r>
        <w:rPr>
          <w:rFonts w:ascii="Times New Roman" w:eastAsia="Times New Roman" w:hAnsi="Times New Roman" w:cs="Times New Roman"/>
          <w:i/>
          <w:color w:val="000000" w:themeColor="text1"/>
          <w:sz w:val="24"/>
          <w:szCs w:val="24"/>
        </w:rPr>
        <w:t>Lean-Green</w:t>
      </w:r>
      <w:r>
        <w:rPr>
          <w:rFonts w:ascii="Times New Roman" w:eastAsia="Times New Roman" w:hAnsi="Times New Roman" w:cs="Times New Roman"/>
          <w:color w:val="000000" w:themeColor="text1"/>
          <w:sz w:val="24"/>
          <w:szCs w:val="24"/>
        </w:rPr>
        <w:t xml:space="preserve">, ESG ou avaliação de viabilidade aplicadas a cadeias produtivas, sustentabilidade ou aquicultura, em nível conceitual, empírico ou de proposta de </w:t>
      </w:r>
      <w:r>
        <w:rPr>
          <w:rFonts w:ascii="Times New Roman" w:eastAsia="Times New Roman" w:hAnsi="Times New Roman" w:cs="Times New Roman"/>
          <w:i/>
          <w:iCs/>
          <w:color w:val="000000" w:themeColor="text1"/>
          <w:sz w:val="24"/>
          <w:szCs w:val="24"/>
        </w:rPr>
        <w:t>framework.</w:t>
      </w:r>
    </w:p>
    <w:p w14:paraId="07557708" w14:textId="77777777" w:rsidR="002150E8" w:rsidRPr="008E179E" w:rsidRDefault="002150E8" w:rsidP="002150E8">
      <w:pPr>
        <w:pStyle w:val="Ttulo3"/>
        <w:spacing w:before="0" w:after="0" w:line="360" w:lineRule="auto"/>
        <w:rPr>
          <w:rFonts w:ascii="Times New Roman" w:eastAsia="Times New Roman" w:hAnsi="Times New Roman" w:cs="Times New Roman"/>
          <w:color w:val="000000" w:themeColor="text1"/>
        </w:rPr>
      </w:pPr>
      <w:bookmarkStart w:id="45" w:name="_Toc242269122"/>
      <w:bookmarkStart w:id="46" w:name="_Toc242269201"/>
      <w:bookmarkStart w:id="47" w:name="_Toc242269282"/>
      <w:r>
        <w:rPr>
          <w:rFonts w:ascii="Times New Roman" w:eastAsia="Times New Roman" w:hAnsi="Times New Roman" w:cs="Times New Roman"/>
          <w:color w:val="000000" w:themeColor="text1"/>
        </w:rPr>
        <w:t>2.3.2 Critérios de exclusão</w:t>
      </w:r>
      <w:bookmarkEnd w:id="45"/>
      <w:bookmarkEnd w:id="46"/>
      <w:bookmarkEnd w:id="47"/>
    </w:p>
    <w:p w14:paraId="74C41A09" w14:textId="77777777" w:rsidR="002150E8" w:rsidRPr="008E179E" w:rsidRDefault="002150E8" w:rsidP="002150E8">
      <w:pPr>
        <w:pStyle w:val="PargrafodaLista"/>
        <w:numPr>
          <w:ilvl w:val="0"/>
          <w:numId w:val="4"/>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Artigos duplicados entre bases, mantendo</w:t>
      </w:r>
      <w:r>
        <w:rPr>
          <w:rFonts w:ascii="Times New Roman" w:eastAsia="Times New Roman" w:hAnsi="Times New Roman" w:cs="Times New Roman"/>
          <w:color w:val="000000" w:themeColor="text1"/>
          <w:sz w:val="24"/>
          <w:szCs w:val="24"/>
        </w:rPr>
        <w:noBreakHyphen/>
        <w:t>se apenas um registro por estudo.</w:t>
      </w:r>
    </w:p>
    <w:p w14:paraId="2227CAF3" w14:textId="77777777" w:rsidR="002150E8" w:rsidRPr="008E179E" w:rsidRDefault="002150E8" w:rsidP="002150E8">
      <w:pPr>
        <w:pStyle w:val="PargrafodaLista"/>
        <w:numPr>
          <w:ilvl w:val="0"/>
          <w:numId w:val="4"/>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Trabalhos sem texto completo acessível ou pagos.</w:t>
      </w:r>
    </w:p>
    <w:p w14:paraId="6BA19388" w14:textId="77777777" w:rsidR="002150E8" w:rsidRPr="008E179E" w:rsidRDefault="002150E8" w:rsidP="002150E8">
      <w:pPr>
        <w:pStyle w:val="PargrafodaLista"/>
        <w:numPr>
          <w:ilvl w:val="0"/>
          <w:numId w:val="4"/>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Estudos cujo foco principal esteja fora dos três eixos temáticos definidos</w:t>
      </w:r>
    </w:p>
    <w:p w14:paraId="30A5BEA5" w14:textId="77777777" w:rsidR="002150E8" w:rsidRPr="008E179E" w:rsidRDefault="002150E8" w:rsidP="002150E8">
      <w:pPr>
        <w:pStyle w:val="PargrafodaLista"/>
        <w:numPr>
          <w:ilvl w:val="0"/>
          <w:numId w:val="4"/>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Livros, capítulos, normas técnicas, legislação e relatórios institucionais, que são tratados em seção específica da revisão bibliográfica complementar, e não no corpus da RSL.</w:t>
      </w:r>
    </w:p>
    <w:p w14:paraId="618F8BB1" w14:textId="77777777" w:rsidR="002150E8" w:rsidRPr="006F6FEA" w:rsidRDefault="002150E8" w:rsidP="002150E8">
      <w:pPr>
        <w:pStyle w:val="PargrafodaLista"/>
        <w:numPr>
          <w:ilvl w:val="0"/>
          <w:numId w:val="4"/>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Publicações em idiomas diferentes do inglês ou fora do recorte temporal.</w:t>
      </w:r>
    </w:p>
    <w:p w14:paraId="5AEEF7A4" w14:textId="77777777" w:rsidR="002150E8" w:rsidRPr="008E179E" w:rsidRDefault="002150E8" w:rsidP="002150E8">
      <w:pPr>
        <w:spacing w:after="0" w:line="360" w:lineRule="auto"/>
        <w:rPr>
          <w:color w:val="000000" w:themeColor="text1"/>
        </w:rPr>
      </w:pPr>
    </w:p>
    <w:p w14:paraId="1C9F2F77" w14:textId="77777777" w:rsidR="002150E8" w:rsidRPr="008E179E" w:rsidRDefault="002150E8" w:rsidP="002150E8">
      <w:pPr>
        <w:pStyle w:val="Legenda"/>
        <w:keepNext/>
        <w:spacing w:after="0" w:line="360" w:lineRule="auto"/>
        <w:jc w:val="center"/>
        <w:rPr>
          <w:rFonts w:ascii="Calibri" w:hAnsi="Calibri" w:cs="Calibri"/>
          <w:color w:val="000000" w:themeColor="text1"/>
          <w:sz w:val="20"/>
          <w:szCs w:val="20"/>
        </w:rPr>
      </w:pPr>
      <w:bookmarkStart w:id="48" w:name="_Toc227172623"/>
      <w:r>
        <w:rPr>
          <w:rFonts w:ascii="Calibri" w:hAnsi="Calibri" w:cs="Calibri"/>
          <w:color w:val="000000" w:themeColor="text1"/>
          <w:sz w:val="20"/>
          <w:szCs w:val="20"/>
        </w:rPr>
        <w:t xml:space="preserve">Quadro </w:t>
      </w:r>
      <w:r>
        <w:rPr>
          <w:rFonts w:ascii="Calibri" w:hAnsi="Calibri" w:cs="Calibri"/>
          <w:color w:val="000000" w:themeColor="text1"/>
          <w:sz w:val="20"/>
          <w:szCs w:val="20"/>
        </w:rPr>
        <w:fldChar w:fldCharType="begin"/>
      </w:r>
      <w:r>
        <w:rPr>
          <w:rFonts w:ascii="Calibri" w:hAnsi="Calibri" w:cs="Calibri"/>
          <w:color w:val="000000" w:themeColor="text1"/>
          <w:sz w:val="20"/>
          <w:szCs w:val="20"/>
        </w:rPr>
        <w:instrText xml:space="preserve"> SEQ Quadro \* ARABIC </w:instrText>
      </w:r>
      <w:r>
        <w:rPr>
          <w:rFonts w:ascii="Calibri" w:hAnsi="Calibri" w:cs="Calibri"/>
          <w:color w:val="000000" w:themeColor="text1"/>
          <w:sz w:val="20"/>
          <w:szCs w:val="20"/>
        </w:rPr>
        <w:fldChar w:fldCharType="separate"/>
      </w:r>
      <w:r w:rsidR="00805C76">
        <w:rPr>
          <w:rFonts w:ascii="Calibri" w:hAnsi="Calibri" w:cs="Calibri"/>
          <w:noProof/>
          <w:color w:val="000000" w:themeColor="text1"/>
          <w:sz w:val="20"/>
          <w:szCs w:val="20"/>
        </w:rPr>
        <w:t>1</w:t>
      </w:r>
      <w:r>
        <w:rPr>
          <w:rFonts w:ascii="Calibri" w:hAnsi="Calibri" w:cs="Calibri"/>
          <w:color w:val="000000" w:themeColor="text1"/>
          <w:sz w:val="20"/>
          <w:szCs w:val="20"/>
        </w:rPr>
        <w:fldChar w:fldCharType="end"/>
      </w:r>
      <w:r>
        <w:rPr>
          <w:rFonts w:ascii="Calibri" w:hAnsi="Calibri" w:cs="Calibri"/>
          <w:color w:val="000000" w:themeColor="text1"/>
          <w:sz w:val="20"/>
          <w:szCs w:val="20"/>
        </w:rPr>
        <w:t xml:space="preserve"> - Fluxo de seleção PRISMA</w:t>
      </w:r>
      <w:bookmarkEnd w:id="48"/>
    </w:p>
    <w:tbl>
      <w:tblPr>
        <w:tblStyle w:val="9"/>
        <w:tblW w:w="6802" w:type="dxa"/>
        <w:jc w:val="center"/>
        <w:tblInd w:w="0" w:type="dxa"/>
        <w:tblLayout w:type="fixed"/>
        <w:tblCellMar>
          <w:top w:w="40" w:type="dxa"/>
          <w:left w:w="80" w:type="dxa"/>
          <w:bottom w:w="40" w:type="dxa"/>
          <w:right w:w="80" w:type="dxa"/>
        </w:tblCellMar>
        <w:tblLook w:val="0400" w:firstRow="0" w:lastRow="0" w:firstColumn="0" w:lastColumn="0" w:noHBand="0" w:noVBand="1"/>
      </w:tblPr>
      <w:tblGrid>
        <w:gridCol w:w="2999"/>
        <w:gridCol w:w="3803"/>
      </w:tblGrid>
      <w:tr w:rsidR="002150E8" w:rsidRPr="008E179E" w14:paraId="471310C0" w14:textId="77777777" w:rsidTr="007337FD">
        <w:trPr>
          <w:trHeight w:val="719"/>
          <w:jc w:val="center"/>
        </w:trPr>
        <w:tc>
          <w:tcPr>
            <w:tcW w:w="299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1EC9663" w14:textId="77777777" w:rsidR="002150E8" w:rsidRPr="008E179E" w:rsidRDefault="002150E8" w:rsidP="007337FD">
            <w:pPr>
              <w:spacing w:after="0" w:line="360" w:lineRule="auto"/>
              <w:jc w:val="both"/>
              <w:rPr>
                <w:rFonts w:ascii="Calibri" w:eastAsia="Calibri" w:hAnsi="Calibri" w:cs="Calibri"/>
                <w:b/>
                <w:color w:val="000000" w:themeColor="text1"/>
                <w:sz w:val="16"/>
                <w:szCs w:val="16"/>
              </w:rPr>
            </w:pPr>
            <w:r>
              <w:rPr>
                <w:rFonts w:ascii="Calibri" w:eastAsia="Calibri" w:hAnsi="Calibri" w:cs="Calibri"/>
                <w:b/>
                <w:color w:val="000000" w:themeColor="text1"/>
                <w:sz w:val="16"/>
                <w:szCs w:val="16"/>
              </w:rPr>
              <w:t>IDENTIFICAÇÃO</w:t>
            </w:r>
          </w:p>
        </w:tc>
        <w:tc>
          <w:tcPr>
            <w:tcW w:w="3802" w:type="dxa"/>
            <w:tcBorders>
              <w:top w:val="single" w:sz="4" w:space="0" w:color="999999"/>
              <w:left w:val="single" w:sz="4" w:space="0" w:color="999999"/>
              <w:bottom w:val="single" w:sz="4" w:space="0" w:color="999999"/>
              <w:right w:val="single" w:sz="4" w:space="0" w:color="999999"/>
            </w:tcBorders>
            <w:vAlign w:val="center"/>
          </w:tcPr>
          <w:p w14:paraId="0C52299D"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Registros identificados nas buscas: (</w:t>
            </w:r>
            <w:r>
              <w:rPr>
                <w:rFonts w:ascii="Calibri" w:eastAsia="Calibri" w:hAnsi="Calibri" w:cs="Calibri"/>
                <w:i/>
                <w:iCs/>
                <w:color w:val="000000" w:themeColor="text1"/>
                <w:sz w:val="16"/>
                <w:szCs w:val="16"/>
              </w:rPr>
              <w:t xml:space="preserve">Scopus + Web </w:t>
            </w:r>
            <w:proofErr w:type="spellStart"/>
            <w:r>
              <w:rPr>
                <w:rFonts w:ascii="Calibri" w:eastAsia="Calibri" w:hAnsi="Calibri" w:cs="Calibri"/>
                <w:i/>
                <w:iCs/>
                <w:color w:val="000000" w:themeColor="text1"/>
                <w:sz w:val="16"/>
                <w:szCs w:val="16"/>
              </w:rPr>
              <w:t>of</w:t>
            </w:r>
            <w:proofErr w:type="spellEnd"/>
            <w:r>
              <w:rPr>
                <w:rFonts w:ascii="Calibri" w:eastAsia="Calibri" w:hAnsi="Calibri" w:cs="Calibri"/>
                <w:i/>
                <w:iCs/>
                <w:color w:val="000000" w:themeColor="text1"/>
                <w:sz w:val="16"/>
                <w:szCs w:val="16"/>
              </w:rPr>
              <w:t xml:space="preserve"> Science</w:t>
            </w:r>
            <w:r>
              <w:rPr>
                <w:rFonts w:ascii="Calibri" w:eastAsia="Calibri" w:hAnsi="Calibri" w:cs="Calibri"/>
                <w:color w:val="000000" w:themeColor="text1"/>
                <w:sz w:val="16"/>
                <w:szCs w:val="16"/>
              </w:rPr>
              <w:t>) 173</w:t>
            </w:r>
          </w:p>
        </w:tc>
      </w:tr>
      <w:tr w:rsidR="002150E8" w:rsidRPr="008E179E" w14:paraId="38B90208" w14:textId="77777777" w:rsidTr="007337FD">
        <w:trPr>
          <w:trHeight w:val="775"/>
          <w:jc w:val="center"/>
        </w:trPr>
        <w:tc>
          <w:tcPr>
            <w:tcW w:w="299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41766FBD" w14:textId="77777777" w:rsidR="002150E8" w:rsidRPr="008E179E" w:rsidRDefault="002150E8" w:rsidP="007337FD">
            <w:pPr>
              <w:spacing w:after="0" w:line="360" w:lineRule="auto"/>
              <w:jc w:val="both"/>
              <w:rPr>
                <w:rFonts w:ascii="Calibri" w:eastAsia="Calibri" w:hAnsi="Calibri" w:cs="Calibri"/>
                <w:b/>
                <w:color w:val="000000" w:themeColor="text1"/>
                <w:sz w:val="16"/>
                <w:szCs w:val="16"/>
              </w:rPr>
            </w:pPr>
            <w:r>
              <w:rPr>
                <w:rFonts w:ascii="Calibri" w:eastAsia="Calibri" w:hAnsi="Calibri" w:cs="Calibri"/>
                <w:b/>
                <w:color w:val="000000" w:themeColor="text1"/>
                <w:sz w:val="16"/>
                <w:szCs w:val="16"/>
              </w:rPr>
              <w:t>REMOÇÃO DE DUPLICATAS</w:t>
            </w:r>
          </w:p>
        </w:tc>
        <w:tc>
          <w:tcPr>
            <w:tcW w:w="3802" w:type="dxa"/>
            <w:tcBorders>
              <w:top w:val="single" w:sz="4" w:space="0" w:color="999999"/>
              <w:left w:val="single" w:sz="4" w:space="0" w:color="999999"/>
              <w:bottom w:val="single" w:sz="4" w:space="0" w:color="999999"/>
              <w:right w:val="single" w:sz="4" w:space="0" w:color="999999"/>
            </w:tcBorders>
            <w:vAlign w:val="center"/>
          </w:tcPr>
          <w:p w14:paraId="77A98544"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Artigos únicos após remoção de duplicatas:  128</w:t>
            </w:r>
          </w:p>
          <w:p w14:paraId="3D6A7937"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Duplicatas removidas: 45</w:t>
            </w:r>
          </w:p>
        </w:tc>
      </w:tr>
      <w:tr w:rsidR="002150E8" w:rsidRPr="008E179E" w14:paraId="154D68E5" w14:textId="77777777" w:rsidTr="007337FD">
        <w:trPr>
          <w:jc w:val="center"/>
        </w:trPr>
        <w:tc>
          <w:tcPr>
            <w:tcW w:w="299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C8FB896" w14:textId="77777777" w:rsidR="002150E8" w:rsidRPr="008E179E" w:rsidRDefault="002150E8" w:rsidP="007337FD">
            <w:pPr>
              <w:spacing w:after="0" w:line="360" w:lineRule="auto"/>
              <w:jc w:val="both"/>
              <w:rPr>
                <w:rFonts w:ascii="Calibri" w:eastAsia="Calibri" w:hAnsi="Calibri" w:cs="Calibri"/>
                <w:b/>
                <w:color w:val="000000" w:themeColor="text1"/>
                <w:sz w:val="16"/>
                <w:szCs w:val="16"/>
              </w:rPr>
            </w:pPr>
            <w:r>
              <w:rPr>
                <w:rFonts w:ascii="Calibri" w:eastAsia="Calibri" w:hAnsi="Calibri" w:cs="Calibri"/>
                <w:b/>
                <w:color w:val="000000" w:themeColor="text1"/>
                <w:sz w:val="16"/>
                <w:szCs w:val="16"/>
              </w:rPr>
              <w:t>TRIAGEM POR TÍTULO</w:t>
            </w:r>
          </w:p>
        </w:tc>
        <w:tc>
          <w:tcPr>
            <w:tcW w:w="3802" w:type="dxa"/>
            <w:tcBorders>
              <w:top w:val="single" w:sz="4" w:space="0" w:color="999999"/>
              <w:left w:val="single" w:sz="4" w:space="0" w:color="999999"/>
              <w:bottom w:val="single" w:sz="4" w:space="0" w:color="999999"/>
              <w:right w:val="single" w:sz="4" w:space="0" w:color="999999"/>
            </w:tcBorders>
            <w:vAlign w:val="center"/>
          </w:tcPr>
          <w:p w14:paraId="20A91781"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 xml:space="preserve"> Artigos avaliados por título: 128</w:t>
            </w:r>
          </w:p>
          <w:p w14:paraId="11F76E82"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Excluídos por título fora de escopo:  85</w:t>
            </w:r>
          </w:p>
          <w:p w14:paraId="5C571F02"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Artigos para leitura de resumo: 43</w:t>
            </w:r>
          </w:p>
        </w:tc>
      </w:tr>
      <w:tr w:rsidR="002150E8" w:rsidRPr="008E179E" w14:paraId="7585B207" w14:textId="77777777" w:rsidTr="007337FD">
        <w:trPr>
          <w:jc w:val="center"/>
        </w:trPr>
        <w:tc>
          <w:tcPr>
            <w:tcW w:w="299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55BDD283" w14:textId="77777777" w:rsidR="002150E8" w:rsidRPr="008E179E" w:rsidRDefault="002150E8" w:rsidP="007337FD">
            <w:pPr>
              <w:spacing w:after="0" w:line="360" w:lineRule="auto"/>
              <w:jc w:val="both"/>
              <w:rPr>
                <w:rFonts w:ascii="Calibri" w:eastAsia="Calibri" w:hAnsi="Calibri" w:cs="Calibri"/>
                <w:b/>
                <w:color w:val="000000" w:themeColor="text1"/>
                <w:sz w:val="16"/>
                <w:szCs w:val="16"/>
                <w:highlight w:val="yellow"/>
              </w:rPr>
            </w:pPr>
            <w:r>
              <w:rPr>
                <w:rFonts w:ascii="Calibri" w:eastAsia="Calibri" w:hAnsi="Calibri" w:cs="Calibri"/>
                <w:b/>
                <w:color w:val="000000" w:themeColor="text1"/>
                <w:sz w:val="16"/>
                <w:szCs w:val="16"/>
              </w:rPr>
              <w:t>AVALIAÇÃO POR RESUMO</w:t>
            </w:r>
          </w:p>
        </w:tc>
        <w:tc>
          <w:tcPr>
            <w:tcW w:w="3802" w:type="dxa"/>
            <w:tcBorders>
              <w:top w:val="single" w:sz="4" w:space="0" w:color="999999"/>
              <w:left w:val="single" w:sz="4" w:space="0" w:color="999999"/>
              <w:bottom w:val="single" w:sz="4" w:space="0" w:color="999999"/>
              <w:right w:val="single" w:sz="4" w:space="0" w:color="999999"/>
            </w:tcBorders>
            <w:vAlign w:val="center"/>
          </w:tcPr>
          <w:p w14:paraId="6E41C3B4"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Artigos com resumo avaliado:  43</w:t>
            </w:r>
          </w:p>
          <w:p w14:paraId="6BFDC19B"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Excluídos por baixa aderência temática: 20</w:t>
            </w:r>
          </w:p>
          <w:p w14:paraId="00F942D6"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Artigos encaminhados para leitura do texto completo: 23</w:t>
            </w:r>
          </w:p>
        </w:tc>
      </w:tr>
      <w:tr w:rsidR="002150E8" w:rsidRPr="008E179E" w14:paraId="48455B8A" w14:textId="77777777" w:rsidTr="007337FD">
        <w:trPr>
          <w:trHeight w:val="30"/>
          <w:jc w:val="center"/>
        </w:trPr>
        <w:tc>
          <w:tcPr>
            <w:tcW w:w="299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50BAFC8" w14:textId="77777777" w:rsidR="002150E8" w:rsidRPr="008E179E" w:rsidRDefault="002150E8" w:rsidP="007337FD">
            <w:pPr>
              <w:spacing w:after="0" w:line="360" w:lineRule="auto"/>
              <w:jc w:val="both"/>
              <w:rPr>
                <w:rFonts w:ascii="Calibri" w:eastAsia="Calibri" w:hAnsi="Calibri" w:cs="Calibri"/>
                <w:b/>
                <w:color w:val="000000" w:themeColor="text1"/>
                <w:sz w:val="16"/>
                <w:szCs w:val="16"/>
                <w:highlight w:val="yellow"/>
              </w:rPr>
            </w:pPr>
            <w:r>
              <w:rPr>
                <w:rFonts w:ascii="Calibri" w:eastAsia="Calibri" w:hAnsi="Calibri" w:cs="Calibri"/>
                <w:b/>
                <w:color w:val="000000" w:themeColor="text1"/>
                <w:sz w:val="16"/>
                <w:szCs w:val="16"/>
              </w:rPr>
              <w:t>INCLUSÃO FINAL</w:t>
            </w:r>
          </w:p>
        </w:tc>
        <w:tc>
          <w:tcPr>
            <w:tcW w:w="3802" w:type="dxa"/>
            <w:tcBorders>
              <w:top w:val="single" w:sz="4" w:space="0" w:color="999999"/>
              <w:left w:val="single" w:sz="4" w:space="0" w:color="999999"/>
              <w:bottom w:val="single" w:sz="4" w:space="0" w:color="999999"/>
              <w:right w:val="single" w:sz="4" w:space="0" w:color="999999"/>
            </w:tcBorders>
            <w:vAlign w:val="center"/>
          </w:tcPr>
          <w:p w14:paraId="4C6346A0"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p>
          <w:p w14:paraId="17994018"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Artigos incluídos na revisão: 15</w:t>
            </w:r>
          </w:p>
          <w:p w14:paraId="6D3C95A2" w14:textId="77777777" w:rsidR="002150E8" w:rsidRPr="008E179E" w:rsidRDefault="002150E8" w:rsidP="007337FD">
            <w:pPr>
              <w:spacing w:after="0" w:line="360" w:lineRule="auto"/>
              <w:jc w:val="both"/>
              <w:rPr>
                <w:rFonts w:ascii="Calibri" w:eastAsia="Calibri" w:hAnsi="Calibri" w:cs="Calibri"/>
                <w:color w:val="000000" w:themeColor="text1"/>
                <w:sz w:val="16"/>
                <w:szCs w:val="16"/>
              </w:rPr>
            </w:pPr>
          </w:p>
        </w:tc>
      </w:tr>
    </w:tbl>
    <w:p w14:paraId="27D5A85B" w14:textId="77777777" w:rsidR="002150E8" w:rsidRPr="008E179E" w:rsidRDefault="002150E8" w:rsidP="002150E8">
      <w:pPr>
        <w:spacing w:after="0" w:line="360" w:lineRule="auto"/>
        <w:jc w:val="center"/>
        <w:rPr>
          <w:rFonts w:asciiTheme="majorHAnsi" w:eastAsia="Times New Roman" w:hAnsiTheme="majorHAnsi" w:cstheme="majorHAnsi"/>
          <w:color w:val="000000" w:themeColor="text1"/>
          <w:sz w:val="16"/>
          <w:szCs w:val="16"/>
        </w:rPr>
      </w:pPr>
      <w:r>
        <w:rPr>
          <w:rFonts w:asciiTheme="majorHAnsi" w:eastAsia="Times New Roman" w:hAnsiTheme="majorHAnsi" w:cstheme="majorHAnsi"/>
          <w:color w:val="000000" w:themeColor="text1"/>
          <w:sz w:val="16"/>
          <w:szCs w:val="16"/>
        </w:rPr>
        <w:t>Fonte: Elaborado pelo autor (2026)</w:t>
      </w:r>
    </w:p>
    <w:p w14:paraId="4AA88220" w14:textId="77777777" w:rsidR="0004723E" w:rsidRPr="008E179E" w:rsidRDefault="0004723E" w:rsidP="006F6FEA">
      <w:pPr>
        <w:spacing w:after="0" w:line="360" w:lineRule="auto"/>
        <w:rPr>
          <w:rFonts w:asciiTheme="majorHAnsi" w:eastAsia="Times New Roman" w:hAnsiTheme="majorHAnsi" w:cstheme="majorHAnsi"/>
          <w:color w:val="000000" w:themeColor="text1"/>
          <w:sz w:val="16"/>
          <w:szCs w:val="16"/>
        </w:rPr>
      </w:pPr>
    </w:p>
    <w:p w14:paraId="3D94E203" w14:textId="77777777" w:rsidR="002150E8" w:rsidRPr="008E179E" w:rsidRDefault="002150E8" w:rsidP="002150E8">
      <w:pPr>
        <w:pStyle w:val="Legenda"/>
        <w:keepNext/>
        <w:spacing w:after="0" w:line="360" w:lineRule="auto"/>
        <w:jc w:val="center"/>
        <w:rPr>
          <w:rFonts w:asciiTheme="minorHAnsi" w:hAnsiTheme="minorHAnsi" w:cstheme="minorHAnsi"/>
          <w:color w:val="000000" w:themeColor="text1"/>
          <w:sz w:val="20"/>
          <w:szCs w:val="20"/>
        </w:rPr>
      </w:pPr>
      <w:bookmarkStart w:id="49" w:name="_Toc242269267"/>
      <w:r>
        <w:rPr>
          <w:rFonts w:asciiTheme="minorHAnsi" w:hAnsiTheme="minorHAnsi" w:cstheme="minorHAnsi"/>
          <w:color w:val="000000" w:themeColor="text1"/>
          <w:sz w:val="20"/>
          <w:szCs w:val="20"/>
        </w:rPr>
        <w:t xml:space="preserve">Tabela </w:t>
      </w:r>
      <w:r>
        <w:rPr>
          <w:rFonts w:asciiTheme="minorHAnsi" w:hAnsiTheme="minorHAnsi" w:cstheme="minorHAnsi"/>
          <w:color w:val="000000" w:themeColor="text1"/>
          <w:sz w:val="20"/>
          <w:szCs w:val="20"/>
        </w:rPr>
        <w:fldChar w:fldCharType="begin"/>
      </w:r>
      <w:r>
        <w:rPr>
          <w:rFonts w:ascii="Calibri" w:hAnsi="Calibri" w:cs="Calibri"/>
          <w:color w:val="000000" w:themeColor="text1"/>
          <w:sz w:val="20"/>
          <w:szCs w:val="20"/>
        </w:rPr>
        <w:instrText xml:space="preserve"> SEQ Tabela \* ARABIC </w:instrText>
      </w:r>
      <w:r>
        <w:rPr>
          <w:rFonts w:ascii="Calibri" w:hAnsi="Calibri" w:cs="Calibri"/>
          <w:color w:val="000000" w:themeColor="text1"/>
          <w:sz w:val="20"/>
          <w:szCs w:val="20"/>
        </w:rPr>
        <w:fldChar w:fldCharType="separate"/>
      </w:r>
      <w:r w:rsidR="00805C76">
        <w:rPr>
          <w:rFonts w:ascii="Calibri" w:hAnsi="Calibri" w:cs="Calibri"/>
          <w:noProof/>
          <w:color w:val="000000" w:themeColor="text1"/>
          <w:sz w:val="20"/>
          <w:szCs w:val="20"/>
        </w:rPr>
        <w:t>2</w:t>
      </w:r>
      <w:r>
        <w:rPr>
          <w:rFonts w:ascii="Calibri" w:hAnsi="Calibri" w:cs="Calibri"/>
          <w:color w:val="000000" w:themeColor="text1"/>
          <w:sz w:val="20"/>
          <w:szCs w:val="20"/>
        </w:rPr>
        <w:fldChar w:fldCharType="end"/>
      </w:r>
      <w:r>
        <w:rPr>
          <w:rFonts w:asciiTheme="minorHAnsi" w:hAnsiTheme="minorHAnsi" w:cstheme="minorHAnsi"/>
          <w:color w:val="000000" w:themeColor="text1"/>
          <w:sz w:val="20"/>
          <w:szCs w:val="20"/>
        </w:rPr>
        <w:t xml:space="preserve"> - Artigos selecionados após o PRISMA</w:t>
      </w:r>
      <w:bookmarkEnd w:id="49"/>
    </w:p>
    <w:tbl>
      <w:tblPr>
        <w:tblStyle w:val="1"/>
        <w:tblW w:w="9360" w:type="dxa"/>
        <w:jc w:val="center"/>
        <w:tblInd w:w="0" w:type="dxa"/>
        <w:tblLayout w:type="fixed"/>
        <w:tblLook w:val="0400" w:firstRow="0" w:lastRow="0" w:firstColumn="0" w:lastColumn="0" w:noHBand="0" w:noVBand="1"/>
      </w:tblPr>
      <w:tblGrid>
        <w:gridCol w:w="7360"/>
        <w:gridCol w:w="2000"/>
      </w:tblGrid>
      <w:tr w:rsidR="002150E8" w:rsidRPr="008E179E" w14:paraId="0BE237D2" w14:textId="77777777" w:rsidTr="0004723E">
        <w:trPr>
          <w:cnfStyle w:val="000000100000" w:firstRow="0" w:lastRow="0" w:firstColumn="0" w:lastColumn="0" w:oddVBand="0" w:evenVBand="0" w:oddHBand="1" w:evenHBand="0" w:firstRowFirstColumn="0" w:firstRowLastColumn="0" w:lastRowFirstColumn="0" w:lastRowLastColumn="0"/>
          <w:jc w:val="center"/>
        </w:trPr>
        <w:tc>
          <w:tcPr>
            <w:tcW w:w="7359" w:type="dxa"/>
          </w:tcPr>
          <w:p w14:paraId="13AF6582" w14:textId="77777777" w:rsidR="002150E8" w:rsidRPr="008E179E" w:rsidRDefault="002150E8" w:rsidP="007337FD">
            <w:pPr>
              <w:spacing w:after="0" w:line="360" w:lineRule="auto"/>
              <w:ind w:firstLine="708"/>
              <w:jc w:val="both"/>
              <w:rPr>
                <w:rFonts w:ascii="Calibri" w:eastAsia="Calibri" w:hAnsi="Calibri" w:cs="Calibri"/>
                <w:b/>
                <w:bCs/>
                <w:color w:val="000000" w:themeColor="text1"/>
                <w:sz w:val="16"/>
                <w:szCs w:val="16"/>
              </w:rPr>
            </w:pPr>
            <w:r>
              <w:rPr>
                <w:rFonts w:ascii="Calibri" w:eastAsia="Calibri" w:hAnsi="Calibri" w:cs="Calibri"/>
                <w:b/>
                <w:bCs/>
                <w:color w:val="000000" w:themeColor="text1"/>
                <w:sz w:val="16"/>
                <w:szCs w:val="16"/>
              </w:rPr>
              <w:t>Eixo temático</w:t>
            </w:r>
          </w:p>
        </w:tc>
        <w:tc>
          <w:tcPr>
            <w:tcW w:w="2000" w:type="dxa"/>
          </w:tcPr>
          <w:p w14:paraId="4AD5EC97" w14:textId="77777777" w:rsidR="002150E8" w:rsidRPr="008E179E" w:rsidRDefault="002150E8" w:rsidP="007337FD">
            <w:pPr>
              <w:spacing w:after="0" w:line="360" w:lineRule="auto"/>
              <w:jc w:val="both"/>
              <w:rPr>
                <w:rFonts w:ascii="Calibri" w:eastAsia="Calibri" w:hAnsi="Calibri" w:cs="Calibri"/>
                <w:b/>
                <w:bCs/>
                <w:color w:val="000000" w:themeColor="text1"/>
                <w:sz w:val="16"/>
                <w:szCs w:val="16"/>
              </w:rPr>
            </w:pPr>
            <w:r>
              <w:rPr>
                <w:rFonts w:ascii="Calibri" w:eastAsia="Calibri" w:hAnsi="Calibri" w:cs="Calibri"/>
                <w:b/>
                <w:bCs/>
                <w:color w:val="000000" w:themeColor="text1"/>
                <w:sz w:val="16"/>
                <w:szCs w:val="16"/>
              </w:rPr>
              <w:t>Artigos selecionados</w:t>
            </w:r>
          </w:p>
        </w:tc>
      </w:tr>
      <w:tr w:rsidR="002150E8" w:rsidRPr="008E179E" w14:paraId="6A82101E" w14:textId="77777777" w:rsidTr="0004723E">
        <w:trPr>
          <w:jc w:val="center"/>
        </w:trPr>
        <w:tc>
          <w:tcPr>
            <w:tcW w:w="7359" w:type="dxa"/>
          </w:tcPr>
          <w:p w14:paraId="00843A66" w14:textId="77777777" w:rsidR="002150E8" w:rsidRPr="008E179E" w:rsidRDefault="002150E8" w:rsidP="007337FD">
            <w:pPr>
              <w:spacing w:after="0" w:line="360" w:lineRule="auto"/>
              <w:ind w:firstLine="708"/>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Eixo 1 – Frameworks aplicado a estudo de viabilidades em aquicultura</w:t>
            </w:r>
          </w:p>
        </w:tc>
        <w:tc>
          <w:tcPr>
            <w:tcW w:w="2000" w:type="dxa"/>
          </w:tcPr>
          <w:p w14:paraId="6BC11CFD" w14:textId="77777777" w:rsidR="002150E8" w:rsidRPr="008E179E" w:rsidRDefault="002150E8" w:rsidP="007337FD">
            <w:pPr>
              <w:spacing w:after="0" w:line="360" w:lineRule="auto"/>
              <w:ind w:firstLine="708"/>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4</w:t>
            </w:r>
          </w:p>
        </w:tc>
      </w:tr>
      <w:tr w:rsidR="002150E8" w:rsidRPr="008E179E" w14:paraId="5EAE5EFF" w14:textId="77777777" w:rsidTr="0004723E">
        <w:trPr>
          <w:cnfStyle w:val="000000100000" w:firstRow="0" w:lastRow="0" w:firstColumn="0" w:lastColumn="0" w:oddVBand="0" w:evenVBand="0" w:oddHBand="1" w:evenHBand="0" w:firstRowFirstColumn="0" w:firstRowLastColumn="0" w:lastRowFirstColumn="0" w:lastRowLastColumn="0"/>
          <w:trHeight w:val="986"/>
          <w:jc w:val="center"/>
        </w:trPr>
        <w:tc>
          <w:tcPr>
            <w:tcW w:w="7359" w:type="dxa"/>
          </w:tcPr>
          <w:p w14:paraId="1AB13E2B" w14:textId="77777777" w:rsidR="002150E8" w:rsidRPr="008E179E" w:rsidRDefault="002150E8" w:rsidP="007337FD">
            <w:pPr>
              <w:spacing w:after="0" w:line="360" w:lineRule="auto"/>
              <w:ind w:firstLine="708"/>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Eixo 2 – Integração, Lean, Sustentabilidade Ambiental e cadeias de suprimento</w:t>
            </w:r>
          </w:p>
        </w:tc>
        <w:tc>
          <w:tcPr>
            <w:tcW w:w="2000" w:type="dxa"/>
          </w:tcPr>
          <w:p w14:paraId="1CAAC759" w14:textId="77777777" w:rsidR="002150E8" w:rsidRPr="008E179E" w:rsidRDefault="002150E8" w:rsidP="007337FD">
            <w:pPr>
              <w:spacing w:after="0" w:line="360" w:lineRule="auto"/>
              <w:ind w:firstLine="708"/>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9</w:t>
            </w:r>
          </w:p>
        </w:tc>
      </w:tr>
      <w:tr w:rsidR="002150E8" w:rsidRPr="008E179E" w14:paraId="3CFE3738" w14:textId="77777777" w:rsidTr="0004723E">
        <w:trPr>
          <w:jc w:val="center"/>
        </w:trPr>
        <w:tc>
          <w:tcPr>
            <w:tcW w:w="7359" w:type="dxa"/>
          </w:tcPr>
          <w:p w14:paraId="627F4948" w14:textId="77777777" w:rsidR="002150E8" w:rsidRPr="008E179E" w:rsidRDefault="002150E8" w:rsidP="007337FD">
            <w:pPr>
              <w:spacing w:after="0" w:line="360" w:lineRule="auto"/>
              <w:ind w:firstLine="708"/>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 xml:space="preserve">Eixo 3 –Desempenho ESG, RSC e engajamento com </w:t>
            </w:r>
            <w:proofErr w:type="spellStart"/>
            <w:r>
              <w:rPr>
                <w:rFonts w:ascii="Calibri" w:eastAsia="Calibri" w:hAnsi="Calibri" w:cs="Calibri"/>
                <w:i/>
                <w:iCs/>
                <w:color w:val="000000" w:themeColor="text1"/>
                <w:sz w:val="16"/>
                <w:szCs w:val="16"/>
              </w:rPr>
              <w:t>Steakholders</w:t>
            </w:r>
            <w:proofErr w:type="spellEnd"/>
            <w:r>
              <w:rPr>
                <w:rFonts w:ascii="Calibri" w:eastAsia="Calibri" w:hAnsi="Calibri" w:cs="Calibri"/>
                <w:i/>
                <w:iCs/>
                <w:color w:val="000000" w:themeColor="text1"/>
                <w:sz w:val="16"/>
                <w:szCs w:val="16"/>
              </w:rPr>
              <w:t>.</w:t>
            </w:r>
          </w:p>
        </w:tc>
        <w:tc>
          <w:tcPr>
            <w:tcW w:w="2000" w:type="dxa"/>
          </w:tcPr>
          <w:p w14:paraId="482B3788" w14:textId="77777777" w:rsidR="002150E8" w:rsidRPr="008E179E" w:rsidRDefault="002150E8" w:rsidP="007337FD">
            <w:pPr>
              <w:spacing w:after="0" w:line="360" w:lineRule="auto"/>
              <w:ind w:firstLine="708"/>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2</w:t>
            </w:r>
          </w:p>
        </w:tc>
      </w:tr>
      <w:tr w:rsidR="002150E8" w:rsidRPr="008E179E" w14:paraId="7652959D" w14:textId="77777777" w:rsidTr="0004723E">
        <w:trPr>
          <w:cnfStyle w:val="000000100000" w:firstRow="0" w:lastRow="0" w:firstColumn="0" w:lastColumn="0" w:oddVBand="0" w:evenVBand="0" w:oddHBand="1" w:evenHBand="0" w:firstRowFirstColumn="0" w:firstRowLastColumn="0" w:lastRowFirstColumn="0" w:lastRowLastColumn="0"/>
          <w:jc w:val="center"/>
        </w:trPr>
        <w:tc>
          <w:tcPr>
            <w:tcW w:w="7359" w:type="dxa"/>
          </w:tcPr>
          <w:p w14:paraId="7F993EE0" w14:textId="77777777" w:rsidR="002150E8" w:rsidRPr="008E179E" w:rsidRDefault="002150E8" w:rsidP="007337FD">
            <w:pPr>
              <w:spacing w:after="0" w:line="360" w:lineRule="auto"/>
              <w:ind w:firstLine="708"/>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TOTAL</w:t>
            </w:r>
          </w:p>
        </w:tc>
        <w:tc>
          <w:tcPr>
            <w:tcW w:w="2000" w:type="dxa"/>
          </w:tcPr>
          <w:p w14:paraId="350E07EB" w14:textId="77777777" w:rsidR="002150E8" w:rsidRPr="008E179E" w:rsidRDefault="002150E8" w:rsidP="007337FD">
            <w:pPr>
              <w:spacing w:after="0" w:line="360" w:lineRule="auto"/>
              <w:ind w:firstLine="708"/>
              <w:jc w:val="both"/>
              <w:rPr>
                <w:rFonts w:ascii="Calibri" w:eastAsia="Calibri" w:hAnsi="Calibri" w:cs="Calibri"/>
                <w:color w:val="000000" w:themeColor="text1"/>
                <w:sz w:val="16"/>
                <w:szCs w:val="16"/>
              </w:rPr>
            </w:pPr>
            <w:r>
              <w:rPr>
                <w:rFonts w:ascii="Calibri" w:eastAsia="Calibri" w:hAnsi="Calibri" w:cs="Calibri"/>
                <w:color w:val="000000" w:themeColor="text1"/>
                <w:sz w:val="16"/>
                <w:szCs w:val="16"/>
              </w:rPr>
              <w:t>15</w:t>
            </w:r>
          </w:p>
        </w:tc>
      </w:tr>
    </w:tbl>
    <w:p w14:paraId="5942A0AB" w14:textId="77777777" w:rsidR="002150E8" w:rsidRPr="008E179E" w:rsidRDefault="002150E8" w:rsidP="002150E8">
      <w:pPr>
        <w:spacing w:after="0" w:line="360" w:lineRule="auto"/>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color w:val="000000" w:themeColor="text1"/>
          <w:sz w:val="16"/>
          <w:szCs w:val="16"/>
        </w:rPr>
        <w:t>Fonte: Elaborado pelo autor (2026)</w:t>
      </w:r>
    </w:p>
    <w:p w14:paraId="6C1AAB0B" w14:textId="77777777" w:rsidR="002150E8" w:rsidRPr="008E179E" w:rsidRDefault="002150E8" w:rsidP="002150E8">
      <w:pPr>
        <w:spacing w:after="0" w:line="360" w:lineRule="auto"/>
        <w:jc w:val="center"/>
        <w:rPr>
          <w:rFonts w:ascii="Times New Roman" w:eastAsia="Times New Roman" w:hAnsi="Times New Roman" w:cs="Times New Roman"/>
          <w:color w:val="000000" w:themeColor="text1"/>
          <w:sz w:val="16"/>
          <w:szCs w:val="16"/>
        </w:rPr>
      </w:pPr>
    </w:p>
    <w:p w14:paraId="5620A68D" w14:textId="77777777" w:rsidR="002150E8" w:rsidRPr="008E179E" w:rsidRDefault="002150E8" w:rsidP="002150E8">
      <w:pPr>
        <w:pStyle w:val="Ttulo2"/>
        <w:spacing w:before="0" w:after="0" w:line="360" w:lineRule="auto"/>
        <w:rPr>
          <w:rFonts w:ascii="Times New Roman" w:eastAsia="Times New Roman" w:hAnsi="Times New Roman" w:cs="Times New Roman"/>
          <w:b/>
          <w:bCs/>
          <w:color w:val="000000" w:themeColor="text1"/>
          <w:sz w:val="28"/>
          <w:szCs w:val="28"/>
        </w:rPr>
      </w:pPr>
      <w:bookmarkStart w:id="50" w:name="_Toc242269123"/>
      <w:bookmarkStart w:id="51" w:name="_Toc242269202"/>
      <w:bookmarkStart w:id="52" w:name="_Toc242269283"/>
      <w:r>
        <w:rPr>
          <w:rFonts w:ascii="Times New Roman" w:eastAsia="Times New Roman" w:hAnsi="Times New Roman" w:cs="Times New Roman"/>
          <w:b/>
          <w:bCs/>
          <w:color w:val="000000" w:themeColor="text1"/>
          <w:sz w:val="28"/>
          <w:szCs w:val="28"/>
        </w:rPr>
        <w:t>2.4 Resultados e discussão por eixo temático de artigos relevantes nas bases de pesquisa</w:t>
      </w:r>
      <w:bookmarkEnd w:id="50"/>
      <w:bookmarkEnd w:id="51"/>
      <w:bookmarkEnd w:id="52"/>
    </w:p>
    <w:p w14:paraId="3DA25C3E" w14:textId="77777777" w:rsidR="0004723E" w:rsidRPr="008E179E" w:rsidRDefault="0004723E" w:rsidP="002150E8">
      <w:pPr>
        <w:spacing w:after="0" w:line="360" w:lineRule="auto"/>
        <w:ind w:firstLine="720"/>
        <w:jc w:val="both"/>
        <w:rPr>
          <w:rFonts w:ascii="Times New Roman" w:hAnsi="Times New Roman" w:cs="Times New Roman"/>
          <w:color w:val="000000" w:themeColor="text1"/>
          <w:sz w:val="24"/>
          <w:szCs w:val="24"/>
        </w:rPr>
      </w:pPr>
    </w:p>
    <w:p w14:paraId="18B99B61" w14:textId="77777777" w:rsidR="002150E8" w:rsidRPr="008E179E" w:rsidRDefault="002150E8" w:rsidP="002150E8">
      <w:pPr>
        <w:pStyle w:val="Ttulo3"/>
        <w:spacing w:before="0" w:after="0" w:line="360" w:lineRule="auto"/>
        <w:rPr>
          <w:rFonts w:ascii="Times New Roman" w:eastAsia="Times New Roman" w:hAnsi="Times New Roman" w:cs="Times New Roman"/>
          <w:color w:val="000000" w:themeColor="text1"/>
        </w:rPr>
      </w:pPr>
      <w:bookmarkStart w:id="53" w:name="_Toc242269124"/>
      <w:bookmarkStart w:id="54" w:name="_Toc242269203"/>
      <w:bookmarkStart w:id="55" w:name="_Toc242269284"/>
      <w:r>
        <w:rPr>
          <w:rFonts w:ascii="Times New Roman" w:eastAsia="Times New Roman" w:hAnsi="Times New Roman" w:cs="Times New Roman"/>
          <w:color w:val="000000" w:themeColor="text1"/>
        </w:rPr>
        <w:t xml:space="preserve">2.4.1 Eixo 1 - </w:t>
      </w:r>
      <w:r>
        <w:rPr>
          <w:rFonts w:ascii="Times New Roman" w:eastAsia="Times New Roman" w:hAnsi="Times New Roman" w:cs="Times New Roman"/>
          <w:i/>
          <w:iCs/>
          <w:color w:val="000000" w:themeColor="text1"/>
        </w:rPr>
        <w:t xml:space="preserve">Frameworks </w:t>
      </w:r>
      <w:r>
        <w:rPr>
          <w:rFonts w:ascii="Times New Roman" w:eastAsia="Times New Roman" w:hAnsi="Times New Roman" w:cs="Times New Roman"/>
          <w:color w:val="000000" w:themeColor="text1"/>
        </w:rPr>
        <w:t>aplicado a estudo de viabilidades em aquicultura</w:t>
      </w:r>
      <w:bookmarkEnd w:id="53"/>
      <w:bookmarkEnd w:id="54"/>
      <w:bookmarkEnd w:id="55"/>
      <w:r>
        <w:rPr>
          <w:rFonts w:ascii="Times New Roman" w:eastAsia="Times New Roman" w:hAnsi="Times New Roman" w:cs="Times New Roman"/>
          <w:color w:val="000000" w:themeColor="text1"/>
        </w:rPr>
        <w:t xml:space="preserve"> </w:t>
      </w:r>
    </w:p>
    <w:p w14:paraId="238A9E73" w14:textId="77777777" w:rsidR="002150E8" w:rsidRPr="008E179E" w:rsidRDefault="002150E8" w:rsidP="002150E8">
      <w:pPr>
        <w:spacing w:after="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 primeiro eixo trata dos </w:t>
      </w:r>
      <w:r>
        <w:rPr>
          <w:rFonts w:ascii="Times New Roman" w:hAnsi="Times New Roman" w:cs="Times New Roman"/>
          <w:i/>
          <w:iCs/>
          <w:color w:val="000000" w:themeColor="text1"/>
          <w:sz w:val="24"/>
          <w:szCs w:val="24"/>
        </w:rPr>
        <w:t>frameworks </w:t>
      </w:r>
      <w:r>
        <w:rPr>
          <w:rFonts w:ascii="Times New Roman" w:hAnsi="Times New Roman" w:cs="Times New Roman"/>
          <w:color w:val="000000" w:themeColor="text1"/>
          <w:sz w:val="24"/>
          <w:szCs w:val="24"/>
        </w:rPr>
        <w:t>aplicados a estudos de viabilidade em aquicultura, que estruturam de forma integrada a análise econômica, técnica, ambiental e social dos empreendimentos aquícolas. No contexto do EVTEAS-</w:t>
      </w:r>
      <w:proofErr w:type="spellStart"/>
      <w:r>
        <w:rPr>
          <w:rFonts w:ascii="Times New Roman" w:hAnsi="Times New Roman" w:cs="Times New Roman"/>
          <w:color w:val="000000" w:themeColor="text1"/>
          <w:sz w:val="24"/>
          <w:szCs w:val="24"/>
        </w:rPr>
        <w:t>Py</w:t>
      </w:r>
      <w:proofErr w:type="spellEnd"/>
      <w:r>
        <w:rPr>
          <w:rFonts w:ascii="Times New Roman" w:hAnsi="Times New Roman" w:cs="Times New Roman"/>
          <w:color w:val="000000" w:themeColor="text1"/>
          <w:sz w:val="24"/>
          <w:szCs w:val="24"/>
        </w:rPr>
        <w:t xml:space="preserve">, esse eixo consolida a base conceitual e metodológica para adaptar e integrar diferentes abordagens de avaliação, permitindo que o </w:t>
      </w:r>
      <w:r>
        <w:rPr>
          <w:rFonts w:ascii="Times New Roman" w:hAnsi="Times New Roman" w:cs="Times New Roman"/>
          <w:i/>
          <w:iCs/>
          <w:color w:val="000000" w:themeColor="text1"/>
          <w:sz w:val="24"/>
          <w:szCs w:val="24"/>
        </w:rPr>
        <w:t xml:space="preserve">framework </w:t>
      </w:r>
      <w:r>
        <w:rPr>
          <w:rFonts w:ascii="Times New Roman" w:hAnsi="Times New Roman" w:cs="Times New Roman"/>
          <w:color w:val="000000" w:themeColor="text1"/>
          <w:sz w:val="24"/>
          <w:szCs w:val="24"/>
        </w:rPr>
        <w:t>proposto seja replicável, comparável entre casos e sensível às especificidades territoriais e produtivas da aquicultura</w:t>
      </w:r>
    </w:p>
    <w:p w14:paraId="17ED5CD3" w14:textId="77777777" w:rsidR="00B72AEB" w:rsidRPr="008E179E" w:rsidRDefault="00B72AEB" w:rsidP="0004723E">
      <w:pPr>
        <w:spacing w:after="0" w:line="360" w:lineRule="auto"/>
        <w:jc w:val="both"/>
        <w:rPr>
          <w:rFonts w:ascii="Times New Roman" w:hAnsi="Times New Roman" w:cs="Times New Roman"/>
          <w:color w:val="000000" w:themeColor="text1"/>
          <w:sz w:val="24"/>
          <w:szCs w:val="24"/>
        </w:rPr>
      </w:pPr>
    </w:p>
    <w:p w14:paraId="080EC33A" w14:textId="77777777" w:rsidR="00B72AEB" w:rsidRPr="008E179E" w:rsidRDefault="00B72AEB" w:rsidP="002150E8">
      <w:pPr>
        <w:spacing w:after="0" w:line="360" w:lineRule="auto"/>
        <w:ind w:firstLine="720"/>
        <w:jc w:val="both"/>
        <w:rPr>
          <w:rFonts w:ascii="Times New Roman" w:hAnsi="Times New Roman" w:cs="Times New Roman"/>
          <w:color w:val="000000" w:themeColor="text1"/>
          <w:sz w:val="24"/>
          <w:szCs w:val="24"/>
        </w:rPr>
      </w:pPr>
    </w:p>
    <w:p w14:paraId="396440DE" w14:textId="77777777" w:rsidR="002150E8" w:rsidRPr="008E179E" w:rsidRDefault="002150E8" w:rsidP="002150E8">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Artigos selecionados: 4 </w:t>
      </w:r>
    </w:p>
    <w:p w14:paraId="56195259" w14:textId="77777777" w:rsidR="002150E8" w:rsidRPr="008E179E" w:rsidRDefault="002150E8" w:rsidP="002150E8">
      <w:pPr>
        <w:pStyle w:val="Legenda"/>
        <w:keepNext/>
        <w:spacing w:after="0" w:line="360" w:lineRule="auto"/>
        <w:jc w:val="center"/>
        <w:rPr>
          <w:rFonts w:asciiTheme="minorHAnsi" w:hAnsiTheme="minorHAnsi" w:cstheme="minorHAnsi"/>
          <w:color w:val="auto"/>
          <w:sz w:val="20"/>
          <w:szCs w:val="20"/>
        </w:rPr>
      </w:pPr>
      <w:bookmarkStart w:id="56" w:name="_Toc235197273"/>
      <w:r>
        <w:rPr>
          <w:rFonts w:asciiTheme="minorHAnsi" w:hAnsiTheme="minorHAnsi" w:cstheme="minorHAnsi"/>
          <w:color w:val="auto"/>
          <w:sz w:val="20"/>
          <w:szCs w:val="20"/>
        </w:rPr>
        <w:t xml:space="preserve">Quadro </w:t>
      </w:r>
      <w:r>
        <w:rPr>
          <w:rFonts w:asciiTheme="minorHAnsi" w:hAnsiTheme="minorHAnsi" w:cstheme="minorHAnsi"/>
          <w:color w:val="auto"/>
          <w:sz w:val="20"/>
          <w:szCs w:val="20"/>
        </w:rPr>
        <w:fldChar w:fldCharType="begin"/>
      </w:r>
      <w:r>
        <w:rPr>
          <w:rFonts w:ascii="Calibri" w:hAnsi="Calibri" w:cs="Calibri"/>
          <w:color w:val="auto"/>
          <w:sz w:val="20"/>
          <w:szCs w:val="20"/>
        </w:rPr>
        <w:instrText xml:space="preserve"> SEQ Quadro \* ARABIC </w:instrText>
      </w:r>
      <w:r>
        <w:rPr>
          <w:rFonts w:ascii="Calibri" w:hAnsi="Calibri" w:cs="Calibri"/>
          <w:color w:val="auto"/>
          <w:sz w:val="20"/>
          <w:szCs w:val="20"/>
        </w:rPr>
        <w:fldChar w:fldCharType="separate"/>
      </w:r>
      <w:r w:rsidR="00805C76">
        <w:rPr>
          <w:rFonts w:ascii="Calibri" w:hAnsi="Calibri" w:cs="Calibri"/>
          <w:noProof/>
          <w:color w:val="auto"/>
          <w:sz w:val="20"/>
          <w:szCs w:val="20"/>
        </w:rPr>
        <w:t>2</w:t>
      </w:r>
      <w:r>
        <w:rPr>
          <w:rFonts w:ascii="Calibri" w:hAnsi="Calibri" w:cs="Calibri"/>
          <w:color w:val="auto"/>
          <w:sz w:val="20"/>
          <w:szCs w:val="20"/>
        </w:rPr>
        <w:fldChar w:fldCharType="end"/>
      </w:r>
      <w:r>
        <w:rPr>
          <w:rFonts w:asciiTheme="minorHAnsi" w:hAnsiTheme="minorHAnsi" w:cstheme="minorHAnsi"/>
          <w:color w:val="auto"/>
          <w:sz w:val="20"/>
          <w:szCs w:val="20"/>
        </w:rPr>
        <w:t xml:space="preserve"> - Frameworks aplicado a estudo de viabilidades em aquicultura e Lean Green</w:t>
      </w:r>
      <w:bookmarkEnd w:id="56"/>
    </w:p>
    <w:tbl>
      <w:tblPr>
        <w:tblStyle w:val="5"/>
        <w:tblW w:w="6386" w:type="dxa"/>
        <w:jc w:val="center"/>
        <w:tblInd w:w="0" w:type="dxa"/>
        <w:tblLayout w:type="fixed"/>
        <w:tblCellMar>
          <w:top w:w="40" w:type="dxa"/>
          <w:left w:w="80" w:type="dxa"/>
          <w:bottom w:w="40" w:type="dxa"/>
          <w:right w:w="80" w:type="dxa"/>
        </w:tblCellMar>
        <w:tblLook w:val="0400" w:firstRow="0" w:lastRow="0" w:firstColumn="0" w:lastColumn="0" w:noHBand="0" w:noVBand="1"/>
      </w:tblPr>
      <w:tblGrid>
        <w:gridCol w:w="984"/>
        <w:gridCol w:w="5402"/>
      </w:tblGrid>
      <w:tr w:rsidR="002150E8" w:rsidRPr="008E179E" w14:paraId="346673F9" w14:textId="77777777" w:rsidTr="007337FD">
        <w:trPr>
          <w:jc w:val="center"/>
        </w:trPr>
        <w:tc>
          <w:tcPr>
            <w:tcW w:w="98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4790809"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p>
          <w:p w14:paraId="523603BB"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p>
        </w:tc>
        <w:tc>
          <w:tcPr>
            <w:tcW w:w="5401"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7D39FB31"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Referência</w:t>
            </w:r>
          </w:p>
        </w:tc>
      </w:tr>
      <w:tr w:rsidR="002150E8" w:rsidRPr="008E179E" w14:paraId="10B08DFF" w14:textId="77777777" w:rsidTr="007337FD">
        <w:trPr>
          <w:jc w:val="center"/>
        </w:trPr>
        <w:tc>
          <w:tcPr>
            <w:tcW w:w="984" w:type="dxa"/>
            <w:tcBorders>
              <w:top w:val="single" w:sz="4" w:space="0" w:color="999999"/>
              <w:left w:val="single" w:sz="4" w:space="0" w:color="999999"/>
              <w:bottom w:val="single" w:sz="4" w:space="0" w:color="999999"/>
              <w:right w:val="single" w:sz="4" w:space="0" w:color="999999"/>
            </w:tcBorders>
            <w:vAlign w:val="center"/>
          </w:tcPr>
          <w:p w14:paraId="597BE3F5" w14:textId="77777777" w:rsidR="002150E8" w:rsidRPr="008E179E" w:rsidRDefault="002150E8" w:rsidP="007337FD">
            <w:pPr>
              <w:spacing w:after="0" w:line="360" w:lineRule="auto"/>
              <w:jc w:val="both"/>
              <w:rPr>
                <w:rFonts w:ascii="Calibri" w:eastAsia="Calibri" w:hAnsi="Calibri" w:cs="Calibri"/>
                <w:color w:val="000000" w:themeColor="text1"/>
                <w:sz w:val="20"/>
                <w:szCs w:val="20"/>
                <w:highlight w:val="cyan"/>
              </w:rPr>
            </w:pPr>
            <w:r>
              <w:rPr>
                <w:rFonts w:ascii="Calibri" w:eastAsia="Calibri" w:hAnsi="Calibri" w:cs="Calibri"/>
                <w:color w:val="000000" w:themeColor="text1"/>
                <w:sz w:val="20"/>
                <w:szCs w:val="20"/>
              </w:rPr>
              <w:t>1</w:t>
            </w:r>
          </w:p>
        </w:tc>
        <w:tc>
          <w:tcPr>
            <w:tcW w:w="5401" w:type="dxa"/>
            <w:tcBorders>
              <w:top w:val="single" w:sz="4" w:space="0" w:color="999999"/>
              <w:left w:val="single" w:sz="4" w:space="0" w:color="999999"/>
              <w:bottom w:val="single" w:sz="4" w:space="0" w:color="999999"/>
              <w:right w:val="single" w:sz="4" w:space="0" w:color="999999"/>
            </w:tcBorders>
            <w:vAlign w:val="center"/>
          </w:tcPr>
          <w:p w14:paraId="00E5194E"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LI, Z. et al. A review of global aquaculture wastewater treatment and management: sustainable pathways through technological innovations and policy coordination. </w:t>
            </w:r>
            <w:proofErr w:type="spellStart"/>
            <w:r>
              <w:rPr>
                <w:rFonts w:ascii="Times New Roman" w:eastAsia="Times New Roman" w:hAnsi="Times New Roman" w:cs="Times New Roman"/>
                <w:i/>
                <w:iCs/>
                <w:color w:val="000000" w:themeColor="text1"/>
                <w:sz w:val="24"/>
                <w:szCs w:val="24"/>
              </w:rPr>
              <w:t>Journal</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of</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Hazardous</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Materials</w:t>
            </w:r>
            <w:proofErr w:type="spellEnd"/>
            <w:r>
              <w:rPr>
                <w:rFonts w:ascii="Times New Roman" w:eastAsia="Times New Roman" w:hAnsi="Times New Roman" w:cs="Times New Roman"/>
                <w:color w:val="000000" w:themeColor="text1"/>
                <w:sz w:val="24"/>
                <w:szCs w:val="24"/>
              </w:rPr>
              <w:t>, v. 503, art. 141235, 2026.</w:t>
            </w:r>
          </w:p>
          <w:p w14:paraId="70087D01" w14:textId="77777777" w:rsidR="002150E8" w:rsidRPr="008E179E" w:rsidRDefault="002150E8" w:rsidP="007337FD">
            <w:pPr>
              <w:spacing w:after="0" w:line="360" w:lineRule="auto"/>
              <w:jc w:val="both"/>
              <w:rPr>
                <w:rFonts w:ascii="Calibri" w:eastAsia="Calibri" w:hAnsi="Calibri" w:cs="Calibri"/>
                <w:color w:val="000000" w:themeColor="text1"/>
                <w:sz w:val="20"/>
                <w:szCs w:val="20"/>
                <w:highlight w:val="cyan"/>
              </w:rPr>
            </w:pPr>
          </w:p>
        </w:tc>
      </w:tr>
      <w:tr w:rsidR="002150E8" w:rsidRPr="008E179E" w14:paraId="0D936F8F" w14:textId="77777777" w:rsidTr="007337FD">
        <w:trPr>
          <w:jc w:val="center"/>
        </w:trPr>
        <w:tc>
          <w:tcPr>
            <w:tcW w:w="984" w:type="dxa"/>
            <w:tcBorders>
              <w:top w:val="single" w:sz="4" w:space="0" w:color="999999"/>
              <w:left w:val="single" w:sz="4" w:space="0" w:color="999999"/>
              <w:bottom w:val="single" w:sz="4" w:space="0" w:color="999999"/>
              <w:right w:val="single" w:sz="4" w:space="0" w:color="999999"/>
            </w:tcBorders>
            <w:vAlign w:val="center"/>
          </w:tcPr>
          <w:p w14:paraId="60442D9A" w14:textId="77777777" w:rsidR="002150E8" w:rsidRPr="008E179E" w:rsidRDefault="002150E8" w:rsidP="007337FD">
            <w:pPr>
              <w:spacing w:after="0" w:line="360" w:lineRule="auto"/>
              <w:jc w:val="both"/>
              <w:rPr>
                <w:rFonts w:ascii="Calibri" w:eastAsia="Calibri" w:hAnsi="Calibri" w:cs="Calibri"/>
                <w:color w:val="000000" w:themeColor="text1"/>
                <w:sz w:val="20"/>
                <w:szCs w:val="20"/>
                <w:highlight w:val="cyan"/>
              </w:rPr>
            </w:pPr>
            <w:r>
              <w:rPr>
                <w:rFonts w:ascii="Calibri" w:eastAsia="Calibri" w:hAnsi="Calibri" w:cs="Calibri"/>
                <w:color w:val="000000" w:themeColor="text1"/>
                <w:sz w:val="20"/>
                <w:szCs w:val="20"/>
              </w:rPr>
              <w:t>2</w:t>
            </w:r>
          </w:p>
        </w:tc>
        <w:tc>
          <w:tcPr>
            <w:tcW w:w="5401" w:type="dxa"/>
            <w:tcBorders>
              <w:top w:val="single" w:sz="4" w:space="0" w:color="999999"/>
              <w:left w:val="single" w:sz="4" w:space="0" w:color="999999"/>
              <w:bottom w:val="single" w:sz="4" w:space="0" w:color="999999"/>
              <w:right w:val="single" w:sz="4" w:space="0" w:color="999999"/>
            </w:tcBorders>
            <w:vAlign w:val="center"/>
          </w:tcPr>
          <w:p w14:paraId="32964F1A"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OLIVARES-AGUILAR, I. C. et al. </w:t>
            </w:r>
            <w:proofErr w:type="spellStart"/>
            <w:r>
              <w:rPr>
                <w:rFonts w:ascii="Times New Roman" w:eastAsia="Times New Roman" w:hAnsi="Times New Roman" w:cs="Times New Roman"/>
                <w:color w:val="000000" w:themeColor="text1"/>
                <w:sz w:val="24"/>
                <w:szCs w:val="24"/>
              </w:rPr>
              <w:t>Methodological</w:t>
            </w:r>
            <w:proofErr w:type="spellEnd"/>
            <w:r>
              <w:rPr>
                <w:rFonts w:ascii="Times New Roman" w:eastAsia="Times New Roman" w:hAnsi="Times New Roman" w:cs="Times New Roman"/>
                <w:color w:val="000000" w:themeColor="text1"/>
                <w:sz w:val="24"/>
                <w:szCs w:val="24"/>
              </w:rPr>
              <w:t xml:space="preserve"> approaches </w:t>
            </w:r>
            <w:proofErr w:type="spellStart"/>
            <w:r>
              <w:rPr>
                <w:rFonts w:ascii="Times New Roman" w:eastAsia="Times New Roman" w:hAnsi="Times New Roman" w:cs="Times New Roman"/>
                <w:color w:val="000000" w:themeColor="text1"/>
                <w:sz w:val="24"/>
                <w:szCs w:val="24"/>
              </w:rPr>
              <w:t>to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assess</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climate</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vulnerability</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and</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cumulative</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impacts</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on</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coastal</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landscapes</w:t>
            </w:r>
            <w:proofErr w:type="spellEnd"/>
            <w:r>
              <w:rPr>
                <w:rFonts w:ascii="Times New Roman" w:eastAsia="Times New Roman" w:hAnsi="Times New Roman" w:cs="Times New Roman"/>
                <w:color w:val="000000" w:themeColor="text1"/>
                <w:sz w:val="24"/>
                <w:szCs w:val="24"/>
              </w:rPr>
              <w:t>. </w:t>
            </w:r>
            <w:proofErr w:type="spellStart"/>
            <w:r>
              <w:rPr>
                <w:rFonts w:ascii="Times New Roman" w:eastAsia="Times New Roman" w:hAnsi="Times New Roman" w:cs="Times New Roman"/>
                <w:i/>
                <w:iCs/>
                <w:color w:val="000000" w:themeColor="text1"/>
                <w:sz w:val="24"/>
                <w:szCs w:val="24"/>
              </w:rPr>
              <w:t>Frontiers</w:t>
            </w:r>
            <w:proofErr w:type="spellEnd"/>
            <w:r>
              <w:rPr>
                <w:rFonts w:ascii="Times New Roman" w:eastAsia="Times New Roman" w:hAnsi="Times New Roman" w:cs="Times New Roman"/>
                <w:i/>
                <w:iCs/>
                <w:color w:val="000000" w:themeColor="text1"/>
                <w:sz w:val="24"/>
                <w:szCs w:val="24"/>
              </w:rPr>
              <w:t xml:space="preserve"> in </w:t>
            </w:r>
            <w:proofErr w:type="spellStart"/>
            <w:r>
              <w:rPr>
                <w:rFonts w:ascii="Times New Roman" w:eastAsia="Times New Roman" w:hAnsi="Times New Roman" w:cs="Times New Roman"/>
                <w:i/>
                <w:iCs/>
                <w:color w:val="000000" w:themeColor="text1"/>
                <w:sz w:val="24"/>
                <w:szCs w:val="24"/>
              </w:rPr>
              <w:t>Climate</w:t>
            </w:r>
            <w:proofErr w:type="spellEnd"/>
            <w:r>
              <w:rPr>
                <w:rFonts w:ascii="Times New Roman" w:eastAsia="Times New Roman" w:hAnsi="Times New Roman" w:cs="Times New Roman"/>
                <w:color w:val="000000" w:themeColor="text1"/>
                <w:sz w:val="24"/>
                <w:szCs w:val="24"/>
              </w:rPr>
              <w:t>, v. 4, art. 1018182, 2022.</w:t>
            </w:r>
          </w:p>
          <w:p w14:paraId="4B657056" w14:textId="77777777" w:rsidR="002150E8" w:rsidRPr="008E179E" w:rsidRDefault="002150E8" w:rsidP="007337FD">
            <w:pPr>
              <w:spacing w:after="0" w:line="360" w:lineRule="auto"/>
              <w:jc w:val="both"/>
              <w:rPr>
                <w:rFonts w:ascii="Calibri" w:eastAsia="Calibri" w:hAnsi="Calibri" w:cs="Calibri"/>
                <w:color w:val="000000" w:themeColor="text1"/>
                <w:sz w:val="20"/>
                <w:szCs w:val="20"/>
                <w:highlight w:val="cyan"/>
              </w:rPr>
            </w:pPr>
          </w:p>
        </w:tc>
      </w:tr>
      <w:tr w:rsidR="002150E8" w:rsidRPr="008E179E" w14:paraId="067552C4" w14:textId="77777777" w:rsidTr="007337FD">
        <w:trPr>
          <w:jc w:val="center"/>
        </w:trPr>
        <w:tc>
          <w:tcPr>
            <w:tcW w:w="984" w:type="dxa"/>
            <w:tcBorders>
              <w:top w:val="single" w:sz="4" w:space="0" w:color="999999"/>
              <w:left w:val="single" w:sz="4" w:space="0" w:color="999999"/>
              <w:bottom w:val="single" w:sz="4" w:space="0" w:color="999999"/>
              <w:right w:val="single" w:sz="4" w:space="0" w:color="999999"/>
            </w:tcBorders>
            <w:vAlign w:val="center"/>
          </w:tcPr>
          <w:p w14:paraId="6C2B6C08"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3</w:t>
            </w:r>
          </w:p>
        </w:tc>
        <w:tc>
          <w:tcPr>
            <w:tcW w:w="5401" w:type="dxa"/>
            <w:tcBorders>
              <w:top w:val="single" w:sz="4" w:space="0" w:color="999999"/>
              <w:left w:val="single" w:sz="4" w:space="0" w:color="999999"/>
              <w:bottom w:val="single" w:sz="4" w:space="0" w:color="999999"/>
              <w:right w:val="single" w:sz="4" w:space="0" w:color="999999"/>
            </w:tcBorders>
            <w:vAlign w:val="center"/>
          </w:tcPr>
          <w:p w14:paraId="58DC59C1"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SILVA ARAÚJO, L.; KEESMAN, K. J.; GODDEK, S. Making aquaponics a business: a framework. </w:t>
            </w:r>
            <w:proofErr w:type="spellStart"/>
            <w:r>
              <w:rPr>
                <w:rFonts w:ascii="Times New Roman" w:eastAsia="Times New Roman" w:hAnsi="Times New Roman" w:cs="Times New Roman"/>
                <w:i/>
                <w:iCs/>
                <w:color w:val="000000" w:themeColor="text1"/>
                <w:sz w:val="24"/>
                <w:szCs w:val="24"/>
              </w:rPr>
              <w:t>Water</w:t>
            </w:r>
            <w:proofErr w:type="spellEnd"/>
            <w:r>
              <w:rPr>
                <w:rFonts w:ascii="Times New Roman" w:eastAsia="Times New Roman" w:hAnsi="Times New Roman" w:cs="Times New Roman"/>
                <w:color w:val="000000" w:themeColor="text1"/>
                <w:sz w:val="24"/>
                <w:szCs w:val="24"/>
              </w:rPr>
              <w:t>, v. 13, n. 21, art. 2978, 2021.</w:t>
            </w:r>
          </w:p>
          <w:p w14:paraId="186C1BDB"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p>
        </w:tc>
      </w:tr>
      <w:tr w:rsidR="002150E8" w:rsidRPr="008E179E" w14:paraId="17789455" w14:textId="77777777" w:rsidTr="007337FD">
        <w:trPr>
          <w:jc w:val="center"/>
        </w:trPr>
        <w:tc>
          <w:tcPr>
            <w:tcW w:w="984" w:type="dxa"/>
            <w:tcBorders>
              <w:top w:val="single" w:sz="4" w:space="0" w:color="999999"/>
              <w:left w:val="single" w:sz="4" w:space="0" w:color="999999"/>
              <w:bottom w:val="single" w:sz="4" w:space="0" w:color="999999"/>
              <w:right w:val="single" w:sz="4" w:space="0" w:color="999999"/>
            </w:tcBorders>
            <w:vAlign w:val="center"/>
          </w:tcPr>
          <w:p w14:paraId="5DF4D123"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4</w:t>
            </w:r>
          </w:p>
        </w:tc>
        <w:tc>
          <w:tcPr>
            <w:tcW w:w="5401" w:type="dxa"/>
            <w:tcBorders>
              <w:top w:val="single" w:sz="4" w:space="0" w:color="999999"/>
              <w:left w:val="single" w:sz="4" w:space="0" w:color="999999"/>
              <w:bottom w:val="single" w:sz="4" w:space="0" w:color="999999"/>
              <w:right w:val="single" w:sz="4" w:space="0" w:color="999999"/>
            </w:tcBorders>
            <w:vAlign w:val="center"/>
          </w:tcPr>
          <w:p w14:paraId="140824CD"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SHITU, A.; TADDA, M. A.; ZHAO, J.; DANHASSAN, U. A.; YE, Z.; LIU, D.; CHEN, W.; ZHU, S. Review of recent advances in </w:t>
            </w:r>
            <w:proofErr w:type="spellStart"/>
            <w:r>
              <w:rPr>
                <w:rFonts w:ascii="Times New Roman" w:eastAsia="Times New Roman" w:hAnsi="Times New Roman" w:cs="Times New Roman"/>
                <w:color w:val="000000" w:themeColor="text1"/>
                <w:sz w:val="24"/>
                <w:szCs w:val="24"/>
                <w:lang w:val="en-US"/>
              </w:rPr>
              <w:t>utilising</w:t>
            </w:r>
            <w:proofErr w:type="spellEnd"/>
            <w:r>
              <w:rPr>
                <w:rFonts w:ascii="Times New Roman" w:eastAsia="Times New Roman" w:hAnsi="Times New Roman" w:cs="Times New Roman"/>
                <w:color w:val="000000" w:themeColor="text1"/>
                <w:sz w:val="24"/>
                <w:szCs w:val="24"/>
                <w:lang w:val="en-US"/>
              </w:rPr>
              <w:t xml:space="preserve"> aquaculture wastewater for algae cultivation and microalgae-based bioproduct recovery. </w:t>
            </w:r>
            <w:r>
              <w:rPr>
                <w:rFonts w:ascii="Times New Roman" w:eastAsia="Times New Roman" w:hAnsi="Times New Roman" w:cs="Times New Roman"/>
                <w:color w:val="000000" w:themeColor="text1"/>
                <w:sz w:val="24"/>
                <w:szCs w:val="24"/>
              </w:rPr>
              <w:t xml:space="preserve">Environmental </w:t>
            </w:r>
            <w:proofErr w:type="spellStart"/>
            <w:r>
              <w:rPr>
                <w:rFonts w:ascii="Times New Roman" w:eastAsia="Times New Roman" w:hAnsi="Times New Roman" w:cs="Times New Roman"/>
                <w:color w:val="000000" w:themeColor="text1"/>
                <w:sz w:val="24"/>
                <w:szCs w:val="24"/>
              </w:rPr>
              <w:t>Geochemistry</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and</w:t>
            </w:r>
            <w:proofErr w:type="spellEnd"/>
            <w:r>
              <w:rPr>
                <w:rFonts w:ascii="Times New Roman" w:eastAsia="Times New Roman" w:hAnsi="Times New Roman" w:cs="Times New Roman"/>
                <w:color w:val="000000" w:themeColor="text1"/>
                <w:sz w:val="24"/>
                <w:szCs w:val="24"/>
              </w:rPr>
              <w:t xml:space="preserve"> Health, v. 46, n. 471, 2024.</w:t>
            </w:r>
          </w:p>
        </w:tc>
      </w:tr>
    </w:tbl>
    <w:p w14:paraId="07DF3BC7" w14:textId="77777777" w:rsidR="002150E8" w:rsidRPr="008E179E" w:rsidRDefault="002150E8" w:rsidP="002150E8">
      <w:pPr>
        <w:spacing w:after="0" w:line="360" w:lineRule="auto"/>
        <w:jc w:val="center"/>
        <w:rPr>
          <w:rFonts w:asciiTheme="majorHAnsi" w:eastAsia="Times New Roman" w:hAnsiTheme="majorHAnsi" w:cstheme="majorHAnsi"/>
          <w:color w:val="000000" w:themeColor="text1"/>
          <w:sz w:val="16"/>
          <w:szCs w:val="16"/>
        </w:rPr>
      </w:pPr>
      <w:r>
        <w:rPr>
          <w:rFonts w:asciiTheme="majorHAnsi" w:eastAsia="Times New Roman" w:hAnsiTheme="majorHAnsi" w:cstheme="majorHAnsi"/>
          <w:color w:val="000000" w:themeColor="text1"/>
          <w:sz w:val="16"/>
          <w:szCs w:val="16"/>
        </w:rPr>
        <w:t>Fonte: Elaborado pelo autor (2026)</w:t>
      </w:r>
    </w:p>
    <w:p w14:paraId="1A04EBEE" w14:textId="77777777" w:rsidR="0004723E" w:rsidRPr="008E179E" w:rsidRDefault="0004723E" w:rsidP="002150E8">
      <w:pPr>
        <w:spacing w:after="0" w:line="360" w:lineRule="auto"/>
        <w:jc w:val="center"/>
        <w:rPr>
          <w:rFonts w:asciiTheme="majorHAnsi" w:eastAsia="Times New Roman" w:hAnsiTheme="majorHAnsi" w:cstheme="majorHAnsi"/>
          <w:color w:val="000000" w:themeColor="text1"/>
          <w:sz w:val="16"/>
          <w:szCs w:val="16"/>
        </w:rPr>
      </w:pPr>
    </w:p>
    <w:p w14:paraId="49DBCA80" w14:textId="77777777" w:rsidR="002150E8" w:rsidRPr="008E179E" w:rsidRDefault="002150E8" w:rsidP="002150E8">
      <w:pPr>
        <w:pStyle w:val="Ttulo3"/>
        <w:spacing w:before="0" w:after="0" w:line="360" w:lineRule="auto"/>
        <w:rPr>
          <w:rFonts w:ascii="Times New Roman" w:eastAsia="Times New Roman" w:hAnsi="Times New Roman" w:cs="Times New Roman"/>
          <w:color w:val="000000" w:themeColor="text1"/>
        </w:rPr>
      </w:pPr>
      <w:bookmarkStart w:id="57" w:name="_Toc242269125"/>
      <w:bookmarkStart w:id="58" w:name="_Toc242269204"/>
      <w:bookmarkStart w:id="59" w:name="_Toc242269285"/>
      <w:r>
        <w:rPr>
          <w:rFonts w:ascii="Times New Roman" w:eastAsia="Times New Roman" w:hAnsi="Times New Roman" w:cs="Times New Roman"/>
          <w:color w:val="000000" w:themeColor="text1"/>
        </w:rPr>
        <w:t xml:space="preserve">2.4.2 Eixo 2 - Integração, </w:t>
      </w:r>
      <w:r>
        <w:rPr>
          <w:rFonts w:ascii="Times New Roman" w:eastAsia="Times New Roman" w:hAnsi="Times New Roman" w:cs="Times New Roman"/>
          <w:i/>
          <w:iCs/>
          <w:color w:val="000000" w:themeColor="text1"/>
        </w:rPr>
        <w:t>Lean</w:t>
      </w:r>
      <w:r>
        <w:rPr>
          <w:rFonts w:ascii="Times New Roman" w:eastAsia="Times New Roman" w:hAnsi="Times New Roman" w:cs="Times New Roman"/>
          <w:color w:val="000000" w:themeColor="text1"/>
        </w:rPr>
        <w:t>, Sustentabilidade Ambiental e cadeia de suprimentos</w:t>
      </w:r>
      <w:bookmarkEnd w:id="57"/>
      <w:bookmarkEnd w:id="58"/>
      <w:bookmarkEnd w:id="59"/>
    </w:p>
    <w:p w14:paraId="0FF45D74" w14:textId="77777777" w:rsidR="0004723E" w:rsidRPr="006F6FEA" w:rsidRDefault="002150E8" w:rsidP="006F6FEA">
      <w:pPr>
        <w:keepNext/>
        <w:spacing w:after="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 segundo eixo temático foca a sinergia entre as práticas do </w:t>
      </w:r>
      <w:r>
        <w:rPr>
          <w:rFonts w:ascii="Times New Roman" w:hAnsi="Times New Roman" w:cs="Times New Roman"/>
          <w:i/>
          <w:iCs/>
          <w:color w:val="000000" w:themeColor="text1"/>
          <w:sz w:val="24"/>
          <w:szCs w:val="24"/>
        </w:rPr>
        <w:t>Lean Manufacturing</w:t>
      </w:r>
      <w:r>
        <w:rPr>
          <w:rFonts w:ascii="Times New Roman" w:hAnsi="Times New Roman" w:cs="Times New Roman"/>
          <w:color w:val="000000" w:themeColor="text1"/>
          <w:sz w:val="24"/>
          <w:szCs w:val="24"/>
        </w:rPr>
        <w:t xml:space="preserve"> e as estratégias de sustentabilidade ambiental, com foco na eficiência de recursos e na eliminação de desperdícios ao longo dos processos produtivos. Os estudos escolhidos indicam que a integração da mentalidade enxuta com metas ecológicas tende a associar-se à redução de custos operacionais, mitigação de impactos ambientais e melhoria do desempenho dos processos.</w:t>
      </w:r>
    </w:p>
    <w:p w14:paraId="2CB1F386" w14:textId="77777777" w:rsidR="0004723E" w:rsidRPr="008E179E" w:rsidRDefault="0004723E" w:rsidP="002150E8">
      <w:pPr>
        <w:spacing w:after="0" w:line="360" w:lineRule="auto"/>
        <w:ind w:firstLine="708"/>
        <w:jc w:val="both"/>
        <w:rPr>
          <w:rFonts w:ascii="Times New Roman" w:eastAsia="Times New Roman" w:hAnsi="Times New Roman" w:cs="Times New Roman"/>
          <w:color w:val="000000" w:themeColor="text1"/>
          <w:sz w:val="24"/>
          <w:szCs w:val="24"/>
        </w:rPr>
      </w:pPr>
    </w:p>
    <w:p w14:paraId="41D820FD" w14:textId="77777777" w:rsidR="00B72AEB" w:rsidRPr="008E179E" w:rsidRDefault="002150E8" w:rsidP="0004723E">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Artigos selecionados: 9 </w:t>
      </w:r>
      <w:bookmarkStart w:id="60" w:name="_Toc235197274"/>
    </w:p>
    <w:p w14:paraId="1B76646D" w14:textId="77777777" w:rsidR="002150E8" w:rsidRPr="008E179E" w:rsidRDefault="002150E8" w:rsidP="002150E8">
      <w:pPr>
        <w:pStyle w:val="Legenda"/>
        <w:keepNext/>
        <w:spacing w:after="0" w:line="360" w:lineRule="auto"/>
        <w:jc w:val="center"/>
        <w:rPr>
          <w:rFonts w:asciiTheme="minorHAnsi" w:hAnsiTheme="minorHAnsi" w:cstheme="minorHAnsi"/>
          <w:color w:val="auto"/>
          <w:sz w:val="20"/>
          <w:szCs w:val="20"/>
        </w:rPr>
      </w:pPr>
      <w:bookmarkStart w:id="61" w:name="_Toc300700005"/>
      <w:r>
        <w:rPr>
          <w:rFonts w:asciiTheme="minorHAnsi" w:hAnsiTheme="minorHAnsi" w:cstheme="minorHAnsi"/>
          <w:color w:val="auto"/>
          <w:sz w:val="20"/>
          <w:szCs w:val="20"/>
        </w:rPr>
        <w:t xml:space="preserve">Quadro </w:t>
      </w:r>
      <w:r>
        <w:rPr>
          <w:rFonts w:asciiTheme="minorHAnsi" w:hAnsiTheme="minorHAnsi" w:cstheme="minorHAnsi"/>
          <w:color w:val="auto"/>
          <w:sz w:val="20"/>
          <w:szCs w:val="20"/>
        </w:rPr>
        <w:fldChar w:fldCharType="begin"/>
      </w:r>
      <w:r>
        <w:rPr>
          <w:rFonts w:ascii="Calibri" w:hAnsi="Calibri" w:cs="Calibri"/>
          <w:color w:val="auto"/>
          <w:sz w:val="20"/>
          <w:szCs w:val="20"/>
        </w:rPr>
        <w:instrText xml:space="preserve"> SEQ Quadro \* ARABIC </w:instrText>
      </w:r>
      <w:r>
        <w:rPr>
          <w:rFonts w:ascii="Calibri" w:hAnsi="Calibri" w:cs="Calibri"/>
          <w:color w:val="auto"/>
          <w:sz w:val="20"/>
          <w:szCs w:val="20"/>
        </w:rPr>
        <w:fldChar w:fldCharType="separate"/>
      </w:r>
      <w:r w:rsidR="00805C76">
        <w:rPr>
          <w:rFonts w:ascii="Calibri" w:hAnsi="Calibri" w:cs="Calibri"/>
          <w:noProof/>
          <w:color w:val="auto"/>
          <w:sz w:val="20"/>
          <w:szCs w:val="20"/>
        </w:rPr>
        <w:t>3</w:t>
      </w:r>
      <w:r>
        <w:rPr>
          <w:rFonts w:ascii="Calibri" w:hAnsi="Calibri" w:cs="Calibri"/>
          <w:color w:val="auto"/>
          <w:sz w:val="20"/>
          <w:szCs w:val="20"/>
        </w:rPr>
        <w:fldChar w:fldCharType="end"/>
      </w:r>
      <w:r>
        <w:rPr>
          <w:rFonts w:asciiTheme="minorHAnsi" w:hAnsiTheme="minorHAnsi" w:cstheme="minorHAnsi"/>
          <w:color w:val="auto"/>
          <w:sz w:val="20"/>
          <w:szCs w:val="20"/>
        </w:rPr>
        <w:t xml:space="preserve"> - Integração, Lean, Sustentabilidade Ambiental e cadeia de suprimentos</w:t>
      </w:r>
      <w:bookmarkEnd w:id="60"/>
      <w:bookmarkEnd w:id="61"/>
    </w:p>
    <w:tbl>
      <w:tblPr>
        <w:tblStyle w:val="7"/>
        <w:tblW w:w="5753" w:type="dxa"/>
        <w:jc w:val="center"/>
        <w:tblInd w:w="0" w:type="dxa"/>
        <w:tblLayout w:type="fixed"/>
        <w:tblCellMar>
          <w:top w:w="40" w:type="dxa"/>
          <w:left w:w="80" w:type="dxa"/>
          <w:bottom w:w="40" w:type="dxa"/>
          <w:right w:w="80" w:type="dxa"/>
        </w:tblCellMar>
        <w:tblLook w:val="0400" w:firstRow="0" w:lastRow="0" w:firstColumn="0" w:lastColumn="0" w:noHBand="0" w:noVBand="1"/>
      </w:tblPr>
      <w:tblGrid>
        <w:gridCol w:w="883"/>
        <w:gridCol w:w="4870"/>
      </w:tblGrid>
      <w:tr w:rsidR="002150E8" w:rsidRPr="008E179E" w14:paraId="325A002D" w14:textId="77777777" w:rsidTr="007337FD">
        <w:trPr>
          <w:trHeight w:val="133"/>
          <w:jc w:val="center"/>
        </w:trPr>
        <w:tc>
          <w:tcPr>
            <w:tcW w:w="883"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7F76D42"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p>
        </w:tc>
        <w:tc>
          <w:tcPr>
            <w:tcW w:w="486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5A2757A3" w14:textId="77777777" w:rsidR="002150E8" w:rsidRPr="008E179E" w:rsidRDefault="002150E8" w:rsidP="007337FD">
            <w:pPr>
              <w:spacing w:after="0" w:line="360" w:lineRule="auto"/>
              <w:ind w:firstLine="708"/>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Referência</w:t>
            </w:r>
          </w:p>
        </w:tc>
      </w:tr>
      <w:tr w:rsidR="002150E8" w:rsidRPr="007016B7" w14:paraId="66FBB076" w14:textId="77777777" w:rsidTr="007337FD">
        <w:trPr>
          <w:trHeight w:val="133"/>
          <w:jc w:val="center"/>
        </w:trPr>
        <w:tc>
          <w:tcPr>
            <w:tcW w:w="883" w:type="dxa"/>
            <w:tcBorders>
              <w:top w:val="single" w:sz="4" w:space="0" w:color="999999"/>
              <w:left w:val="single" w:sz="4" w:space="0" w:color="999999"/>
              <w:bottom w:val="single" w:sz="4" w:space="0" w:color="999999"/>
              <w:right w:val="single" w:sz="4" w:space="0" w:color="999999"/>
            </w:tcBorders>
            <w:vAlign w:val="center"/>
          </w:tcPr>
          <w:p w14:paraId="41C590C5"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1</w:t>
            </w:r>
          </w:p>
        </w:tc>
        <w:tc>
          <w:tcPr>
            <w:tcW w:w="4869" w:type="dxa"/>
            <w:tcBorders>
              <w:top w:val="single" w:sz="4" w:space="0" w:color="999999"/>
              <w:left w:val="single" w:sz="4" w:space="0" w:color="999999"/>
              <w:bottom w:val="single" w:sz="4" w:space="0" w:color="999999"/>
              <w:right w:val="single" w:sz="4" w:space="0" w:color="999999"/>
            </w:tcBorders>
            <w:vAlign w:val="center"/>
          </w:tcPr>
          <w:p w14:paraId="534FA7E9" w14:textId="77777777" w:rsidR="002150E8" w:rsidRPr="007016B7" w:rsidRDefault="002150E8" w:rsidP="007337FD">
            <w:pPr>
              <w:spacing w:after="0" w:line="36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rPr>
              <w:t xml:space="preserve">MESQUITA, L. L.; LIZARELLI, F. L.; DUARTE, S.; OPRIME, P. C. </w:t>
            </w:r>
            <w:r>
              <w:rPr>
                <w:rFonts w:ascii="Times New Roman" w:eastAsia="Times New Roman" w:hAnsi="Times New Roman" w:cs="Times New Roman"/>
                <w:color w:val="000000" w:themeColor="text1"/>
                <w:sz w:val="24"/>
                <w:szCs w:val="24"/>
                <w:lang w:val="en-US"/>
              </w:rPr>
              <w:t>Exploring relationships for integrating lean, environmental sustainability and industry 4.0. International Journal of Lean Six Sigma, v. 13, n. 4, p. 863-896, 2022.</w:t>
            </w:r>
          </w:p>
          <w:p w14:paraId="31E98763" w14:textId="77777777" w:rsidR="002150E8" w:rsidRPr="007016B7" w:rsidRDefault="002150E8" w:rsidP="007337FD">
            <w:pPr>
              <w:spacing w:after="0" w:line="360" w:lineRule="auto"/>
              <w:jc w:val="both"/>
              <w:rPr>
                <w:rFonts w:ascii="Times New Roman" w:eastAsia="Times New Roman" w:hAnsi="Times New Roman" w:cs="Times New Roman"/>
                <w:color w:val="000000" w:themeColor="text1"/>
                <w:sz w:val="24"/>
                <w:szCs w:val="24"/>
                <w:lang w:val="en-US"/>
              </w:rPr>
            </w:pPr>
          </w:p>
        </w:tc>
      </w:tr>
      <w:tr w:rsidR="002150E8" w:rsidRPr="008E179E" w14:paraId="7A0C9A1A" w14:textId="77777777" w:rsidTr="007337FD">
        <w:trPr>
          <w:trHeight w:val="133"/>
          <w:jc w:val="center"/>
        </w:trPr>
        <w:tc>
          <w:tcPr>
            <w:tcW w:w="883" w:type="dxa"/>
            <w:tcBorders>
              <w:top w:val="single" w:sz="4" w:space="0" w:color="999999"/>
              <w:left w:val="single" w:sz="4" w:space="0" w:color="999999"/>
              <w:bottom w:val="single" w:sz="4" w:space="0" w:color="999999"/>
              <w:right w:val="single" w:sz="4" w:space="0" w:color="999999"/>
            </w:tcBorders>
            <w:vAlign w:val="center"/>
          </w:tcPr>
          <w:p w14:paraId="60AD945A"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2</w:t>
            </w:r>
          </w:p>
        </w:tc>
        <w:tc>
          <w:tcPr>
            <w:tcW w:w="4869" w:type="dxa"/>
            <w:tcBorders>
              <w:top w:val="single" w:sz="4" w:space="0" w:color="999999"/>
              <w:left w:val="single" w:sz="4" w:space="0" w:color="999999"/>
              <w:bottom w:val="single" w:sz="4" w:space="0" w:color="999999"/>
              <w:right w:val="single" w:sz="4" w:space="0" w:color="999999"/>
            </w:tcBorders>
            <w:vAlign w:val="center"/>
          </w:tcPr>
          <w:p w14:paraId="7E2139B3"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DARABAD, S. D.; GHANNADPOUR, S. F.; NOORI, S.; BAGHERPOUR, M. </w:t>
            </w:r>
            <w:proofErr w:type="spellStart"/>
            <w:r>
              <w:rPr>
                <w:rFonts w:ascii="Times New Roman" w:eastAsia="Times New Roman" w:hAnsi="Times New Roman" w:cs="Times New Roman"/>
                <w:color w:val="000000" w:themeColor="text1"/>
                <w:sz w:val="24"/>
                <w:szCs w:val="24"/>
                <w:lang w:val="en-US"/>
              </w:rPr>
              <w:t>LeanVironment</w:t>
            </w:r>
            <w:proofErr w:type="spellEnd"/>
            <w:r>
              <w:rPr>
                <w:rFonts w:ascii="Times New Roman" w:eastAsia="Times New Roman" w:hAnsi="Times New Roman" w:cs="Times New Roman"/>
                <w:color w:val="000000" w:themeColor="text1"/>
                <w:sz w:val="24"/>
                <w:szCs w:val="24"/>
                <w:lang w:val="en-US"/>
              </w:rPr>
              <w:t xml:space="preserve"> meets </w:t>
            </w:r>
            <w:proofErr w:type="spellStart"/>
            <w:r>
              <w:rPr>
                <w:rFonts w:ascii="Times New Roman" w:eastAsia="Times New Roman" w:hAnsi="Times New Roman" w:cs="Times New Roman"/>
                <w:color w:val="000000" w:themeColor="text1"/>
                <w:sz w:val="24"/>
                <w:szCs w:val="24"/>
                <w:lang w:val="en-US"/>
              </w:rPr>
              <w:t>Greenpulse</w:t>
            </w:r>
            <w:proofErr w:type="spellEnd"/>
            <w:r>
              <w:rPr>
                <w:rFonts w:ascii="Times New Roman" w:eastAsia="Times New Roman" w:hAnsi="Times New Roman" w:cs="Times New Roman"/>
                <w:color w:val="000000" w:themeColor="text1"/>
                <w:sz w:val="24"/>
                <w:szCs w:val="24"/>
                <w:lang w:val="en-US"/>
              </w:rPr>
              <w:t>: optimizing sustainable multi</w:t>
            </w:r>
            <w:r>
              <w:rPr>
                <w:rFonts w:ascii="Times New Roman" w:eastAsia="Times New Roman" w:hAnsi="Times New Roman" w:cs="Times New Roman"/>
                <w:color w:val="000000" w:themeColor="text1"/>
                <w:sz w:val="24"/>
                <w:szCs w:val="24"/>
                <w:lang w:val="en-US"/>
              </w:rPr>
              <w:noBreakHyphen/>
              <w:t xml:space="preserve">project construction supply chains. </w:t>
            </w:r>
            <w:proofErr w:type="spellStart"/>
            <w:r>
              <w:rPr>
                <w:rFonts w:ascii="Times New Roman" w:eastAsia="Times New Roman" w:hAnsi="Times New Roman" w:cs="Times New Roman"/>
                <w:color w:val="000000" w:themeColor="text1"/>
                <w:sz w:val="24"/>
                <w:szCs w:val="24"/>
              </w:rPr>
              <w:t>Environment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Development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and</w:t>
            </w:r>
            <w:proofErr w:type="spellEnd"/>
            <w:r>
              <w:rPr>
                <w:rFonts w:ascii="Times New Roman" w:eastAsia="Times New Roman" w:hAnsi="Times New Roman" w:cs="Times New Roman"/>
                <w:color w:val="000000" w:themeColor="text1"/>
                <w:sz w:val="24"/>
                <w:szCs w:val="24"/>
              </w:rPr>
              <w:t xml:space="preserve"> Sustainability, 2025.</w:t>
            </w:r>
          </w:p>
          <w:p w14:paraId="5BAF95A4" w14:textId="77777777" w:rsidR="002150E8" w:rsidRPr="008E179E" w:rsidRDefault="002150E8" w:rsidP="007337FD">
            <w:pPr>
              <w:spacing w:after="0" w:line="360" w:lineRule="auto"/>
              <w:rPr>
                <w:rFonts w:ascii="Calibri" w:eastAsia="Calibri" w:hAnsi="Calibri" w:cs="Calibri"/>
                <w:color w:val="000000" w:themeColor="text1"/>
                <w:sz w:val="20"/>
                <w:szCs w:val="20"/>
              </w:rPr>
            </w:pPr>
          </w:p>
        </w:tc>
      </w:tr>
      <w:tr w:rsidR="002150E8" w:rsidRPr="008E179E" w14:paraId="70673B0F" w14:textId="77777777" w:rsidTr="007337FD">
        <w:trPr>
          <w:trHeight w:val="133"/>
          <w:jc w:val="center"/>
        </w:trPr>
        <w:tc>
          <w:tcPr>
            <w:tcW w:w="883" w:type="dxa"/>
            <w:tcBorders>
              <w:top w:val="single" w:sz="4" w:space="0" w:color="999999"/>
              <w:left w:val="single" w:sz="4" w:space="0" w:color="999999"/>
              <w:bottom w:val="single" w:sz="4" w:space="0" w:color="999999"/>
              <w:right w:val="single" w:sz="4" w:space="0" w:color="999999"/>
            </w:tcBorders>
            <w:vAlign w:val="center"/>
          </w:tcPr>
          <w:p w14:paraId="5080DC5E"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3</w:t>
            </w:r>
          </w:p>
        </w:tc>
        <w:tc>
          <w:tcPr>
            <w:tcW w:w="4869" w:type="dxa"/>
            <w:tcBorders>
              <w:top w:val="single" w:sz="4" w:space="0" w:color="999999"/>
              <w:left w:val="single" w:sz="4" w:space="0" w:color="999999"/>
              <w:bottom w:val="single" w:sz="4" w:space="0" w:color="999999"/>
              <w:right w:val="single" w:sz="4" w:space="0" w:color="999999"/>
            </w:tcBorders>
          </w:tcPr>
          <w:p w14:paraId="7A92E4FA"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RAZA, M. H.; ZHONG, R. Y. Integration of additive manufacturing, lean and green construction: a conceptual framework. </w:t>
            </w:r>
            <w:r>
              <w:rPr>
                <w:rFonts w:ascii="Times New Roman" w:eastAsia="Times New Roman" w:hAnsi="Times New Roman" w:cs="Times New Roman"/>
                <w:i/>
                <w:iCs/>
                <w:color w:val="000000" w:themeColor="text1"/>
                <w:sz w:val="24"/>
                <w:szCs w:val="24"/>
              </w:rPr>
              <w:t>Procedia CIRP</w:t>
            </w:r>
            <w:r>
              <w:rPr>
                <w:rFonts w:ascii="Times New Roman" w:eastAsia="Times New Roman" w:hAnsi="Times New Roman" w:cs="Times New Roman"/>
                <w:color w:val="000000" w:themeColor="text1"/>
                <w:sz w:val="24"/>
                <w:szCs w:val="24"/>
              </w:rPr>
              <w:t>, v. 128, p. 180</w:t>
            </w:r>
            <w:r>
              <w:rPr>
                <w:rFonts w:ascii="Times New Roman" w:eastAsia="Times New Roman" w:hAnsi="Times New Roman" w:cs="Times New Roman"/>
                <w:color w:val="000000" w:themeColor="text1"/>
                <w:sz w:val="24"/>
                <w:szCs w:val="24"/>
              </w:rPr>
              <w:noBreakHyphen/>
              <w:t>185, 2024.</w:t>
            </w:r>
          </w:p>
        </w:tc>
      </w:tr>
      <w:tr w:rsidR="002150E8" w:rsidRPr="008E179E" w14:paraId="76D15B2D" w14:textId="77777777" w:rsidTr="007337FD">
        <w:trPr>
          <w:trHeight w:val="133"/>
          <w:jc w:val="center"/>
        </w:trPr>
        <w:tc>
          <w:tcPr>
            <w:tcW w:w="883" w:type="dxa"/>
            <w:tcBorders>
              <w:top w:val="single" w:sz="4" w:space="0" w:color="999999"/>
              <w:left w:val="single" w:sz="4" w:space="0" w:color="999999"/>
              <w:bottom w:val="single" w:sz="4" w:space="0" w:color="999999"/>
              <w:right w:val="single" w:sz="4" w:space="0" w:color="999999"/>
            </w:tcBorders>
            <w:vAlign w:val="center"/>
          </w:tcPr>
          <w:p w14:paraId="4351B28C"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4</w:t>
            </w:r>
          </w:p>
        </w:tc>
        <w:tc>
          <w:tcPr>
            <w:tcW w:w="4869" w:type="dxa"/>
            <w:tcBorders>
              <w:top w:val="single" w:sz="4" w:space="0" w:color="999999"/>
              <w:left w:val="single" w:sz="4" w:space="0" w:color="999999"/>
              <w:bottom w:val="single" w:sz="4" w:space="0" w:color="999999"/>
              <w:right w:val="single" w:sz="4" w:space="0" w:color="999999"/>
            </w:tcBorders>
          </w:tcPr>
          <w:p w14:paraId="303B87B1"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KOSASIH, W.; PUJAWAN, I. N.; KARNINGSIH, P. D. Integrated Lean-Green practices and supply chain sustainability for manufacturing SMEs: a systematic literature review and research agenda. </w:t>
            </w:r>
            <w:r>
              <w:rPr>
                <w:rFonts w:ascii="Times New Roman" w:eastAsia="Times New Roman" w:hAnsi="Times New Roman" w:cs="Times New Roman"/>
                <w:color w:val="000000" w:themeColor="text1"/>
                <w:sz w:val="24"/>
                <w:szCs w:val="24"/>
              </w:rPr>
              <w:t>Sustainability, v. 15, n. 16, art. 12192, 2023.</w:t>
            </w:r>
          </w:p>
        </w:tc>
      </w:tr>
      <w:tr w:rsidR="002150E8" w:rsidRPr="007016B7" w14:paraId="042897FD" w14:textId="77777777" w:rsidTr="007337FD">
        <w:trPr>
          <w:trHeight w:val="133"/>
          <w:jc w:val="center"/>
        </w:trPr>
        <w:tc>
          <w:tcPr>
            <w:tcW w:w="883" w:type="dxa"/>
            <w:tcBorders>
              <w:top w:val="single" w:sz="4" w:space="0" w:color="999999"/>
              <w:left w:val="single" w:sz="4" w:space="0" w:color="999999"/>
              <w:bottom w:val="single" w:sz="4" w:space="0" w:color="999999"/>
              <w:right w:val="single" w:sz="4" w:space="0" w:color="999999"/>
            </w:tcBorders>
            <w:vAlign w:val="center"/>
          </w:tcPr>
          <w:p w14:paraId="58A3D14C"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5</w:t>
            </w:r>
          </w:p>
        </w:tc>
        <w:tc>
          <w:tcPr>
            <w:tcW w:w="4869" w:type="dxa"/>
            <w:tcBorders>
              <w:top w:val="single" w:sz="4" w:space="0" w:color="999999"/>
              <w:left w:val="single" w:sz="4" w:space="0" w:color="999999"/>
              <w:bottom w:val="single" w:sz="4" w:space="0" w:color="999999"/>
              <w:right w:val="single" w:sz="4" w:space="0" w:color="999999"/>
            </w:tcBorders>
          </w:tcPr>
          <w:p w14:paraId="1FA12581" w14:textId="77777777" w:rsidR="002150E8" w:rsidRPr="007016B7" w:rsidRDefault="002150E8" w:rsidP="007337FD">
            <w:pPr>
              <w:spacing w:after="0" w:line="36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QUEIROZ, G. A.; ALVES JUNIOR, P. N.; COSTA MELO, I. Digitalization as an enabler to SMEs implementing Lean-Green? A systematic review through the topic modelling approach. Sustainability, Basel, v. 14, n. 21, art. 14089, 2022.</w:t>
            </w:r>
          </w:p>
        </w:tc>
      </w:tr>
      <w:tr w:rsidR="002150E8" w:rsidRPr="008E179E" w14:paraId="6564B53B" w14:textId="77777777" w:rsidTr="007337FD">
        <w:trPr>
          <w:trHeight w:val="133"/>
          <w:jc w:val="center"/>
        </w:trPr>
        <w:tc>
          <w:tcPr>
            <w:tcW w:w="883" w:type="dxa"/>
            <w:tcBorders>
              <w:top w:val="single" w:sz="4" w:space="0" w:color="999999"/>
              <w:left w:val="single" w:sz="4" w:space="0" w:color="999999"/>
              <w:bottom w:val="single" w:sz="4" w:space="0" w:color="999999"/>
              <w:right w:val="single" w:sz="4" w:space="0" w:color="999999"/>
            </w:tcBorders>
            <w:vAlign w:val="center"/>
          </w:tcPr>
          <w:p w14:paraId="245B7B63"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6</w:t>
            </w:r>
          </w:p>
        </w:tc>
        <w:tc>
          <w:tcPr>
            <w:tcW w:w="4869" w:type="dxa"/>
            <w:tcBorders>
              <w:top w:val="single" w:sz="4" w:space="0" w:color="999999"/>
              <w:left w:val="single" w:sz="4" w:space="0" w:color="999999"/>
              <w:bottom w:val="single" w:sz="4" w:space="0" w:color="999999"/>
              <w:right w:val="single" w:sz="4" w:space="0" w:color="999999"/>
            </w:tcBorders>
          </w:tcPr>
          <w:p w14:paraId="64993A76"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NAYAL, K. et al. </w:t>
            </w:r>
            <w:proofErr w:type="spellStart"/>
            <w:r>
              <w:rPr>
                <w:rFonts w:ascii="Times New Roman" w:eastAsia="Times New Roman" w:hAnsi="Times New Roman" w:cs="Times New Roman"/>
                <w:color w:val="000000" w:themeColor="text1"/>
                <w:sz w:val="24"/>
                <w:szCs w:val="24"/>
              </w:rPr>
              <w:t>Integrated</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technologies</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toward</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sustainable</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agriculture</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supply</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chains</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missing</w:t>
            </w:r>
            <w:proofErr w:type="spellEnd"/>
            <w:r>
              <w:rPr>
                <w:rFonts w:ascii="Times New Roman" w:eastAsia="Times New Roman" w:hAnsi="Times New Roman" w:cs="Times New Roman"/>
                <w:color w:val="000000" w:themeColor="text1"/>
                <w:sz w:val="24"/>
                <w:szCs w:val="24"/>
              </w:rPr>
              <w:t xml:space="preserve"> links. </w:t>
            </w:r>
            <w:proofErr w:type="spellStart"/>
            <w:r>
              <w:rPr>
                <w:rFonts w:ascii="Times New Roman" w:eastAsia="Times New Roman" w:hAnsi="Times New Roman" w:cs="Times New Roman"/>
                <w:color w:val="000000" w:themeColor="text1"/>
                <w:sz w:val="24"/>
                <w:szCs w:val="24"/>
              </w:rPr>
              <w:t>Journal</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of</w:t>
            </w:r>
            <w:proofErr w:type="spellEnd"/>
            <w:r>
              <w:rPr>
                <w:rFonts w:ascii="Times New Roman" w:eastAsia="Times New Roman" w:hAnsi="Times New Roman" w:cs="Times New Roman"/>
                <w:color w:val="000000" w:themeColor="text1"/>
                <w:sz w:val="24"/>
                <w:szCs w:val="24"/>
              </w:rPr>
              <w:t xml:space="preserve"> Enterprise </w:t>
            </w:r>
            <w:proofErr w:type="spellStart"/>
            <w:r>
              <w:rPr>
                <w:rFonts w:ascii="Times New Roman" w:eastAsia="Times New Roman" w:hAnsi="Times New Roman" w:cs="Times New Roman"/>
                <w:color w:val="000000" w:themeColor="text1"/>
                <w:sz w:val="24"/>
                <w:szCs w:val="24"/>
              </w:rPr>
              <w:t>Information</w:t>
            </w:r>
            <w:proofErr w:type="spellEnd"/>
            <w:r>
              <w:rPr>
                <w:rFonts w:ascii="Times New Roman" w:eastAsia="Times New Roman" w:hAnsi="Times New Roman" w:cs="Times New Roman"/>
                <w:color w:val="000000" w:themeColor="text1"/>
                <w:sz w:val="24"/>
                <w:szCs w:val="24"/>
              </w:rPr>
              <w:t xml:space="preserve"> Management, v. 38, n. 1, p. 318</w:t>
            </w:r>
            <w:r>
              <w:rPr>
                <w:rFonts w:ascii="Times New Roman" w:eastAsia="Times New Roman" w:hAnsi="Times New Roman" w:cs="Times New Roman"/>
                <w:color w:val="000000" w:themeColor="text1"/>
                <w:sz w:val="24"/>
                <w:szCs w:val="24"/>
              </w:rPr>
              <w:noBreakHyphen/>
              <w:t>368, 2025.</w:t>
            </w:r>
          </w:p>
        </w:tc>
      </w:tr>
      <w:tr w:rsidR="002150E8" w:rsidRPr="008E179E" w14:paraId="78B790E9" w14:textId="77777777" w:rsidTr="007337FD">
        <w:trPr>
          <w:trHeight w:val="133"/>
          <w:jc w:val="center"/>
        </w:trPr>
        <w:tc>
          <w:tcPr>
            <w:tcW w:w="883" w:type="dxa"/>
            <w:tcBorders>
              <w:top w:val="single" w:sz="4" w:space="0" w:color="999999"/>
              <w:left w:val="single" w:sz="4" w:space="0" w:color="999999"/>
              <w:bottom w:val="single" w:sz="4" w:space="0" w:color="999999"/>
              <w:right w:val="single" w:sz="4" w:space="0" w:color="999999"/>
            </w:tcBorders>
            <w:vAlign w:val="center"/>
          </w:tcPr>
          <w:p w14:paraId="638975A4"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7</w:t>
            </w:r>
          </w:p>
        </w:tc>
        <w:tc>
          <w:tcPr>
            <w:tcW w:w="4869" w:type="dxa"/>
            <w:tcBorders>
              <w:top w:val="single" w:sz="4" w:space="0" w:color="999999"/>
              <w:left w:val="single" w:sz="4" w:space="0" w:color="999999"/>
              <w:bottom w:val="single" w:sz="4" w:space="0" w:color="999999"/>
              <w:right w:val="single" w:sz="4" w:space="0" w:color="999999"/>
            </w:tcBorders>
          </w:tcPr>
          <w:p w14:paraId="2B731349"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KUMAR, M. Formulating a framework for sustainable circular supply chain management: integrating decoupled circular economy and Industry 4.0 attributes through a Fuzzy ISM approach. </w:t>
            </w:r>
            <w:r>
              <w:rPr>
                <w:rFonts w:ascii="Times New Roman" w:eastAsia="Times New Roman" w:hAnsi="Times New Roman" w:cs="Times New Roman"/>
                <w:color w:val="000000" w:themeColor="text1"/>
                <w:sz w:val="24"/>
                <w:szCs w:val="24"/>
              </w:rPr>
              <w:t xml:space="preserve">Management </w:t>
            </w:r>
            <w:proofErr w:type="spellStart"/>
            <w:r>
              <w:rPr>
                <w:rFonts w:ascii="Times New Roman" w:eastAsia="Times New Roman" w:hAnsi="Times New Roman" w:cs="Times New Roman"/>
                <w:color w:val="000000" w:themeColor="text1"/>
                <w:sz w:val="24"/>
                <w:szCs w:val="24"/>
              </w:rPr>
              <w:t>of</w:t>
            </w:r>
            <w:proofErr w:type="spellEnd"/>
            <w:r>
              <w:rPr>
                <w:rFonts w:ascii="Times New Roman" w:eastAsia="Times New Roman" w:hAnsi="Times New Roman" w:cs="Times New Roman"/>
                <w:color w:val="000000" w:themeColor="text1"/>
                <w:sz w:val="24"/>
                <w:szCs w:val="24"/>
              </w:rPr>
              <w:t xml:space="preserve"> Environmental </w:t>
            </w:r>
            <w:proofErr w:type="spellStart"/>
            <w:r>
              <w:rPr>
                <w:rFonts w:ascii="Times New Roman" w:eastAsia="Times New Roman" w:hAnsi="Times New Roman" w:cs="Times New Roman"/>
                <w:color w:val="000000" w:themeColor="text1"/>
                <w:sz w:val="24"/>
                <w:szCs w:val="24"/>
              </w:rPr>
              <w:t>Quality</w:t>
            </w:r>
            <w:proofErr w:type="spellEnd"/>
            <w:r>
              <w:rPr>
                <w:rFonts w:ascii="Times New Roman" w:eastAsia="Times New Roman" w:hAnsi="Times New Roman" w:cs="Times New Roman"/>
                <w:color w:val="000000" w:themeColor="text1"/>
                <w:sz w:val="24"/>
                <w:szCs w:val="24"/>
              </w:rPr>
              <w:t>, v. 36, n. 8, p. 2189–2233, 2025.</w:t>
            </w:r>
          </w:p>
        </w:tc>
      </w:tr>
      <w:tr w:rsidR="002150E8" w:rsidRPr="008E179E" w14:paraId="1F16CA79" w14:textId="77777777" w:rsidTr="007337FD">
        <w:trPr>
          <w:trHeight w:val="133"/>
          <w:jc w:val="center"/>
        </w:trPr>
        <w:tc>
          <w:tcPr>
            <w:tcW w:w="883" w:type="dxa"/>
            <w:tcBorders>
              <w:top w:val="single" w:sz="4" w:space="0" w:color="999999"/>
              <w:left w:val="single" w:sz="4" w:space="0" w:color="999999"/>
              <w:bottom w:val="single" w:sz="4" w:space="0" w:color="999999"/>
              <w:right w:val="single" w:sz="4" w:space="0" w:color="999999"/>
            </w:tcBorders>
            <w:vAlign w:val="center"/>
          </w:tcPr>
          <w:p w14:paraId="353F4018"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8</w:t>
            </w:r>
          </w:p>
        </w:tc>
        <w:tc>
          <w:tcPr>
            <w:tcW w:w="4869" w:type="dxa"/>
            <w:tcBorders>
              <w:top w:val="single" w:sz="4" w:space="0" w:color="999999"/>
              <w:left w:val="single" w:sz="4" w:space="0" w:color="999999"/>
              <w:bottom w:val="single" w:sz="4" w:space="0" w:color="999999"/>
              <w:right w:val="single" w:sz="4" w:space="0" w:color="999999"/>
            </w:tcBorders>
          </w:tcPr>
          <w:p w14:paraId="568A9F86"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MAHMOOD ABD ELKHALIK, S.; ALSAYYED, N. M.; SUKKARI, L.; ALLAN, B.; SWEIS, R. Integrating lean principles into sustainability initiatives in the manufacturing sector: a systematic literature review of green and lean practices. Management of Environmental Quality, 2026. </w:t>
            </w:r>
          </w:p>
        </w:tc>
      </w:tr>
      <w:tr w:rsidR="002150E8" w:rsidRPr="007016B7" w14:paraId="0331EEB9" w14:textId="77777777" w:rsidTr="007337FD">
        <w:trPr>
          <w:trHeight w:val="1819"/>
          <w:jc w:val="center"/>
        </w:trPr>
        <w:tc>
          <w:tcPr>
            <w:tcW w:w="883" w:type="dxa"/>
            <w:tcBorders>
              <w:top w:val="single" w:sz="4" w:space="0" w:color="999999"/>
              <w:left w:val="single" w:sz="4" w:space="0" w:color="999999"/>
              <w:bottom w:val="single" w:sz="4" w:space="0" w:color="999999"/>
              <w:right w:val="single" w:sz="4" w:space="0" w:color="999999"/>
            </w:tcBorders>
            <w:vAlign w:val="center"/>
          </w:tcPr>
          <w:p w14:paraId="486241EC"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9</w:t>
            </w:r>
          </w:p>
        </w:tc>
        <w:tc>
          <w:tcPr>
            <w:tcW w:w="4869" w:type="dxa"/>
            <w:tcBorders>
              <w:top w:val="single" w:sz="4" w:space="0" w:color="999999"/>
              <w:left w:val="single" w:sz="4" w:space="0" w:color="999999"/>
              <w:bottom w:val="single" w:sz="4" w:space="0" w:color="999999"/>
              <w:right w:val="single" w:sz="4" w:space="0" w:color="999999"/>
            </w:tcBorders>
          </w:tcPr>
          <w:p w14:paraId="7C87DCE3" w14:textId="77777777" w:rsidR="002150E8" w:rsidRPr="007016B7" w:rsidRDefault="002150E8" w:rsidP="007337FD">
            <w:pPr>
              <w:spacing w:after="0" w:line="360" w:lineRule="auto"/>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lang w:val="en-US"/>
              </w:rPr>
              <w:t>YADAV, V.; GAHLOT, P. Green Lean Six Sigma sustainability-oriented framework for small and medium enterprises. International Journal of Quality &amp; Reliability Management, Bingley, v. 39, n. 7, p. 1787</w:t>
            </w:r>
            <w:r>
              <w:rPr>
                <w:rFonts w:ascii="Times New Roman" w:eastAsia="Times New Roman" w:hAnsi="Times New Roman" w:cs="Times New Roman"/>
                <w:color w:val="000000" w:themeColor="text1"/>
                <w:sz w:val="24"/>
                <w:szCs w:val="24"/>
                <w:lang w:val="en-US"/>
              </w:rPr>
              <w:noBreakHyphen/>
              <w:t>1807, 2022.</w:t>
            </w:r>
          </w:p>
        </w:tc>
      </w:tr>
    </w:tbl>
    <w:p w14:paraId="2D9FE53B" w14:textId="77777777" w:rsidR="002150E8" w:rsidRPr="008E179E" w:rsidRDefault="002150E8" w:rsidP="002150E8">
      <w:pPr>
        <w:spacing w:after="0" w:line="360" w:lineRule="auto"/>
        <w:jc w:val="center"/>
        <w:rPr>
          <w:rFonts w:asciiTheme="majorHAnsi" w:eastAsia="Times New Roman" w:hAnsiTheme="majorHAnsi" w:cstheme="majorHAnsi"/>
          <w:color w:val="000000" w:themeColor="text1"/>
          <w:sz w:val="16"/>
          <w:szCs w:val="16"/>
        </w:rPr>
      </w:pPr>
      <w:r>
        <w:rPr>
          <w:rFonts w:asciiTheme="majorHAnsi" w:eastAsia="Times New Roman" w:hAnsiTheme="majorHAnsi" w:cstheme="majorHAnsi"/>
          <w:color w:val="000000" w:themeColor="text1"/>
          <w:sz w:val="16"/>
          <w:szCs w:val="16"/>
        </w:rPr>
        <w:t>Fonte: Elaborado pelo autor (2026)</w:t>
      </w:r>
    </w:p>
    <w:p w14:paraId="6A29E0D9" w14:textId="77777777" w:rsidR="002150E8" w:rsidRPr="008E179E" w:rsidRDefault="002150E8" w:rsidP="002150E8">
      <w:pPr>
        <w:spacing w:after="0" w:line="360" w:lineRule="auto"/>
        <w:rPr>
          <w:color w:val="000000" w:themeColor="text1"/>
        </w:rPr>
      </w:pPr>
    </w:p>
    <w:p w14:paraId="63A3E28F" w14:textId="77777777" w:rsidR="002150E8" w:rsidRPr="008E179E" w:rsidRDefault="002150E8" w:rsidP="002150E8">
      <w:pPr>
        <w:pStyle w:val="Ttulo3"/>
        <w:spacing w:before="0" w:after="0" w:line="360" w:lineRule="auto"/>
        <w:rPr>
          <w:rFonts w:ascii="Times New Roman" w:eastAsia="Times New Roman" w:hAnsi="Times New Roman" w:cs="Times New Roman"/>
          <w:color w:val="000000" w:themeColor="text1"/>
        </w:rPr>
      </w:pPr>
      <w:bookmarkStart w:id="62" w:name="_Toc242269126"/>
      <w:bookmarkStart w:id="63" w:name="_Toc242269205"/>
      <w:bookmarkStart w:id="64" w:name="_Toc242269286"/>
      <w:r>
        <w:rPr>
          <w:rFonts w:ascii="Times New Roman" w:eastAsia="Times New Roman" w:hAnsi="Times New Roman" w:cs="Times New Roman"/>
          <w:color w:val="000000" w:themeColor="text1"/>
        </w:rPr>
        <w:t xml:space="preserve">2.4.3 Eixo 3 - Desempenho ESG, Responsabilidade Social Corporativa e Engajamento de </w:t>
      </w:r>
      <w:r>
        <w:rPr>
          <w:rFonts w:ascii="Times New Roman" w:eastAsia="Times New Roman" w:hAnsi="Times New Roman" w:cs="Times New Roman"/>
          <w:i/>
          <w:iCs/>
          <w:color w:val="000000" w:themeColor="text1"/>
        </w:rPr>
        <w:t>Stakeholders</w:t>
      </w:r>
      <w:bookmarkEnd w:id="62"/>
      <w:bookmarkEnd w:id="63"/>
      <w:bookmarkEnd w:id="64"/>
    </w:p>
    <w:p w14:paraId="21378036" w14:textId="77777777" w:rsidR="0004723E" w:rsidRPr="008E179E" w:rsidRDefault="002150E8" w:rsidP="006F6FEA">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terceiro eixo destaca como práticas moderadas de estoques enxutos, apoiadas por transformação digital e condições de mercado, podem fortalecer o desempenho social da empresa e o relacionamento com stakeholders no contexto ESG e aborda a RSC e o engajamento de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temas que sustentam a dimensão social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w:t>
      </w:r>
    </w:p>
    <w:p w14:paraId="693E5F8C" w14:textId="77777777" w:rsidR="002150E8"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Artigos selecionados: 2 </w:t>
      </w:r>
    </w:p>
    <w:p w14:paraId="18E46616" w14:textId="77777777" w:rsidR="006F6FEA" w:rsidRPr="008E179E" w:rsidRDefault="006F6FEA" w:rsidP="002150E8">
      <w:pPr>
        <w:spacing w:after="0" w:line="360" w:lineRule="auto"/>
        <w:ind w:firstLine="708"/>
        <w:jc w:val="both"/>
        <w:rPr>
          <w:rFonts w:ascii="Times New Roman" w:eastAsia="Times New Roman" w:hAnsi="Times New Roman" w:cs="Times New Roman"/>
          <w:color w:val="000000" w:themeColor="text1"/>
          <w:sz w:val="24"/>
          <w:szCs w:val="24"/>
        </w:rPr>
      </w:pPr>
    </w:p>
    <w:p w14:paraId="0D2D26DF" w14:textId="77777777" w:rsidR="002150E8" w:rsidRPr="008E179E" w:rsidRDefault="002150E8" w:rsidP="0004723E">
      <w:pPr>
        <w:pStyle w:val="Legenda"/>
        <w:keepNext/>
        <w:spacing w:after="0" w:line="360" w:lineRule="auto"/>
        <w:jc w:val="center"/>
        <w:rPr>
          <w:rFonts w:asciiTheme="minorHAnsi" w:hAnsiTheme="minorHAnsi" w:cstheme="minorHAnsi"/>
          <w:color w:val="auto"/>
          <w:sz w:val="20"/>
          <w:szCs w:val="20"/>
        </w:rPr>
      </w:pPr>
      <w:bookmarkStart w:id="65" w:name="_Toc235197275"/>
      <w:r>
        <w:rPr>
          <w:rFonts w:asciiTheme="minorHAnsi" w:hAnsiTheme="minorHAnsi" w:cstheme="minorHAnsi"/>
          <w:color w:val="auto"/>
          <w:sz w:val="20"/>
          <w:szCs w:val="20"/>
        </w:rPr>
        <w:t xml:space="preserve">Quadro </w:t>
      </w:r>
      <w:r>
        <w:rPr>
          <w:rFonts w:asciiTheme="minorHAnsi" w:hAnsiTheme="minorHAnsi" w:cstheme="minorHAnsi"/>
          <w:color w:val="auto"/>
          <w:sz w:val="20"/>
          <w:szCs w:val="20"/>
        </w:rPr>
        <w:fldChar w:fldCharType="begin"/>
      </w:r>
      <w:r>
        <w:rPr>
          <w:rFonts w:ascii="Calibri" w:hAnsi="Calibri" w:cs="Calibri"/>
          <w:color w:val="auto"/>
          <w:sz w:val="20"/>
          <w:szCs w:val="20"/>
        </w:rPr>
        <w:instrText xml:space="preserve"> SEQ Quadro \* ARABIC </w:instrText>
      </w:r>
      <w:r>
        <w:rPr>
          <w:rFonts w:ascii="Calibri" w:hAnsi="Calibri" w:cs="Calibri"/>
          <w:color w:val="auto"/>
          <w:sz w:val="20"/>
          <w:szCs w:val="20"/>
        </w:rPr>
        <w:fldChar w:fldCharType="separate"/>
      </w:r>
      <w:r w:rsidR="00805C76">
        <w:rPr>
          <w:rFonts w:ascii="Calibri" w:hAnsi="Calibri" w:cs="Calibri"/>
          <w:noProof/>
          <w:color w:val="auto"/>
          <w:sz w:val="20"/>
          <w:szCs w:val="20"/>
        </w:rPr>
        <w:t>4</w:t>
      </w:r>
      <w:r>
        <w:rPr>
          <w:rFonts w:ascii="Calibri" w:hAnsi="Calibri" w:cs="Calibri"/>
          <w:color w:val="auto"/>
          <w:sz w:val="20"/>
          <w:szCs w:val="20"/>
        </w:rPr>
        <w:fldChar w:fldCharType="end"/>
      </w:r>
      <w:r>
        <w:rPr>
          <w:rFonts w:asciiTheme="minorHAnsi" w:hAnsiTheme="minorHAnsi" w:cstheme="minorHAnsi"/>
          <w:color w:val="auto"/>
          <w:sz w:val="20"/>
          <w:szCs w:val="20"/>
        </w:rPr>
        <w:t xml:space="preserve"> - Desempenho ESG, Responsabilidade Social Corporativa e Engajamento de Stakeholders</w:t>
      </w:r>
      <w:bookmarkEnd w:id="65"/>
    </w:p>
    <w:tbl>
      <w:tblPr>
        <w:tblStyle w:val="6"/>
        <w:tblW w:w="6360" w:type="dxa"/>
        <w:jc w:val="center"/>
        <w:tblInd w:w="0" w:type="dxa"/>
        <w:tblLayout w:type="fixed"/>
        <w:tblCellMar>
          <w:top w:w="40" w:type="dxa"/>
          <w:left w:w="80" w:type="dxa"/>
          <w:bottom w:w="40" w:type="dxa"/>
          <w:right w:w="80" w:type="dxa"/>
        </w:tblCellMar>
        <w:tblLook w:val="0400" w:firstRow="0" w:lastRow="0" w:firstColumn="0" w:lastColumn="0" w:noHBand="0" w:noVBand="1"/>
      </w:tblPr>
      <w:tblGrid>
        <w:gridCol w:w="700"/>
        <w:gridCol w:w="5660"/>
      </w:tblGrid>
      <w:tr w:rsidR="002150E8" w:rsidRPr="008E179E" w14:paraId="628A73AE" w14:textId="77777777" w:rsidTr="007337FD">
        <w:trPr>
          <w:jc w:val="center"/>
        </w:trPr>
        <w:tc>
          <w:tcPr>
            <w:tcW w:w="700"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1838FA6D"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p>
        </w:tc>
        <w:tc>
          <w:tcPr>
            <w:tcW w:w="565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5CEBF107"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r>
              <w:rPr>
                <w:rFonts w:ascii="Calibri" w:eastAsia="Calibri" w:hAnsi="Calibri" w:cs="Calibri"/>
                <w:color w:val="000000" w:themeColor="text1"/>
                <w:sz w:val="20"/>
                <w:szCs w:val="20"/>
              </w:rPr>
              <w:t>Referência</w:t>
            </w:r>
          </w:p>
        </w:tc>
      </w:tr>
      <w:tr w:rsidR="002150E8" w:rsidRPr="008E179E" w14:paraId="2F8F2D0E" w14:textId="77777777" w:rsidTr="007337FD">
        <w:trPr>
          <w:jc w:val="center"/>
        </w:trPr>
        <w:tc>
          <w:tcPr>
            <w:tcW w:w="700" w:type="dxa"/>
            <w:tcBorders>
              <w:top w:val="single" w:sz="4" w:space="0" w:color="999999"/>
              <w:left w:val="single" w:sz="4" w:space="0" w:color="999999"/>
              <w:bottom w:val="single" w:sz="4" w:space="0" w:color="999999"/>
              <w:right w:val="single" w:sz="4" w:space="0" w:color="999999"/>
            </w:tcBorders>
            <w:vAlign w:val="center"/>
          </w:tcPr>
          <w:p w14:paraId="7484C7C1"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1</w:t>
            </w:r>
          </w:p>
        </w:tc>
        <w:tc>
          <w:tcPr>
            <w:tcW w:w="5659" w:type="dxa"/>
            <w:tcBorders>
              <w:top w:val="single" w:sz="4" w:space="0" w:color="999999"/>
              <w:left w:val="single" w:sz="4" w:space="0" w:color="999999"/>
              <w:bottom w:val="single" w:sz="4" w:space="0" w:color="999999"/>
              <w:right w:val="single" w:sz="4" w:space="0" w:color="999999"/>
            </w:tcBorders>
            <w:vAlign w:val="center"/>
          </w:tcPr>
          <w:p w14:paraId="24F02662"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WANG, J.; ZHANG, Y.; YAO, X.; ZHU, X. The impact of lean inventory management on ESG performance. </w:t>
            </w:r>
            <w:proofErr w:type="spellStart"/>
            <w:r>
              <w:rPr>
                <w:rFonts w:ascii="Times New Roman" w:eastAsia="Times New Roman" w:hAnsi="Times New Roman" w:cs="Times New Roman"/>
                <w:color w:val="000000" w:themeColor="text1"/>
                <w:sz w:val="24"/>
                <w:szCs w:val="24"/>
              </w:rPr>
              <w:t>Journal</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of</w:t>
            </w:r>
            <w:proofErr w:type="spellEnd"/>
            <w:r>
              <w:rPr>
                <w:rFonts w:ascii="Times New Roman" w:eastAsia="Times New Roman" w:hAnsi="Times New Roman" w:cs="Times New Roman"/>
                <w:color w:val="000000" w:themeColor="text1"/>
                <w:sz w:val="24"/>
                <w:szCs w:val="24"/>
              </w:rPr>
              <w:t xml:space="preserve"> Manufacturing Technology Management, v. 36, n. 5, p. 1096-1118, 2025.</w:t>
            </w:r>
          </w:p>
          <w:p w14:paraId="2BFD4D67"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p>
        </w:tc>
      </w:tr>
      <w:tr w:rsidR="002150E8" w:rsidRPr="008E179E" w14:paraId="5D63DF27" w14:textId="77777777" w:rsidTr="007337FD">
        <w:trPr>
          <w:jc w:val="center"/>
        </w:trPr>
        <w:tc>
          <w:tcPr>
            <w:tcW w:w="700" w:type="dxa"/>
            <w:tcBorders>
              <w:top w:val="single" w:sz="4" w:space="0" w:color="999999"/>
              <w:left w:val="single" w:sz="4" w:space="0" w:color="999999"/>
              <w:bottom w:val="single" w:sz="4" w:space="0" w:color="999999"/>
              <w:right w:val="single" w:sz="4" w:space="0" w:color="999999"/>
            </w:tcBorders>
            <w:vAlign w:val="center"/>
          </w:tcPr>
          <w:p w14:paraId="22C03440" w14:textId="77777777" w:rsidR="002150E8" w:rsidRPr="008E179E" w:rsidRDefault="002150E8" w:rsidP="007337FD">
            <w:pPr>
              <w:spacing w:after="0" w:line="360" w:lineRule="auto"/>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2</w:t>
            </w:r>
          </w:p>
        </w:tc>
        <w:tc>
          <w:tcPr>
            <w:tcW w:w="5659" w:type="dxa"/>
            <w:tcBorders>
              <w:top w:val="single" w:sz="4" w:space="0" w:color="999999"/>
              <w:left w:val="single" w:sz="4" w:space="0" w:color="999999"/>
              <w:bottom w:val="single" w:sz="4" w:space="0" w:color="999999"/>
              <w:right w:val="single" w:sz="4" w:space="0" w:color="999999"/>
            </w:tcBorders>
            <w:vAlign w:val="center"/>
          </w:tcPr>
          <w:p w14:paraId="42A13DA3" w14:textId="77777777" w:rsidR="002150E8" w:rsidRPr="008E179E" w:rsidRDefault="002150E8" w:rsidP="007337FD">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KOOMSON, S. Eco-friendly messages </w:t>
            </w:r>
            <w:proofErr w:type="gramStart"/>
            <w:r>
              <w:rPr>
                <w:rFonts w:ascii="Times New Roman" w:eastAsia="Times New Roman" w:hAnsi="Times New Roman" w:cs="Times New Roman"/>
                <w:color w:val="000000" w:themeColor="text1"/>
                <w:sz w:val="24"/>
                <w:szCs w:val="24"/>
                <w:lang w:val="en-US"/>
              </w:rPr>
              <w:t>impact on</w:t>
            </w:r>
            <w:proofErr w:type="gramEnd"/>
            <w:r>
              <w:rPr>
                <w:rFonts w:ascii="Times New Roman" w:eastAsia="Times New Roman" w:hAnsi="Times New Roman" w:cs="Times New Roman"/>
                <w:color w:val="000000" w:themeColor="text1"/>
                <w:sz w:val="24"/>
                <w:szCs w:val="24"/>
                <w:lang w:val="en-US"/>
              </w:rPr>
              <w:t xml:space="preserve"> leadership-driven total quality management practices and ESG ratings in the oil and gas industry. </w:t>
            </w:r>
            <w:r>
              <w:rPr>
                <w:rFonts w:ascii="Times New Roman" w:eastAsia="Times New Roman" w:hAnsi="Times New Roman" w:cs="Times New Roman"/>
                <w:color w:val="000000" w:themeColor="text1"/>
                <w:sz w:val="24"/>
                <w:szCs w:val="24"/>
              </w:rPr>
              <w:t xml:space="preserve">Society </w:t>
            </w:r>
            <w:proofErr w:type="spellStart"/>
            <w:r>
              <w:rPr>
                <w:rFonts w:ascii="Times New Roman" w:eastAsia="Times New Roman" w:hAnsi="Times New Roman" w:cs="Times New Roman"/>
                <w:color w:val="000000" w:themeColor="text1"/>
                <w:sz w:val="24"/>
                <w:szCs w:val="24"/>
              </w:rPr>
              <w:t>and</w:t>
            </w:r>
            <w:proofErr w:type="spellEnd"/>
            <w:r>
              <w:rPr>
                <w:rFonts w:ascii="Times New Roman" w:eastAsia="Times New Roman" w:hAnsi="Times New Roman" w:cs="Times New Roman"/>
                <w:color w:val="000000" w:themeColor="text1"/>
                <w:sz w:val="24"/>
                <w:szCs w:val="24"/>
              </w:rPr>
              <w:t xml:space="preserve"> Business Review, v. 21, n. 2, p. 233</w:t>
            </w:r>
            <w:r>
              <w:rPr>
                <w:rFonts w:ascii="Times New Roman" w:eastAsia="Times New Roman" w:hAnsi="Times New Roman" w:cs="Times New Roman"/>
                <w:color w:val="000000" w:themeColor="text1"/>
                <w:sz w:val="24"/>
                <w:szCs w:val="24"/>
              </w:rPr>
              <w:noBreakHyphen/>
              <w:t>251, 2026.</w:t>
            </w:r>
          </w:p>
          <w:p w14:paraId="3EC66D82" w14:textId="77777777" w:rsidR="002150E8" w:rsidRPr="008E179E" w:rsidRDefault="002150E8" w:rsidP="007337FD">
            <w:pPr>
              <w:spacing w:after="0" w:line="360" w:lineRule="auto"/>
              <w:jc w:val="both"/>
              <w:rPr>
                <w:rFonts w:ascii="Calibri" w:eastAsia="Calibri" w:hAnsi="Calibri" w:cs="Calibri"/>
                <w:color w:val="000000" w:themeColor="text1"/>
                <w:sz w:val="20"/>
                <w:szCs w:val="20"/>
              </w:rPr>
            </w:pPr>
          </w:p>
        </w:tc>
      </w:tr>
    </w:tbl>
    <w:p w14:paraId="5B74CD95" w14:textId="77777777" w:rsidR="00B72AEB" w:rsidRPr="008E179E" w:rsidRDefault="002150E8" w:rsidP="006F6FEA">
      <w:pPr>
        <w:spacing w:after="0" w:line="360" w:lineRule="auto"/>
        <w:jc w:val="center"/>
        <w:rPr>
          <w:rFonts w:asciiTheme="majorHAnsi" w:eastAsia="Times New Roman" w:hAnsiTheme="majorHAnsi" w:cstheme="majorHAnsi"/>
          <w:color w:val="000000" w:themeColor="text1"/>
          <w:sz w:val="16"/>
          <w:szCs w:val="16"/>
        </w:rPr>
      </w:pPr>
      <w:r>
        <w:rPr>
          <w:rFonts w:asciiTheme="majorHAnsi" w:eastAsia="Times New Roman" w:hAnsiTheme="majorHAnsi" w:cstheme="majorHAnsi"/>
          <w:color w:val="000000" w:themeColor="text1"/>
          <w:sz w:val="16"/>
          <w:szCs w:val="16"/>
        </w:rPr>
        <w:t>Fonte: Elaborado pelo autor (2026)</w:t>
      </w:r>
    </w:p>
    <w:p w14:paraId="2AFFB4FB" w14:textId="77777777" w:rsidR="00B72AEB" w:rsidRPr="008E179E" w:rsidRDefault="00B72AEB" w:rsidP="002150E8">
      <w:pPr>
        <w:spacing w:after="0" w:line="360" w:lineRule="auto"/>
        <w:jc w:val="center"/>
        <w:rPr>
          <w:rFonts w:asciiTheme="majorHAnsi" w:eastAsia="Times New Roman" w:hAnsiTheme="majorHAnsi" w:cstheme="majorHAnsi"/>
          <w:color w:val="000000" w:themeColor="text1"/>
          <w:sz w:val="16"/>
          <w:szCs w:val="16"/>
        </w:rPr>
      </w:pPr>
    </w:p>
    <w:p w14:paraId="2ECED195" w14:textId="77777777" w:rsidR="00DA130C" w:rsidRPr="008E179E" w:rsidRDefault="00195A84" w:rsidP="00DA130C">
      <w:pPr>
        <w:pStyle w:val="Ttulo2"/>
        <w:spacing w:before="0" w:after="0" w:line="360" w:lineRule="auto"/>
        <w:rPr>
          <w:rFonts w:ascii="Times New Roman" w:eastAsia="Times New Roman" w:hAnsi="Times New Roman" w:cs="Times New Roman"/>
          <w:color w:val="000000" w:themeColor="text1"/>
          <w:sz w:val="28"/>
          <w:szCs w:val="28"/>
        </w:rPr>
      </w:pPr>
      <w:bookmarkStart w:id="66" w:name="_Toc242269127"/>
      <w:bookmarkStart w:id="67" w:name="_Toc242269206"/>
      <w:bookmarkStart w:id="68" w:name="_Toc242269287"/>
      <w:r>
        <w:rPr>
          <w:rFonts w:ascii="Times New Roman" w:eastAsia="Times New Roman" w:hAnsi="Times New Roman" w:cs="Times New Roman"/>
          <w:color w:val="000000" w:themeColor="text1"/>
          <w:sz w:val="28"/>
          <w:szCs w:val="28"/>
        </w:rPr>
        <w:t>2.5 Perfil bibliométrico do corpus</w:t>
      </w:r>
      <w:bookmarkEnd w:id="66"/>
      <w:bookmarkEnd w:id="67"/>
      <w:bookmarkEnd w:id="68"/>
    </w:p>
    <w:p w14:paraId="4F4B1725" w14:textId="77777777" w:rsidR="00DA130C" w:rsidRPr="008E179E" w:rsidRDefault="00B72AEB" w:rsidP="00DA130C">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perfil bibliométricos dos três eixos de pesquisa identificados na RSL (Tabela 1), confirma a maturidade dos campos de pesquisa. O Eixo 1 reúne um volume intermediário de registros indexados (64), que corresponde a um campo já consolidado, ainda que disperso entre características econômicas, ambientais que raramente convergem para uma estrutura analítica comum. O Eixo 2 concentra o maior volume de registros (101), o que consolida a pesquisa sobre operações enxutas e sustentabilidade na literatura de manufatura. O Eixo 3 retorna o corpo de trabalho mais reduzido (8 registros), o que denota uma agenda emergente, porém ainda incipiente.</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Os três eixos não são meramente quantitativos: ela espelha a maturidade desigual das próprias dimensões da análise de viabilidade, na qual o vetor operacional-ambiental se encontra densamente investigado, ao passo que a dimensão social e de governança permanece subdesenvolvida.</w:t>
      </w:r>
    </w:p>
    <w:p w14:paraId="0EC3D45D" w14:textId="77777777" w:rsidR="00DA130C" w:rsidRPr="008E179E" w:rsidRDefault="0004723E" w:rsidP="00DA130C">
      <w:pPr>
        <w:spacing w:after="0" w:line="360" w:lineRule="auto"/>
        <w:ind w:firstLine="708"/>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 xml:space="preserve">O fluxo PRISMA, ilustrado na Figura 1 e resumido no Quadro 1, percorre as quatro etapas de seleção desde os 173 registros iniciais até o corpus final de 15 estudos. A desduplicação removeu 45 registros, </w:t>
      </w:r>
      <w:r>
        <w:rPr>
          <w:rFonts w:ascii="Times New Roman" w:eastAsia="Times New Roman" w:hAnsi="Times New Roman" w:cs="Times New Roman"/>
          <w:b/>
          <w:bCs/>
          <w:sz w:val="24"/>
          <w:szCs w:val="24"/>
        </w:rPr>
        <w:t>26%</w:t>
      </w:r>
      <w:r>
        <w:rPr>
          <w:rFonts w:ascii="Times New Roman" w:eastAsia="Times New Roman" w:hAnsi="Times New Roman" w:cs="Times New Roman"/>
          <w:sz w:val="24"/>
          <w:szCs w:val="24"/>
        </w:rPr>
        <w:t xml:space="preserve"> dos identificados. A triagem por título constituiu o filtro mais contundente</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 xml:space="preserve">ao excluir </w:t>
      </w:r>
      <w:r>
        <w:rPr>
          <w:rFonts w:ascii="Times New Roman" w:eastAsia="Times New Roman" w:hAnsi="Times New Roman" w:cs="Times New Roman"/>
          <w:b/>
          <w:bCs/>
          <w:sz w:val="24"/>
          <w:szCs w:val="24"/>
        </w:rPr>
        <w:t xml:space="preserve">66% </w:t>
      </w:r>
      <w:r>
        <w:rPr>
          <w:rFonts w:ascii="Times New Roman" w:eastAsia="Times New Roman" w:hAnsi="Times New Roman" w:cs="Times New Roman"/>
          <w:sz w:val="24"/>
          <w:szCs w:val="24"/>
        </w:rPr>
        <w:t>dos registros únicos. As triagens por resumo e por texto completo retiraram, em conjunto, outros 28 artigos.</w:t>
      </w:r>
    </w:p>
    <w:p w14:paraId="09B6B92C" w14:textId="77777777" w:rsidR="00DA130C" w:rsidRPr="008E179E" w:rsidRDefault="00DA130C" w:rsidP="00DA130C">
      <w:pPr>
        <w:spacing w:after="0" w:line="360" w:lineRule="auto"/>
        <w:ind w:firstLine="708"/>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Os 15 estudos retidos (Tabela 2) distribuíram-se pelos três eixos em proporção à maturidade de cada corrente de pesquisa: quatro artigos no Eixo 1 (26,7%), nove no Eixo 2 (60,0%) e dois no Eixo 3 (13,3%). Essa diferença sustenta, do ponto de vista quantitativo, a lacuna que o EVTEAS-</w:t>
      </w:r>
      <w:proofErr w:type="spellStart"/>
      <w:r>
        <w:rPr>
          <w:rFonts w:ascii="Times New Roman" w:eastAsia="Times New Roman" w:hAnsi="Times New Roman" w:cs="Times New Roman"/>
          <w:sz w:val="24"/>
          <w:szCs w:val="24"/>
        </w:rPr>
        <w:t>Py</w:t>
      </w:r>
      <w:proofErr w:type="spellEnd"/>
      <w:r>
        <w:rPr>
          <w:rFonts w:ascii="Times New Roman" w:eastAsia="Times New Roman" w:hAnsi="Times New Roman" w:cs="Times New Roman"/>
          <w:sz w:val="24"/>
          <w:szCs w:val="24"/>
        </w:rPr>
        <w:t xml:space="preserve"> pode explorar.</w:t>
      </w:r>
    </w:p>
    <w:p w14:paraId="41EA881A" w14:textId="77777777" w:rsidR="00B72AEB" w:rsidRPr="008E179E" w:rsidRDefault="00B72AEB" w:rsidP="00DA130C">
      <w:pPr>
        <w:spacing w:after="0" w:line="360" w:lineRule="auto"/>
        <w:ind w:firstLine="708"/>
        <w:jc w:val="both"/>
        <w:rPr>
          <w:rFonts w:ascii="Times New Roman" w:eastAsia="Times New Roman" w:hAnsi="Times New Roman" w:cs="Times New Roman"/>
          <w:color w:val="EE0000"/>
          <w:sz w:val="24"/>
          <w:szCs w:val="24"/>
          <w:u w:val="single"/>
        </w:rPr>
      </w:pPr>
    </w:p>
    <w:p w14:paraId="5D743359" w14:textId="77777777" w:rsidR="00DA130C" w:rsidRPr="008E179E" w:rsidRDefault="00DA130C" w:rsidP="00DA130C">
      <w:pPr>
        <w:pStyle w:val="Ttulo3"/>
        <w:spacing w:before="0" w:after="0" w:line="360" w:lineRule="auto"/>
        <w:rPr>
          <w:rFonts w:ascii="Times New Roman" w:eastAsia="Times New Roman" w:hAnsi="Times New Roman" w:cs="Times New Roman"/>
          <w:color w:val="auto"/>
        </w:rPr>
      </w:pPr>
      <w:bookmarkStart w:id="69" w:name="_Toc242269128"/>
      <w:bookmarkStart w:id="70" w:name="_Toc242269207"/>
      <w:bookmarkStart w:id="71" w:name="_Toc242269288"/>
      <w:r>
        <w:rPr>
          <w:rFonts w:ascii="Times New Roman" w:eastAsia="Times New Roman" w:hAnsi="Times New Roman" w:cs="Times New Roman"/>
          <w:color w:val="auto"/>
        </w:rPr>
        <w:t xml:space="preserve">2.5.1 Mapeamento bibliométrico da estrutura conceitual do corpus com utilização de </w:t>
      </w:r>
      <w:proofErr w:type="spellStart"/>
      <w:r>
        <w:rPr>
          <w:rFonts w:ascii="Times New Roman" w:eastAsia="Times New Roman" w:hAnsi="Times New Roman" w:cs="Times New Roman"/>
          <w:color w:val="auto"/>
        </w:rPr>
        <w:t>VOSviewer</w:t>
      </w:r>
      <w:bookmarkEnd w:id="69"/>
      <w:bookmarkEnd w:id="70"/>
      <w:bookmarkEnd w:id="71"/>
      <w:proofErr w:type="spellEnd"/>
    </w:p>
    <w:p w14:paraId="4DE2B85F" w14:textId="77777777" w:rsidR="00195A84" w:rsidRPr="008E179E" w:rsidRDefault="00F51E16" w:rsidP="00F51E16">
      <w:pPr>
        <w:suppressAutoHyphens w:val="0"/>
        <w:spacing w:after="120" w:line="360" w:lineRule="auto"/>
        <w:ind w:firstLine="720"/>
        <w:rPr>
          <w:rFonts w:ascii="Times New Roman" w:eastAsia="Times New Roman" w:hAnsi="Times New Roman" w:cs="Times New Roman"/>
          <w:color w:val="EE0000"/>
          <w:sz w:val="24"/>
          <w:lang w:eastAsia="en-US"/>
        </w:rPr>
      </w:pPr>
      <w:r>
        <w:rPr>
          <w:rFonts w:ascii="Times New Roman" w:eastAsia="Times New Roman" w:hAnsi="Times New Roman" w:cs="Times New Roman"/>
          <w:sz w:val="24"/>
          <w:lang w:eastAsia="en-US"/>
        </w:rPr>
        <w:t xml:space="preserve">Além da contagem numérica de registros, realizou-se o mapeamento das </w:t>
      </w:r>
      <w:proofErr w:type="spellStart"/>
      <w:r>
        <w:rPr>
          <w:rFonts w:ascii="Times New Roman" w:eastAsia="Times New Roman" w:hAnsi="Times New Roman" w:cs="Times New Roman"/>
          <w:sz w:val="24"/>
          <w:lang w:eastAsia="en-US"/>
        </w:rPr>
        <w:t>coocorrências</w:t>
      </w:r>
      <w:proofErr w:type="spellEnd"/>
      <w:r>
        <w:rPr>
          <w:rFonts w:ascii="Times New Roman" w:eastAsia="Times New Roman" w:hAnsi="Times New Roman" w:cs="Times New Roman"/>
          <w:sz w:val="24"/>
          <w:lang w:eastAsia="en-US"/>
        </w:rPr>
        <w:t xml:space="preserve"> de palavras-chaves do corpus com utilização do software </w:t>
      </w:r>
      <w:proofErr w:type="spellStart"/>
      <w:r>
        <w:rPr>
          <w:rFonts w:ascii="Times New Roman" w:eastAsia="Times New Roman" w:hAnsi="Times New Roman" w:cs="Times New Roman"/>
          <w:sz w:val="24"/>
          <w:lang w:eastAsia="en-US"/>
        </w:rPr>
        <w:t>VOSviewer</w:t>
      </w:r>
      <w:proofErr w:type="spellEnd"/>
      <w:r>
        <w:rPr>
          <w:rFonts w:ascii="Times New Roman" w:eastAsia="Times New Roman" w:hAnsi="Times New Roman" w:cs="Times New Roman"/>
          <w:sz w:val="24"/>
          <w:lang w:eastAsia="en-US"/>
        </w:rPr>
        <w:t xml:space="preserve">, que </w:t>
      </w:r>
      <w:proofErr w:type="spellStart"/>
      <w:r>
        <w:rPr>
          <w:rFonts w:ascii="Times New Roman" w:eastAsia="Times New Roman" w:hAnsi="Times New Roman" w:cs="Times New Roman"/>
          <w:sz w:val="24"/>
          <w:lang w:eastAsia="en-US"/>
        </w:rPr>
        <w:t>intregra</w:t>
      </w:r>
      <w:proofErr w:type="spellEnd"/>
      <w:r>
        <w:rPr>
          <w:rFonts w:ascii="Times New Roman" w:eastAsia="Times New Roman" w:hAnsi="Times New Roman" w:cs="Times New Roman"/>
          <w:sz w:val="24"/>
          <w:lang w:eastAsia="en-US"/>
        </w:rPr>
        <w:t xml:space="preserve"> os termos a partir da frequência com que aparecem conjuntamente nos metadados dos estudos recuperados e posiciona-os em um mapa bidimensional segundo a força de associação entre eles</w:t>
      </w:r>
      <w:r>
        <w:rPr>
          <w:rFonts w:ascii="Times New Roman" w:eastAsia="Times New Roman" w:hAnsi="Times New Roman" w:cs="Times New Roman"/>
          <w:color w:val="000000" w:themeColor="text1"/>
          <w:sz w:val="24"/>
          <w:lang w:eastAsia="en-US"/>
        </w:rPr>
        <w:t>.</w:t>
      </w:r>
    </w:p>
    <w:p w14:paraId="0DC7E297" w14:textId="77777777" w:rsidR="002338CC" w:rsidRPr="002338CC" w:rsidRDefault="002338CC" w:rsidP="002338CC">
      <w:pPr>
        <w:pStyle w:val="Legenda"/>
        <w:keepNext/>
        <w:jc w:val="center"/>
        <w:rPr>
          <w:color w:val="auto"/>
        </w:rPr>
      </w:pPr>
      <w:bookmarkStart w:id="72" w:name="_Toc240362123"/>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805C76">
        <w:rPr>
          <w:noProof/>
          <w:color w:val="auto"/>
        </w:rPr>
        <w:t>2</w:t>
      </w:r>
      <w:r>
        <w:rPr>
          <w:color w:val="auto"/>
        </w:rPr>
        <w:fldChar w:fldCharType="end"/>
      </w:r>
      <w:r>
        <w:rPr>
          <w:color w:val="auto"/>
        </w:rPr>
        <w:t xml:space="preserve"> - Rede de </w:t>
      </w:r>
      <w:proofErr w:type="spellStart"/>
      <w:r>
        <w:rPr>
          <w:color w:val="auto"/>
        </w:rPr>
        <w:t>coocorrência</w:t>
      </w:r>
      <w:proofErr w:type="spellEnd"/>
      <w:r>
        <w:rPr>
          <w:color w:val="auto"/>
        </w:rPr>
        <w:t xml:space="preserve"> das palavras-chave identificadas no corpus da RSL</w:t>
      </w:r>
      <w:bookmarkEnd w:id="72"/>
    </w:p>
    <w:p w14:paraId="484C78AC" w14:textId="77777777" w:rsidR="00195A84" w:rsidRPr="008E179E" w:rsidRDefault="00195A84" w:rsidP="00195A84">
      <w:pPr>
        <w:suppressAutoHyphens w:val="0"/>
        <w:spacing w:after="120" w:line="360" w:lineRule="auto"/>
        <w:jc w:val="center"/>
        <w:rPr>
          <w:rFonts w:ascii="Times New Roman" w:eastAsia="Times New Roman" w:hAnsi="Times New Roman" w:cs="Times New Roman"/>
          <w:color w:val="EE0000"/>
          <w:sz w:val="24"/>
          <w:lang w:eastAsia="en-US"/>
        </w:rPr>
      </w:pPr>
      <w:r>
        <w:rPr>
          <w:rFonts w:ascii="Times New Roman" w:eastAsia="Times New Roman" w:hAnsi="Times New Roman" w:cs="Times New Roman"/>
          <w:noProof/>
          <w:color w:val="EE0000"/>
          <w:sz w:val="24"/>
          <w:lang w:eastAsia="en-US"/>
        </w:rPr>
        <w:drawing>
          <wp:inline distT="0" distB="0" distL="0" distR="0" wp14:anchorId="176948BC" wp14:editId="7D173762">
            <wp:extent cx="5276850" cy="3664121"/>
            <wp:effectExtent l="0" t="0" r="0" b="0"/>
            <wp:docPr id="544543101" name="Picture 1" descr="Diagra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43101" name="Picture 1" descr="Diagrama  Descrição gerada automaticamente"/>
                    <pic:cNvPicPr/>
                  </pic:nvPicPr>
                  <pic:blipFill>
                    <a:blip r:embed="rId17"/>
                    <a:stretch>
                      <a:fillRect/>
                    </a:stretch>
                  </pic:blipFill>
                  <pic:spPr>
                    <a:xfrm>
                      <a:off x="0" y="0"/>
                      <a:ext cx="5283884" cy="3669005"/>
                    </a:xfrm>
                    <a:prstGeom prst="rect">
                      <a:avLst/>
                    </a:prstGeom>
                  </pic:spPr>
                </pic:pic>
              </a:graphicData>
            </a:graphic>
          </wp:inline>
        </w:drawing>
      </w:r>
    </w:p>
    <w:p w14:paraId="38BE32B4" w14:textId="77777777" w:rsidR="00195A84" w:rsidRPr="008E179E" w:rsidRDefault="00195A84" w:rsidP="00195A84">
      <w:pPr>
        <w:suppressAutoHyphens w:val="0"/>
        <w:spacing w:after="120" w:line="360" w:lineRule="auto"/>
        <w:jc w:val="center"/>
        <w:rPr>
          <w:rFonts w:ascii="Times New Roman" w:eastAsia="Times New Roman" w:hAnsi="Times New Roman" w:cs="Times New Roman"/>
          <w:sz w:val="24"/>
          <w:lang w:eastAsia="en-US"/>
        </w:rPr>
      </w:pPr>
      <w:r>
        <w:rPr>
          <w:rFonts w:ascii="Times New Roman" w:eastAsia="Times New Roman" w:hAnsi="Times New Roman" w:cs="Times New Roman"/>
          <w:sz w:val="20"/>
          <w:lang w:eastAsia="en-US"/>
        </w:rPr>
        <w:t xml:space="preserve">Fonte: Elaborado pelo autor na ferramenta </w:t>
      </w:r>
      <w:proofErr w:type="spellStart"/>
      <w:r>
        <w:rPr>
          <w:rFonts w:ascii="Times New Roman" w:eastAsia="Times New Roman" w:hAnsi="Times New Roman" w:cs="Times New Roman"/>
          <w:sz w:val="20"/>
          <w:lang w:eastAsia="en-US"/>
        </w:rPr>
        <w:t>VOSviewer</w:t>
      </w:r>
      <w:proofErr w:type="spellEnd"/>
      <w:r>
        <w:rPr>
          <w:rFonts w:ascii="Times New Roman" w:eastAsia="Times New Roman" w:hAnsi="Times New Roman" w:cs="Times New Roman"/>
          <w:sz w:val="20"/>
          <w:lang w:eastAsia="en-US"/>
        </w:rPr>
        <w:t xml:space="preserve"> (2026).</w:t>
      </w:r>
    </w:p>
    <w:p w14:paraId="73AC0385" w14:textId="77777777" w:rsidR="008E179E" w:rsidRPr="008E179E" w:rsidRDefault="008E179E" w:rsidP="00195A84">
      <w:pPr>
        <w:suppressAutoHyphens w:val="0"/>
        <w:spacing w:after="120" w:line="360" w:lineRule="auto"/>
        <w:ind w:firstLine="720"/>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A Figura 2 demonstra a rede de </w:t>
      </w:r>
      <w:proofErr w:type="spellStart"/>
      <w:r>
        <w:rPr>
          <w:rFonts w:ascii="Times New Roman" w:eastAsia="Times New Roman" w:hAnsi="Times New Roman" w:cs="Times New Roman"/>
          <w:sz w:val="24"/>
          <w:lang w:eastAsia="en-US"/>
        </w:rPr>
        <w:t>coocorrência</w:t>
      </w:r>
      <w:proofErr w:type="spellEnd"/>
      <w:r>
        <w:rPr>
          <w:rFonts w:ascii="Times New Roman" w:eastAsia="Times New Roman" w:hAnsi="Times New Roman" w:cs="Times New Roman"/>
          <w:sz w:val="24"/>
          <w:lang w:eastAsia="en-US"/>
        </w:rPr>
        <w:t xml:space="preserve"> das palavras-chave identificadas no corpus da RSL, com um núcleo central associado à sustentabilidade e à gestão da cadeia de suprimentos, articulado a conceitos relacionados à gestão, ao desempenho operacional, às práticas Lean e às tecnologias da Indústria 4.0. A proximidade espacial entre os termos demonstra maior intensidade de associação temática, ao passo que a formação de agrupamentos revela diferentes frentes de pesquisa que, embora relacionadas, ainda não se encontram integradas em uma estrutura única de avaliação de viabilidade.</w:t>
      </w:r>
    </w:p>
    <w:p w14:paraId="2910073E" w14:textId="77777777" w:rsidR="00195A84" w:rsidRPr="008E179E" w:rsidRDefault="00195A84" w:rsidP="006F6FEA">
      <w:pPr>
        <w:suppressAutoHyphens w:val="0"/>
        <w:spacing w:after="120" w:line="360" w:lineRule="auto"/>
        <w:ind w:firstLine="720"/>
        <w:jc w:val="both"/>
        <w:rPr>
          <w:rFonts w:ascii="Times New Roman" w:eastAsia="Times New Roman" w:hAnsi="Times New Roman" w:cs="Times New Roman"/>
          <w:color w:val="EE0000"/>
          <w:sz w:val="24"/>
          <w:lang w:eastAsia="en-US"/>
        </w:rPr>
      </w:pPr>
      <w:r>
        <w:rPr>
          <w:rFonts w:ascii="Times New Roman" w:eastAsia="Times New Roman" w:hAnsi="Times New Roman" w:cs="Times New Roman"/>
          <w:sz w:val="24"/>
          <w:lang w:eastAsia="en-US"/>
        </w:rPr>
        <w:t>Esse achado demonstra que a literatura já apresenta relações consolidadas entre eficiência operacional, sustentabilidade, gestão, transformação digital e desempenho organizacional</w:t>
      </w:r>
      <w:r>
        <w:rPr>
          <w:rFonts w:ascii="Times New Roman" w:eastAsia="Times New Roman" w:hAnsi="Times New Roman" w:cs="Times New Roman"/>
          <w:i/>
          <w:iCs/>
          <w:color w:val="EE0000"/>
          <w:sz w:val="24"/>
          <w:lang w:eastAsia="en-US"/>
        </w:rPr>
        <w:t>.</w:t>
      </w:r>
      <w:r>
        <w:rPr>
          <w:rFonts w:ascii="Times New Roman" w:eastAsia="Times New Roman" w:hAnsi="Times New Roman" w:cs="Times New Roman"/>
          <w:color w:val="EE0000"/>
          <w:sz w:val="24"/>
          <w:lang w:eastAsia="en-US"/>
        </w:rPr>
        <w:t xml:space="preserve"> </w:t>
      </w:r>
      <w:r>
        <w:rPr>
          <w:rFonts w:ascii="Times New Roman" w:eastAsia="Times New Roman" w:hAnsi="Times New Roman" w:cs="Times New Roman"/>
          <w:sz w:val="24"/>
          <w:lang w:eastAsia="en-US"/>
        </w:rPr>
        <w:t>Todavia, a presença desses conceitos na mesma rede bibliométrica não significa que estejam integrados em uma ferramenta única de apoio à decisão aplicada à piscicultura, o que destaca a fragmentação temática que antecede a proposição do EVTEAS-</w:t>
      </w:r>
      <w:proofErr w:type="spellStart"/>
      <w:r>
        <w:rPr>
          <w:rFonts w:ascii="Times New Roman" w:eastAsia="Times New Roman" w:hAnsi="Times New Roman" w:cs="Times New Roman"/>
          <w:sz w:val="24"/>
          <w:lang w:eastAsia="en-US"/>
        </w:rPr>
        <w:t>Py</w:t>
      </w:r>
      <w:proofErr w:type="spellEnd"/>
      <w:r>
        <w:rPr>
          <w:rFonts w:ascii="Times New Roman" w:eastAsia="Times New Roman" w:hAnsi="Times New Roman" w:cs="Times New Roman"/>
          <w:sz w:val="24"/>
          <w:lang w:eastAsia="en-US"/>
        </w:rPr>
        <w:t>.</w:t>
      </w:r>
    </w:p>
    <w:p w14:paraId="66F2AE29" w14:textId="77777777" w:rsidR="00195A84" w:rsidRPr="008E179E" w:rsidRDefault="00195A84" w:rsidP="006F6FEA">
      <w:pPr>
        <w:suppressAutoHyphens w:val="0"/>
        <w:spacing w:after="120" w:line="360" w:lineRule="auto"/>
        <w:ind w:firstLine="720"/>
        <w:jc w:val="both"/>
        <w:rPr>
          <w:rFonts w:ascii="Times New Roman" w:eastAsia="Times New Roman" w:hAnsi="Times New Roman" w:cs="Times New Roman"/>
          <w:color w:val="EE0000"/>
          <w:sz w:val="24"/>
          <w:lang w:eastAsia="en-US"/>
        </w:rPr>
      </w:pPr>
      <w:r>
        <w:rPr>
          <w:rFonts w:ascii="Times New Roman" w:eastAsia="Times New Roman" w:hAnsi="Times New Roman" w:cs="Times New Roman"/>
          <w:sz w:val="24"/>
          <w:lang w:eastAsia="en-US"/>
        </w:rPr>
        <w:t xml:space="preserve">Outro ponto observado na Figura 2 é a posição relativamente periférica dos termos diretamente associados à aquicultura. Ao passo que os conceitos relacionados à sustentabilidade, cadeia de suprimentos, </w:t>
      </w:r>
      <w:r>
        <w:rPr>
          <w:rFonts w:ascii="Times New Roman" w:eastAsia="Times New Roman" w:hAnsi="Times New Roman" w:cs="Times New Roman"/>
          <w:i/>
          <w:iCs/>
          <w:sz w:val="24"/>
          <w:lang w:eastAsia="en-US"/>
        </w:rPr>
        <w:t>Lean</w:t>
      </w:r>
      <w:r>
        <w:rPr>
          <w:rFonts w:ascii="Times New Roman" w:eastAsia="Times New Roman" w:hAnsi="Times New Roman" w:cs="Times New Roman"/>
          <w:sz w:val="24"/>
          <w:lang w:eastAsia="en-US"/>
        </w:rPr>
        <w:t xml:space="preserve"> e Indústria 4.0 apresentam maior conectividade, </w:t>
      </w:r>
      <w:proofErr w:type="spellStart"/>
      <w:r>
        <w:rPr>
          <w:rFonts w:ascii="Times New Roman" w:eastAsia="Times New Roman" w:hAnsi="Times New Roman" w:cs="Times New Roman"/>
          <w:i/>
          <w:iCs/>
          <w:sz w:val="24"/>
          <w:lang w:eastAsia="en-US"/>
        </w:rPr>
        <w:t>aquaculture</w:t>
      </w:r>
      <w:proofErr w:type="spellEnd"/>
      <w:r>
        <w:rPr>
          <w:rFonts w:ascii="Times New Roman" w:eastAsia="Times New Roman" w:hAnsi="Times New Roman" w:cs="Times New Roman"/>
          <w:i/>
          <w:iCs/>
          <w:sz w:val="24"/>
          <w:lang w:eastAsia="en-US"/>
        </w:rPr>
        <w:t xml:space="preserve"> </w:t>
      </w:r>
      <w:r>
        <w:rPr>
          <w:rFonts w:ascii="Times New Roman" w:eastAsia="Times New Roman" w:hAnsi="Times New Roman" w:cs="Times New Roman"/>
          <w:sz w:val="24"/>
          <w:lang w:eastAsia="en-US"/>
        </w:rPr>
        <w:t>apresenta menor integração com o núcleo central da rede. Subentende-se, portanto que esses principais termos estão mais ligados à indústria do que à Aquicultura</w:t>
      </w:r>
      <w:r>
        <w:rPr>
          <w:rFonts w:ascii="Times New Roman" w:eastAsia="Times New Roman" w:hAnsi="Times New Roman" w:cs="Times New Roman"/>
          <w:color w:val="EE0000"/>
          <w:sz w:val="24"/>
          <w:lang w:eastAsia="en-US"/>
        </w:rPr>
        <w:t>.</w:t>
      </w:r>
    </w:p>
    <w:p w14:paraId="07105688" w14:textId="77777777" w:rsidR="00195A84" w:rsidRPr="008E179E" w:rsidRDefault="00195A84" w:rsidP="006F6FEA">
      <w:pPr>
        <w:suppressAutoHyphens w:val="0"/>
        <w:spacing w:after="120" w:line="360" w:lineRule="auto"/>
        <w:ind w:firstLine="720"/>
        <w:jc w:val="both"/>
        <w:rPr>
          <w:rFonts w:ascii="Times New Roman" w:eastAsia="Times New Roman" w:hAnsi="Times New Roman" w:cs="Times New Roman"/>
          <w:color w:val="EE0000"/>
          <w:sz w:val="24"/>
          <w:lang w:eastAsia="en-US"/>
        </w:rPr>
      </w:pPr>
      <w:r>
        <w:rPr>
          <w:rFonts w:ascii="Times New Roman" w:eastAsia="Times New Roman" w:hAnsi="Times New Roman" w:cs="Times New Roman"/>
          <w:sz w:val="24"/>
          <w:lang w:eastAsia="en-US"/>
        </w:rPr>
        <w:t>O maior número de trabalhos concentrado no Eixo 2 é coerente com a maior densidade de termos relacionados à eficiência, sustentabilidade e gestão observada na rede, ao passo que a menor representação do Eixo 3 ratifica que a dimensão ESG e social ainda é menos consolidada no corpus.</w:t>
      </w:r>
    </w:p>
    <w:p w14:paraId="18D447A5" w14:textId="77777777" w:rsidR="002338CC" w:rsidRPr="002338CC" w:rsidRDefault="002338CC" w:rsidP="002338CC">
      <w:pPr>
        <w:pStyle w:val="Legenda"/>
        <w:keepNext/>
        <w:jc w:val="center"/>
        <w:rPr>
          <w:color w:val="auto"/>
        </w:rPr>
      </w:pPr>
      <w:bookmarkStart w:id="73" w:name="_Toc240362124"/>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805C76">
        <w:rPr>
          <w:noProof/>
          <w:color w:val="auto"/>
        </w:rPr>
        <w:t>3</w:t>
      </w:r>
      <w:r>
        <w:rPr>
          <w:color w:val="auto"/>
        </w:rPr>
        <w:fldChar w:fldCharType="end"/>
      </w:r>
      <w:r>
        <w:rPr>
          <w:color w:val="auto"/>
        </w:rPr>
        <w:t xml:space="preserve"> - Visualização por sobreposição temporal da </w:t>
      </w:r>
      <w:proofErr w:type="spellStart"/>
      <w:r>
        <w:rPr>
          <w:color w:val="auto"/>
        </w:rPr>
        <w:t>coocorrência</w:t>
      </w:r>
      <w:proofErr w:type="spellEnd"/>
      <w:r>
        <w:rPr>
          <w:color w:val="auto"/>
        </w:rPr>
        <w:t xml:space="preserve"> de palavras-chave no corpus da revisão sistemática</w:t>
      </w:r>
      <w:bookmarkEnd w:id="73"/>
    </w:p>
    <w:p w14:paraId="22CD4D2D" w14:textId="77777777" w:rsidR="00195A84" w:rsidRPr="008E179E" w:rsidRDefault="00195A84" w:rsidP="00195A84">
      <w:pPr>
        <w:suppressAutoHyphens w:val="0"/>
        <w:spacing w:after="120" w:line="360" w:lineRule="auto"/>
        <w:jc w:val="center"/>
        <w:rPr>
          <w:rFonts w:ascii="Times New Roman" w:eastAsia="Times New Roman" w:hAnsi="Times New Roman" w:cs="Times New Roman"/>
          <w:color w:val="EE0000"/>
          <w:sz w:val="24"/>
          <w:lang w:eastAsia="en-US"/>
        </w:rPr>
      </w:pPr>
      <w:r>
        <w:rPr>
          <w:rFonts w:ascii="Times New Roman" w:eastAsia="Times New Roman" w:hAnsi="Times New Roman" w:cs="Times New Roman"/>
          <w:noProof/>
          <w:color w:val="EE0000"/>
          <w:sz w:val="24"/>
          <w:lang w:eastAsia="en-US"/>
        </w:rPr>
        <w:drawing>
          <wp:inline distT="0" distB="0" distL="0" distR="0" wp14:anchorId="604AAD71" wp14:editId="089628DE">
            <wp:extent cx="5602406" cy="3423693"/>
            <wp:effectExtent l="0" t="0" r="0" b="5715"/>
            <wp:docPr id="1326305590" name="Picture 2" descr="Diagra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5590" name="Picture 2" descr="Diagrama  Descrição gerada automaticamente"/>
                    <pic:cNvPicPr/>
                  </pic:nvPicPr>
                  <pic:blipFill>
                    <a:blip r:embed="rId18"/>
                    <a:stretch>
                      <a:fillRect/>
                    </a:stretch>
                  </pic:blipFill>
                  <pic:spPr>
                    <a:xfrm>
                      <a:off x="0" y="0"/>
                      <a:ext cx="5608249" cy="3427263"/>
                    </a:xfrm>
                    <a:prstGeom prst="rect">
                      <a:avLst/>
                    </a:prstGeom>
                  </pic:spPr>
                </pic:pic>
              </a:graphicData>
            </a:graphic>
          </wp:inline>
        </w:drawing>
      </w:r>
    </w:p>
    <w:p w14:paraId="39166EB8" w14:textId="77777777" w:rsidR="00195A84" w:rsidRPr="002338CC" w:rsidRDefault="00195A84" w:rsidP="00195A84">
      <w:pPr>
        <w:suppressAutoHyphens w:val="0"/>
        <w:spacing w:after="120" w:line="360" w:lineRule="auto"/>
        <w:jc w:val="center"/>
        <w:rPr>
          <w:rFonts w:ascii="Times New Roman" w:eastAsia="Times New Roman" w:hAnsi="Times New Roman" w:cs="Times New Roman"/>
          <w:sz w:val="24"/>
          <w:lang w:eastAsia="en-US"/>
        </w:rPr>
      </w:pPr>
      <w:r>
        <w:rPr>
          <w:rFonts w:ascii="Times New Roman" w:eastAsia="Times New Roman" w:hAnsi="Times New Roman" w:cs="Times New Roman"/>
          <w:sz w:val="20"/>
          <w:lang w:eastAsia="en-US"/>
        </w:rPr>
        <w:t xml:space="preserve">Fonte: Elaborado pelo autor na ferramenta </w:t>
      </w:r>
      <w:proofErr w:type="spellStart"/>
      <w:r>
        <w:rPr>
          <w:rFonts w:ascii="Times New Roman" w:eastAsia="Times New Roman" w:hAnsi="Times New Roman" w:cs="Times New Roman"/>
          <w:sz w:val="20"/>
          <w:lang w:eastAsia="en-US"/>
        </w:rPr>
        <w:t>VOSviewer</w:t>
      </w:r>
      <w:proofErr w:type="spellEnd"/>
      <w:r>
        <w:rPr>
          <w:rFonts w:ascii="Times New Roman" w:eastAsia="Times New Roman" w:hAnsi="Times New Roman" w:cs="Times New Roman"/>
          <w:sz w:val="20"/>
          <w:lang w:eastAsia="en-US"/>
        </w:rPr>
        <w:t xml:space="preserve"> (2026).</w:t>
      </w:r>
    </w:p>
    <w:p w14:paraId="2CA26B9A" w14:textId="77777777" w:rsidR="00195A84" w:rsidRPr="008E179E" w:rsidRDefault="00195A84" w:rsidP="00E14964">
      <w:pPr>
        <w:suppressAutoHyphens w:val="0"/>
        <w:spacing w:after="120" w:line="360" w:lineRule="auto"/>
        <w:ind w:firstLine="720"/>
        <w:jc w:val="both"/>
        <w:rPr>
          <w:rFonts w:ascii="Times New Roman" w:eastAsia="Times New Roman" w:hAnsi="Times New Roman" w:cs="Times New Roman"/>
          <w:color w:val="EE0000"/>
          <w:sz w:val="24"/>
          <w:lang w:eastAsia="en-US"/>
        </w:rPr>
      </w:pPr>
      <w:r>
        <w:rPr>
          <w:rFonts w:ascii="Times New Roman" w:eastAsia="Times New Roman" w:hAnsi="Times New Roman" w:cs="Times New Roman"/>
          <w:sz w:val="24"/>
          <w:lang w:eastAsia="en-US"/>
        </w:rPr>
        <w:t xml:space="preserve">A visualização por sobreposição temporal, apresentada na Figura 3, aponta a aproximação recente das expressões </w:t>
      </w:r>
      <w:r>
        <w:rPr>
          <w:rFonts w:ascii="Times New Roman" w:eastAsia="Times New Roman" w:hAnsi="Times New Roman" w:cs="Times New Roman"/>
          <w:i/>
          <w:iCs/>
          <w:sz w:val="24"/>
          <w:lang w:eastAsia="en-US"/>
        </w:rPr>
        <w:t>big data</w:t>
      </w:r>
      <w:r>
        <w:rPr>
          <w:rFonts w:ascii="Times New Roman" w:eastAsia="Times New Roman" w:hAnsi="Times New Roman" w:cs="Times New Roman"/>
          <w:sz w:val="24"/>
          <w:lang w:eastAsia="en-US"/>
        </w:rPr>
        <w:t xml:space="preserve">, transformação digital, economia circular e indústria 4.0. Os termos em tonalidade mais clara concentram-se nas publicações mais recentes do retrato, e  que o núcleo formado por </w:t>
      </w:r>
      <w:proofErr w:type="spellStart"/>
      <w:r>
        <w:rPr>
          <w:rFonts w:ascii="Times New Roman" w:eastAsia="Times New Roman" w:hAnsi="Times New Roman" w:cs="Times New Roman"/>
          <w:i/>
          <w:iCs/>
          <w:sz w:val="24"/>
          <w:lang w:eastAsia="en-US"/>
        </w:rPr>
        <w:t>lean</w:t>
      </w:r>
      <w:proofErr w:type="spellEnd"/>
      <w:r>
        <w:rPr>
          <w:rFonts w:ascii="Times New Roman" w:eastAsia="Times New Roman" w:hAnsi="Times New Roman" w:cs="Times New Roman"/>
          <w:i/>
          <w:iCs/>
          <w:sz w:val="24"/>
          <w:lang w:eastAsia="en-US"/>
        </w:rPr>
        <w:t xml:space="preserve">, framework </w:t>
      </w:r>
      <w:r>
        <w:rPr>
          <w:rFonts w:ascii="Times New Roman" w:eastAsia="Times New Roman" w:hAnsi="Times New Roman" w:cs="Times New Roman"/>
          <w:sz w:val="24"/>
          <w:lang w:eastAsia="en-US"/>
        </w:rPr>
        <w:t>e</w:t>
      </w:r>
      <w:r>
        <w:rPr>
          <w:rFonts w:ascii="Times New Roman" w:eastAsia="Times New Roman" w:hAnsi="Times New Roman" w:cs="Times New Roman"/>
          <w:i/>
          <w:iCs/>
          <w:sz w:val="24"/>
          <w:lang w:eastAsia="en-US"/>
        </w:rPr>
        <w:t xml:space="preserve"> </w:t>
      </w:r>
      <w:proofErr w:type="spellStart"/>
      <w:r>
        <w:rPr>
          <w:rFonts w:ascii="Times New Roman" w:eastAsia="Times New Roman" w:hAnsi="Times New Roman" w:cs="Times New Roman"/>
          <w:i/>
          <w:iCs/>
          <w:sz w:val="24"/>
          <w:lang w:eastAsia="en-US"/>
        </w:rPr>
        <w:t>supply</w:t>
      </w:r>
      <w:proofErr w:type="spellEnd"/>
      <w:r>
        <w:rPr>
          <w:rFonts w:ascii="Times New Roman" w:eastAsia="Times New Roman" w:hAnsi="Times New Roman" w:cs="Times New Roman"/>
          <w:i/>
          <w:iCs/>
          <w:sz w:val="24"/>
          <w:lang w:eastAsia="en-US"/>
        </w:rPr>
        <w:t xml:space="preserve"> </w:t>
      </w:r>
      <w:proofErr w:type="spellStart"/>
      <w:r>
        <w:rPr>
          <w:rFonts w:ascii="Times New Roman" w:eastAsia="Times New Roman" w:hAnsi="Times New Roman" w:cs="Times New Roman"/>
          <w:i/>
          <w:iCs/>
          <w:sz w:val="24"/>
          <w:lang w:eastAsia="en-US"/>
        </w:rPr>
        <w:t>chain</w:t>
      </w:r>
      <w:proofErr w:type="spellEnd"/>
      <w:r>
        <w:rPr>
          <w:rFonts w:ascii="Times New Roman" w:eastAsia="Times New Roman" w:hAnsi="Times New Roman" w:cs="Times New Roman"/>
          <w:i/>
          <w:iCs/>
          <w:sz w:val="24"/>
          <w:lang w:eastAsia="en-US"/>
        </w:rPr>
        <w:t xml:space="preserve"> management</w:t>
      </w:r>
      <w:r>
        <w:rPr>
          <w:rFonts w:ascii="Times New Roman" w:eastAsia="Times New Roman" w:hAnsi="Times New Roman" w:cs="Times New Roman"/>
          <w:sz w:val="24"/>
          <w:lang w:eastAsia="en-US"/>
        </w:rPr>
        <w:t>, em tonalidade mais escura, corresponde à produção anterior, o que evidencia o deslocamento do campo em direção às tecnologias habilitadoras da digitalização e indústria 4.0.</w:t>
      </w:r>
    </w:p>
    <w:p w14:paraId="6E06B5DB" w14:textId="77777777" w:rsidR="00E14964" w:rsidRPr="00E14964" w:rsidRDefault="00E14964" w:rsidP="00E14964">
      <w:pPr>
        <w:pStyle w:val="Legenda"/>
        <w:keepNext/>
        <w:jc w:val="center"/>
        <w:rPr>
          <w:color w:val="auto"/>
        </w:rPr>
      </w:pPr>
      <w:bookmarkStart w:id="74" w:name="_Toc240362125"/>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805C76">
        <w:rPr>
          <w:noProof/>
          <w:color w:val="auto"/>
        </w:rPr>
        <w:t>4</w:t>
      </w:r>
      <w:r>
        <w:rPr>
          <w:color w:val="auto"/>
        </w:rPr>
        <w:fldChar w:fldCharType="end"/>
      </w:r>
      <w:r>
        <w:rPr>
          <w:color w:val="auto"/>
        </w:rPr>
        <w:t xml:space="preserve"> - Mapa de densidade da </w:t>
      </w:r>
      <w:proofErr w:type="spellStart"/>
      <w:r>
        <w:rPr>
          <w:color w:val="auto"/>
        </w:rPr>
        <w:t>coocorrência</w:t>
      </w:r>
      <w:proofErr w:type="spellEnd"/>
      <w:r>
        <w:rPr>
          <w:color w:val="auto"/>
        </w:rPr>
        <w:t xml:space="preserve"> de palavras-chave no corpus da revisão sistemática</w:t>
      </w:r>
      <w:bookmarkEnd w:id="74"/>
    </w:p>
    <w:p w14:paraId="127B7445" w14:textId="77777777" w:rsidR="00195A84" w:rsidRPr="008E179E" w:rsidRDefault="00195A84" w:rsidP="00195A84">
      <w:pPr>
        <w:suppressAutoHyphens w:val="0"/>
        <w:spacing w:after="120" w:line="360" w:lineRule="auto"/>
        <w:jc w:val="center"/>
        <w:rPr>
          <w:rFonts w:ascii="Times New Roman" w:eastAsia="Times New Roman" w:hAnsi="Times New Roman" w:cs="Times New Roman"/>
          <w:color w:val="EE0000"/>
          <w:sz w:val="24"/>
          <w:lang w:eastAsia="en-US"/>
        </w:rPr>
      </w:pPr>
      <w:r>
        <w:rPr>
          <w:rFonts w:ascii="Times New Roman" w:eastAsia="Times New Roman" w:hAnsi="Times New Roman" w:cs="Times New Roman"/>
          <w:noProof/>
          <w:color w:val="EE0000"/>
          <w:sz w:val="24"/>
          <w:lang w:eastAsia="en-US"/>
        </w:rPr>
        <w:drawing>
          <wp:inline distT="0" distB="0" distL="0" distR="0" wp14:anchorId="3283DD0D" wp14:editId="31282797">
            <wp:extent cx="5362575" cy="3652673"/>
            <wp:effectExtent l="0" t="0" r="0" b="5080"/>
            <wp:docPr id="1292578328" name="Picture 3" descr="Padrão do plano de fund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78328" name="Picture 3" descr="Padrão do plano de fundo  Descrição gerada automaticamente"/>
                    <pic:cNvPicPr/>
                  </pic:nvPicPr>
                  <pic:blipFill>
                    <a:blip r:embed="rId19"/>
                    <a:stretch>
                      <a:fillRect/>
                    </a:stretch>
                  </pic:blipFill>
                  <pic:spPr>
                    <a:xfrm>
                      <a:off x="0" y="0"/>
                      <a:ext cx="5371867" cy="3659002"/>
                    </a:xfrm>
                    <a:prstGeom prst="rect">
                      <a:avLst/>
                    </a:prstGeom>
                  </pic:spPr>
                </pic:pic>
              </a:graphicData>
            </a:graphic>
          </wp:inline>
        </w:drawing>
      </w:r>
    </w:p>
    <w:p w14:paraId="25282926" w14:textId="77777777" w:rsidR="00195A84" w:rsidRPr="00E14964" w:rsidRDefault="00195A84" w:rsidP="00195A84">
      <w:pPr>
        <w:suppressAutoHyphens w:val="0"/>
        <w:spacing w:after="120" w:line="360" w:lineRule="auto"/>
        <w:jc w:val="center"/>
        <w:rPr>
          <w:rFonts w:ascii="Times New Roman" w:eastAsia="Times New Roman" w:hAnsi="Times New Roman" w:cs="Times New Roman"/>
          <w:sz w:val="24"/>
          <w:lang w:eastAsia="en-US"/>
        </w:rPr>
      </w:pPr>
      <w:r>
        <w:rPr>
          <w:rFonts w:ascii="Times New Roman" w:eastAsia="Times New Roman" w:hAnsi="Times New Roman" w:cs="Times New Roman"/>
          <w:sz w:val="20"/>
          <w:lang w:eastAsia="en-US"/>
        </w:rPr>
        <w:t xml:space="preserve">Fonte: Elaborado pelo autor na ferramenta </w:t>
      </w:r>
      <w:proofErr w:type="spellStart"/>
      <w:r>
        <w:rPr>
          <w:rFonts w:ascii="Times New Roman" w:eastAsia="Times New Roman" w:hAnsi="Times New Roman" w:cs="Times New Roman"/>
          <w:sz w:val="20"/>
          <w:lang w:eastAsia="en-US"/>
        </w:rPr>
        <w:t>VOSviewer</w:t>
      </w:r>
      <w:proofErr w:type="spellEnd"/>
      <w:r>
        <w:rPr>
          <w:rFonts w:ascii="Times New Roman" w:eastAsia="Times New Roman" w:hAnsi="Times New Roman" w:cs="Times New Roman"/>
          <w:sz w:val="20"/>
          <w:lang w:eastAsia="en-US"/>
        </w:rPr>
        <w:t xml:space="preserve"> (2026).</w:t>
      </w:r>
    </w:p>
    <w:p w14:paraId="10BF657C" w14:textId="77777777" w:rsidR="00195A84" w:rsidRPr="00735C07" w:rsidRDefault="00195A84" w:rsidP="00735C07">
      <w:pPr>
        <w:suppressAutoHyphens w:val="0"/>
        <w:spacing w:after="120" w:line="360" w:lineRule="auto"/>
        <w:ind w:firstLine="720"/>
        <w:jc w:val="both"/>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Por sua vez, o mapa de densidade da Figura 4 ratifica  a centralidade de </w:t>
      </w:r>
      <w:proofErr w:type="spellStart"/>
      <w:r>
        <w:rPr>
          <w:rFonts w:ascii="Times New Roman" w:eastAsia="Times New Roman" w:hAnsi="Times New Roman" w:cs="Times New Roman"/>
          <w:i/>
          <w:iCs/>
          <w:sz w:val="24"/>
          <w:lang w:eastAsia="en-US"/>
        </w:rPr>
        <w:t>sustainability</w:t>
      </w:r>
      <w:proofErr w:type="spellEnd"/>
      <w:r>
        <w:rPr>
          <w:rFonts w:ascii="Times New Roman" w:eastAsia="Times New Roman" w:hAnsi="Times New Roman" w:cs="Times New Roman"/>
          <w:i/>
          <w:iCs/>
          <w:sz w:val="24"/>
          <w:lang w:eastAsia="en-US"/>
        </w:rPr>
        <w:t xml:space="preserve">, </w:t>
      </w:r>
      <w:proofErr w:type="spellStart"/>
      <w:r>
        <w:rPr>
          <w:rFonts w:ascii="Times New Roman" w:eastAsia="Times New Roman" w:hAnsi="Times New Roman" w:cs="Times New Roman"/>
          <w:i/>
          <w:iCs/>
          <w:sz w:val="24"/>
          <w:lang w:eastAsia="en-US"/>
        </w:rPr>
        <w:t>supply</w:t>
      </w:r>
      <w:proofErr w:type="spellEnd"/>
      <w:r>
        <w:rPr>
          <w:rFonts w:ascii="Times New Roman" w:eastAsia="Times New Roman" w:hAnsi="Times New Roman" w:cs="Times New Roman"/>
          <w:i/>
          <w:iCs/>
          <w:sz w:val="24"/>
          <w:lang w:eastAsia="en-US"/>
        </w:rPr>
        <w:t xml:space="preserve"> </w:t>
      </w:r>
      <w:proofErr w:type="spellStart"/>
      <w:r>
        <w:rPr>
          <w:rFonts w:ascii="Times New Roman" w:eastAsia="Times New Roman" w:hAnsi="Times New Roman" w:cs="Times New Roman"/>
          <w:i/>
          <w:iCs/>
          <w:sz w:val="24"/>
          <w:lang w:eastAsia="en-US"/>
        </w:rPr>
        <w:t>chain</w:t>
      </w:r>
      <w:proofErr w:type="spellEnd"/>
      <w:r>
        <w:rPr>
          <w:rFonts w:ascii="Times New Roman" w:eastAsia="Times New Roman" w:hAnsi="Times New Roman" w:cs="Times New Roman"/>
          <w:i/>
          <w:iCs/>
          <w:sz w:val="24"/>
          <w:lang w:eastAsia="en-US"/>
        </w:rPr>
        <w:t xml:space="preserve"> management</w:t>
      </w:r>
      <w:r>
        <w:rPr>
          <w:rFonts w:ascii="Times New Roman" w:eastAsia="Times New Roman" w:hAnsi="Times New Roman" w:cs="Times New Roman"/>
          <w:sz w:val="24"/>
          <w:lang w:eastAsia="en-US"/>
        </w:rPr>
        <w:t xml:space="preserve">, performance e das práticas </w:t>
      </w:r>
      <w:r>
        <w:rPr>
          <w:rFonts w:ascii="Times New Roman" w:eastAsia="Times New Roman" w:hAnsi="Times New Roman" w:cs="Times New Roman"/>
          <w:i/>
          <w:iCs/>
          <w:sz w:val="24"/>
          <w:lang w:eastAsia="en-US"/>
        </w:rPr>
        <w:t>Lean</w:t>
      </w:r>
      <w:r>
        <w:rPr>
          <w:rFonts w:ascii="Times New Roman" w:eastAsia="Times New Roman" w:hAnsi="Times New Roman" w:cs="Times New Roman"/>
          <w:sz w:val="24"/>
          <w:lang w:eastAsia="en-US"/>
        </w:rPr>
        <w:t xml:space="preserve">, </w:t>
      </w:r>
      <w:proofErr w:type="spellStart"/>
      <w:r>
        <w:rPr>
          <w:rFonts w:ascii="Times New Roman" w:eastAsia="Times New Roman" w:hAnsi="Times New Roman" w:cs="Times New Roman"/>
          <w:sz w:val="24"/>
          <w:lang w:eastAsia="en-US"/>
        </w:rPr>
        <w:t>entrano</w:t>
      </w:r>
      <w:proofErr w:type="spellEnd"/>
      <w:r>
        <w:rPr>
          <w:rFonts w:ascii="Times New Roman" w:eastAsia="Times New Roman" w:hAnsi="Times New Roman" w:cs="Times New Roman"/>
          <w:sz w:val="24"/>
          <w:lang w:eastAsia="en-US"/>
        </w:rPr>
        <w:t xml:space="preserve"> </w:t>
      </w:r>
      <w:proofErr w:type="spellStart"/>
      <w:r>
        <w:rPr>
          <w:rFonts w:ascii="Times New Roman" w:eastAsia="Times New Roman" w:hAnsi="Times New Roman" w:cs="Times New Roman"/>
          <w:i/>
          <w:iCs/>
          <w:sz w:val="24"/>
          <w:lang w:eastAsia="en-US"/>
        </w:rPr>
        <w:t>aquaculture</w:t>
      </w:r>
      <w:proofErr w:type="spellEnd"/>
      <w:r>
        <w:rPr>
          <w:rFonts w:ascii="Times New Roman" w:eastAsia="Times New Roman" w:hAnsi="Times New Roman" w:cs="Times New Roman"/>
          <w:sz w:val="24"/>
          <w:lang w:eastAsia="en-US"/>
        </w:rPr>
        <w:t xml:space="preserve"> aparece como tema ainda periférico, situado na borda do mapa e com baixa densidade de </w:t>
      </w:r>
      <w:proofErr w:type="spellStart"/>
      <w:r>
        <w:rPr>
          <w:rFonts w:ascii="Times New Roman" w:eastAsia="Times New Roman" w:hAnsi="Times New Roman" w:cs="Times New Roman"/>
          <w:sz w:val="24"/>
          <w:lang w:eastAsia="en-US"/>
        </w:rPr>
        <w:t>coocorrência</w:t>
      </w:r>
      <w:proofErr w:type="spellEnd"/>
      <w:r>
        <w:rPr>
          <w:rFonts w:ascii="Times New Roman" w:eastAsia="Times New Roman" w:hAnsi="Times New Roman" w:cs="Times New Roman"/>
          <w:sz w:val="24"/>
          <w:lang w:eastAsia="en-US"/>
        </w:rPr>
        <w:t>. Esse achado reforça, por evidência bibliométrica, o espaço que o EVTEAS-</w:t>
      </w:r>
      <w:proofErr w:type="spellStart"/>
      <w:r>
        <w:rPr>
          <w:rFonts w:ascii="Times New Roman" w:eastAsia="Times New Roman" w:hAnsi="Times New Roman" w:cs="Times New Roman"/>
          <w:sz w:val="24"/>
          <w:lang w:eastAsia="en-US"/>
        </w:rPr>
        <w:t>Py</w:t>
      </w:r>
      <w:proofErr w:type="spellEnd"/>
      <w:r>
        <w:rPr>
          <w:rFonts w:ascii="Times New Roman" w:eastAsia="Times New Roman" w:hAnsi="Times New Roman" w:cs="Times New Roman"/>
          <w:sz w:val="24"/>
          <w:lang w:eastAsia="en-US"/>
        </w:rPr>
        <w:t xml:space="preserve"> pode explorar: a transposição, para a piscicultura de pequeno e médio porte, de um repertório analítico consolidado em outros setores produtivos.</w:t>
      </w:r>
    </w:p>
    <w:p w14:paraId="19A4EEE3" w14:textId="77777777" w:rsidR="002150E8" w:rsidRPr="008E179E" w:rsidRDefault="002150E8" w:rsidP="002150E8">
      <w:pPr>
        <w:pStyle w:val="Ttulo2"/>
        <w:spacing w:before="0" w:after="0" w:line="360" w:lineRule="auto"/>
        <w:rPr>
          <w:rFonts w:ascii="Times New Roman" w:eastAsia="Times New Roman" w:hAnsi="Times New Roman" w:cs="Times New Roman"/>
          <w:color w:val="EE0000"/>
          <w:sz w:val="24"/>
          <w:szCs w:val="24"/>
        </w:rPr>
      </w:pPr>
      <w:bookmarkStart w:id="75" w:name="_Toc242269129"/>
      <w:bookmarkStart w:id="76" w:name="_Toc242269208"/>
      <w:bookmarkStart w:id="77" w:name="_Toc242269289"/>
      <w:r>
        <w:rPr>
          <w:rFonts w:ascii="Times New Roman" w:eastAsia="Times New Roman" w:hAnsi="Times New Roman" w:cs="Times New Roman"/>
          <w:b/>
          <w:bCs/>
          <w:color w:val="000000" w:themeColor="text1"/>
          <w:sz w:val="28"/>
          <w:szCs w:val="28"/>
        </w:rPr>
        <w:t>2.6 Síntese analítica da RSL</w:t>
      </w:r>
      <w:bookmarkEnd w:id="75"/>
      <w:bookmarkEnd w:id="76"/>
      <w:bookmarkEnd w:id="77"/>
    </w:p>
    <w:p w14:paraId="676D2DB7"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Os resultados e síntese transladam o conhecimento acadêmico com a proposição do novo artefato tecnológico.</w:t>
      </w:r>
    </w:p>
    <w:p w14:paraId="627FA89C"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p>
    <w:p w14:paraId="56744E6C" w14:textId="77777777" w:rsidR="00F32F75" w:rsidRPr="008E179E" w:rsidRDefault="002150E8" w:rsidP="002150E8">
      <w:pPr>
        <w:pStyle w:val="Ttulo3"/>
        <w:spacing w:after="0" w:line="360" w:lineRule="auto"/>
        <w:jc w:val="both"/>
        <w:rPr>
          <w:rFonts w:ascii="Times New Roman" w:eastAsia="Times New Roman" w:hAnsi="Times New Roman" w:cs="Times New Roman"/>
          <w:color w:val="000000" w:themeColor="text1"/>
          <w:sz w:val="27"/>
          <w:szCs w:val="27"/>
        </w:rPr>
      </w:pPr>
      <w:bookmarkStart w:id="78" w:name="_Toc242269130"/>
      <w:bookmarkStart w:id="79" w:name="_Toc242269209"/>
      <w:bookmarkStart w:id="80" w:name="_Toc242269290"/>
      <w:r>
        <w:rPr>
          <w:rFonts w:ascii="Times New Roman" w:eastAsia="Times New Roman" w:hAnsi="Times New Roman" w:cs="Times New Roman"/>
          <w:color w:val="000000" w:themeColor="text1"/>
          <w:sz w:val="27"/>
          <w:szCs w:val="27"/>
        </w:rPr>
        <w:t>2.6.1 Identificações na leitura analítica</w:t>
      </w:r>
      <w:bookmarkEnd w:id="78"/>
      <w:bookmarkEnd w:id="79"/>
      <w:bookmarkEnd w:id="80"/>
    </w:p>
    <w:p w14:paraId="46F178B3"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 Eixo 1, Li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demonstram que a aquicultura é a segunda maior fonte difusa de poluição por nutrientes, com a Taxa de Conversão Alimentar (FCR) como principal determinante da carga orgânica, subsídio direto à modelagem do módulo ambiental. Olivares-Aguilar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articulam a Avaliação de Vulnerabilidade Climática (CVA) à Avaliação de Impactos Cumulativos (CEIA) em sistemas socioecológicos costeiros. Silva Araújo, Keesman e </w:t>
      </w:r>
      <w:proofErr w:type="spellStart"/>
      <w:r>
        <w:rPr>
          <w:rFonts w:ascii="Times New Roman" w:eastAsia="Times New Roman" w:hAnsi="Times New Roman" w:cs="Times New Roman"/>
          <w:color w:val="000000" w:themeColor="text1"/>
          <w:sz w:val="24"/>
          <w:szCs w:val="24"/>
        </w:rPr>
        <w:t>Goddek</w:t>
      </w:r>
      <w:proofErr w:type="spellEnd"/>
      <w:r>
        <w:rPr>
          <w:rFonts w:ascii="Times New Roman" w:eastAsia="Times New Roman" w:hAnsi="Times New Roman" w:cs="Times New Roman"/>
          <w:color w:val="000000" w:themeColor="text1"/>
          <w:sz w:val="24"/>
          <w:szCs w:val="24"/>
        </w:rPr>
        <w:t xml:space="preserve"> (2021) propõem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 xml:space="preserve">hierárquico em seis dimensões (Ambiente PESTLE, Mercado, Cadeia de Valor, Operações, Investimento e Viabilidade Financeira por VPL e </w:t>
      </w:r>
      <w:proofErr w:type="spellStart"/>
      <w:r>
        <w:rPr>
          <w:rFonts w:ascii="Times New Roman" w:eastAsia="Times New Roman" w:hAnsi="Times New Roman" w:cs="Times New Roman"/>
          <w:i/>
          <w:iCs/>
          <w:color w:val="000000" w:themeColor="text1"/>
          <w:sz w:val="24"/>
          <w:szCs w:val="24"/>
        </w:rPr>
        <w:t>payback</w:t>
      </w:r>
      <w:proofErr w:type="spellEnd"/>
      <w:r>
        <w:rPr>
          <w:rFonts w:ascii="Times New Roman" w:eastAsia="Times New Roman" w:hAnsi="Times New Roman" w:cs="Times New Roman"/>
          <w:color w:val="000000" w:themeColor="text1"/>
          <w:sz w:val="24"/>
          <w:szCs w:val="24"/>
        </w:rPr>
        <w:t xml:space="preserve">), reportando retorno médio de sete anos. </w:t>
      </w:r>
      <w:proofErr w:type="spellStart"/>
      <w:r>
        <w:rPr>
          <w:rFonts w:ascii="Times New Roman" w:eastAsia="Times New Roman" w:hAnsi="Times New Roman" w:cs="Times New Roman"/>
          <w:color w:val="000000" w:themeColor="text1"/>
          <w:sz w:val="24"/>
          <w:szCs w:val="24"/>
        </w:rPr>
        <w:t>Shitu</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(2024) consolidam o aproveitamento de efluentes aquícolas para cultivo </w:t>
      </w:r>
      <w:proofErr w:type="spellStart"/>
      <w:r>
        <w:rPr>
          <w:rFonts w:ascii="Times New Roman" w:eastAsia="Times New Roman" w:hAnsi="Times New Roman" w:cs="Times New Roman"/>
          <w:color w:val="000000" w:themeColor="text1"/>
          <w:sz w:val="24"/>
          <w:szCs w:val="24"/>
        </w:rPr>
        <w:t>algal</w:t>
      </w:r>
      <w:proofErr w:type="spellEnd"/>
      <w:r>
        <w:rPr>
          <w:rFonts w:ascii="Times New Roman" w:eastAsia="Times New Roman" w:hAnsi="Times New Roman" w:cs="Times New Roman"/>
          <w:color w:val="000000" w:themeColor="text1"/>
          <w:sz w:val="24"/>
          <w:szCs w:val="24"/>
        </w:rPr>
        <w:t xml:space="preserve">, com remoção de até 90% de N e 80% de P e recuperação de bioprodutos conectando ecoeficiência à lógica IMTA. </w:t>
      </w:r>
    </w:p>
    <w:p w14:paraId="38B04158"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 Eixo 2, Mesquita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identificam que a relação predominante </w:t>
      </w:r>
      <w:r>
        <w:rPr>
          <w:rFonts w:ascii="Times New Roman" w:eastAsia="Times New Roman" w:hAnsi="Times New Roman" w:cs="Times New Roman"/>
          <w:b/>
          <w:bCs/>
          <w:color w:val="000000" w:themeColor="text1"/>
          <w:sz w:val="24"/>
          <w:szCs w:val="24"/>
        </w:rPr>
        <w:t>(29,1%)</w:t>
      </w:r>
      <w:r>
        <w:rPr>
          <w:rFonts w:ascii="Times New Roman" w:eastAsia="Times New Roman" w:hAnsi="Times New Roman" w:cs="Times New Roman"/>
          <w:color w:val="000000" w:themeColor="text1"/>
          <w:sz w:val="24"/>
          <w:szCs w:val="24"/>
        </w:rPr>
        <w:t xml:space="preserve"> ocorre entre Indústria 4.0 (</w:t>
      </w:r>
      <w:r>
        <w:rPr>
          <w:rFonts w:ascii="Times New Roman" w:eastAsia="Times New Roman" w:hAnsi="Times New Roman" w:cs="Times New Roman"/>
          <w:i/>
          <w:iCs/>
          <w:color w:val="000000" w:themeColor="text1"/>
          <w:sz w:val="24"/>
          <w:szCs w:val="24"/>
        </w:rPr>
        <w:t>Big Data</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IoT</w:t>
      </w:r>
      <w:r>
        <w:rPr>
          <w:rFonts w:ascii="Times New Roman" w:eastAsia="Times New Roman" w:hAnsi="Times New Roman" w:cs="Times New Roman"/>
          <w:color w:val="000000" w:themeColor="text1"/>
          <w:sz w:val="24"/>
          <w:szCs w:val="24"/>
        </w:rPr>
        <w:t xml:space="preserve">) e práticas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tendo a sustentabilidade ambiental como objetivo final. </w:t>
      </w:r>
      <w:proofErr w:type="spellStart"/>
      <w:r>
        <w:rPr>
          <w:rFonts w:ascii="Times New Roman" w:eastAsia="Times New Roman" w:hAnsi="Times New Roman" w:cs="Times New Roman"/>
          <w:color w:val="000000" w:themeColor="text1"/>
          <w:sz w:val="24"/>
          <w:szCs w:val="24"/>
        </w:rPr>
        <w:t>Darabad</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via programação matemática multiobjetivo </w:t>
      </w:r>
      <w:proofErr w:type="spellStart"/>
      <w:r>
        <w:rPr>
          <w:rFonts w:ascii="Times New Roman" w:eastAsia="Times New Roman" w:hAnsi="Times New Roman" w:cs="Times New Roman"/>
          <w:color w:val="000000" w:themeColor="text1"/>
          <w:sz w:val="24"/>
          <w:szCs w:val="24"/>
        </w:rPr>
        <w:t>bi-nível</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LeanVironment-Greenpulse</w:t>
      </w:r>
      <w:proofErr w:type="spellEnd"/>
      <w:r>
        <w:rPr>
          <w:rFonts w:ascii="Times New Roman" w:eastAsia="Times New Roman" w:hAnsi="Times New Roman" w:cs="Times New Roman"/>
          <w:color w:val="000000" w:themeColor="text1"/>
          <w:sz w:val="24"/>
          <w:szCs w:val="24"/>
        </w:rPr>
        <w:t xml:space="preserve">), demonstram redução de </w:t>
      </w:r>
      <w:r>
        <w:rPr>
          <w:rFonts w:ascii="Times New Roman" w:eastAsia="Times New Roman" w:hAnsi="Times New Roman" w:cs="Times New Roman"/>
          <w:b/>
          <w:bCs/>
          <w:color w:val="000000" w:themeColor="text1"/>
          <w:sz w:val="24"/>
          <w:szCs w:val="24"/>
        </w:rPr>
        <w:t>18%</w:t>
      </w:r>
      <w:r>
        <w:rPr>
          <w:rFonts w:ascii="Times New Roman" w:eastAsia="Times New Roman" w:hAnsi="Times New Roman" w:cs="Times New Roman"/>
          <w:color w:val="000000" w:themeColor="text1"/>
          <w:sz w:val="24"/>
          <w:szCs w:val="24"/>
        </w:rPr>
        <w:t xml:space="preserve"> em custos e 23% em </w:t>
      </w:r>
      <w:r>
        <w:rPr>
          <w:rFonts w:ascii="Times New Roman" w:eastAsia="Times New Roman" w:hAnsi="Times New Roman" w:cs="Times New Roman"/>
          <w:b/>
          <w:bCs/>
          <w:color w:val="000000" w:themeColor="text1"/>
          <w:sz w:val="24"/>
          <w:szCs w:val="24"/>
        </w:rPr>
        <w:t>CO₂</w:t>
      </w:r>
      <w:r>
        <w:rPr>
          <w:rFonts w:ascii="Times New Roman" w:eastAsia="Times New Roman" w:hAnsi="Times New Roman" w:cs="Times New Roman"/>
          <w:color w:val="000000" w:themeColor="text1"/>
          <w:sz w:val="24"/>
          <w:szCs w:val="24"/>
        </w:rPr>
        <w:t xml:space="preserve">, lógica replicável à simulação financeira sob incerteza. </w:t>
      </w:r>
      <w:proofErr w:type="spellStart"/>
      <w:r>
        <w:rPr>
          <w:rFonts w:ascii="Times New Roman" w:eastAsia="Times New Roman" w:hAnsi="Times New Roman" w:cs="Times New Roman"/>
          <w:color w:val="000000" w:themeColor="text1"/>
          <w:sz w:val="24"/>
          <w:szCs w:val="24"/>
        </w:rPr>
        <w:t>Raza</w:t>
      </w:r>
      <w:proofErr w:type="spellEnd"/>
      <w:r>
        <w:rPr>
          <w:rFonts w:ascii="Times New Roman" w:eastAsia="Times New Roman" w:hAnsi="Times New Roman" w:cs="Times New Roman"/>
          <w:color w:val="000000" w:themeColor="text1"/>
          <w:sz w:val="24"/>
          <w:szCs w:val="24"/>
        </w:rPr>
        <w:t xml:space="preserve"> e Zhong (2024) integram manufatura aditiva, </w:t>
      </w:r>
      <w:r>
        <w:rPr>
          <w:rFonts w:ascii="Times New Roman" w:eastAsia="Times New Roman" w:hAnsi="Times New Roman" w:cs="Times New Roman"/>
          <w:i/>
          <w:iCs/>
          <w:color w:val="000000" w:themeColor="text1"/>
          <w:sz w:val="24"/>
          <w:szCs w:val="24"/>
        </w:rPr>
        <w:t xml:space="preserve">Lean </w:t>
      </w:r>
      <w:r>
        <w:rPr>
          <w:rFonts w:ascii="Times New Roman" w:eastAsia="Times New Roman" w:hAnsi="Times New Roman" w:cs="Times New Roman"/>
          <w:color w:val="000000" w:themeColor="text1"/>
          <w:sz w:val="24"/>
          <w:szCs w:val="24"/>
        </w:rPr>
        <w:t xml:space="preserve">e construção verde, evidenciando </w:t>
      </w:r>
      <w:r>
        <w:rPr>
          <w:rFonts w:ascii="Times New Roman" w:eastAsia="Times New Roman" w:hAnsi="Times New Roman" w:cs="Times New Roman"/>
          <w:b/>
          <w:bCs/>
          <w:color w:val="000000" w:themeColor="text1"/>
          <w:sz w:val="24"/>
          <w:szCs w:val="24"/>
        </w:rPr>
        <w:t>78%</w:t>
      </w:r>
      <w:r>
        <w:rPr>
          <w:rFonts w:ascii="Times New Roman" w:eastAsia="Times New Roman" w:hAnsi="Times New Roman" w:cs="Times New Roman"/>
          <w:color w:val="000000" w:themeColor="text1"/>
          <w:sz w:val="24"/>
          <w:szCs w:val="24"/>
        </w:rPr>
        <w:t xml:space="preserve"> maior eficiência econômica e </w:t>
      </w:r>
      <w:r>
        <w:rPr>
          <w:rFonts w:ascii="Times New Roman" w:eastAsia="Times New Roman" w:hAnsi="Times New Roman" w:cs="Times New Roman"/>
          <w:b/>
          <w:bCs/>
          <w:color w:val="000000" w:themeColor="text1"/>
          <w:sz w:val="24"/>
          <w:szCs w:val="24"/>
        </w:rPr>
        <w:t>49%</w:t>
      </w:r>
      <w:r>
        <w:rPr>
          <w:rFonts w:ascii="Times New Roman" w:eastAsia="Times New Roman" w:hAnsi="Times New Roman" w:cs="Times New Roman"/>
          <w:color w:val="000000" w:themeColor="text1"/>
          <w:sz w:val="24"/>
          <w:szCs w:val="24"/>
        </w:rPr>
        <w:t xml:space="preserve"> menor emissão de carbono frente a métodos tradicionais e operacionalizando VSM, JIT, 6S, </w:t>
      </w:r>
      <w:proofErr w:type="spellStart"/>
      <w:r>
        <w:rPr>
          <w:rFonts w:ascii="Times New Roman" w:eastAsia="Times New Roman" w:hAnsi="Times New Roman" w:cs="Times New Roman"/>
          <w:color w:val="000000" w:themeColor="text1"/>
          <w:sz w:val="24"/>
          <w:szCs w:val="24"/>
        </w:rPr>
        <w:t>Poka-Yoke</w:t>
      </w:r>
      <w:proofErr w:type="spellEnd"/>
      <w:r>
        <w:rPr>
          <w:rFonts w:ascii="Times New Roman" w:eastAsia="Times New Roman" w:hAnsi="Times New Roman" w:cs="Times New Roman"/>
          <w:color w:val="000000" w:themeColor="text1"/>
          <w:sz w:val="24"/>
          <w:szCs w:val="24"/>
        </w:rPr>
        <w:t xml:space="preserve">, PDCA e Kaizen como ferramentas de arquitetura modular. Queiroz, Alves Junior e Costa Melo (2022), via </w:t>
      </w:r>
      <w:proofErr w:type="spellStart"/>
      <w:r>
        <w:rPr>
          <w:rFonts w:ascii="Times New Roman" w:eastAsia="Times New Roman" w:hAnsi="Times New Roman" w:cs="Times New Roman"/>
          <w:i/>
          <w:iCs/>
          <w:color w:val="000000" w:themeColor="text1"/>
          <w:sz w:val="24"/>
          <w:szCs w:val="24"/>
        </w:rPr>
        <w:t>topic</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modelling</w:t>
      </w:r>
      <w:proofErr w:type="spellEnd"/>
      <w:r>
        <w:rPr>
          <w:rFonts w:ascii="Times New Roman" w:eastAsia="Times New Roman" w:hAnsi="Times New Roman" w:cs="Times New Roman"/>
          <w:color w:val="000000" w:themeColor="text1"/>
          <w:sz w:val="24"/>
          <w:szCs w:val="24"/>
        </w:rPr>
        <w:t xml:space="preserve"> sobre 1.122 manuscritos, identificam a digitalização como habilitadora central de </w:t>
      </w:r>
      <w:proofErr w:type="spellStart"/>
      <w:r>
        <w:rPr>
          <w:rFonts w:ascii="Times New Roman" w:eastAsia="Times New Roman" w:hAnsi="Times New Roman" w:cs="Times New Roman"/>
          <w:color w:val="000000" w:themeColor="text1"/>
          <w:sz w:val="24"/>
          <w:szCs w:val="24"/>
        </w:rPr>
        <w:t>PMEs</w:t>
      </w:r>
      <w:proofErr w:type="spellEnd"/>
      <w:r>
        <w:rPr>
          <w:rFonts w:ascii="Times New Roman" w:eastAsia="Times New Roman" w:hAnsi="Times New Roman" w:cs="Times New Roman"/>
          <w:color w:val="000000" w:themeColor="text1"/>
          <w:sz w:val="24"/>
          <w:szCs w:val="24"/>
        </w:rPr>
        <w:t xml:space="preserve"> em </w:t>
      </w:r>
      <w:r>
        <w:rPr>
          <w:rFonts w:ascii="Times New Roman" w:eastAsia="Times New Roman" w:hAnsi="Times New Roman" w:cs="Times New Roman"/>
          <w:i/>
          <w:iCs/>
          <w:color w:val="000000" w:themeColor="text1"/>
          <w:sz w:val="24"/>
          <w:szCs w:val="24"/>
        </w:rPr>
        <w:t>Lean-Green</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Nayal</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sistematizam 134 direcionadores e 98 barreiras à adoção de tecnologias habilitadoras em cadeias agrícolas. Kumar (2025), pela </w:t>
      </w:r>
      <w:proofErr w:type="spellStart"/>
      <w:r>
        <w:rPr>
          <w:rFonts w:ascii="Times New Roman" w:eastAsia="Times New Roman" w:hAnsi="Times New Roman" w:cs="Times New Roman"/>
          <w:color w:val="000000" w:themeColor="text1"/>
          <w:sz w:val="24"/>
          <w:szCs w:val="24"/>
        </w:rPr>
        <w:t>Fuzzy</w:t>
      </w:r>
      <w:proofErr w:type="spellEnd"/>
      <w:r>
        <w:rPr>
          <w:rFonts w:ascii="Times New Roman" w:eastAsia="Times New Roman" w:hAnsi="Times New Roman" w:cs="Times New Roman"/>
          <w:color w:val="000000" w:themeColor="text1"/>
          <w:sz w:val="24"/>
          <w:szCs w:val="24"/>
        </w:rPr>
        <w:t xml:space="preserve"> ISM, hierarquiza onze atributos da integração CEDWI 4.0 em sete níveis e quatro quadrantes. </w:t>
      </w:r>
      <w:proofErr w:type="spellStart"/>
      <w:r>
        <w:rPr>
          <w:rFonts w:ascii="Times New Roman" w:eastAsia="Times New Roman" w:hAnsi="Times New Roman" w:cs="Times New Roman"/>
          <w:color w:val="000000" w:themeColor="text1"/>
          <w:sz w:val="24"/>
          <w:szCs w:val="24"/>
        </w:rPr>
        <w:t>Mahmood</w:t>
      </w:r>
      <w:proofErr w:type="spellEnd"/>
      <w:r>
        <w:rPr>
          <w:rFonts w:ascii="Times New Roman" w:eastAsia="Times New Roman" w:hAnsi="Times New Roman" w:cs="Times New Roman"/>
          <w:color w:val="000000" w:themeColor="text1"/>
          <w:sz w:val="24"/>
          <w:szCs w:val="24"/>
        </w:rPr>
        <w:t xml:space="preserve"> Abd </w:t>
      </w:r>
      <w:proofErr w:type="spellStart"/>
      <w:r>
        <w:rPr>
          <w:rFonts w:ascii="Times New Roman" w:eastAsia="Times New Roman" w:hAnsi="Times New Roman" w:cs="Times New Roman"/>
          <w:color w:val="000000" w:themeColor="text1"/>
          <w:sz w:val="24"/>
          <w:szCs w:val="24"/>
        </w:rPr>
        <w:t>Elkhalik</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(2026) mapeiam o campo em sete</w:t>
      </w:r>
      <w:r>
        <w:rPr>
          <w:rFonts w:ascii="Times New Roman" w:eastAsia="Times New Roman" w:hAnsi="Times New Roman" w:cs="Times New Roman"/>
          <w:i/>
          <w:iCs/>
          <w:color w:val="000000" w:themeColor="text1"/>
          <w:sz w:val="24"/>
          <w:szCs w:val="24"/>
        </w:rPr>
        <w:t xml:space="preserve"> clusters</w:t>
      </w:r>
      <w:r>
        <w:rPr>
          <w:rFonts w:ascii="Times New Roman" w:eastAsia="Times New Roman" w:hAnsi="Times New Roman" w:cs="Times New Roman"/>
          <w:color w:val="000000" w:themeColor="text1"/>
          <w:sz w:val="24"/>
          <w:szCs w:val="24"/>
        </w:rPr>
        <w:t xml:space="preserve"> temáticos com a dimensão social </w:t>
      </w:r>
      <w:proofErr w:type="spellStart"/>
      <w:r>
        <w:rPr>
          <w:rFonts w:ascii="Times New Roman" w:eastAsia="Times New Roman" w:hAnsi="Times New Roman" w:cs="Times New Roman"/>
          <w:color w:val="000000" w:themeColor="text1"/>
          <w:sz w:val="24"/>
          <w:szCs w:val="24"/>
        </w:rPr>
        <w:t>sub-representada</w:t>
      </w:r>
      <w:proofErr w:type="spellEnd"/>
      <w:r>
        <w:rPr>
          <w:rFonts w:ascii="Times New Roman" w:eastAsia="Times New Roman" w:hAnsi="Times New Roman" w:cs="Times New Roman"/>
          <w:color w:val="000000" w:themeColor="text1"/>
          <w:sz w:val="24"/>
          <w:szCs w:val="24"/>
        </w:rPr>
        <w:t xml:space="preserve"> (apenas 2% dos estudos) e severa ausência da América do Sul. </w:t>
      </w:r>
      <w:proofErr w:type="spellStart"/>
      <w:r>
        <w:rPr>
          <w:rFonts w:ascii="Times New Roman" w:eastAsia="Times New Roman" w:hAnsi="Times New Roman" w:cs="Times New Roman"/>
          <w:color w:val="000000" w:themeColor="text1"/>
          <w:sz w:val="24"/>
          <w:szCs w:val="24"/>
        </w:rPr>
        <w:t>Yadav</w:t>
      </w:r>
      <w:proofErr w:type="spellEnd"/>
      <w:r>
        <w:rPr>
          <w:rFonts w:ascii="Times New Roman" w:eastAsia="Times New Roman" w:hAnsi="Times New Roman" w:cs="Times New Roman"/>
          <w:color w:val="000000" w:themeColor="text1"/>
          <w:sz w:val="24"/>
          <w:szCs w:val="24"/>
        </w:rPr>
        <w:t xml:space="preserve"> e </w:t>
      </w:r>
      <w:proofErr w:type="spellStart"/>
      <w:r>
        <w:rPr>
          <w:rFonts w:ascii="Times New Roman" w:eastAsia="Times New Roman" w:hAnsi="Times New Roman" w:cs="Times New Roman"/>
          <w:color w:val="000000" w:themeColor="text1"/>
          <w:sz w:val="24"/>
          <w:szCs w:val="24"/>
        </w:rPr>
        <w:t>Gahlot</w:t>
      </w:r>
      <w:proofErr w:type="spellEnd"/>
      <w:r>
        <w:rPr>
          <w:rFonts w:ascii="Times New Roman" w:eastAsia="Times New Roman" w:hAnsi="Times New Roman" w:cs="Times New Roman"/>
          <w:color w:val="000000" w:themeColor="text1"/>
          <w:sz w:val="24"/>
          <w:szCs w:val="24"/>
        </w:rPr>
        <w:t xml:space="preserve"> (2022) propõem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 xml:space="preserve">GLSS estruturado em DMAIC e validam, por AHP com doze especialistas, onze fatores críticos de sucesso de aderência direta ao perfil de </w:t>
      </w:r>
      <w:proofErr w:type="spellStart"/>
      <w:r>
        <w:rPr>
          <w:rFonts w:ascii="Times New Roman" w:eastAsia="Times New Roman" w:hAnsi="Times New Roman" w:cs="Times New Roman"/>
          <w:color w:val="000000" w:themeColor="text1"/>
          <w:sz w:val="24"/>
          <w:szCs w:val="24"/>
        </w:rPr>
        <w:t>PMEs</w:t>
      </w:r>
      <w:proofErr w:type="spellEnd"/>
      <w:r>
        <w:rPr>
          <w:rFonts w:ascii="Times New Roman" w:eastAsia="Times New Roman" w:hAnsi="Times New Roman" w:cs="Times New Roman"/>
          <w:color w:val="000000" w:themeColor="text1"/>
          <w:sz w:val="24"/>
          <w:szCs w:val="24"/>
        </w:rPr>
        <w:t xml:space="preserve"> aquícolas brasileiras. </w:t>
      </w:r>
    </w:p>
    <w:p w14:paraId="5CC7B066"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Dentre os achados sistematizados, destacam-se três pontos de maior relevância para a arquitetura conceitual e operacional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proposto, a seguir discutidos:</w:t>
      </w:r>
    </w:p>
    <w:p w14:paraId="73C71451" w14:textId="77777777" w:rsidR="002150E8" w:rsidRPr="008E179E" w:rsidRDefault="002150E8" w:rsidP="002150E8">
      <w:pPr>
        <w:pStyle w:val="PargrafodaLista"/>
        <w:numPr>
          <w:ilvl w:val="0"/>
          <w:numId w:val="7"/>
        </w:numPr>
        <w:spacing w:after="0" w:line="360" w:lineRule="auto"/>
        <w:ind w:left="720"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A Ecoeficiência com tecnicismo adequado:</w:t>
      </w:r>
      <w:r>
        <w:rPr>
          <w:rFonts w:ascii="Times New Roman" w:eastAsia="Times New Roman" w:hAnsi="Times New Roman" w:cs="Times New Roman"/>
          <w:color w:val="000000" w:themeColor="text1"/>
          <w:sz w:val="24"/>
          <w:szCs w:val="24"/>
        </w:rPr>
        <w:t xml:space="preserve"> Trabalhos como os de Li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e </w:t>
      </w:r>
      <w:proofErr w:type="spellStart"/>
      <w:r>
        <w:rPr>
          <w:rFonts w:ascii="Times New Roman" w:eastAsia="Times New Roman" w:hAnsi="Times New Roman" w:cs="Times New Roman"/>
          <w:color w:val="000000" w:themeColor="text1"/>
          <w:sz w:val="24"/>
          <w:szCs w:val="24"/>
        </w:rPr>
        <w:t>Shitu</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(2024) apontam que a ineficiência alimentar, medida pela FCR, constitui o principal vetor de desperdício simultâneo na aquicultura. A ração não consumida eleva a DQO e a carga de nitrogênio e fósforo nos efluentes, e Li </w:t>
      </w:r>
      <w:r>
        <w:rPr>
          <w:rFonts w:ascii="Times New Roman" w:eastAsia="Times New Roman" w:hAnsi="Times New Roman" w:cs="Times New Roman"/>
          <w:i/>
          <w:iCs/>
          <w:color w:val="000000" w:themeColor="text1"/>
          <w:sz w:val="24"/>
          <w:szCs w:val="24"/>
        </w:rPr>
        <w:t xml:space="preserve">et al. </w:t>
      </w:r>
      <w:r>
        <w:rPr>
          <w:rFonts w:ascii="Times New Roman" w:eastAsia="Times New Roman" w:hAnsi="Times New Roman" w:cs="Times New Roman"/>
          <w:color w:val="000000" w:themeColor="text1"/>
          <w:sz w:val="24"/>
          <w:szCs w:val="24"/>
        </w:rPr>
        <w:t xml:space="preserve">(2026) registram reduções de descarga de DQO superiores a 40% quando se substitui ração de baixa eficiência por ração peletizada otimizada. Portanto, a otimização zootécnica configura a manifestação mais pura da sinergia </w:t>
      </w:r>
      <w:r>
        <w:rPr>
          <w:rFonts w:ascii="Times New Roman" w:eastAsia="Times New Roman" w:hAnsi="Times New Roman" w:cs="Times New Roman"/>
          <w:i/>
          <w:iCs/>
          <w:color w:val="000000" w:themeColor="text1"/>
          <w:sz w:val="24"/>
          <w:szCs w:val="24"/>
        </w:rPr>
        <w:t>Lean-Green</w:t>
      </w:r>
      <w:r>
        <w:rPr>
          <w:rFonts w:ascii="Times New Roman" w:eastAsia="Times New Roman" w:hAnsi="Times New Roman" w:cs="Times New Roman"/>
          <w:color w:val="000000" w:themeColor="text1"/>
          <w:sz w:val="24"/>
          <w:szCs w:val="24"/>
        </w:rPr>
        <w:t xml:space="preserve">: reduzir custos de insumos atua diretamente na redução da carga poluente. Silva Araújo, Keesman e </w:t>
      </w:r>
      <w:proofErr w:type="spellStart"/>
      <w:r>
        <w:rPr>
          <w:rFonts w:ascii="Times New Roman" w:eastAsia="Times New Roman" w:hAnsi="Times New Roman" w:cs="Times New Roman"/>
          <w:color w:val="000000" w:themeColor="text1"/>
          <w:sz w:val="24"/>
          <w:szCs w:val="24"/>
        </w:rPr>
        <w:t>Goddek</w:t>
      </w:r>
      <w:proofErr w:type="spellEnd"/>
      <w:r>
        <w:rPr>
          <w:rFonts w:ascii="Times New Roman" w:eastAsia="Times New Roman" w:hAnsi="Times New Roman" w:cs="Times New Roman"/>
          <w:color w:val="000000" w:themeColor="text1"/>
          <w:sz w:val="24"/>
          <w:szCs w:val="24"/>
        </w:rPr>
        <w:t xml:space="preserve"> (2021) validam que a avaliação de negócios em aquicultura exige </w:t>
      </w:r>
      <w:r>
        <w:rPr>
          <w:rFonts w:ascii="Times New Roman" w:eastAsia="Times New Roman" w:hAnsi="Times New Roman" w:cs="Times New Roman"/>
          <w:i/>
          <w:iCs/>
          <w:color w:val="000000" w:themeColor="text1"/>
          <w:sz w:val="24"/>
          <w:szCs w:val="24"/>
        </w:rPr>
        <w:t>frameworks</w:t>
      </w:r>
      <w:r>
        <w:rPr>
          <w:rFonts w:ascii="Times New Roman" w:eastAsia="Times New Roman" w:hAnsi="Times New Roman" w:cs="Times New Roman"/>
          <w:color w:val="000000" w:themeColor="text1"/>
          <w:sz w:val="24"/>
          <w:szCs w:val="24"/>
        </w:rPr>
        <w:t xml:space="preserve"> que articulem ambiente, mercado e operações e fundamentem a viabilidade em VPL e </w:t>
      </w:r>
      <w:proofErr w:type="spellStart"/>
      <w:r>
        <w:rPr>
          <w:rFonts w:ascii="Times New Roman" w:eastAsia="Times New Roman" w:hAnsi="Times New Roman" w:cs="Times New Roman"/>
          <w:i/>
          <w:iCs/>
          <w:color w:val="000000" w:themeColor="text1"/>
          <w:sz w:val="24"/>
          <w:szCs w:val="24"/>
        </w:rPr>
        <w:t>payback</w:t>
      </w:r>
      <w:proofErr w:type="spellEnd"/>
      <w:r>
        <w:rPr>
          <w:rFonts w:ascii="Times New Roman" w:eastAsia="Times New Roman" w:hAnsi="Times New Roman" w:cs="Times New Roman"/>
          <w:color w:val="000000" w:themeColor="text1"/>
          <w:sz w:val="24"/>
          <w:szCs w:val="24"/>
        </w:rPr>
        <w:t>, o que reforça a necessidade de incorporar fluxo de caixa, custo de capital e cenários de incerteza ao módulo econômico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Mahmood</w:t>
      </w:r>
      <w:proofErr w:type="spellEnd"/>
      <w:r>
        <w:rPr>
          <w:rFonts w:ascii="Times New Roman" w:eastAsia="Times New Roman" w:hAnsi="Times New Roman" w:cs="Times New Roman"/>
          <w:color w:val="000000" w:themeColor="text1"/>
          <w:sz w:val="24"/>
          <w:szCs w:val="24"/>
        </w:rPr>
        <w:t xml:space="preserve"> Abd </w:t>
      </w:r>
      <w:proofErr w:type="spellStart"/>
      <w:r>
        <w:rPr>
          <w:rFonts w:ascii="Times New Roman" w:eastAsia="Times New Roman" w:hAnsi="Times New Roman" w:cs="Times New Roman"/>
          <w:color w:val="000000" w:themeColor="text1"/>
          <w:sz w:val="24"/>
          <w:szCs w:val="24"/>
        </w:rPr>
        <w:t>Elkhalik</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 xml:space="preserve">et al. </w:t>
      </w:r>
      <w:r>
        <w:rPr>
          <w:rFonts w:ascii="Times New Roman" w:eastAsia="Times New Roman" w:hAnsi="Times New Roman" w:cs="Times New Roman"/>
          <w:color w:val="000000" w:themeColor="text1"/>
          <w:sz w:val="24"/>
          <w:szCs w:val="24"/>
        </w:rPr>
        <w:t xml:space="preserve">(2026) revisaram de 63 estudos em que ferramentas Lean  cada dimensão do triple </w:t>
      </w:r>
      <w:proofErr w:type="spellStart"/>
      <w:r>
        <w:rPr>
          <w:rFonts w:ascii="Times New Roman" w:eastAsia="Times New Roman" w:hAnsi="Times New Roman" w:cs="Times New Roman"/>
          <w:color w:val="000000" w:themeColor="text1"/>
          <w:sz w:val="24"/>
          <w:szCs w:val="24"/>
        </w:rPr>
        <w:t>bottom</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line</w:t>
      </w:r>
      <w:proofErr w:type="spellEnd"/>
      <w:r>
        <w:rPr>
          <w:rFonts w:ascii="Times New Roman" w:eastAsia="Times New Roman" w:hAnsi="Times New Roman" w:cs="Times New Roman"/>
          <w:color w:val="000000" w:themeColor="text1"/>
          <w:sz w:val="24"/>
          <w:szCs w:val="24"/>
        </w:rPr>
        <w:t xml:space="preserve">, sendo o MFV  o de maior aderência à dimensão ambiental, </w:t>
      </w:r>
      <w:r>
        <w:rPr>
          <w:rFonts w:ascii="Times New Roman" w:eastAsia="Times New Roman" w:hAnsi="Times New Roman" w:cs="Times New Roman"/>
          <w:i/>
          <w:iCs/>
          <w:color w:val="000000" w:themeColor="text1"/>
          <w:sz w:val="24"/>
          <w:szCs w:val="24"/>
        </w:rPr>
        <w:t>Just-in-Time</w:t>
      </w:r>
      <w:r>
        <w:rPr>
          <w:rFonts w:ascii="Times New Roman" w:eastAsia="Times New Roman" w:hAnsi="Times New Roman" w:cs="Times New Roman"/>
          <w:color w:val="000000" w:themeColor="text1"/>
          <w:sz w:val="24"/>
          <w:szCs w:val="24"/>
        </w:rPr>
        <w:t xml:space="preserve"> e </w:t>
      </w:r>
      <w:r>
        <w:rPr>
          <w:rFonts w:ascii="Times New Roman" w:eastAsia="Times New Roman" w:hAnsi="Times New Roman" w:cs="Times New Roman"/>
          <w:i/>
          <w:iCs/>
          <w:color w:val="000000" w:themeColor="text1"/>
          <w:sz w:val="24"/>
          <w:szCs w:val="24"/>
        </w:rPr>
        <w:t xml:space="preserve">Total </w:t>
      </w:r>
      <w:proofErr w:type="spellStart"/>
      <w:r>
        <w:rPr>
          <w:rFonts w:ascii="Times New Roman" w:eastAsia="Times New Roman" w:hAnsi="Times New Roman" w:cs="Times New Roman"/>
          <w:i/>
          <w:iCs/>
          <w:color w:val="000000" w:themeColor="text1"/>
          <w:sz w:val="24"/>
          <w:szCs w:val="24"/>
        </w:rPr>
        <w:t>Productive</w:t>
      </w:r>
      <w:proofErr w:type="spellEnd"/>
      <w:r>
        <w:rPr>
          <w:rFonts w:ascii="Times New Roman" w:eastAsia="Times New Roman" w:hAnsi="Times New Roman" w:cs="Times New Roman"/>
          <w:i/>
          <w:iCs/>
          <w:color w:val="000000" w:themeColor="text1"/>
          <w:sz w:val="24"/>
          <w:szCs w:val="24"/>
        </w:rPr>
        <w:t xml:space="preserve"> Maintenance</w:t>
      </w:r>
      <w:r>
        <w:rPr>
          <w:rFonts w:ascii="Times New Roman" w:eastAsia="Times New Roman" w:hAnsi="Times New Roman" w:cs="Times New Roman"/>
          <w:color w:val="000000" w:themeColor="text1"/>
          <w:sz w:val="24"/>
          <w:szCs w:val="24"/>
        </w:rPr>
        <w:t xml:space="preserve"> à econômica e o 5S à social, e que 57% dos 63 estudos analisados endereçam simultaneamente as três dimensões, o que baliza a parametrização diferenciada e a operacionalização integrada dos módulos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w:t>
      </w:r>
    </w:p>
    <w:p w14:paraId="37634A68" w14:textId="77777777" w:rsidR="002150E8" w:rsidRPr="008E179E" w:rsidRDefault="002150E8" w:rsidP="002150E8">
      <w:pPr>
        <w:pStyle w:val="PargrafodaLista"/>
        <w:numPr>
          <w:ilvl w:val="0"/>
          <w:numId w:val="7"/>
        </w:numPr>
        <w:spacing w:after="0" w:line="360" w:lineRule="auto"/>
        <w:ind w:left="720"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A Digitalização e o Lean-Green</w:t>
      </w:r>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A integração crítica dos artigos de Mesquita </w:t>
      </w:r>
      <w:r>
        <w:rPr>
          <w:rFonts w:ascii="Times New Roman" w:eastAsia="Times New Roman" w:hAnsi="Times New Roman" w:cs="Times New Roman"/>
          <w:i/>
          <w:iCs/>
          <w:color w:val="000000" w:themeColor="text1"/>
          <w:sz w:val="24"/>
          <w:szCs w:val="24"/>
        </w:rPr>
        <w:t xml:space="preserve">et al. </w:t>
      </w:r>
      <w:r>
        <w:rPr>
          <w:rFonts w:ascii="Times New Roman" w:eastAsia="Times New Roman" w:hAnsi="Times New Roman" w:cs="Times New Roman"/>
          <w:color w:val="000000" w:themeColor="text1"/>
          <w:sz w:val="24"/>
          <w:szCs w:val="24"/>
        </w:rPr>
        <w:t xml:space="preserve">(2022), Queiroz, Alves Junior e Costa Melo (2022) e Kumar (2025) revela que a integração entre </w:t>
      </w:r>
      <w:r>
        <w:rPr>
          <w:rFonts w:ascii="Times New Roman" w:eastAsia="Times New Roman" w:hAnsi="Times New Roman" w:cs="Times New Roman"/>
          <w:i/>
          <w:iCs/>
          <w:color w:val="000000" w:themeColor="text1"/>
          <w:sz w:val="24"/>
          <w:szCs w:val="24"/>
        </w:rPr>
        <w:t xml:space="preserve">Lean </w:t>
      </w:r>
      <w:r>
        <w:rPr>
          <w:rFonts w:ascii="Times New Roman" w:eastAsia="Times New Roman" w:hAnsi="Times New Roman" w:cs="Times New Roman"/>
          <w:color w:val="000000" w:themeColor="text1"/>
          <w:sz w:val="24"/>
          <w:szCs w:val="24"/>
        </w:rPr>
        <w:t xml:space="preserve">e </w:t>
      </w:r>
      <w:r>
        <w:rPr>
          <w:rFonts w:ascii="Times New Roman" w:eastAsia="Times New Roman" w:hAnsi="Times New Roman" w:cs="Times New Roman"/>
          <w:i/>
          <w:iCs/>
          <w:color w:val="000000" w:themeColor="text1"/>
          <w:sz w:val="24"/>
          <w:szCs w:val="24"/>
        </w:rPr>
        <w:t>Green</w:t>
      </w:r>
      <w:r>
        <w:rPr>
          <w:rFonts w:ascii="Times New Roman" w:eastAsia="Times New Roman" w:hAnsi="Times New Roman" w:cs="Times New Roman"/>
          <w:color w:val="000000" w:themeColor="text1"/>
          <w:sz w:val="24"/>
          <w:szCs w:val="24"/>
        </w:rPr>
        <w:t xml:space="preserve"> é operacionalmente viável para </w:t>
      </w:r>
      <w:proofErr w:type="spellStart"/>
      <w:r>
        <w:rPr>
          <w:rFonts w:ascii="Times New Roman" w:eastAsia="Times New Roman" w:hAnsi="Times New Roman" w:cs="Times New Roman"/>
          <w:color w:val="000000" w:themeColor="text1"/>
          <w:sz w:val="24"/>
          <w:szCs w:val="24"/>
        </w:rPr>
        <w:t>PMEs</w:t>
      </w:r>
      <w:proofErr w:type="spellEnd"/>
      <w:r>
        <w:rPr>
          <w:rFonts w:ascii="Times New Roman" w:eastAsia="Times New Roman" w:hAnsi="Times New Roman" w:cs="Times New Roman"/>
          <w:color w:val="000000" w:themeColor="text1"/>
          <w:sz w:val="24"/>
          <w:szCs w:val="24"/>
        </w:rPr>
        <w:t xml:space="preserve">, mas tende a ser mais eficaz com técnicas da Indústria 4.0, como IoT, Computação em Nuvem e </w:t>
      </w:r>
      <w:r>
        <w:rPr>
          <w:rFonts w:ascii="Times New Roman" w:eastAsia="Times New Roman" w:hAnsi="Times New Roman" w:cs="Times New Roman"/>
          <w:i/>
          <w:iCs/>
          <w:color w:val="000000" w:themeColor="text1"/>
          <w:sz w:val="24"/>
          <w:szCs w:val="24"/>
        </w:rPr>
        <w:t>Big Data</w:t>
      </w:r>
      <w:r>
        <w:rPr>
          <w:rFonts w:ascii="Times New Roman" w:eastAsia="Times New Roman" w:hAnsi="Times New Roman" w:cs="Times New Roman"/>
          <w:color w:val="000000" w:themeColor="text1"/>
          <w:sz w:val="24"/>
          <w:szCs w:val="24"/>
        </w:rPr>
        <w:t xml:space="preserve">, que tornam visíveis os desperdícios ambientais. </w:t>
      </w:r>
      <w:proofErr w:type="spellStart"/>
      <w:r>
        <w:rPr>
          <w:rFonts w:ascii="Times New Roman" w:eastAsia="Times New Roman" w:hAnsi="Times New Roman" w:cs="Times New Roman"/>
          <w:color w:val="000000" w:themeColor="text1"/>
          <w:sz w:val="24"/>
          <w:szCs w:val="24"/>
        </w:rPr>
        <w:t>Darabad</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e </w:t>
      </w:r>
      <w:proofErr w:type="spellStart"/>
      <w:r>
        <w:rPr>
          <w:rFonts w:ascii="Times New Roman" w:eastAsia="Times New Roman" w:hAnsi="Times New Roman" w:cs="Times New Roman"/>
          <w:color w:val="000000" w:themeColor="text1"/>
          <w:sz w:val="24"/>
          <w:szCs w:val="24"/>
        </w:rPr>
        <w:t>Nayal</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mostram que dados em tempo real permitem equalizar custos, prazos e impactos ambientais; </w:t>
      </w:r>
      <w:proofErr w:type="spellStart"/>
      <w:r>
        <w:rPr>
          <w:rFonts w:ascii="Times New Roman" w:eastAsia="Times New Roman" w:hAnsi="Times New Roman" w:cs="Times New Roman"/>
          <w:color w:val="000000" w:themeColor="text1"/>
          <w:sz w:val="24"/>
          <w:szCs w:val="24"/>
        </w:rPr>
        <w:t>Raza</w:t>
      </w:r>
      <w:proofErr w:type="spellEnd"/>
      <w:r>
        <w:rPr>
          <w:rFonts w:ascii="Times New Roman" w:eastAsia="Times New Roman" w:hAnsi="Times New Roman" w:cs="Times New Roman"/>
          <w:color w:val="000000" w:themeColor="text1"/>
          <w:sz w:val="24"/>
          <w:szCs w:val="24"/>
        </w:rPr>
        <w:t xml:space="preserve"> e Zhong (2024) oferecem uma arquitetura conceitual integradora replicável; e </w:t>
      </w:r>
      <w:proofErr w:type="spellStart"/>
      <w:r>
        <w:rPr>
          <w:rFonts w:ascii="Times New Roman" w:eastAsia="Times New Roman" w:hAnsi="Times New Roman" w:cs="Times New Roman"/>
          <w:color w:val="000000" w:themeColor="text1"/>
          <w:sz w:val="24"/>
          <w:szCs w:val="24"/>
        </w:rPr>
        <w:t>Yadav</w:t>
      </w:r>
      <w:proofErr w:type="spellEnd"/>
      <w:r>
        <w:rPr>
          <w:rFonts w:ascii="Times New Roman" w:eastAsia="Times New Roman" w:hAnsi="Times New Roman" w:cs="Times New Roman"/>
          <w:color w:val="000000" w:themeColor="text1"/>
          <w:sz w:val="24"/>
          <w:szCs w:val="24"/>
        </w:rPr>
        <w:t xml:space="preserve"> e </w:t>
      </w:r>
      <w:proofErr w:type="spellStart"/>
      <w:r>
        <w:rPr>
          <w:rFonts w:ascii="Times New Roman" w:eastAsia="Times New Roman" w:hAnsi="Times New Roman" w:cs="Times New Roman"/>
          <w:color w:val="000000" w:themeColor="text1"/>
          <w:sz w:val="24"/>
          <w:szCs w:val="24"/>
        </w:rPr>
        <w:t>Gahlot</w:t>
      </w:r>
      <w:proofErr w:type="spellEnd"/>
      <w:r>
        <w:rPr>
          <w:rFonts w:ascii="Times New Roman" w:eastAsia="Times New Roman" w:hAnsi="Times New Roman" w:cs="Times New Roman"/>
          <w:color w:val="000000" w:themeColor="text1"/>
          <w:sz w:val="24"/>
          <w:szCs w:val="24"/>
        </w:rPr>
        <w:t xml:space="preserve"> (2022) evidenciam a aderência do Green Lean Six Sigma ao porte das pequenas e médias empresas, perfil predominante na piscicultura brasileira. Mesquita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identificam que as relações mais frequentes ocorrem entre </w:t>
      </w:r>
      <w:r>
        <w:rPr>
          <w:rFonts w:ascii="Times New Roman" w:eastAsia="Times New Roman" w:hAnsi="Times New Roman" w:cs="Times New Roman"/>
          <w:i/>
          <w:iCs/>
          <w:color w:val="000000" w:themeColor="text1"/>
          <w:sz w:val="24"/>
          <w:szCs w:val="24"/>
        </w:rPr>
        <w:t>Big Data</w:t>
      </w:r>
      <w:r>
        <w:rPr>
          <w:rFonts w:ascii="Times New Roman" w:eastAsia="Times New Roman" w:hAnsi="Times New Roman" w:cs="Times New Roman"/>
          <w:color w:val="000000" w:themeColor="text1"/>
          <w:sz w:val="24"/>
          <w:szCs w:val="24"/>
        </w:rPr>
        <w:t xml:space="preserve">, IoT e informação em tempo real acopladas a práticas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específicas, o que orienta quais módulos digitais priorizar no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Kumar (2025), por meio da abordagem </w:t>
      </w:r>
      <w:proofErr w:type="spellStart"/>
      <w:r>
        <w:rPr>
          <w:rFonts w:ascii="Times New Roman" w:eastAsia="Times New Roman" w:hAnsi="Times New Roman" w:cs="Times New Roman"/>
          <w:color w:val="000000" w:themeColor="text1"/>
          <w:sz w:val="24"/>
          <w:szCs w:val="24"/>
        </w:rPr>
        <w:t>Fuzzy</w:t>
      </w:r>
      <w:proofErr w:type="spellEnd"/>
      <w:r>
        <w:rPr>
          <w:rFonts w:ascii="Times New Roman" w:eastAsia="Times New Roman" w:hAnsi="Times New Roman" w:cs="Times New Roman"/>
          <w:color w:val="000000" w:themeColor="text1"/>
          <w:sz w:val="24"/>
          <w:szCs w:val="24"/>
        </w:rPr>
        <w:t xml:space="preserve">-ISM, hierarquiza onze atributos da integração entre economia circular e Indústria 4.0 (CEDWI 4.0) em sete níveis e quatro </w:t>
      </w:r>
      <w:r>
        <w:rPr>
          <w:rFonts w:ascii="Times New Roman" w:eastAsia="Times New Roman" w:hAnsi="Times New Roman" w:cs="Times New Roman"/>
          <w:i/>
          <w:iCs/>
          <w:color w:val="000000" w:themeColor="text1"/>
          <w:sz w:val="24"/>
          <w:szCs w:val="24"/>
        </w:rPr>
        <w:t>clusters</w:t>
      </w:r>
      <w:r>
        <w:rPr>
          <w:rFonts w:ascii="Times New Roman" w:eastAsia="Times New Roman" w:hAnsi="Times New Roman" w:cs="Times New Roman"/>
          <w:color w:val="000000" w:themeColor="text1"/>
          <w:sz w:val="24"/>
          <w:szCs w:val="24"/>
        </w:rPr>
        <w:t xml:space="preserve">, segundo o poder de direcionamento e de dependência, taxonomia que baliza a aplicação de pesos diferenciados por atributo na parametrização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em consonância com o procedimento </w:t>
      </w:r>
      <w:proofErr w:type="spellStart"/>
      <w:r>
        <w:rPr>
          <w:rFonts w:ascii="Times New Roman" w:eastAsia="Times New Roman" w:hAnsi="Times New Roman" w:cs="Times New Roman"/>
          <w:color w:val="000000" w:themeColor="text1"/>
          <w:sz w:val="24"/>
          <w:szCs w:val="24"/>
        </w:rPr>
        <w:t>Likert</w:t>
      </w:r>
      <w:proofErr w:type="spellEnd"/>
      <w:r>
        <w:rPr>
          <w:rFonts w:ascii="Times New Roman" w:eastAsia="Times New Roman" w:hAnsi="Times New Roman" w:cs="Times New Roman"/>
          <w:color w:val="000000" w:themeColor="text1"/>
          <w:sz w:val="24"/>
          <w:szCs w:val="24"/>
        </w:rPr>
        <w:t xml:space="preserve"> detalhado no capítulo metodológico. O autor articula ainda os pontos de desacoplamento, que na piscicultura podem se traduzir em decisões modeláveis sobre produzir sob demanda ou para estoque, adquirir ração por lote econômico ou em entregas </w:t>
      </w:r>
      <w:proofErr w:type="spellStart"/>
      <w:r>
        <w:rPr>
          <w:rFonts w:ascii="Times New Roman" w:eastAsia="Times New Roman" w:hAnsi="Times New Roman" w:cs="Times New Roman"/>
          <w:i/>
          <w:iCs/>
          <w:color w:val="000000" w:themeColor="text1"/>
          <w:sz w:val="24"/>
          <w:szCs w:val="24"/>
        </w:rPr>
        <w:t>just</w:t>
      </w:r>
      <w:proofErr w:type="spellEnd"/>
      <w:r>
        <w:rPr>
          <w:rFonts w:ascii="Times New Roman" w:eastAsia="Times New Roman" w:hAnsi="Times New Roman" w:cs="Times New Roman"/>
          <w:i/>
          <w:iCs/>
          <w:color w:val="000000" w:themeColor="text1"/>
          <w:sz w:val="24"/>
          <w:szCs w:val="24"/>
        </w:rPr>
        <w:t>-</w:t>
      </w:r>
      <w:proofErr w:type="spellStart"/>
      <w:r>
        <w:rPr>
          <w:rFonts w:ascii="Times New Roman" w:eastAsia="Times New Roman" w:hAnsi="Times New Roman" w:cs="Times New Roman"/>
          <w:i/>
          <w:iCs/>
          <w:color w:val="000000" w:themeColor="text1"/>
          <w:sz w:val="24"/>
          <w:szCs w:val="24"/>
        </w:rPr>
        <w:t>in-time</w:t>
      </w:r>
      <w:proofErr w:type="spellEnd"/>
      <w:r>
        <w:rPr>
          <w:rFonts w:ascii="Times New Roman" w:eastAsia="Times New Roman" w:hAnsi="Times New Roman" w:cs="Times New Roman"/>
          <w:color w:val="000000" w:themeColor="text1"/>
          <w:sz w:val="24"/>
          <w:szCs w:val="24"/>
        </w:rPr>
        <w:t xml:space="preserve"> e definir o momento da despesca, e propõe o </w:t>
      </w:r>
      <w:r>
        <w:rPr>
          <w:rFonts w:ascii="Times New Roman" w:eastAsia="Times New Roman" w:hAnsi="Times New Roman" w:cs="Times New Roman"/>
          <w:i/>
          <w:iCs/>
          <w:color w:val="000000" w:themeColor="text1"/>
          <w:sz w:val="24"/>
          <w:szCs w:val="24"/>
        </w:rPr>
        <w:t>triple-</w:t>
      </w:r>
      <w:proofErr w:type="spellStart"/>
      <w:r>
        <w:rPr>
          <w:rFonts w:ascii="Times New Roman" w:eastAsia="Times New Roman" w:hAnsi="Times New Roman" w:cs="Times New Roman"/>
          <w:i/>
          <w:iCs/>
          <w:color w:val="000000" w:themeColor="text1"/>
          <w:sz w:val="24"/>
          <w:szCs w:val="24"/>
        </w:rPr>
        <w:t>retry</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trust</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traceability</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transparency</w:t>
      </w:r>
      <w:proofErr w:type="spellEnd"/>
      <w:r>
        <w:rPr>
          <w:rFonts w:ascii="Times New Roman" w:eastAsia="Times New Roman" w:hAnsi="Times New Roman" w:cs="Times New Roman"/>
          <w:color w:val="000000" w:themeColor="text1"/>
          <w:sz w:val="24"/>
          <w:szCs w:val="24"/>
        </w:rPr>
        <w:t>), que lastreia a incorporação de auditabilidade do código, rastreabilidade de parâmetros e relatórios exportáveis aos s</w:t>
      </w:r>
      <w:r>
        <w:rPr>
          <w:rFonts w:ascii="Times New Roman" w:eastAsia="Times New Roman" w:hAnsi="Times New Roman" w:cs="Times New Roman"/>
          <w:i/>
          <w:iCs/>
          <w:color w:val="000000" w:themeColor="text1"/>
          <w:sz w:val="24"/>
          <w:szCs w:val="24"/>
        </w:rPr>
        <w:t>takeholders</w:t>
      </w:r>
      <w:r>
        <w:rPr>
          <w:rFonts w:ascii="Times New Roman" w:eastAsia="Times New Roman" w:hAnsi="Times New Roman" w:cs="Times New Roman"/>
          <w:color w:val="000000" w:themeColor="text1"/>
          <w:sz w:val="24"/>
          <w:szCs w:val="24"/>
        </w:rPr>
        <w:t>.</w:t>
      </w:r>
    </w:p>
    <w:p w14:paraId="772A4FAB" w14:textId="77777777" w:rsidR="002150E8" w:rsidRPr="008E179E" w:rsidRDefault="002150E8" w:rsidP="00251C45">
      <w:pPr>
        <w:pStyle w:val="PargrafodaLista"/>
        <w:numPr>
          <w:ilvl w:val="0"/>
          <w:numId w:val="7"/>
        </w:numPr>
        <w:spacing w:after="0" w:line="360" w:lineRule="auto"/>
        <w:ind w:left="567" w:firstLine="513"/>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O paradoxo do Lean e o Desempenho ESG</w:t>
      </w:r>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constatam que a relação entre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e o desempenho ESG obedece a uma curva não linear em formato de "U-invertido", com a concentração de mercado e a transformação digital atuando como moderadores positivos. Ao eliminar toda a folga do sistema, a organização fragiliza sua resiliência frente a choques externos, vulnerabiliza as condições sociais de trabalho e eleva o risco; daí a relevância de um "amortecedor de sustentabilidade" que assegure flexibilidade operacional. </w:t>
      </w:r>
      <w:proofErr w:type="spellStart"/>
      <w:r>
        <w:rPr>
          <w:rFonts w:ascii="Times New Roman" w:eastAsia="Times New Roman" w:hAnsi="Times New Roman" w:cs="Times New Roman"/>
          <w:color w:val="000000" w:themeColor="text1"/>
          <w:sz w:val="24"/>
          <w:szCs w:val="24"/>
        </w:rPr>
        <w:t>Koomson</w:t>
      </w:r>
      <w:proofErr w:type="spellEnd"/>
      <w:r>
        <w:rPr>
          <w:rFonts w:ascii="Times New Roman" w:eastAsia="Times New Roman" w:hAnsi="Times New Roman" w:cs="Times New Roman"/>
          <w:color w:val="000000" w:themeColor="text1"/>
          <w:sz w:val="24"/>
          <w:szCs w:val="24"/>
        </w:rPr>
        <w:t xml:space="preserve"> (2026) complementa que a mitigação desse risco exige uma liderança sustentável (SLD) apoiada em Gestão da Qualidade Total (TQM) com foco verde e em comunicação ambientalmente responsável com os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Nayal</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ao identificarem 134 direcionadores, priorizam a melhoria do desempenho, a colaboração entre os atores da cadeia e a transparência informacional, o que ratifica que a eficiência operacional só se converte em ganho de desempenho ESG quando ancorada em governança auditável. </w:t>
      </w:r>
      <w:proofErr w:type="spellStart"/>
      <w:r>
        <w:rPr>
          <w:rFonts w:ascii="Times New Roman" w:eastAsia="Times New Roman" w:hAnsi="Times New Roman" w:cs="Times New Roman"/>
          <w:color w:val="000000" w:themeColor="text1"/>
          <w:sz w:val="24"/>
          <w:szCs w:val="24"/>
        </w:rPr>
        <w:t>Shabur</w:t>
      </w:r>
      <w:proofErr w:type="spellEnd"/>
      <w:r>
        <w:rPr>
          <w:rFonts w:ascii="Times New Roman" w:eastAsia="Times New Roman" w:hAnsi="Times New Roman" w:cs="Times New Roman"/>
          <w:color w:val="000000" w:themeColor="text1"/>
          <w:sz w:val="24"/>
          <w:szCs w:val="24"/>
        </w:rPr>
        <w:t xml:space="preserve"> (2024) adverte, ainda, que a Indústria 4.0 riscos ambientais quando aplicada sem políticas de eficiência energética, o que reforça o amortecedor de sustentabilidade como condição de durabilidade da eficiência.</w:t>
      </w:r>
    </w:p>
    <w:p w14:paraId="2D3F55CC"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 complemento, o estudo empírico de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conduzido sobre dados em painel de manufatureiras chinesas (2012–2021, operacionaliza a </w:t>
      </w:r>
      <w:proofErr w:type="spellStart"/>
      <w:r>
        <w:rPr>
          <w:rFonts w:ascii="Times New Roman" w:eastAsia="Times New Roman" w:hAnsi="Times New Roman" w:cs="Times New Roman"/>
          <w:color w:val="000000" w:themeColor="text1"/>
          <w:sz w:val="24"/>
          <w:szCs w:val="24"/>
        </w:rPr>
        <w:t>enxutez</w:t>
      </w:r>
      <w:proofErr w:type="spellEnd"/>
      <w:r>
        <w:rPr>
          <w:rFonts w:ascii="Times New Roman" w:eastAsia="Times New Roman" w:hAnsi="Times New Roman" w:cs="Times New Roman"/>
          <w:color w:val="000000" w:themeColor="text1"/>
          <w:sz w:val="24"/>
          <w:szCs w:val="24"/>
        </w:rPr>
        <w:t xml:space="preserve"> de estoque pelo </w:t>
      </w:r>
      <w:proofErr w:type="spellStart"/>
      <w:r>
        <w:rPr>
          <w:rFonts w:ascii="Times New Roman" w:eastAsia="Times New Roman" w:hAnsi="Times New Roman" w:cs="Times New Roman"/>
          <w:i/>
          <w:iCs/>
          <w:color w:val="000000" w:themeColor="text1"/>
          <w:sz w:val="24"/>
          <w:szCs w:val="24"/>
        </w:rPr>
        <w:t>Empirical</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Leanness</w:t>
      </w:r>
      <w:proofErr w:type="spellEnd"/>
      <w:r>
        <w:rPr>
          <w:rFonts w:ascii="Times New Roman" w:eastAsia="Times New Roman" w:hAnsi="Times New Roman" w:cs="Times New Roman"/>
          <w:i/>
          <w:iCs/>
          <w:color w:val="000000" w:themeColor="text1"/>
          <w:sz w:val="24"/>
          <w:szCs w:val="24"/>
        </w:rPr>
        <w:t xml:space="preserve"> Indicator </w:t>
      </w:r>
      <w:r>
        <w:rPr>
          <w:rFonts w:ascii="Times New Roman" w:eastAsia="Times New Roman" w:hAnsi="Times New Roman" w:cs="Times New Roman"/>
          <w:color w:val="000000" w:themeColor="text1"/>
          <w:sz w:val="24"/>
          <w:szCs w:val="24"/>
        </w:rPr>
        <w:t xml:space="preserve">(ELI), métrica replicável que ajusta a leitura a características setoriais e a economias de escala; e a transformação digital pela frequência de menções a tecnologias digitais) em relatórios anuais corporativos. A fase ascendente da curva expressa a sinergia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-ESG bem documentada: a redução de desperdícios produz simultaneamente ganhos ambientais e ganhos de governança. Já; a fase descendente explica-se pela eliminação da folga organizacional, recurso de reserva que confere resiliência frente a choques externos. Na piscicultura, manifestações análogas seriam o esgotamento do estoque de ração antes da próxima entrega, a operação no limite da capacidade de suporte do tanque, com risco de mortalidade em massa diante de falhas de aeração, e a precarização das relações de trabalho com tratadores. Essa fase descendente é atenuada pela concentração de mercado (índice de Lerner) e pela transformação digital, dupla moderação que, no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se traduz em variáveis ajustáveis que calibram o “amortecedor de sustentabilidade” do algoritmo de simulação.</w:t>
      </w:r>
    </w:p>
    <w:p w14:paraId="71CB448E" w14:textId="77777777" w:rsidR="00251C45" w:rsidRPr="008E179E" w:rsidRDefault="00251C45" w:rsidP="002150E8">
      <w:pPr>
        <w:spacing w:after="0" w:line="360" w:lineRule="auto"/>
        <w:ind w:firstLine="708"/>
        <w:jc w:val="both"/>
        <w:rPr>
          <w:rFonts w:ascii="Times New Roman" w:eastAsia="Times New Roman" w:hAnsi="Times New Roman" w:cs="Times New Roman"/>
          <w:color w:val="000000" w:themeColor="text1"/>
          <w:sz w:val="24"/>
          <w:szCs w:val="24"/>
        </w:rPr>
      </w:pPr>
    </w:p>
    <w:p w14:paraId="1E11E670" w14:textId="77777777" w:rsidR="002150E8" w:rsidRPr="008E179E" w:rsidRDefault="002150E8" w:rsidP="002150E8">
      <w:pPr>
        <w:pStyle w:val="Ttulo3"/>
        <w:spacing w:after="0" w:line="360" w:lineRule="auto"/>
        <w:jc w:val="both"/>
        <w:rPr>
          <w:rFonts w:ascii="Times New Roman" w:eastAsia="Times New Roman" w:hAnsi="Times New Roman" w:cs="Times New Roman"/>
          <w:color w:val="000000" w:themeColor="text1"/>
          <w:sz w:val="27"/>
          <w:szCs w:val="27"/>
        </w:rPr>
      </w:pPr>
      <w:bookmarkStart w:id="81" w:name="_Toc242269131"/>
      <w:bookmarkStart w:id="82" w:name="_Toc242269210"/>
      <w:bookmarkStart w:id="83" w:name="_Toc242269291"/>
      <w:r>
        <w:rPr>
          <w:rFonts w:ascii="Times New Roman" w:eastAsia="Times New Roman" w:hAnsi="Times New Roman" w:cs="Times New Roman"/>
          <w:color w:val="000000" w:themeColor="text1"/>
          <w:sz w:val="27"/>
          <w:szCs w:val="27"/>
        </w:rPr>
        <w:t>2.6.2 Domínios pouco investigados identificados</w:t>
      </w:r>
      <w:bookmarkEnd w:id="81"/>
      <w:bookmarkEnd w:id="82"/>
      <w:bookmarkEnd w:id="83"/>
    </w:p>
    <w:p w14:paraId="2FC20B10"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identificação crítica do que a literatura não abordou justifica o problema de pesquisa desta dissertação. Ao confrontar os artigos, identificaram-se os seguintes domínios </w:t>
      </w:r>
      <w:proofErr w:type="spellStart"/>
      <w:r>
        <w:rPr>
          <w:rFonts w:ascii="Times New Roman" w:eastAsia="Times New Roman" w:hAnsi="Times New Roman" w:cs="Times New Roman"/>
          <w:color w:val="000000" w:themeColor="text1"/>
          <w:sz w:val="24"/>
          <w:szCs w:val="24"/>
        </w:rPr>
        <w:t>sub-investigados</w:t>
      </w:r>
      <w:proofErr w:type="spellEnd"/>
      <w:r>
        <w:rPr>
          <w:rFonts w:ascii="Times New Roman" w:eastAsia="Times New Roman" w:hAnsi="Times New Roman" w:cs="Times New Roman"/>
          <w:color w:val="000000" w:themeColor="text1"/>
          <w:sz w:val="24"/>
          <w:szCs w:val="24"/>
        </w:rPr>
        <w:t>:</w:t>
      </w:r>
    </w:p>
    <w:p w14:paraId="422F3D61" w14:textId="77777777" w:rsidR="002150E8" w:rsidRPr="008E179E" w:rsidRDefault="002150E8" w:rsidP="002150E8">
      <w:pPr>
        <w:pStyle w:val="PargrafodaLista"/>
        <w:numPr>
          <w:ilvl w:val="0"/>
          <w:numId w:val="8"/>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A Fragmentação instrumental e a ausência de frameworks unificados:</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Mahmood</w:t>
      </w:r>
      <w:proofErr w:type="spellEnd"/>
      <w:r>
        <w:rPr>
          <w:rFonts w:ascii="Times New Roman" w:eastAsia="Times New Roman" w:hAnsi="Times New Roman" w:cs="Times New Roman"/>
          <w:color w:val="000000" w:themeColor="text1"/>
          <w:sz w:val="24"/>
          <w:szCs w:val="24"/>
        </w:rPr>
        <w:t xml:space="preserve"> Abd </w:t>
      </w:r>
      <w:proofErr w:type="spellStart"/>
      <w:r>
        <w:rPr>
          <w:rFonts w:ascii="Times New Roman" w:eastAsia="Times New Roman" w:hAnsi="Times New Roman" w:cs="Times New Roman"/>
          <w:color w:val="000000" w:themeColor="text1"/>
          <w:sz w:val="24"/>
          <w:szCs w:val="24"/>
        </w:rPr>
        <w:t>Elkhalik</w:t>
      </w:r>
      <w:proofErr w:type="spellEnd"/>
      <w:r>
        <w:rPr>
          <w:rFonts w:ascii="Times New Roman" w:eastAsia="Times New Roman" w:hAnsi="Times New Roman" w:cs="Times New Roman"/>
          <w:color w:val="000000" w:themeColor="text1"/>
          <w:sz w:val="24"/>
          <w:szCs w:val="24"/>
        </w:rPr>
        <w:t xml:space="preserve"> et al. (2026) e Olivares-Aguilar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apontam a carência de ferramentas que consolidem as dimensões técnica, econômica, ambiental e social em ambiente único, diagnóstico reforçado por Li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ao demonstrarem que a heterogeneidade espacial dos poluentes aquícolas exige instrumentos regionalmente diferenciados. </w:t>
      </w:r>
      <w:proofErr w:type="spellStart"/>
      <w:r>
        <w:rPr>
          <w:rFonts w:ascii="Times New Roman" w:eastAsia="Times New Roman" w:hAnsi="Times New Roman" w:cs="Times New Roman"/>
          <w:color w:val="000000" w:themeColor="text1"/>
          <w:sz w:val="24"/>
          <w:szCs w:val="24"/>
        </w:rPr>
        <w:t>Raza</w:t>
      </w:r>
      <w:proofErr w:type="spellEnd"/>
      <w:r>
        <w:rPr>
          <w:rFonts w:ascii="Times New Roman" w:eastAsia="Times New Roman" w:hAnsi="Times New Roman" w:cs="Times New Roman"/>
          <w:color w:val="000000" w:themeColor="text1"/>
          <w:sz w:val="24"/>
          <w:szCs w:val="24"/>
        </w:rPr>
        <w:t xml:space="preserve"> e Zhong (2024), Kumar (2025), </w:t>
      </w:r>
      <w:proofErr w:type="spellStart"/>
      <w:r>
        <w:rPr>
          <w:rFonts w:ascii="Times New Roman" w:eastAsia="Times New Roman" w:hAnsi="Times New Roman" w:cs="Times New Roman"/>
          <w:color w:val="000000" w:themeColor="text1"/>
          <w:sz w:val="24"/>
          <w:szCs w:val="24"/>
        </w:rPr>
        <w:t>Yadav</w:t>
      </w:r>
      <w:proofErr w:type="spellEnd"/>
      <w:r>
        <w:rPr>
          <w:rFonts w:ascii="Times New Roman" w:eastAsia="Times New Roman" w:hAnsi="Times New Roman" w:cs="Times New Roman"/>
          <w:color w:val="000000" w:themeColor="text1"/>
          <w:sz w:val="24"/>
          <w:szCs w:val="24"/>
        </w:rPr>
        <w:t xml:space="preserve"> e </w:t>
      </w:r>
      <w:proofErr w:type="spellStart"/>
      <w:r>
        <w:rPr>
          <w:rFonts w:ascii="Times New Roman" w:eastAsia="Times New Roman" w:hAnsi="Times New Roman" w:cs="Times New Roman"/>
          <w:color w:val="000000" w:themeColor="text1"/>
          <w:sz w:val="24"/>
          <w:szCs w:val="24"/>
        </w:rPr>
        <w:t>Gahlot</w:t>
      </w:r>
      <w:proofErr w:type="spellEnd"/>
      <w:r>
        <w:rPr>
          <w:rFonts w:ascii="Times New Roman" w:eastAsia="Times New Roman" w:hAnsi="Times New Roman" w:cs="Times New Roman"/>
          <w:color w:val="000000" w:themeColor="text1"/>
          <w:sz w:val="24"/>
          <w:szCs w:val="24"/>
        </w:rPr>
        <w:t xml:space="preserve"> (2022) e Queiroz, Alves Junior e Costa Melo (2022) confirmam que arquiteturas integradoras raramente alcançam operacionalização computacional para </w:t>
      </w:r>
      <w:proofErr w:type="spellStart"/>
      <w:r>
        <w:rPr>
          <w:rFonts w:ascii="Times New Roman" w:eastAsia="Times New Roman" w:hAnsi="Times New Roman" w:cs="Times New Roman"/>
          <w:color w:val="000000" w:themeColor="text1"/>
          <w:sz w:val="24"/>
          <w:szCs w:val="24"/>
        </w:rPr>
        <w:t>PMEs</w:t>
      </w:r>
      <w:proofErr w:type="spellEnd"/>
      <w:r>
        <w:rPr>
          <w:rFonts w:ascii="Times New Roman" w:eastAsia="Times New Roman" w:hAnsi="Times New Roman" w:cs="Times New Roman"/>
          <w:color w:val="000000" w:themeColor="text1"/>
          <w:sz w:val="24"/>
          <w:szCs w:val="24"/>
        </w:rPr>
        <w:t xml:space="preserve">, e </w:t>
      </w:r>
      <w:proofErr w:type="spellStart"/>
      <w:r>
        <w:rPr>
          <w:rFonts w:ascii="Times New Roman" w:eastAsia="Times New Roman" w:hAnsi="Times New Roman" w:cs="Times New Roman"/>
          <w:color w:val="000000" w:themeColor="text1"/>
          <w:sz w:val="24"/>
          <w:szCs w:val="24"/>
        </w:rPr>
        <w:t>Nayal</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sistematizam 98 barreiras à adoção de tecnologias habilitadoras, destacando custo, padronização e segurança de dados. A severa ausência de estudos da América do Sul (</w:t>
      </w:r>
      <w:proofErr w:type="spellStart"/>
      <w:r>
        <w:rPr>
          <w:rFonts w:ascii="Times New Roman" w:eastAsia="Times New Roman" w:hAnsi="Times New Roman" w:cs="Times New Roman"/>
          <w:color w:val="000000" w:themeColor="text1"/>
          <w:sz w:val="24"/>
          <w:szCs w:val="24"/>
        </w:rPr>
        <w:t>Mahmood</w:t>
      </w:r>
      <w:proofErr w:type="spellEnd"/>
      <w:r>
        <w:rPr>
          <w:rFonts w:ascii="Times New Roman" w:eastAsia="Times New Roman" w:hAnsi="Times New Roman" w:cs="Times New Roman"/>
          <w:color w:val="000000" w:themeColor="text1"/>
          <w:sz w:val="24"/>
          <w:szCs w:val="24"/>
        </w:rPr>
        <w:t xml:space="preserve"> Abd </w:t>
      </w:r>
      <w:proofErr w:type="spellStart"/>
      <w:r>
        <w:rPr>
          <w:rFonts w:ascii="Times New Roman" w:eastAsia="Times New Roman" w:hAnsi="Times New Roman" w:cs="Times New Roman"/>
          <w:color w:val="000000" w:themeColor="text1"/>
          <w:sz w:val="24"/>
          <w:szCs w:val="24"/>
        </w:rPr>
        <w:t>Elkhalik</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2026) confere ao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ineditismo temático e geográfico, e o estado da arte caracteriza-se como teoricamente maduro, mas instrumentalmente fragmentado, justificando a opção por arquitetura computacional aberta, integrada, parametrizável e auditável.</w:t>
      </w:r>
    </w:p>
    <w:p w14:paraId="2952808A" w14:textId="77777777" w:rsidR="002150E8" w:rsidRPr="008E179E" w:rsidRDefault="002150E8" w:rsidP="002150E8">
      <w:pPr>
        <w:pStyle w:val="PargrafodaLista"/>
        <w:numPr>
          <w:ilvl w:val="0"/>
          <w:numId w:val="8"/>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A ausência de framework computacional implementado em Python</w:t>
      </w:r>
      <w:r>
        <w:rPr>
          <w:rFonts w:ascii="Times New Roman" w:eastAsia="Times New Roman" w:hAnsi="Times New Roman" w:cs="Times New Roman"/>
          <w:color w:val="000000" w:themeColor="text1"/>
          <w:sz w:val="24"/>
          <w:szCs w:val="24"/>
        </w:rPr>
        <w:t xml:space="preserve">: nenhum dos quinze estudos incluídos disponibiliza um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computacional implementado em Python voltado à avaliação de viabilidade na piscicultura. As proposições de Silva Araújo, Keesman e </w:t>
      </w:r>
      <w:proofErr w:type="spellStart"/>
      <w:r>
        <w:rPr>
          <w:rFonts w:ascii="Times New Roman" w:eastAsia="Times New Roman" w:hAnsi="Times New Roman" w:cs="Times New Roman"/>
          <w:color w:val="000000" w:themeColor="text1"/>
          <w:sz w:val="24"/>
          <w:szCs w:val="24"/>
        </w:rPr>
        <w:t>Goddek</w:t>
      </w:r>
      <w:proofErr w:type="spellEnd"/>
      <w:r>
        <w:rPr>
          <w:rFonts w:ascii="Times New Roman" w:eastAsia="Times New Roman" w:hAnsi="Times New Roman" w:cs="Times New Roman"/>
          <w:color w:val="000000" w:themeColor="text1"/>
          <w:sz w:val="24"/>
          <w:szCs w:val="24"/>
        </w:rPr>
        <w:t xml:space="preserve"> (2021), </w:t>
      </w:r>
      <w:proofErr w:type="spellStart"/>
      <w:r>
        <w:rPr>
          <w:rFonts w:ascii="Times New Roman" w:eastAsia="Times New Roman" w:hAnsi="Times New Roman" w:cs="Times New Roman"/>
          <w:color w:val="000000" w:themeColor="text1"/>
          <w:sz w:val="24"/>
          <w:szCs w:val="24"/>
        </w:rPr>
        <w:t>Yadav</w:t>
      </w:r>
      <w:proofErr w:type="spellEnd"/>
      <w:r>
        <w:rPr>
          <w:rFonts w:ascii="Times New Roman" w:eastAsia="Times New Roman" w:hAnsi="Times New Roman" w:cs="Times New Roman"/>
          <w:color w:val="000000" w:themeColor="text1"/>
          <w:sz w:val="24"/>
          <w:szCs w:val="24"/>
        </w:rPr>
        <w:t xml:space="preserve"> e </w:t>
      </w:r>
      <w:proofErr w:type="spellStart"/>
      <w:r>
        <w:rPr>
          <w:rFonts w:ascii="Times New Roman" w:eastAsia="Times New Roman" w:hAnsi="Times New Roman" w:cs="Times New Roman"/>
          <w:color w:val="000000" w:themeColor="text1"/>
          <w:sz w:val="24"/>
          <w:szCs w:val="24"/>
        </w:rPr>
        <w:t>Gahlot</w:t>
      </w:r>
      <w:proofErr w:type="spellEnd"/>
      <w:r>
        <w:rPr>
          <w:rFonts w:ascii="Times New Roman" w:eastAsia="Times New Roman" w:hAnsi="Times New Roman" w:cs="Times New Roman"/>
          <w:color w:val="000000" w:themeColor="text1"/>
          <w:sz w:val="24"/>
          <w:szCs w:val="24"/>
        </w:rPr>
        <w:t xml:space="preserve"> (2022), </w:t>
      </w:r>
      <w:proofErr w:type="spellStart"/>
      <w:r>
        <w:rPr>
          <w:rFonts w:ascii="Times New Roman" w:eastAsia="Times New Roman" w:hAnsi="Times New Roman" w:cs="Times New Roman"/>
          <w:color w:val="000000" w:themeColor="text1"/>
          <w:sz w:val="24"/>
          <w:szCs w:val="24"/>
        </w:rPr>
        <w:t>Raza</w:t>
      </w:r>
      <w:proofErr w:type="spellEnd"/>
      <w:r>
        <w:rPr>
          <w:rFonts w:ascii="Times New Roman" w:eastAsia="Times New Roman" w:hAnsi="Times New Roman" w:cs="Times New Roman"/>
          <w:color w:val="000000" w:themeColor="text1"/>
          <w:sz w:val="24"/>
          <w:szCs w:val="24"/>
        </w:rPr>
        <w:t xml:space="preserve"> e Zhong (2024), </w:t>
      </w:r>
      <w:proofErr w:type="spellStart"/>
      <w:r>
        <w:rPr>
          <w:rFonts w:ascii="Times New Roman" w:eastAsia="Times New Roman" w:hAnsi="Times New Roman" w:cs="Times New Roman"/>
          <w:color w:val="000000" w:themeColor="text1"/>
          <w:sz w:val="24"/>
          <w:szCs w:val="24"/>
        </w:rPr>
        <w:t>Darabad</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e Kumar (2025) permanecem no plano conceitual, da modelagem de otimização ou da modelagem estrutural interpretativa </w:t>
      </w:r>
      <w:proofErr w:type="spellStart"/>
      <w:r>
        <w:rPr>
          <w:rFonts w:ascii="Times New Roman" w:eastAsia="Times New Roman" w:hAnsi="Times New Roman" w:cs="Times New Roman"/>
          <w:i/>
          <w:iCs/>
          <w:color w:val="000000" w:themeColor="text1"/>
          <w:sz w:val="24"/>
          <w:szCs w:val="24"/>
        </w:rPr>
        <w:t>fuzzy</w:t>
      </w:r>
      <w:proofErr w:type="spellEnd"/>
      <w:r>
        <w:rPr>
          <w:rFonts w:ascii="Times New Roman" w:eastAsia="Times New Roman" w:hAnsi="Times New Roman" w:cs="Times New Roman"/>
          <w:color w:val="000000" w:themeColor="text1"/>
          <w:sz w:val="24"/>
          <w:szCs w:val="24"/>
        </w:rPr>
        <w:t xml:space="preserve">, sem se materializarem em </w:t>
      </w:r>
      <w:r>
        <w:rPr>
          <w:rFonts w:ascii="Times New Roman" w:eastAsia="Times New Roman" w:hAnsi="Times New Roman" w:cs="Times New Roman"/>
          <w:i/>
          <w:iCs/>
          <w:color w:val="000000" w:themeColor="text1"/>
          <w:sz w:val="24"/>
          <w:szCs w:val="24"/>
        </w:rPr>
        <w:t xml:space="preserve"> framework </w:t>
      </w:r>
      <w:r>
        <w:rPr>
          <w:rFonts w:ascii="Times New Roman" w:eastAsia="Times New Roman" w:hAnsi="Times New Roman" w:cs="Times New Roman"/>
          <w:color w:val="000000" w:themeColor="text1"/>
          <w:sz w:val="24"/>
          <w:szCs w:val="24"/>
        </w:rPr>
        <w:t>acessível e reprodutível que integre as quatro dimensões. Como os critérios de elegibilidade não restringiram a forma de operacionalização das contribuições, essa ausência configura achado empírico. Sem um ambiente integrado, a decisão de viabilidade permanece dependente do acoplamento manual de planilhas determinísticas, inventários de ciclo de vida e modelos financeiros isolados, o que eleva os custos de transação, dificulta a auditoria das premissas e interpõe barreira técnica para os pequenos e médios piscicultores, vácuo instrumental que justifica a concepção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sobre linguagens abertas e reprodutíveis como Python.</w:t>
      </w:r>
    </w:p>
    <w:p w14:paraId="5D1A00DA" w14:textId="77777777" w:rsidR="002150E8" w:rsidRPr="008E179E" w:rsidRDefault="002150E8" w:rsidP="002150E8">
      <w:pPr>
        <w:pStyle w:val="PargrafodaLista"/>
        <w:numPr>
          <w:ilvl w:val="0"/>
          <w:numId w:val="8"/>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Negligência identificada da dimensão social (ESG):</w:t>
      </w:r>
      <w:r>
        <w:rPr>
          <w:rFonts w:ascii="Times New Roman" w:eastAsia="Times New Roman" w:hAnsi="Times New Roman" w:cs="Times New Roman"/>
          <w:color w:val="000000" w:themeColor="text1"/>
          <w:sz w:val="24"/>
          <w:szCs w:val="24"/>
        </w:rPr>
        <w:t xml:space="preserve"> A dimensão Social é a mais negligenciada na literatura </w:t>
      </w:r>
      <w:r>
        <w:rPr>
          <w:rFonts w:ascii="Times New Roman" w:eastAsia="Times New Roman" w:hAnsi="Times New Roman" w:cs="Times New Roman"/>
          <w:i/>
          <w:iCs/>
          <w:color w:val="000000" w:themeColor="text1"/>
          <w:sz w:val="24"/>
          <w:szCs w:val="24"/>
        </w:rPr>
        <w:t>Lean-Green</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Mahmood</w:t>
      </w:r>
      <w:proofErr w:type="spellEnd"/>
      <w:r>
        <w:rPr>
          <w:rFonts w:ascii="Times New Roman" w:eastAsia="Times New Roman" w:hAnsi="Times New Roman" w:cs="Times New Roman"/>
          <w:color w:val="000000" w:themeColor="text1"/>
          <w:sz w:val="24"/>
          <w:szCs w:val="24"/>
        </w:rPr>
        <w:t xml:space="preserve"> Abd </w:t>
      </w:r>
      <w:proofErr w:type="spellStart"/>
      <w:r>
        <w:rPr>
          <w:rFonts w:ascii="Times New Roman" w:eastAsia="Times New Roman" w:hAnsi="Times New Roman" w:cs="Times New Roman"/>
          <w:color w:val="000000" w:themeColor="text1"/>
          <w:sz w:val="24"/>
          <w:szCs w:val="24"/>
        </w:rPr>
        <w:t>Elkhalik</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demonstram que apenas 2% dos 63 estudos a tratam isoladamente, ancorando essa constatação na teoria institucional (</w:t>
      </w:r>
      <w:proofErr w:type="spellStart"/>
      <w:r>
        <w:rPr>
          <w:rFonts w:ascii="Times New Roman" w:eastAsia="Times New Roman" w:hAnsi="Times New Roman" w:cs="Times New Roman"/>
          <w:color w:val="000000" w:themeColor="text1"/>
          <w:sz w:val="24"/>
          <w:szCs w:val="24"/>
        </w:rPr>
        <w:t>DiMaggio</w:t>
      </w:r>
      <w:proofErr w:type="spellEnd"/>
      <w:r>
        <w:rPr>
          <w:rFonts w:ascii="Times New Roman" w:eastAsia="Times New Roman" w:hAnsi="Times New Roman" w:cs="Times New Roman"/>
          <w:color w:val="000000" w:themeColor="text1"/>
          <w:sz w:val="24"/>
          <w:szCs w:val="24"/>
        </w:rPr>
        <w:t>; Powell, 1983) e nas capacidades dinâmicas (</w:t>
      </w:r>
      <w:proofErr w:type="spellStart"/>
      <w:r>
        <w:rPr>
          <w:rFonts w:ascii="Times New Roman" w:eastAsia="Times New Roman" w:hAnsi="Times New Roman" w:cs="Times New Roman"/>
          <w:color w:val="000000" w:themeColor="text1"/>
          <w:sz w:val="24"/>
          <w:szCs w:val="24"/>
        </w:rPr>
        <w:t>Teece</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Pisano</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Shuen</w:t>
      </w:r>
      <w:proofErr w:type="spellEnd"/>
      <w:r>
        <w:rPr>
          <w:rFonts w:ascii="Times New Roman" w:eastAsia="Times New Roman" w:hAnsi="Times New Roman" w:cs="Times New Roman"/>
          <w:color w:val="000000" w:themeColor="text1"/>
          <w:sz w:val="24"/>
          <w:szCs w:val="24"/>
        </w:rPr>
        <w:t xml:space="preserve">, 1997). O alinhamento entre liderança sustentável, TQM verde e marketing verde evidenciado por </w:t>
      </w:r>
      <w:proofErr w:type="spellStart"/>
      <w:r>
        <w:rPr>
          <w:rFonts w:ascii="Times New Roman" w:eastAsia="Times New Roman" w:hAnsi="Times New Roman" w:cs="Times New Roman"/>
          <w:color w:val="000000" w:themeColor="text1"/>
          <w:sz w:val="24"/>
          <w:szCs w:val="24"/>
        </w:rPr>
        <w:t>Koomson</w:t>
      </w:r>
      <w:proofErr w:type="spellEnd"/>
      <w:r>
        <w:rPr>
          <w:rFonts w:ascii="Times New Roman" w:eastAsia="Times New Roman" w:hAnsi="Times New Roman" w:cs="Times New Roman"/>
          <w:color w:val="000000" w:themeColor="text1"/>
          <w:sz w:val="24"/>
          <w:szCs w:val="24"/>
        </w:rPr>
        <w:t xml:space="preserve"> (2026) raramente é operacionalizado em </w:t>
      </w:r>
      <w:r>
        <w:rPr>
          <w:rFonts w:ascii="Times New Roman" w:eastAsia="Times New Roman" w:hAnsi="Times New Roman" w:cs="Times New Roman"/>
          <w:i/>
          <w:iCs/>
          <w:color w:val="000000" w:themeColor="text1"/>
          <w:sz w:val="24"/>
          <w:szCs w:val="24"/>
        </w:rPr>
        <w:t>frameworks</w:t>
      </w:r>
      <w:r>
        <w:rPr>
          <w:rFonts w:ascii="Times New Roman" w:eastAsia="Times New Roman" w:hAnsi="Times New Roman" w:cs="Times New Roman"/>
          <w:color w:val="000000" w:themeColor="text1"/>
          <w:sz w:val="24"/>
          <w:szCs w:val="24"/>
        </w:rPr>
        <w:t xml:space="preserve"> de viabilidade, e </w:t>
      </w:r>
      <w:proofErr w:type="spellStart"/>
      <w:r>
        <w:rPr>
          <w:rFonts w:ascii="Times New Roman" w:eastAsia="Times New Roman" w:hAnsi="Times New Roman" w:cs="Times New Roman"/>
          <w:color w:val="000000" w:themeColor="text1"/>
          <w:sz w:val="24"/>
          <w:szCs w:val="24"/>
        </w:rPr>
        <w:t>Nayal</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sintetizam 13 questões abertas, incluindo o papel de IA, ML e Indústria 4.0 no monitoramento social, agenda que aponta para o caráter pioneiro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w:t>
      </w:r>
    </w:p>
    <w:p w14:paraId="499F996A" w14:textId="77777777" w:rsidR="002150E8" w:rsidRPr="008E179E" w:rsidRDefault="002150E8" w:rsidP="002150E8">
      <w:pPr>
        <w:pStyle w:val="PargrafodaLista"/>
        <w:numPr>
          <w:ilvl w:val="0"/>
          <w:numId w:val="8"/>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 xml:space="preserve">A ausência de modelagem dinâmica e estocástica do risco sob escassez de dados: </w:t>
      </w:r>
      <w:r>
        <w:rPr>
          <w:rFonts w:ascii="Times New Roman" w:eastAsia="Times New Roman" w:hAnsi="Times New Roman" w:cs="Times New Roman"/>
          <w:color w:val="000000" w:themeColor="text1"/>
          <w:sz w:val="24"/>
          <w:szCs w:val="24"/>
        </w:rPr>
        <w:t xml:space="preserve">embora a literatura necessite modelos estocásticos capazes de captar choques climáticos, sanitários e de mercado (Olivares-Aguilar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2022), a produção de pequena escala recorre a planilhas determinísticas, incapazes de estimar probabilidades de falha sob variação ambiental, erro operacional ou oscilação de preços. A simulação de Monte Carlo incorporada ao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pressupõe distribuições de probabilidade cuja estimação exige séries históricas que os pequenos empreendimentos aquícolas raramente mantêm; na ausência de dados locais, o modelador recorre à elicitação de especialistas e a distribuições subjetivas, com risco de falsa precisão. Por isso, a modelagem dinâmica de risco exige protocolos explícitos de calibração e validação, análise de sensibilidade, documentação transparente das premissas e triangulação entre especialistas por escalas </w:t>
      </w:r>
      <w:proofErr w:type="spellStart"/>
      <w:r>
        <w:rPr>
          <w:rFonts w:ascii="Times New Roman" w:eastAsia="Times New Roman" w:hAnsi="Times New Roman" w:cs="Times New Roman"/>
          <w:color w:val="000000" w:themeColor="text1"/>
          <w:sz w:val="24"/>
          <w:szCs w:val="24"/>
        </w:rPr>
        <w:t>Likert</w:t>
      </w:r>
      <w:proofErr w:type="spellEnd"/>
      <w:r>
        <w:rPr>
          <w:rFonts w:ascii="Times New Roman" w:eastAsia="Times New Roman" w:hAnsi="Times New Roman" w:cs="Times New Roman"/>
          <w:color w:val="000000" w:themeColor="text1"/>
          <w:sz w:val="24"/>
          <w:szCs w:val="24"/>
        </w:rPr>
        <w:t xml:space="preserve">, de modo que as saídas probabilísticas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sejam auditáveis, requisito que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endereça em seu módulo de risco.</w:t>
      </w:r>
    </w:p>
    <w:p w14:paraId="0ACD58C5" w14:textId="77777777" w:rsidR="002150E8" w:rsidRDefault="002150E8" w:rsidP="002150E8">
      <w:pPr>
        <w:pStyle w:val="PargrafodaLista"/>
        <w:numPr>
          <w:ilvl w:val="0"/>
          <w:numId w:val="8"/>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A operacionalização computável da dimensão social como ponto de difícil incorporação:</w:t>
      </w:r>
      <w:r>
        <w:rPr>
          <w:rFonts w:ascii="Times New Roman" w:eastAsia="Times New Roman" w:hAnsi="Times New Roman" w:cs="Times New Roman"/>
          <w:color w:val="000000" w:themeColor="text1"/>
          <w:sz w:val="24"/>
          <w:szCs w:val="24"/>
        </w:rPr>
        <w:t xml:space="preserve"> entre os componentes de um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integrado de EVTEAS, o social é o que mais resiste à operacionalização computacional. Enquanto os módulos ambiental e econômico se apoiam em equações consolidadas (taxa de conversão alimentar, demanda química de oxigênio e cargas de nitrogênio e fósforo; valor presente líquido, taxa interna de retorno e playback), os arcabouços de divulgação ESG fornecem estrutura de reporte, e não métricas algoritmicamente tratáveis (GRI, 2021, p. 6-8, 13-15;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xml:space="preserve">, 2021). O engajamento comunitário, a licença social para operar e as expectativas dos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xml:space="preserve"> são específicos ao contexto e dependem de dados primários, em parte qualitativos, raramente disponíveis aos pequenos produtores. </w:t>
      </w:r>
      <w:proofErr w:type="spellStart"/>
      <w:r>
        <w:rPr>
          <w:rFonts w:ascii="Times New Roman" w:eastAsia="Times New Roman" w:hAnsi="Times New Roman" w:cs="Times New Roman"/>
          <w:color w:val="000000" w:themeColor="text1"/>
          <w:sz w:val="24"/>
          <w:szCs w:val="24"/>
        </w:rPr>
        <w:t>Calabrese</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(2019) recorrem a métodos multicritério </w:t>
      </w:r>
      <w:proofErr w:type="spellStart"/>
      <w:r>
        <w:rPr>
          <w:rFonts w:ascii="Times New Roman" w:eastAsia="Times New Roman" w:hAnsi="Times New Roman" w:cs="Times New Roman"/>
          <w:i/>
          <w:iCs/>
          <w:color w:val="000000" w:themeColor="text1"/>
          <w:sz w:val="24"/>
          <w:szCs w:val="24"/>
        </w:rPr>
        <w:t>fuzzy</w:t>
      </w:r>
      <w:proofErr w:type="spellEnd"/>
      <w:r>
        <w:rPr>
          <w:rFonts w:ascii="Times New Roman" w:eastAsia="Times New Roman" w:hAnsi="Times New Roman" w:cs="Times New Roman"/>
          <w:color w:val="000000" w:themeColor="text1"/>
          <w:sz w:val="24"/>
          <w:szCs w:val="24"/>
        </w:rPr>
        <w:t xml:space="preserve"> para tratar essa subjetividade, e os dois estudos do Eixo 3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w:t>
      </w:r>
      <w:proofErr w:type="spellStart"/>
      <w:r>
        <w:rPr>
          <w:rFonts w:ascii="Times New Roman" w:eastAsia="Times New Roman" w:hAnsi="Times New Roman" w:cs="Times New Roman"/>
          <w:color w:val="000000" w:themeColor="text1"/>
          <w:sz w:val="24"/>
          <w:szCs w:val="24"/>
        </w:rPr>
        <w:t>Koomson</w:t>
      </w:r>
      <w:proofErr w:type="spellEnd"/>
      <w:r>
        <w:rPr>
          <w:rFonts w:ascii="Times New Roman" w:eastAsia="Times New Roman" w:hAnsi="Times New Roman" w:cs="Times New Roman"/>
          <w:color w:val="000000" w:themeColor="text1"/>
          <w:sz w:val="24"/>
          <w:szCs w:val="24"/>
        </w:rPr>
        <w:t>, 2026) operacionalizam o risco social e de governança apenas pela gestão de estoques e pelo estilo de liderança, e não por indicadores no nível da fazenda.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propões responder a essa lacuna com protocolos de mensuração, análise de especialistas e triangulação por escalas </w:t>
      </w:r>
      <w:proofErr w:type="spellStart"/>
      <w:r>
        <w:rPr>
          <w:rFonts w:ascii="Times New Roman" w:eastAsia="Times New Roman" w:hAnsi="Times New Roman" w:cs="Times New Roman"/>
          <w:color w:val="000000" w:themeColor="text1"/>
          <w:sz w:val="24"/>
          <w:szCs w:val="24"/>
        </w:rPr>
        <w:t>Likert</w:t>
      </w:r>
      <w:proofErr w:type="spellEnd"/>
      <w:r>
        <w:rPr>
          <w:rFonts w:ascii="Times New Roman" w:eastAsia="Times New Roman" w:hAnsi="Times New Roman" w:cs="Times New Roman"/>
          <w:color w:val="000000" w:themeColor="text1"/>
          <w:sz w:val="24"/>
          <w:szCs w:val="24"/>
        </w:rPr>
        <w:t>, esperando-se converter a dimensão social de anexo descritivo em variável de decisão parametrizável.</w:t>
      </w:r>
    </w:p>
    <w:p w14:paraId="02D32834" w14:textId="77777777" w:rsidR="00251C45" w:rsidRPr="006F6FEA" w:rsidRDefault="00251C45" w:rsidP="007B3F3A">
      <w:pPr>
        <w:spacing w:after="0" w:line="360" w:lineRule="auto"/>
        <w:jc w:val="both"/>
        <w:rPr>
          <w:rFonts w:ascii="Times New Roman" w:eastAsia="Times New Roman" w:hAnsi="Times New Roman" w:cs="Times New Roman"/>
          <w:color w:val="000000" w:themeColor="text1"/>
          <w:sz w:val="24"/>
          <w:szCs w:val="24"/>
        </w:rPr>
      </w:pPr>
    </w:p>
    <w:p w14:paraId="79BA13ED" w14:textId="77777777" w:rsidR="002150E8" w:rsidRPr="008E179E" w:rsidRDefault="002150E8" w:rsidP="002150E8">
      <w:pPr>
        <w:pStyle w:val="Ttulo3"/>
        <w:spacing w:after="0" w:line="360" w:lineRule="auto"/>
        <w:jc w:val="both"/>
        <w:rPr>
          <w:rFonts w:ascii="Times New Roman" w:eastAsia="Times New Roman" w:hAnsi="Times New Roman" w:cs="Times New Roman"/>
          <w:color w:val="000000" w:themeColor="text1"/>
          <w:sz w:val="27"/>
          <w:szCs w:val="27"/>
        </w:rPr>
      </w:pPr>
      <w:bookmarkStart w:id="84" w:name="_Toc242269132"/>
      <w:bookmarkStart w:id="85" w:name="_Toc242269211"/>
      <w:bookmarkStart w:id="86" w:name="_Toc242269292"/>
      <w:r>
        <w:rPr>
          <w:rFonts w:ascii="Times New Roman" w:eastAsia="Times New Roman" w:hAnsi="Times New Roman" w:cs="Times New Roman"/>
          <w:color w:val="000000" w:themeColor="text1"/>
          <w:sz w:val="27"/>
          <w:szCs w:val="27"/>
        </w:rPr>
        <w:t>2.6.3 Condução dos resultados para pesquisa</w:t>
      </w:r>
      <w:bookmarkEnd w:id="84"/>
      <w:bookmarkEnd w:id="85"/>
      <w:bookmarkEnd w:id="86"/>
    </w:p>
    <w:p w14:paraId="729B5E69"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Os resultados conduzem a pesquisa para o campo da modelagem algorítmica e arquitetural via Design </w:t>
      </w:r>
      <w:r>
        <w:rPr>
          <w:rFonts w:ascii="Times New Roman" w:eastAsia="Times New Roman" w:hAnsi="Times New Roman" w:cs="Times New Roman"/>
          <w:i/>
          <w:iCs/>
          <w:color w:val="000000" w:themeColor="text1"/>
          <w:sz w:val="24"/>
          <w:szCs w:val="24"/>
        </w:rPr>
        <w:t xml:space="preserve">Science </w:t>
      </w:r>
      <w:proofErr w:type="spellStart"/>
      <w:r>
        <w:rPr>
          <w:rFonts w:ascii="Times New Roman" w:eastAsia="Times New Roman" w:hAnsi="Times New Roman" w:cs="Times New Roman"/>
          <w:i/>
          <w:iCs/>
          <w:color w:val="000000" w:themeColor="text1"/>
          <w:sz w:val="24"/>
          <w:szCs w:val="24"/>
        </w:rPr>
        <w:t>Research</w:t>
      </w:r>
      <w:proofErr w:type="spellEnd"/>
      <w:r>
        <w:rPr>
          <w:rFonts w:ascii="Times New Roman" w:eastAsia="Times New Roman" w:hAnsi="Times New Roman" w:cs="Times New Roman"/>
          <w:color w:val="000000" w:themeColor="text1"/>
          <w:sz w:val="24"/>
          <w:szCs w:val="24"/>
        </w:rPr>
        <w:t xml:space="preserve"> (DSR). As constatações de que a viabilidade não é mais exclusivamente financeira (Silva Araújo; Keesman; </w:t>
      </w:r>
      <w:proofErr w:type="spellStart"/>
      <w:r>
        <w:rPr>
          <w:rFonts w:ascii="Times New Roman" w:eastAsia="Times New Roman" w:hAnsi="Times New Roman" w:cs="Times New Roman"/>
          <w:color w:val="000000" w:themeColor="text1"/>
          <w:sz w:val="24"/>
          <w:szCs w:val="24"/>
        </w:rPr>
        <w:t>Goddek</w:t>
      </w:r>
      <w:proofErr w:type="spellEnd"/>
      <w:r>
        <w:rPr>
          <w:rFonts w:ascii="Times New Roman" w:eastAsia="Times New Roman" w:hAnsi="Times New Roman" w:cs="Times New Roman"/>
          <w:color w:val="000000" w:themeColor="text1"/>
          <w:sz w:val="24"/>
          <w:szCs w:val="24"/>
        </w:rPr>
        <w:t xml:space="preserve">, 2021;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e de que 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excessivo pode colapsar a operação, Efeito “U-invertido” demonstrado por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evidenciam as limitações de planilhas tabulares simplificadas. O volume de </w:t>
      </w:r>
      <w:r>
        <w:rPr>
          <w:rFonts w:ascii="Times New Roman" w:eastAsia="Times New Roman" w:hAnsi="Times New Roman" w:cs="Times New Roman"/>
          <w:i/>
          <w:iCs/>
          <w:color w:val="000000" w:themeColor="text1"/>
          <w:sz w:val="24"/>
          <w:szCs w:val="24"/>
        </w:rPr>
        <w:t>trade-</w:t>
      </w:r>
      <w:proofErr w:type="spellStart"/>
      <w:r>
        <w:rPr>
          <w:rFonts w:ascii="Times New Roman" w:eastAsia="Times New Roman" w:hAnsi="Times New Roman" w:cs="Times New Roman"/>
          <w:i/>
          <w:iCs/>
          <w:color w:val="000000" w:themeColor="text1"/>
          <w:sz w:val="24"/>
          <w:szCs w:val="24"/>
        </w:rPr>
        <w:t>offs</w:t>
      </w:r>
      <w:proofErr w:type="spellEnd"/>
      <w:r>
        <w:rPr>
          <w:rFonts w:ascii="Times New Roman" w:eastAsia="Times New Roman" w:hAnsi="Times New Roman" w:cs="Times New Roman"/>
          <w:color w:val="000000" w:themeColor="text1"/>
          <w:sz w:val="24"/>
          <w:szCs w:val="24"/>
        </w:rPr>
        <w:t xml:space="preserve"> entre FCR, oxigênio, emissões e margens de caixa, mapeados por Li </w:t>
      </w:r>
      <w:r>
        <w:rPr>
          <w:rFonts w:ascii="Times New Roman" w:eastAsia="Times New Roman" w:hAnsi="Times New Roman" w:cs="Times New Roman"/>
          <w:i/>
          <w:iCs/>
          <w:color w:val="000000" w:themeColor="text1"/>
          <w:sz w:val="24"/>
          <w:szCs w:val="24"/>
        </w:rPr>
        <w:t xml:space="preserve">et al. </w:t>
      </w:r>
      <w:r>
        <w:rPr>
          <w:rFonts w:ascii="Times New Roman" w:eastAsia="Times New Roman" w:hAnsi="Times New Roman" w:cs="Times New Roman"/>
          <w:color w:val="000000" w:themeColor="text1"/>
          <w:sz w:val="24"/>
          <w:szCs w:val="24"/>
        </w:rPr>
        <w:t xml:space="preserve">(2026), Mesquita et al. (2022) e </w:t>
      </w:r>
      <w:proofErr w:type="spellStart"/>
      <w:r>
        <w:rPr>
          <w:rFonts w:ascii="Times New Roman" w:eastAsia="Times New Roman" w:hAnsi="Times New Roman" w:cs="Times New Roman"/>
          <w:color w:val="000000" w:themeColor="text1"/>
          <w:sz w:val="24"/>
          <w:szCs w:val="24"/>
        </w:rPr>
        <w:t>Raza</w:t>
      </w:r>
      <w:proofErr w:type="spellEnd"/>
      <w:r>
        <w:rPr>
          <w:rFonts w:ascii="Times New Roman" w:eastAsia="Times New Roman" w:hAnsi="Times New Roman" w:cs="Times New Roman"/>
          <w:color w:val="000000" w:themeColor="text1"/>
          <w:sz w:val="24"/>
          <w:szCs w:val="24"/>
        </w:rPr>
        <w:t xml:space="preserve"> e Zhong (2024), exige capacidade computacional.</w:t>
      </w:r>
    </w:p>
    <w:p w14:paraId="4D81E7E4"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Os achados convergentes de Silva Araújo, Keesman e </w:t>
      </w:r>
      <w:proofErr w:type="spellStart"/>
      <w:r>
        <w:rPr>
          <w:rFonts w:ascii="Times New Roman" w:eastAsia="Times New Roman" w:hAnsi="Times New Roman" w:cs="Times New Roman"/>
          <w:color w:val="000000" w:themeColor="text1"/>
          <w:sz w:val="24"/>
          <w:szCs w:val="24"/>
        </w:rPr>
        <w:t>Goddek</w:t>
      </w:r>
      <w:proofErr w:type="spellEnd"/>
      <w:r>
        <w:rPr>
          <w:rFonts w:ascii="Times New Roman" w:eastAsia="Times New Roman" w:hAnsi="Times New Roman" w:cs="Times New Roman"/>
          <w:color w:val="000000" w:themeColor="text1"/>
          <w:sz w:val="24"/>
          <w:szCs w:val="24"/>
        </w:rPr>
        <w:t xml:space="preserve"> (2021), Kumar (2025), </w:t>
      </w:r>
      <w:proofErr w:type="spellStart"/>
      <w:r>
        <w:rPr>
          <w:rFonts w:ascii="Times New Roman" w:eastAsia="Times New Roman" w:hAnsi="Times New Roman" w:cs="Times New Roman"/>
          <w:color w:val="000000" w:themeColor="text1"/>
          <w:sz w:val="24"/>
          <w:szCs w:val="24"/>
        </w:rPr>
        <w:t>Raza</w:t>
      </w:r>
      <w:proofErr w:type="spellEnd"/>
      <w:r>
        <w:rPr>
          <w:rFonts w:ascii="Times New Roman" w:eastAsia="Times New Roman" w:hAnsi="Times New Roman" w:cs="Times New Roman"/>
          <w:color w:val="000000" w:themeColor="text1"/>
          <w:sz w:val="24"/>
          <w:szCs w:val="24"/>
        </w:rPr>
        <w:t xml:space="preserve"> e Zhong (2024) e </w:t>
      </w:r>
      <w:proofErr w:type="spellStart"/>
      <w:r>
        <w:rPr>
          <w:rFonts w:ascii="Times New Roman" w:eastAsia="Times New Roman" w:hAnsi="Times New Roman" w:cs="Times New Roman"/>
          <w:color w:val="000000" w:themeColor="text1"/>
          <w:sz w:val="24"/>
          <w:szCs w:val="24"/>
        </w:rPr>
        <w:t>Yadav</w:t>
      </w:r>
      <w:proofErr w:type="spellEnd"/>
      <w:r>
        <w:rPr>
          <w:rFonts w:ascii="Times New Roman" w:eastAsia="Times New Roman" w:hAnsi="Times New Roman" w:cs="Times New Roman"/>
          <w:color w:val="000000" w:themeColor="text1"/>
          <w:sz w:val="24"/>
          <w:szCs w:val="24"/>
        </w:rPr>
        <w:t xml:space="preserve"> e </w:t>
      </w:r>
      <w:proofErr w:type="spellStart"/>
      <w:r>
        <w:rPr>
          <w:rFonts w:ascii="Times New Roman" w:eastAsia="Times New Roman" w:hAnsi="Times New Roman" w:cs="Times New Roman"/>
          <w:color w:val="000000" w:themeColor="text1"/>
          <w:sz w:val="24"/>
          <w:szCs w:val="24"/>
        </w:rPr>
        <w:t>Gahlot</w:t>
      </w:r>
      <w:proofErr w:type="spellEnd"/>
      <w:r>
        <w:rPr>
          <w:rFonts w:ascii="Times New Roman" w:eastAsia="Times New Roman" w:hAnsi="Times New Roman" w:cs="Times New Roman"/>
          <w:color w:val="000000" w:themeColor="text1"/>
          <w:sz w:val="24"/>
          <w:szCs w:val="24"/>
        </w:rPr>
        <w:t xml:space="preserve"> (2022) reforçam que </w:t>
      </w:r>
      <w:r>
        <w:rPr>
          <w:rFonts w:ascii="Times New Roman" w:eastAsia="Times New Roman" w:hAnsi="Times New Roman" w:cs="Times New Roman"/>
          <w:i/>
          <w:iCs/>
          <w:color w:val="000000" w:themeColor="text1"/>
          <w:sz w:val="24"/>
          <w:szCs w:val="24"/>
        </w:rPr>
        <w:t>frameworks</w:t>
      </w:r>
      <w:r>
        <w:rPr>
          <w:rFonts w:ascii="Times New Roman" w:eastAsia="Times New Roman" w:hAnsi="Times New Roman" w:cs="Times New Roman"/>
          <w:color w:val="000000" w:themeColor="text1"/>
          <w:sz w:val="24"/>
          <w:szCs w:val="24"/>
        </w:rPr>
        <w:t xml:space="preserve"> integradores são tecnicamente viáveis, mas dependem de operacionalização computacional para serem assimilados por </w:t>
      </w:r>
      <w:proofErr w:type="spellStart"/>
      <w:r>
        <w:rPr>
          <w:rFonts w:ascii="Times New Roman" w:eastAsia="Times New Roman" w:hAnsi="Times New Roman" w:cs="Times New Roman"/>
          <w:color w:val="000000" w:themeColor="text1"/>
          <w:sz w:val="24"/>
          <w:szCs w:val="24"/>
        </w:rPr>
        <w:t>PMEs</w:t>
      </w:r>
      <w:proofErr w:type="spellEnd"/>
      <w:r>
        <w:rPr>
          <w:rFonts w:ascii="Times New Roman" w:eastAsia="Times New Roman" w:hAnsi="Times New Roman" w:cs="Times New Roman"/>
          <w:color w:val="000000" w:themeColor="text1"/>
          <w:sz w:val="24"/>
          <w:szCs w:val="24"/>
        </w:rPr>
        <w:t xml:space="preserve"> aquícolas, sendo a digitalização a via privilegiada para que o </w:t>
      </w:r>
      <w:r>
        <w:rPr>
          <w:rFonts w:ascii="Times New Roman" w:eastAsia="Times New Roman" w:hAnsi="Times New Roman" w:cs="Times New Roman"/>
          <w:i/>
          <w:iCs/>
          <w:color w:val="000000" w:themeColor="text1"/>
          <w:sz w:val="24"/>
          <w:szCs w:val="24"/>
        </w:rPr>
        <w:t>Lean-Green</w:t>
      </w:r>
      <w:r>
        <w:rPr>
          <w:rFonts w:ascii="Times New Roman" w:eastAsia="Times New Roman" w:hAnsi="Times New Roman" w:cs="Times New Roman"/>
          <w:color w:val="000000" w:themeColor="text1"/>
          <w:sz w:val="24"/>
          <w:szCs w:val="24"/>
        </w:rPr>
        <w:t xml:space="preserve"> se torne aplicável na rotina decisória do empreendedor (Mesquita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Queiroz; Alves Junior; Costa Melo, 2022; </w:t>
      </w:r>
      <w:proofErr w:type="spellStart"/>
      <w:r>
        <w:rPr>
          <w:rFonts w:ascii="Times New Roman" w:eastAsia="Times New Roman" w:hAnsi="Times New Roman" w:cs="Times New Roman"/>
          <w:color w:val="000000" w:themeColor="text1"/>
          <w:sz w:val="24"/>
          <w:szCs w:val="24"/>
        </w:rPr>
        <w:t>Nayal</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w:t>
      </w:r>
      <w:proofErr w:type="spellStart"/>
      <w:r>
        <w:rPr>
          <w:rFonts w:ascii="Times New Roman" w:eastAsia="Times New Roman" w:hAnsi="Times New Roman" w:cs="Times New Roman"/>
          <w:color w:val="000000" w:themeColor="text1"/>
          <w:sz w:val="24"/>
          <w:szCs w:val="24"/>
        </w:rPr>
        <w:t>Darabad</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2025).</w:t>
      </w:r>
    </w:p>
    <w:p w14:paraId="0BA9F883"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Como nenhum modelo unificado para o contexto aquícola brasileiro foi identificado na p pesquisa, o</w:t>
      </w:r>
      <w:r>
        <w:rPr>
          <w:rFonts w:ascii="Times New Roman" w:eastAsia="Times New Roman" w:hAnsi="Times New Roman" w:cs="Times New Roman"/>
          <w:i/>
          <w:iCs/>
          <w:color w:val="000000" w:themeColor="text1"/>
          <w:sz w:val="24"/>
          <w:szCs w:val="24"/>
        </w:rPr>
        <w:t xml:space="preserve"> framework </w:t>
      </w:r>
      <w:r>
        <w:rPr>
          <w:rFonts w:ascii="Times New Roman" w:eastAsia="Times New Roman" w:hAnsi="Times New Roman" w:cs="Times New Roman"/>
          <w:color w:val="000000" w:themeColor="text1"/>
          <w:sz w:val="24"/>
          <w:szCs w:val="24"/>
        </w:rPr>
        <w:t xml:space="preserve">deve ser construído como artefato original sob o rigor da </w:t>
      </w:r>
      <w:r>
        <w:rPr>
          <w:rFonts w:ascii="Times New Roman" w:eastAsia="Times New Roman" w:hAnsi="Times New Roman" w:cs="Times New Roman"/>
          <w:i/>
          <w:iCs/>
          <w:color w:val="000000" w:themeColor="text1"/>
          <w:sz w:val="24"/>
          <w:szCs w:val="24"/>
        </w:rPr>
        <w:t xml:space="preserve">Design Science </w:t>
      </w:r>
      <w:proofErr w:type="spellStart"/>
      <w:r>
        <w:rPr>
          <w:rFonts w:ascii="Times New Roman" w:eastAsia="Times New Roman" w:hAnsi="Times New Roman" w:cs="Times New Roman"/>
          <w:i/>
          <w:iCs/>
          <w:color w:val="000000" w:themeColor="text1"/>
          <w:sz w:val="24"/>
          <w:szCs w:val="24"/>
        </w:rPr>
        <w:t>Research</w:t>
      </w:r>
      <w:proofErr w:type="spellEnd"/>
      <w:r>
        <w:rPr>
          <w:rFonts w:ascii="Times New Roman" w:eastAsia="Times New Roman" w:hAnsi="Times New Roman" w:cs="Times New Roman"/>
          <w:color w:val="000000" w:themeColor="text1"/>
          <w:sz w:val="24"/>
          <w:szCs w:val="24"/>
        </w:rPr>
        <w:t>, justificando o uso de Python, bibliotecas de Data Science (</w:t>
      </w:r>
      <w:proofErr w:type="spellStart"/>
      <w:r>
        <w:rPr>
          <w:rFonts w:ascii="Times New Roman" w:eastAsia="Times New Roman" w:hAnsi="Times New Roman" w:cs="Times New Roman"/>
          <w:i/>
          <w:iCs/>
          <w:color w:val="000000" w:themeColor="text1"/>
          <w:sz w:val="24"/>
          <w:szCs w:val="24"/>
        </w:rPr>
        <w:t>NumPy</w:t>
      </w:r>
      <w:proofErr w:type="spellEnd"/>
      <w:r>
        <w:rPr>
          <w:rFonts w:ascii="Times New Roman" w:eastAsia="Times New Roman" w:hAnsi="Times New Roman" w:cs="Times New Roman"/>
          <w:i/>
          <w:iCs/>
          <w:color w:val="000000" w:themeColor="text1"/>
          <w:sz w:val="24"/>
          <w:szCs w:val="24"/>
        </w:rPr>
        <w:t>, Pandas</w:t>
      </w:r>
      <w:r>
        <w:rPr>
          <w:rFonts w:ascii="Times New Roman" w:eastAsia="Times New Roman" w:hAnsi="Times New Roman" w:cs="Times New Roman"/>
          <w:color w:val="000000" w:themeColor="text1"/>
          <w:sz w:val="24"/>
          <w:szCs w:val="24"/>
        </w:rPr>
        <w:t>)</w:t>
      </w:r>
      <w:r w:rsidR="003464C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como via capaz de processar múltiplas dimensões operacionais e gerar </w:t>
      </w:r>
      <w:r>
        <w:rPr>
          <w:rFonts w:ascii="Times New Roman" w:eastAsia="Times New Roman" w:hAnsi="Times New Roman" w:cs="Times New Roman"/>
          <w:i/>
          <w:iCs/>
          <w:color w:val="000000" w:themeColor="text1"/>
          <w:sz w:val="24"/>
          <w:szCs w:val="24"/>
        </w:rPr>
        <w:t>dashboards</w:t>
      </w:r>
      <w:r>
        <w:rPr>
          <w:rFonts w:ascii="Times New Roman" w:eastAsia="Times New Roman" w:hAnsi="Times New Roman" w:cs="Times New Roman"/>
          <w:color w:val="000000" w:themeColor="text1"/>
          <w:sz w:val="24"/>
          <w:szCs w:val="24"/>
        </w:rPr>
        <w:t xml:space="preserve"> integrados de KPIs.</w:t>
      </w:r>
    </w:p>
    <w:p w14:paraId="12AF7589"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 síntese, os achados convergem para uma agenda nítida: a construção de instrumentos computacionais de viabilidade que vinculem indicadores técnicos, econômicos, ambientais e sociais em um único ambiente de apoio à decisão, capazes de executar simulações estocásticas, de operacionalizar a dimensão social mediante indicadores quantificáveis e de serem acessíveis a pequenos e médios piscicultores. Decisivamente, o achado do U-invertido de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implica que esses </w:t>
      </w:r>
      <w:r>
        <w:rPr>
          <w:rFonts w:ascii="Times New Roman" w:eastAsia="Times New Roman" w:hAnsi="Times New Roman" w:cs="Times New Roman"/>
          <w:i/>
          <w:iCs/>
          <w:color w:val="000000" w:themeColor="text1"/>
          <w:sz w:val="24"/>
          <w:szCs w:val="24"/>
        </w:rPr>
        <w:t>frameworks</w:t>
      </w:r>
      <w:r>
        <w:rPr>
          <w:rFonts w:ascii="Times New Roman" w:eastAsia="Times New Roman" w:hAnsi="Times New Roman" w:cs="Times New Roman"/>
          <w:color w:val="000000" w:themeColor="text1"/>
          <w:sz w:val="24"/>
          <w:szCs w:val="24"/>
        </w:rPr>
        <w:t xml:space="preserve"> não devem ser projetados como maximizadores de eficiência: hão de incorporar limiares explícitos para além dos quais a redução adicional da folga operacional dispara alertas de deterioração ESG, princípio que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operacionaliza no seu amortecedor de sustentabilidade.</w:t>
      </w:r>
    </w:p>
    <w:p w14:paraId="703CC83B" w14:textId="77777777" w:rsidR="00251C45" w:rsidRPr="008E179E" w:rsidRDefault="00251C45" w:rsidP="002150E8">
      <w:pPr>
        <w:spacing w:after="0" w:line="360" w:lineRule="auto"/>
        <w:ind w:firstLine="720"/>
        <w:jc w:val="both"/>
        <w:rPr>
          <w:rFonts w:ascii="Times New Roman" w:eastAsia="Times New Roman" w:hAnsi="Times New Roman" w:cs="Times New Roman"/>
          <w:color w:val="000000" w:themeColor="text1"/>
          <w:sz w:val="24"/>
          <w:szCs w:val="24"/>
        </w:rPr>
      </w:pPr>
    </w:p>
    <w:p w14:paraId="66DA79DD" w14:textId="77777777" w:rsidR="002150E8" w:rsidRPr="008E179E" w:rsidRDefault="002150E8" w:rsidP="002150E8">
      <w:pPr>
        <w:pStyle w:val="Ttulo3"/>
        <w:spacing w:after="0" w:line="360" w:lineRule="auto"/>
        <w:jc w:val="both"/>
        <w:rPr>
          <w:rFonts w:ascii="Times New Roman" w:eastAsia="Times New Roman" w:hAnsi="Times New Roman" w:cs="Times New Roman"/>
          <w:color w:val="000000" w:themeColor="text1"/>
          <w:sz w:val="27"/>
          <w:szCs w:val="27"/>
        </w:rPr>
      </w:pPr>
      <w:bookmarkStart w:id="87" w:name="_Toc242269133"/>
      <w:bookmarkStart w:id="88" w:name="_Toc242269212"/>
      <w:bookmarkStart w:id="89" w:name="_Toc242269293"/>
      <w:r>
        <w:rPr>
          <w:rFonts w:ascii="Times New Roman" w:eastAsia="Times New Roman" w:hAnsi="Times New Roman" w:cs="Times New Roman"/>
          <w:color w:val="000000" w:themeColor="text1"/>
          <w:sz w:val="27"/>
          <w:szCs w:val="27"/>
        </w:rPr>
        <w:t>2.6.4 Contribuição da RSL para a revisão teórica</w:t>
      </w:r>
      <w:bookmarkEnd w:id="87"/>
      <w:bookmarkEnd w:id="88"/>
      <w:bookmarkEnd w:id="89"/>
    </w:p>
    <w:p w14:paraId="66820BFE"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highlight w:val="yellow"/>
        </w:rPr>
      </w:pPr>
      <w:proofErr w:type="spellStart"/>
      <w:r>
        <w:rPr>
          <w:rFonts w:ascii="Times New Roman" w:eastAsia="Times New Roman" w:hAnsi="Times New Roman" w:cs="Times New Roman"/>
          <w:color w:val="000000" w:themeColor="text1"/>
          <w:sz w:val="24"/>
          <w:szCs w:val="24"/>
        </w:rPr>
        <w:t>Shitu</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(2024) documentam que apenas 20–30% da ração fornecida é efetivamente absorvida pelos peixes, sendo os 70–80% restantes lançados ao ambiente como amônia, nitrato e matéria orgânica configurando, sob a ótica </w:t>
      </w:r>
      <w:r>
        <w:rPr>
          <w:rFonts w:ascii="Times New Roman" w:eastAsia="Times New Roman" w:hAnsi="Times New Roman" w:cs="Times New Roman"/>
          <w:i/>
          <w:iCs/>
          <w:color w:val="000000" w:themeColor="text1"/>
          <w:sz w:val="24"/>
          <w:szCs w:val="24"/>
        </w:rPr>
        <w:t>Lean-Green</w:t>
      </w:r>
      <w:r>
        <w:rPr>
          <w:rFonts w:ascii="Times New Roman" w:eastAsia="Times New Roman" w:hAnsi="Times New Roman" w:cs="Times New Roman"/>
          <w:color w:val="000000" w:themeColor="text1"/>
          <w:sz w:val="24"/>
          <w:szCs w:val="24"/>
        </w:rPr>
        <w:t xml:space="preserve">, o maior vetor de desperdício simultâneo da piscicultura. Esses efluentes podem ser reaproveitados no cultivo de microalgas, convertendo o resíduo em biomassa para </w:t>
      </w:r>
      <w:proofErr w:type="spellStart"/>
      <w:r>
        <w:rPr>
          <w:rFonts w:ascii="Times New Roman" w:eastAsia="Times New Roman" w:hAnsi="Times New Roman" w:cs="Times New Roman"/>
          <w:i/>
          <w:iCs/>
          <w:color w:val="000000" w:themeColor="text1"/>
          <w:sz w:val="24"/>
          <w:szCs w:val="24"/>
        </w:rPr>
        <w:t>aquafeed</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e biofertilizantes,  de que eliminar o </w:t>
      </w:r>
      <w:r>
        <w:rPr>
          <w:rFonts w:ascii="Times New Roman" w:eastAsia="Times New Roman" w:hAnsi="Times New Roman" w:cs="Times New Roman"/>
          <w:i/>
          <w:iCs/>
          <w:color w:val="000000" w:themeColor="text1"/>
          <w:sz w:val="24"/>
          <w:szCs w:val="24"/>
        </w:rPr>
        <w:t xml:space="preserve">desperdício </w:t>
      </w:r>
      <w:r>
        <w:rPr>
          <w:rFonts w:ascii="Times New Roman" w:eastAsia="Times New Roman" w:hAnsi="Times New Roman" w:cs="Times New Roman"/>
          <w:color w:val="000000" w:themeColor="text1"/>
          <w:sz w:val="24"/>
          <w:szCs w:val="24"/>
        </w:rPr>
        <w:t>ambiental pode gerar retorno econômico mensurável, variável que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pode incorporar no módulo ambiental. </w:t>
      </w:r>
    </w:p>
    <w:p w14:paraId="26130104"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Shitu</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(2024) apontam que o efluente aquícola não tratado constitui um vetor relevante de degradação ambiental, em razão da presença de nutrientes, sólidos, microrganismos e resíduos químicos oriundos do manejo alimentar, do metabolismo dos organismos cultivados e do uso de insumos terapêuticos. Quando descartados diretamente, podem desencadear eutrofização, redução do oxigênio dissolvido, mortandade de peixes e efeitos adversos à saúde humana. A Figura 5 apresenta de forma sintética esse fluxo de geração e impacto.</w:t>
      </w:r>
    </w:p>
    <w:p w14:paraId="421AC5F4" w14:textId="77777777" w:rsidR="00CB01E8" w:rsidRPr="008E179E" w:rsidRDefault="00CB01E8" w:rsidP="002150E8">
      <w:pPr>
        <w:spacing w:after="0" w:line="360" w:lineRule="auto"/>
        <w:ind w:firstLine="720"/>
        <w:jc w:val="both"/>
        <w:rPr>
          <w:rFonts w:ascii="Times New Roman" w:eastAsia="Times New Roman" w:hAnsi="Times New Roman" w:cs="Times New Roman"/>
          <w:color w:val="000000" w:themeColor="text1"/>
          <w:sz w:val="24"/>
          <w:szCs w:val="24"/>
        </w:rPr>
      </w:pPr>
    </w:p>
    <w:p w14:paraId="1828F0C5" w14:textId="77777777" w:rsidR="002150E8" w:rsidRPr="008E179E" w:rsidRDefault="002150E8" w:rsidP="002150E8">
      <w:pPr>
        <w:pStyle w:val="Legenda"/>
        <w:keepNext/>
        <w:spacing w:after="0" w:line="360" w:lineRule="auto"/>
        <w:jc w:val="center"/>
        <w:rPr>
          <w:rFonts w:ascii="Calibri" w:hAnsi="Calibri" w:cs="Calibri"/>
          <w:color w:val="auto"/>
          <w:sz w:val="20"/>
          <w:szCs w:val="20"/>
        </w:rPr>
      </w:pPr>
      <w:bookmarkStart w:id="90" w:name="_Toc231132091"/>
      <w:bookmarkStart w:id="91" w:name="_Toc240362126"/>
      <w:r>
        <w:rPr>
          <w:rFonts w:ascii="Calibri" w:hAnsi="Calibri" w:cs="Calibri"/>
          <w:color w:val="auto"/>
          <w:sz w:val="20"/>
          <w:szCs w:val="20"/>
        </w:rPr>
        <w:t xml:space="preserve">Figura </w:t>
      </w:r>
      <w:r>
        <w:rPr>
          <w:rFonts w:ascii="Calibri" w:hAnsi="Calibri" w:cs="Calibri"/>
          <w:color w:val="auto"/>
          <w:sz w:val="20"/>
          <w:szCs w:val="20"/>
        </w:rPr>
        <w:fldChar w:fldCharType="begin"/>
      </w:r>
      <w:r>
        <w:rPr>
          <w:rFonts w:ascii="Calibri" w:hAnsi="Calibri" w:cs="Calibri"/>
          <w:color w:val="auto"/>
          <w:sz w:val="20"/>
          <w:szCs w:val="20"/>
        </w:rPr>
        <w:instrText xml:space="preserve"> SEQ Figura \* ARABIC </w:instrText>
      </w:r>
      <w:r>
        <w:rPr>
          <w:rFonts w:ascii="Calibri" w:hAnsi="Calibri" w:cs="Calibri"/>
          <w:color w:val="auto"/>
          <w:sz w:val="20"/>
          <w:szCs w:val="20"/>
        </w:rPr>
        <w:fldChar w:fldCharType="separate"/>
      </w:r>
      <w:r w:rsidR="00805C76">
        <w:rPr>
          <w:rFonts w:ascii="Calibri" w:hAnsi="Calibri" w:cs="Calibri"/>
          <w:noProof/>
          <w:color w:val="auto"/>
          <w:sz w:val="20"/>
          <w:szCs w:val="20"/>
        </w:rPr>
        <w:t>5</w:t>
      </w:r>
      <w:r>
        <w:rPr>
          <w:rFonts w:ascii="Calibri" w:hAnsi="Calibri" w:cs="Calibri"/>
          <w:color w:val="auto"/>
          <w:sz w:val="20"/>
          <w:szCs w:val="20"/>
        </w:rPr>
        <w:fldChar w:fldCharType="end"/>
      </w:r>
      <w:r>
        <w:rPr>
          <w:rFonts w:ascii="Calibri" w:hAnsi="Calibri" w:cs="Calibri"/>
          <w:color w:val="auto"/>
          <w:sz w:val="20"/>
          <w:szCs w:val="20"/>
        </w:rPr>
        <w:t xml:space="preserve"> - Impacto do efluente não tratado da aquicultura no meio ambiente e nos seres humanos</w:t>
      </w:r>
      <w:bookmarkEnd w:id="90"/>
      <w:bookmarkEnd w:id="91"/>
    </w:p>
    <w:p w14:paraId="75A961D9" w14:textId="77777777" w:rsidR="002150E8" w:rsidRPr="008E179E" w:rsidRDefault="002150E8" w:rsidP="002150E8">
      <w:pPr>
        <w:spacing w:after="0" w:line="360" w:lineRule="auto"/>
        <w:ind w:hanging="993"/>
        <w:jc w:val="center"/>
        <w:rPr>
          <w:rFonts w:ascii="Times New Roman" w:eastAsia="Times New Roman" w:hAnsi="Times New Roman" w:cs="Times New Roman"/>
          <w:color w:val="000000" w:themeColor="text1"/>
          <w:sz w:val="24"/>
          <w:szCs w:val="24"/>
          <w:highlight w:val="yellow"/>
        </w:rPr>
      </w:pPr>
      <w:r>
        <w:rPr>
          <w:noProof/>
        </w:rPr>
        <w:drawing>
          <wp:inline distT="0" distB="0" distL="0" distR="0" wp14:anchorId="41FA8933" wp14:editId="436E5427">
            <wp:extent cx="5886450" cy="312864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20"/>
                    <a:stretch>
                      <a:fillRect/>
                    </a:stretch>
                  </pic:blipFill>
                  <pic:spPr bwMode="auto">
                    <a:xfrm>
                      <a:off x="0" y="0"/>
                      <a:ext cx="5886450" cy="3128645"/>
                    </a:xfrm>
                    <a:prstGeom prst="rect">
                      <a:avLst/>
                    </a:prstGeom>
                  </pic:spPr>
                </pic:pic>
              </a:graphicData>
            </a:graphic>
          </wp:inline>
        </w:drawing>
      </w:r>
    </w:p>
    <w:p w14:paraId="7E1BA914" w14:textId="77777777" w:rsidR="002150E8" w:rsidRPr="008E179E" w:rsidRDefault="002150E8" w:rsidP="002150E8">
      <w:pPr>
        <w:spacing w:after="0" w:line="36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Fonte: Adaptado de </w:t>
      </w:r>
      <w:r>
        <w:rPr>
          <w:rFonts w:ascii="Times New Roman" w:eastAsia="Times New Roman" w:hAnsi="Times New Roman" w:cs="Times New Roman"/>
          <w:i/>
          <w:iCs/>
          <w:color w:val="000000" w:themeColor="text1"/>
          <w:sz w:val="20"/>
          <w:szCs w:val="20"/>
        </w:rPr>
        <w:t xml:space="preserve">Emmanuel et al. (2024 apud </w:t>
      </w:r>
      <w:proofErr w:type="spellStart"/>
      <w:r>
        <w:rPr>
          <w:rFonts w:ascii="Times New Roman" w:eastAsia="Times New Roman" w:hAnsi="Times New Roman" w:cs="Times New Roman"/>
          <w:i/>
          <w:iCs/>
          <w:color w:val="000000" w:themeColor="text1"/>
          <w:sz w:val="20"/>
          <w:szCs w:val="20"/>
        </w:rPr>
        <w:t>Shitu</w:t>
      </w:r>
      <w:proofErr w:type="spellEnd"/>
      <w:r>
        <w:rPr>
          <w:rFonts w:ascii="Times New Roman" w:eastAsia="Times New Roman" w:hAnsi="Times New Roman" w:cs="Times New Roman"/>
          <w:i/>
          <w:iCs/>
          <w:color w:val="000000" w:themeColor="text1"/>
          <w:sz w:val="20"/>
          <w:szCs w:val="20"/>
        </w:rPr>
        <w:t xml:space="preserve"> et al., 2024).</w:t>
      </w:r>
    </w:p>
    <w:p w14:paraId="06327029"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uso de microalgas em RAS destaca se por realizar a remoção de nutrientes do efluente, o tratamento da água e a geração de biomassa com potencial de reaproveitamento econômico, com o uso de ingredientes em rações. </w:t>
      </w:r>
    </w:p>
    <w:p w14:paraId="58058D2A"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Figura 6 sintetiza os principais eixos que compõem essa aplicação, ao abranger desde o impacto ambiental dos efluentes aquícolas até as estratégias de valorização de subprodutos.</w:t>
      </w:r>
    </w:p>
    <w:p w14:paraId="68056DE8" w14:textId="77777777" w:rsidR="002150E8" w:rsidRPr="008E179E" w:rsidRDefault="002150E8" w:rsidP="002150E8">
      <w:pPr>
        <w:pStyle w:val="Legenda"/>
        <w:keepNext/>
        <w:spacing w:after="0" w:line="360" w:lineRule="auto"/>
        <w:jc w:val="center"/>
        <w:rPr>
          <w:rFonts w:ascii="Calibri" w:hAnsi="Calibri" w:cs="Calibri"/>
          <w:i w:val="0"/>
          <w:iCs w:val="0"/>
          <w:color w:val="000000" w:themeColor="text1"/>
          <w:sz w:val="20"/>
          <w:szCs w:val="20"/>
        </w:rPr>
      </w:pPr>
      <w:bookmarkStart w:id="92" w:name="_Toc231132092"/>
      <w:bookmarkStart w:id="93" w:name="_Toc240362127"/>
      <w:r>
        <w:rPr>
          <w:rFonts w:ascii="Calibri" w:hAnsi="Calibri" w:cs="Calibri"/>
          <w:i w:val="0"/>
          <w:iCs w:val="0"/>
          <w:color w:val="000000" w:themeColor="text1"/>
          <w:sz w:val="20"/>
          <w:szCs w:val="20"/>
        </w:rPr>
        <w:t xml:space="preserve">Figura </w:t>
      </w:r>
      <w:r>
        <w:rPr>
          <w:rFonts w:ascii="Calibri" w:hAnsi="Calibri" w:cs="Calibri"/>
          <w:i w:val="0"/>
          <w:iCs w:val="0"/>
          <w:color w:val="000000" w:themeColor="text1"/>
          <w:sz w:val="20"/>
          <w:szCs w:val="20"/>
        </w:rPr>
        <w:fldChar w:fldCharType="begin"/>
      </w:r>
      <w:r>
        <w:rPr>
          <w:rFonts w:ascii="Calibri" w:hAnsi="Calibri" w:cs="Calibri"/>
          <w:i w:val="0"/>
          <w:iCs w:val="0"/>
          <w:color w:val="000000" w:themeColor="text1"/>
          <w:sz w:val="20"/>
          <w:szCs w:val="20"/>
        </w:rPr>
        <w:instrText xml:space="preserve"> SEQ Figura \* ARABIC </w:instrText>
      </w:r>
      <w:r>
        <w:rPr>
          <w:rFonts w:ascii="Calibri" w:hAnsi="Calibri" w:cs="Calibri"/>
          <w:i w:val="0"/>
          <w:iCs w:val="0"/>
          <w:color w:val="000000" w:themeColor="text1"/>
          <w:sz w:val="20"/>
          <w:szCs w:val="20"/>
        </w:rPr>
        <w:fldChar w:fldCharType="separate"/>
      </w:r>
      <w:r w:rsidR="00805C76">
        <w:rPr>
          <w:rFonts w:ascii="Calibri" w:hAnsi="Calibri" w:cs="Calibri"/>
          <w:i w:val="0"/>
          <w:iCs w:val="0"/>
          <w:noProof/>
          <w:color w:val="000000" w:themeColor="text1"/>
          <w:sz w:val="20"/>
          <w:szCs w:val="20"/>
        </w:rPr>
        <w:t>6</w:t>
      </w:r>
      <w:r>
        <w:rPr>
          <w:rFonts w:ascii="Calibri" w:hAnsi="Calibri" w:cs="Calibri"/>
          <w:i w:val="0"/>
          <w:iCs w:val="0"/>
          <w:color w:val="000000" w:themeColor="text1"/>
          <w:sz w:val="20"/>
          <w:szCs w:val="20"/>
        </w:rPr>
        <w:fldChar w:fldCharType="end"/>
      </w:r>
      <w:r>
        <w:rPr>
          <w:rFonts w:ascii="Calibri" w:hAnsi="Calibri" w:cs="Calibri"/>
          <w:i w:val="0"/>
          <w:iCs w:val="0"/>
          <w:color w:val="000000" w:themeColor="text1"/>
          <w:sz w:val="20"/>
          <w:szCs w:val="20"/>
        </w:rPr>
        <w:t xml:space="preserve"> - Panorama técnico-operacional do uso de </w:t>
      </w:r>
      <w:r>
        <w:rPr>
          <w:rFonts w:ascii="Calibri" w:hAnsi="Calibri" w:cs="Calibri"/>
          <w:color w:val="000000" w:themeColor="text1"/>
          <w:sz w:val="20"/>
          <w:szCs w:val="20"/>
        </w:rPr>
        <w:t xml:space="preserve">P. </w:t>
      </w:r>
      <w:proofErr w:type="spellStart"/>
      <w:r>
        <w:rPr>
          <w:rFonts w:ascii="Calibri" w:hAnsi="Calibri" w:cs="Calibri"/>
          <w:color w:val="000000" w:themeColor="text1"/>
          <w:sz w:val="20"/>
          <w:szCs w:val="20"/>
        </w:rPr>
        <w:t>tricornutum</w:t>
      </w:r>
      <w:proofErr w:type="spellEnd"/>
      <w:r>
        <w:rPr>
          <w:rFonts w:ascii="Calibri" w:hAnsi="Calibri" w:cs="Calibri"/>
          <w:i w:val="0"/>
          <w:iCs w:val="0"/>
          <w:color w:val="000000" w:themeColor="text1"/>
          <w:sz w:val="20"/>
          <w:szCs w:val="20"/>
        </w:rPr>
        <w:t xml:space="preserve"> na remediação de águas residuais</w:t>
      </w:r>
      <w:bookmarkEnd w:id="92"/>
      <w:bookmarkEnd w:id="93"/>
    </w:p>
    <w:p w14:paraId="33563B78" w14:textId="77777777" w:rsidR="002150E8" w:rsidRPr="008E179E" w:rsidRDefault="002150E8" w:rsidP="00251C45">
      <w:pPr>
        <w:spacing w:after="0" w:line="360" w:lineRule="auto"/>
        <w:ind w:hanging="709"/>
        <w:jc w:val="center"/>
        <w:rPr>
          <w:rFonts w:ascii="Times New Roman" w:eastAsia="Times New Roman" w:hAnsi="Times New Roman" w:cs="Times New Roman"/>
          <w:color w:val="000000" w:themeColor="text1"/>
          <w:sz w:val="24"/>
          <w:szCs w:val="24"/>
          <w:highlight w:val="yellow"/>
        </w:rPr>
      </w:pPr>
      <w:r>
        <w:rPr>
          <w:noProof/>
        </w:rPr>
        <w:drawing>
          <wp:inline distT="0" distB="0" distL="0" distR="0" wp14:anchorId="7A9F21D9" wp14:editId="45E27F30">
            <wp:extent cx="6612890" cy="360997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21"/>
                    <a:stretch>
                      <a:fillRect/>
                    </a:stretch>
                  </pic:blipFill>
                  <pic:spPr bwMode="auto">
                    <a:xfrm>
                      <a:off x="0" y="0"/>
                      <a:ext cx="6612890" cy="3609975"/>
                    </a:xfrm>
                    <a:prstGeom prst="rect">
                      <a:avLst/>
                    </a:prstGeom>
                  </pic:spPr>
                </pic:pic>
              </a:graphicData>
            </a:graphic>
          </wp:inline>
        </w:drawing>
      </w:r>
    </w:p>
    <w:p w14:paraId="0E342A70" w14:textId="77777777" w:rsidR="002150E8" w:rsidRPr="003464CE" w:rsidRDefault="002150E8" w:rsidP="003464CE">
      <w:pPr>
        <w:spacing w:after="0" w:line="360" w:lineRule="auto"/>
        <w:jc w:val="center"/>
        <w:rPr>
          <w:rFonts w:ascii="Times New Roman" w:eastAsia="Times New Roman" w:hAnsi="Times New Roman" w:cs="Times New Roman"/>
          <w:color w:val="000000" w:themeColor="text1"/>
          <w:sz w:val="20"/>
          <w:szCs w:val="20"/>
        </w:rPr>
      </w:pPr>
      <w:r w:rsidRPr="003464CE">
        <w:rPr>
          <w:rFonts w:ascii="Times New Roman" w:eastAsia="Times New Roman" w:hAnsi="Times New Roman" w:cs="Times New Roman"/>
          <w:color w:val="000000" w:themeColor="text1"/>
          <w:sz w:val="20"/>
          <w:szCs w:val="20"/>
        </w:rPr>
        <w:t>Fonte: Elaboração própria adaptada a partir de Li et al. (2026).</w:t>
      </w:r>
    </w:p>
    <w:p w14:paraId="024CB4E0"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Essa representação fornece parâmetros técnicos e econômicos, como custos de implantação, taxas de absorção de nutrientes e retorno financeiro da biomassa, que propiciam ao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em Python calcule, de forma integrada, calcular o impacto da adoção dessas tecnologias nos indicadores de viabilidade técnica, econômica, ambiental e social do empreendimento.</w:t>
      </w:r>
    </w:p>
    <w:p w14:paraId="53C3B2F7"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Figura 7, apresentada adiante, resume essa lógica ao mostrar de modo esquemático a integração entre o sistema RAS, o tratamento de microalgas, a produção de biomassa </w:t>
      </w:r>
      <w:proofErr w:type="spellStart"/>
      <w:r>
        <w:rPr>
          <w:rFonts w:ascii="Times New Roman" w:eastAsia="Times New Roman" w:hAnsi="Times New Roman" w:cs="Times New Roman"/>
          <w:color w:val="000000" w:themeColor="text1"/>
          <w:sz w:val="24"/>
          <w:szCs w:val="24"/>
        </w:rPr>
        <w:t>algal</w:t>
      </w:r>
      <w:proofErr w:type="spellEnd"/>
      <w:r>
        <w:rPr>
          <w:rFonts w:ascii="Times New Roman" w:eastAsia="Times New Roman" w:hAnsi="Times New Roman" w:cs="Times New Roman"/>
          <w:color w:val="000000" w:themeColor="text1"/>
          <w:sz w:val="24"/>
          <w:szCs w:val="24"/>
        </w:rPr>
        <w:t xml:space="preserve"> e o reaproveitamento em uma economia circular. A partir da experiência do autor no Projeto </w:t>
      </w:r>
      <w:proofErr w:type="spellStart"/>
      <w:r>
        <w:rPr>
          <w:rFonts w:ascii="Times New Roman" w:eastAsia="Times New Roman" w:hAnsi="Times New Roman" w:cs="Times New Roman"/>
          <w:color w:val="000000" w:themeColor="text1"/>
          <w:sz w:val="24"/>
          <w:szCs w:val="24"/>
        </w:rPr>
        <w:t>Pescarte</w:t>
      </w:r>
      <w:proofErr w:type="spellEnd"/>
      <w:r>
        <w:rPr>
          <w:rFonts w:ascii="Times New Roman" w:eastAsia="Times New Roman" w:hAnsi="Times New Roman" w:cs="Times New Roman"/>
          <w:color w:val="000000" w:themeColor="text1"/>
          <w:sz w:val="24"/>
          <w:szCs w:val="24"/>
        </w:rPr>
        <w:t xml:space="preserve"> existe outro método que há a realização de plantas que absorvem pela raiz os nutrientes que contexto de sistemas de recirculação aquícola (RAS realizados por filtros </w:t>
      </w:r>
      <w:proofErr w:type="spellStart"/>
      <w:r>
        <w:rPr>
          <w:rFonts w:ascii="Times New Roman" w:eastAsia="Times New Roman" w:hAnsi="Times New Roman" w:cs="Times New Roman"/>
          <w:color w:val="000000" w:themeColor="text1"/>
          <w:sz w:val="24"/>
          <w:szCs w:val="24"/>
        </w:rPr>
        <w:t>rizosféricos</w:t>
      </w:r>
      <w:proofErr w:type="spellEnd"/>
      <w:r>
        <w:rPr>
          <w:rFonts w:ascii="Times New Roman" w:eastAsia="Times New Roman" w:hAnsi="Times New Roman" w:cs="Times New Roman"/>
          <w:color w:val="000000" w:themeColor="text1"/>
          <w:sz w:val="24"/>
          <w:szCs w:val="24"/>
        </w:rPr>
        <w:t>).</w:t>
      </w:r>
    </w:p>
    <w:p w14:paraId="15B5936A"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Nos sistemas com algas, a assimilação de nitrogênio e fósforo ocorre principalmente pela biomassa </w:t>
      </w:r>
      <w:proofErr w:type="spellStart"/>
      <w:r>
        <w:rPr>
          <w:rFonts w:ascii="Times New Roman" w:eastAsia="Times New Roman" w:hAnsi="Times New Roman" w:cs="Times New Roman"/>
          <w:color w:val="000000" w:themeColor="text1"/>
          <w:sz w:val="24"/>
          <w:szCs w:val="24"/>
        </w:rPr>
        <w:t>algal</w:t>
      </w:r>
      <w:proofErr w:type="spellEnd"/>
      <w:r>
        <w:rPr>
          <w:rFonts w:ascii="Times New Roman" w:eastAsia="Times New Roman" w:hAnsi="Times New Roman" w:cs="Times New Roman"/>
          <w:color w:val="000000" w:themeColor="text1"/>
          <w:sz w:val="24"/>
          <w:szCs w:val="24"/>
        </w:rPr>
        <w:t xml:space="preserve"> em suspensão ou em biofilmes, associada à produção de oxigênio pela fotossíntese, o que favorece a oxidação da matéria orgânica e dos compostos nitrogenados na coluna d’água. Por outro lado, em filtros </w:t>
      </w:r>
      <w:proofErr w:type="spellStart"/>
      <w:r>
        <w:rPr>
          <w:rFonts w:ascii="Times New Roman" w:eastAsia="Times New Roman" w:hAnsi="Times New Roman" w:cs="Times New Roman"/>
          <w:color w:val="000000" w:themeColor="text1"/>
          <w:sz w:val="24"/>
          <w:szCs w:val="24"/>
        </w:rPr>
        <w:t>rizosféricos</w:t>
      </w:r>
      <w:proofErr w:type="spellEnd"/>
      <w:r>
        <w:rPr>
          <w:rFonts w:ascii="Times New Roman" w:eastAsia="Times New Roman" w:hAnsi="Times New Roman" w:cs="Times New Roman"/>
          <w:color w:val="000000" w:themeColor="text1"/>
          <w:sz w:val="24"/>
          <w:szCs w:val="24"/>
        </w:rPr>
        <w:t xml:space="preserve"> classificados como filtros com plantas,</w:t>
      </w:r>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wetlands</w:t>
      </w:r>
      <w:proofErr w:type="spellEnd"/>
      <w:r>
        <w:rPr>
          <w:rFonts w:ascii="Times New Roman" w:eastAsia="Times New Roman" w:hAnsi="Times New Roman" w:cs="Times New Roman"/>
          <w:color w:val="000000" w:themeColor="text1"/>
          <w:sz w:val="24"/>
          <w:szCs w:val="24"/>
        </w:rPr>
        <w:t xml:space="preserve"> ou zonas de raízes, a etapa de biorremediação é intensificada na interface raiz–substrato–microrganismos, na qual ocorre a absorção do nitrato e fosfato pelos vegetais, o que auxilia no processo de biorremediação da água para reuso em sistemas aquícolas (Rezende </w:t>
      </w:r>
      <w:r>
        <w:rPr>
          <w:rFonts w:ascii="Times New Roman" w:eastAsia="Times New Roman" w:hAnsi="Times New Roman" w:cs="Times New Roman"/>
          <w:i/>
          <w:iCs/>
          <w:color w:val="000000" w:themeColor="text1"/>
          <w:sz w:val="24"/>
          <w:szCs w:val="24"/>
        </w:rPr>
        <w:t xml:space="preserve">et al., </w:t>
      </w:r>
      <w:r>
        <w:rPr>
          <w:rFonts w:ascii="Times New Roman" w:eastAsia="Times New Roman" w:hAnsi="Times New Roman" w:cs="Times New Roman"/>
          <w:color w:val="000000" w:themeColor="text1"/>
          <w:sz w:val="24"/>
          <w:szCs w:val="24"/>
        </w:rPr>
        <w:t>2021, p. 207).</w:t>
      </w:r>
    </w:p>
    <w:p w14:paraId="71E50047"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 contexto da biorremediação, o emprego de microalgas marinha, como a </w:t>
      </w:r>
      <w:proofErr w:type="spellStart"/>
      <w:r>
        <w:rPr>
          <w:rFonts w:ascii="Times New Roman" w:eastAsia="Times New Roman" w:hAnsi="Times New Roman" w:cs="Times New Roman"/>
          <w:i/>
          <w:iCs/>
          <w:color w:val="000000" w:themeColor="text1"/>
          <w:sz w:val="24"/>
          <w:szCs w:val="24"/>
        </w:rPr>
        <w:t>Phaeodactylum</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tricornutum</w:t>
      </w:r>
      <w:proofErr w:type="spellEnd"/>
      <w:r>
        <w:rPr>
          <w:rFonts w:ascii="Times New Roman" w:eastAsia="Times New Roman" w:hAnsi="Times New Roman" w:cs="Times New Roman"/>
          <w:color w:val="000000" w:themeColor="text1"/>
          <w:sz w:val="24"/>
          <w:szCs w:val="24"/>
        </w:rPr>
        <w:t>, destaca-se não apenas pela capacidade de remoção de nutrientes e sólidos suspensos, mas também pela possibilidade de geração de valor agregado por meio da biomassa produzida.</w:t>
      </w:r>
    </w:p>
    <w:p w14:paraId="79489B86" w14:textId="77777777" w:rsidR="002150E8" w:rsidRPr="008E179E" w:rsidRDefault="002150E8" w:rsidP="002150E8">
      <w:pPr>
        <w:spacing w:after="0" w:line="360" w:lineRule="auto"/>
        <w:jc w:val="both"/>
        <w:rPr>
          <w:rFonts w:ascii="Times New Roman" w:eastAsia="Times New Roman" w:hAnsi="Times New Roman" w:cs="Times New Roman"/>
          <w:color w:val="000000" w:themeColor="text1"/>
          <w:sz w:val="24"/>
          <w:szCs w:val="24"/>
        </w:rPr>
      </w:pPr>
    </w:p>
    <w:p w14:paraId="71836E12" w14:textId="77777777" w:rsidR="002150E8" w:rsidRPr="008E179E" w:rsidRDefault="002150E8" w:rsidP="002150E8">
      <w:pPr>
        <w:pStyle w:val="Legenda"/>
        <w:keepNext/>
        <w:spacing w:after="0" w:line="360" w:lineRule="auto"/>
        <w:jc w:val="center"/>
        <w:rPr>
          <w:rFonts w:ascii="Calibri" w:hAnsi="Calibri" w:cs="Calibri"/>
          <w:color w:val="auto"/>
          <w:sz w:val="20"/>
          <w:szCs w:val="20"/>
        </w:rPr>
      </w:pPr>
      <w:bookmarkStart w:id="94" w:name="_Toc231132093"/>
      <w:bookmarkStart w:id="95" w:name="_Toc240362128"/>
      <w:r>
        <w:rPr>
          <w:rFonts w:ascii="Calibri" w:hAnsi="Calibri" w:cs="Calibri"/>
          <w:color w:val="auto"/>
          <w:sz w:val="20"/>
          <w:szCs w:val="20"/>
        </w:rPr>
        <w:t xml:space="preserve">Figura </w:t>
      </w:r>
      <w:r>
        <w:rPr>
          <w:rFonts w:ascii="Calibri" w:hAnsi="Calibri" w:cs="Calibri"/>
          <w:color w:val="auto"/>
          <w:sz w:val="20"/>
          <w:szCs w:val="20"/>
        </w:rPr>
        <w:fldChar w:fldCharType="begin"/>
      </w:r>
      <w:r>
        <w:rPr>
          <w:rFonts w:ascii="Calibri" w:hAnsi="Calibri" w:cs="Calibri"/>
          <w:color w:val="auto"/>
          <w:sz w:val="20"/>
          <w:szCs w:val="20"/>
        </w:rPr>
        <w:instrText xml:space="preserve"> SEQ Figura \* ARABIC </w:instrText>
      </w:r>
      <w:r>
        <w:rPr>
          <w:rFonts w:ascii="Calibri" w:hAnsi="Calibri" w:cs="Calibri"/>
          <w:color w:val="auto"/>
          <w:sz w:val="20"/>
          <w:szCs w:val="20"/>
        </w:rPr>
        <w:fldChar w:fldCharType="separate"/>
      </w:r>
      <w:r w:rsidR="00805C76">
        <w:rPr>
          <w:rFonts w:ascii="Calibri" w:hAnsi="Calibri" w:cs="Calibri"/>
          <w:noProof/>
          <w:color w:val="auto"/>
          <w:sz w:val="20"/>
          <w:szCs w:val="20"/>
        </w:rPr>
        <w:t>7</w:t>
      </w:r>
      <w:r>
        <w:rPr>
          <w:rFonts w:ascii="Calibri" w:hAnsi="Calibri" w:cs="Calibri"/>
          <w:color w:val="auto"/>
          <w:sz w:val="20"/>
          <w:szCs w:val="20"/>
        </w:rPr>
        <w:fldChar w:fldCharType="end"/>
      </w:r>
      <w:r>
        <w:rPr>
          <w:rFonts w:ascii="Calibri" w:hAnsi="Calibri" w:cs="Calibri"/>
          <w:color w:val="auto"/>
          <w:sz w:val="20"/>
          <w:szCs w:val="20"/>
        </w:rPr>
        <w:t xml:space="preserve"> - Panorama técnico-operacional do uso de microalgas na remediação de águas residuais em sistema de recirculação aquícola (RAS)</w:t>
      </w:r>
      <w:bookmarkEnd w:id="94"/>
      <w:bookmarkEnd w:id="95"/>
    </w:p>
    <w:p w14:paraId="5A229542" w14:textId="77777777" w:rsidR="002150E8" w:rsidRPr="008E179E" w:rsidRDefault="002150E8" w:rsidP="00251C45">
      <w:pPr>
        <w:spacing w:after="0" w:line="360" w:lineRule="auto"/>
        <w:ind w:hanging="284"/>
        <w:jc w:val="center"/>
        <w:rPr>
          <w:rFonts w:ascii="Times New Roman" w:eastAsia="Times New Roman" w:hAnsi="Times New Roman" w:cs="Times New Roman"/>
          <w:color w:val="000000" w:themeColor="text1"/>
          <w:sz w:val="24"/>
          <w:szCs w:val="24"/>
        </w:rPr>
      </w:pPr>
      <w:r>
        <w:rPr>
          <w:noProof/>
        </w:rPr>
        <w:drawing>
          <wp:inline distT="0" distB="0" distL="0" distR="0" wp14:anchorId="1D3629EF" wp14:editId="41F372F7">
            <wp:extent cx="6276340" cy="3915410"/>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22"/>
                    <a:stretch>
                      <a:fillRect/>
                    </a:stretch>
                  </pic:blipFill>
                  <pic:spPr bwMode="auto">
                    <a:xfrm>
                      <a:off x="0" y="0"/>
                      <a:ext cx="6276340" cy="3915410"/>
                    </a:xfrm>
                    <a:prstGeom prst="rect">
                      <a:avLst/>
                    </a:prstGeom>
                  </pic:spPr>
                </pic:pic>
              </a:graphicData>
            </a:graphic>
          </wp:inline>
        </w:drawing>
      </w:r>
    </w:p>
    <w:p w14:paraId="7BC4F464" w14:textId="77777777" w:rsidR="002150E8" w:rsidRPr="008E179E" w:rsidRDefault="002150E8" w:rsidP="002150E8">
      <w:pPr>
        <w:spacing w:after="0"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0"/>
          <w:szCs w:val="20"/>
        </w:rPr>
        <w:t xml:space="preserve">Fonte: Adaptado de </w:t>
      </w:r>
      <w:proofErr w:type="spellStart"/>
      <w:r>
        <w:rPr>
          <w:rFonts w:ascii="Times New Roman" w:eastAsia="Times New Roman" w:hAnsi="Times New Roman" w:cs="Times New Roman"/>
          <w:color w:val="000000" w:themeColor="text1"/>
          <w:sz w:val="20"/>
          <w:szCs w:val="20"/>
        </w:rPr>
        <w:t>Jakhwal</w:t>
      </w:r>
      <w:proofErr w:type="spellEnd"/>
      <w:r>
        <w:rPr>
          <w:rFonts w:ascii="Times New Roman" w:eastAsia="Times New Roman" w:hAnsi="Times New Roman" w:cs="Times New Roman"/>
          <w:color w:val="000000" w:themeColor="text1"/>
          <w:sz w:val="20"/>
          <w:szCs w:val="20"/>
        </w:rPr>
        <w:t xml:space="preserve"> </w:t>
      </w:r>
      <w:r w:rsidRPr="003464CE">
        <w:rPr>
          <w:rFonts w:ascii="Times New Roman" w:eastAsia="Times New Roman" w:hAnsi="Times New Roman" w:cs="Times New Roman"/>
          <w:i/>
          <w:iCs/>
          <w:color w:val="000000" w:themeColor="text1"/>
          <w:sz w:val="20"/>
          <w:szCs w:val="20"/>
        </w:rPr>
        <w:t>et al.</w:t>
      </w:r>
      <w:r>
        <w:rPr>
          <w:rFonts w:ascii="Times New Roman" w:eastAsia="Times New Roman" w:hAnsi="Times New Roman" w:cs="Times New Roman"/>
          <w:color w:val="000000" w:themeColor="text1"/>
          <w:sz w:val="20"/>
          <w:szCs w:val="20"/>
        </w:rPr>
        <w:t xml:space="preserve"> (2024 apud </w:t>
      </w:r>
      <w:proofErr w:type="spellStart"/>
      <w:r>
        <w:rPr>
          <w:rFonts w:ascii="Times New Roman" w:eastAsia="Times New Roman" w:hAnsi="Times New Roman" w:cs="Times New Roman"/>
          <w:color w:val="000000" w:themeColor="text1"/>
          <w:sz w:val="20"/>
          <w:szCs w:val="20"/>
        </w:rPr>
        <w:t>Shitu</w:t>
      </w:r>
      <w:proofErr w:type="spellEnd"/>
      <w:r>
        <w:rPr>
          <w:rFonts w:ascii="Times New Roman" w:eastAsia="Times New Roman" w:hAnsi="Times New Roman" w:cs="Times New Roman"/>
          <w:color w:val="000000" w:themeColor="text1"/>
          <w:sz w:val="20"/>
          <w:szCs w:val="20"/>
        </w:rPr>
        <w:t xml:space="preserve"> et al., 2024).</w:t>
      </w:r>
    </w:p>
    <w:p w14:paraId="4DE0A45A"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análise dos sistemas IMTA reforça adicionalmente o argumento pela tilápia e por espécies onívoras de baixo impacto. Li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demonstram que a integração de peixes onívoros com bivalves filtradores como ostras e vieiras pode reduzir as emissões líquidas de N em 17 a 31%, enquanto o sistema </w:t>
      </w:r>
      <w:proofErr w:type="spellStart"/>
      <w:r>
        <w:rPr>
          <w:rFonts w:ascii="Times New Roman" w:eastAsia="Times New Roman" w:hAnsi="Times New Roman" w:cs="Times New Roman"/>
          <w:color w:val="000000" w:themeColor="text1"/>
          <w:sz w:val="24"/>
          <w:szCs w:val="24"/>
        </w:rPr>
        <w:t>kelp</w:t>
      </w:r>
      <w:proofErr w:type="spellEnd"/>
      <w:r>
        <w:rPr>
          <w:rFonts w:ascii="Times New Roman" w:eastAsia="Times New Roman" w:hAnsi="Times New Roman" w:cs="Times New Roman"/>
          <w:color w:val="000000" w:themeColor="text1"/>
          <w:sz w:val="24"/>
          <w:szCs w:val="24"/>
        </w:rPr>
        <w:t xml:space="preserve">-vieira-pepino-do-mar em </w:t>
      </w:r>
      <w:proofErr w:type="spellStart"/>
      <w:r>
        <w:rPr>
          <w:rFonts w:ascii="Times New Roman" w:eastAsia="Times New Roman" w:hAnsi="Times New Roman" w:cs="Times New Roman"/>
          <w:color w:val="000000" w:themeColor="text1"/>
          <w:sz w:val="24"/>
          <w:szCs w:val="24"/>
        </w:rPr>
        <w:t>Sanggou</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Bay</w:t>
      </w:r>
      <w:proofErr w:type="spellEnd"/>
      <w:r>
        <w:rPr>
          <w:rFonts w:ascii="Times New Roman" w:eastAsia="Times New Roman" w:hAnsi="Times New Roman" w:cs="Times New Roman"/>
          <w:color w:val="000000" w:themeColor="text1"/>
          <w:sz w:val="24"/>
          <w:szCs w:val="24"/>
        </w:rPr>
        <w:t xml:space="preserve">, China, remove anualmente cerca de 28.000 toneladas de carbono e 1.538 toneladas de nitrogênio. </w:t>
      </w:r>
    </w:p>
    <w:p w14:paraId="3E0DECA2"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Sob a ótica da cadeia de suprimentos </w:t>
      </w:r>
      <w:r>
        <w:rPr>
          <w:rFonts w:ascii="Times New Roman" w:eastAsia="Times New Roman" w:hAnsi="Times New Roman" w:cs="Times New Roman"/>
          <w:i/>
          <w:iCs/>
          <w:color w:val="000000" w:themeColor="text1"/>
          <w:sz w:val="24"/>
          <w:szCs w:val="24"/>
        </w:rPr>
        <w:t xml:space="preserve">Lean-Green, </w:t>
      </w:r>
      <w:r>
        <w:rPr>
          <w:rFonts w:ascii="Times New Roman" w:eastAsia="Times New Roman" w:hAnsi="Times New Roman" w:cs="Times New Roman"/>
          <w:color w:val="000000" w:themeColor="text1"/>
          <w:sz w:val="24"/>
          <w:szCs w:val="24"/>
        </w:rPr>
        <w:t>a escolha da espécie cultivada e a composição do sistema produtivo estabelece decisões de </w:t>
      </w:r>
      <w:proofErr w:type="spellStart"/>
      <w:r>
        <w:rPr>
          <w:rFonts w:ascii="Times New Roman" w:eastAsia="Times New Roman" w:hAnsi="Times New Roman" w:cs="Times New Roman"/>
          <w:i/>
          <w:iCs/>
          <w:color w:val="000000" w:themeColor="text1"/>
          <w:sz w:val="24"/>
          <w:szCs w:val="24"/>
        </w:rPr>
        <w:t>green</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procurement</w:t>
      </w:r>
      <w:proofErr w:type="spellEnd"/>
      <w:r>
        <w:rPr>
          <w:rFonts w:ascii="Times New Roman" w:eastAsia="Times New Roman" w:hAnsi="Times New Roman" w:cs="Times New Roman"/>
          <w:color w:val="000000" w:themeColor="text1"/>
          <w:sz w:val="24"/>
          <w:szCs w:val="24"/>
        </w:rPr>
        <w:t>, de alto impacto não só o técnico ou mercadológico, o que justifica a sua inclusão como variável qualificadora de desempenho ambiental no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w:t>
      </w:r>
    </w:p>
    <w:p w14:paraId="373BD7D2"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Por último a proposição de Li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de um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de governança multicamadas, com políticas diferenciadas por região, Colaboração interdisciplinar e plataformas de compartilhamento de conhecimento, dialoga diretamente com a dimensão de governança, incorporada no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A inexistência de solução tecnológica única e universalmente eficiente para os diferentes sistemas produtivos e contextos regulatórios apoia a abordagem multicritério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w:t>
      </w:r>
    </w:p>
    <w:p w14:paraId="0DD36C62"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Li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p. 6–8), ao comparar sistematicamente gaiolas, viveiros, RAS e IMTA, mostram que sistemas bem gerenciados, com alto aproveitamento de ração, podem ter carga ambiental próxima ao limite inferior de sua categoria, pois</w:t>
      </w:r>
      <w:r>
        <w:rPr>
          <w:rFonts w:ascii="Times New Roman" w:eastAsia="Times New Roman" w:hAnsi="Times New Roman" w:cs="Times New Roman"/>
          <w:i/>
          <w:iCs/>
          <w:color w:val="000000" w:themeColor="text1"/>
          <w:sz w:val="24"/>
          <w:szCs w:val="24"/>
        </w:rPr>
        <w:t xml:space="preserve"> os "controles-chave" (FCR, manejo hídrico e gestão de sedimentos) determinam o desempenho ambiental real. A qualidade da gestão supera, assim, o determinismo tecnológico, o que reforça a premissa Lean de que a eliminação de desperdícios operacionais, como ração não consumida, mortalidade evitável e troca hídrica desnecessária, é o caminho primário para a ecoeficiência na piscicultura.</w:t>
      </w:r>
    </w:p>
    <w:p w14:paraId="02F19DF5"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Figura 8 sintetiza graficamente a articulação entre dimensões externas e internas do empreendimento, ao apontar como fatores de ambiente e mercado se conectam com a cadeia de valor e com o núcleo operacional da produção, e como decisões relativas a insumos, infraestrutura, serviços e gestão repercutem sobre custos, receitas, fluxo de caixa e métricas de retorno como VPL e </w:t>
      </w:r>
      <w:proofErr w:type="spellStart"/>
      <w:r>
        <w:rPr>
          <w:rFonts w:ascii="Times New Roman" w:eastAsia="Times New Roman" w:hAnsi="Times New Roman" w:cs="Times New Roman"/>
          <w:i/>
          <w:iCs/>
          <w:color w:val="000000" w:themeColor="text1"/>
          <w:sz w:val="24"/>
          <w:szCs w:val="24"/>
        </w:rPr>
        <w:t>payback</w:t>
      </w:r>
      <w:proofErr w:type="spellEnd"/>
      <w:r>
        <w:rPr>
          <w:rFonts w:ascii="Times New Roman" w:eastAsia="Times New Roman" w:hAnsi="Times New Roman" w:cs="Times New Roman"/>
          <w:color w:val="000000" w:themeColor="text1"/>
          <w:sz w:val="24"/>
          <w:szCs w:val="24"/>
        </w:rPr>
        <w:t>, ao constituir base conceitual para a modelagem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w:t>
      </w:r>
    </w:p>
    <w:p w14:paraId="0A4575E2"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Embora o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 xml:space="preserve">de Silva Araújo, Keesman e </w:t>
      </w:r>
      <w:proofErr w:type="spellStart"/>
      <w:r>
        <w:rPr>
          <w:rFonts w:ascii="Times New Roman" w:eastAsia="Times New Roman" w:hAnsi="Times New Roman" w:cs="Times New Roman"/>
          <w:color w:val="000000" w:themeColor="text1"/>
          <w:sz w:val="24"/>
          <w:szCs w:val="24"/>
        </w:rPr>
        <w:t>Goddek</w:t>
      </w:r>
      <w:proofErr w:type="spellEnd"/>
      <w:r>
        <w:rPr>
          <w:rFonts w:ascii="Times New Roman" w:eastAsia="Times New Roman" w:hAnsi="Times New Roman" w:cs="Times New Roman"/>
          <w:color w:val="000000" w:themeColor="text1"/>
          <w:sz w:val="24"/>
          <w:szCs w:val="24"/>
        </w:rPr>
        <w:t xml:space="preserve"> (2021) esteja relacionado ao contexto da aquaponia, sua lógica de decomposição sistêmica preserva dimensões centrais mesmo sem o componente vegetal integrado, como o ambiente institucional, o mercado, a cadeia de valor, os insumos críticos, a infraestrutura, os custos operacionais, a receita e os indicadores de retorno financeiro. Dessa forma, a adaptação proposta constitui uma reinterpretação conceitual orientada às especificidades da piscicultura.</w:t>
      </w:r>
    </w:p>
    <w:p w14:paraId="25C80339"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4"/>
          <w:szCs w:val="24"/>
        </w:rPr>
      </w:pPr>
    </w:p>
    <w:p w14:paraId="05305AF2" w14:textId="77777777" w:rsidR="002150E8" w:rsidRPr="008E179E" w:rsidRDefault="002150E8" w:rsidP="002150E8">
      <w:pPr>
        <w:pStyle w:val="Legenda"/>
        <w:keepNext/>
        <w:spacing w:after="0" w:line="360" w:lineRule="auto"/>
        <w:jc w:val="center"/>
        <w:rPr>
          <w:rFonts w:asciiTheme="majorHAnsi" w:hAnsiTheme="majorHAnsi" w:cstheme="majorHAnsi"/>
          <w:color w:val="auto"/>
          <w:sz w:val="20"/>
          <w:szCs w:val="20"/>
        </w:rPr>
      </w:pPr>
      <w:bookmarkStart w:id="96" w:name="_Toc240362129"/>
      <w:r>
        <w:rPr>
          <w:rFonts w:asciiTheme="majorHAnsi" w:hAnsiTheme="majorHAnsi" w:cstheme="majorHAnsi"/>
          <w:color w:val="auto"/>
          <w:sz w:val="20"/>
          <w:szCs w:val="20"/>
        </w:rPr>
        <w:t xml:space="preserve">Figura </w:t>
      </w:r>
      <w:r>
        <w:rPr>
          <w:rFonts w:asciiTheme="majorHAnsi" w:hAnsiTheme="majorHAnsi" w:cstheme="majorHAnsi"/>
          <w:color w:val="auto"/>
          <w:sz w:val="20"/>
          <w:szCs w:val="20"/>
        </w:rPr>
        <w:fldChar w:fldCharType="begin"/>
      </w:r>
      <w:r>
        <w:rPr>
          <w:rFonts w:asciiTheme="majorHAnsi" w:hAnsiTheme="majorHAnsi" w:cstheme="majorHAnsi"/>
          <w:color w:val="auto"/>
          <w:sz w:val="20"/>
          <w:szCs w:val="20"/>
        </w:rPr>
        <w:instrText xml:space="preserve"> SEQ Figura \* ARABIC </w:instrText>
      </w:r>
      <w:r>
        <w:rPr>
          <w:rFonts w:asciiTheme="majorHAnsi" w:hAnsiTheme="majorHAnsi" w:cstheme="majorHAnsi"/>
          <w:color w:val="auto"/>
          <w:sz w:val="20"/>
          <w:szCs w:val="20"/>
        </w:rPr>
        <w:fldChar w:fldCharType="separate"/>
      </w:r>
      <w:r w:rsidR="00805C76">
        <w:rPr>
          <w:rFonts w:asciiTheme="majorHAnsi" w:hAnsiTheme="majorHAnsi" w:cstheme="majorHAnsi"/>
          <w:noProof/>
          <w:color w:val="auto"/>
          <w:sz w:val="20"/>
          <w:szCs w:val="20"/>
        </w:rPr>
        <w:t>8</w:t>
      </w:r>
      <w:r>
        <w:rPr>
          <w:rFonts w:asciiTheme="majorHAnsi" w:hAnsiTheme="majorHAnsi" w:cstheme="majorHAnsi"/>
          <w:color w:val="auto"/>
          <w:sz w:val="20"/>
          <w:szCs w:val="20"/>
        </w:rPr>
        <w:fldChar w:fldCharType="end"/>
      </w:r>
      <w:r>
        <w:rPr>
          <w:rFonts w:asciiTheme="majorHAnsi" w:hAnsiTheme="majorHAnsi" w:cstheme="majorHAnsi"/>
          <w:color w:val="auto"/>
          <w:sz w:val="20"/>
          <w:szCs w:val="20"/>
        </w:rPr>
        <w:t xml:space="preserve"> - Adaptação de framework esquemático de viabilidade para piscicultura</w:t>
      </w:r>
      <w:bookmarkEnd w:id="96"/>
    </w:p>
    <w:p w14:paraId="2B1DB7D1" w14:textId="77777777" w:rsidR="002150E8" w:rsidRPr="008E179E" w:rsidRDefault="002150E8" w:rsidP="00251C45">
      <w:pPr>
        <w:spacing w:after="0" w:line="360" w:lineRule="auto"/>
        <w:ind w:hanging="709"/>
        <w:jc w:val="center"/>
        <w:rPr>
          <w:rFonts w:ascii="Times New Roman" w:eastAsia="Times New Roman" w:hAnsi="Times New Roman" w:cs="Times New Roman"/>
          <w:color w:val="000000" w:themeColor="text1"/>
          <w:sz w:val="24"/>
          <w:szCs w:val="24"/>
        </w:rPr>
      </w:pPr>
      <w:r>
        <w:rPr>
          <w:noProof/>
        </w:rPr>
        <w:drawing>
          <wp:inline distT="0" distB="0" distL="0" distR="0" wp14:anchorId="338E4FF6" wp14:editId="759E6F39">
            <wp:extent cx="6819265" cy="372237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3"/>
                    <a:stretch>
                      <a:fillRect/>
                    </a:stretch>
                  </pic:blipFill>
                  <pic:spPr bwMode="auto">
                    <a:xfrm>
                      <a:off x="0" y="0"/>
                      <a:ext cx="6819265" cy="3722370"/>
                    </a:xfrm>
                    <a:prstGeom prst="rect">
                      <a:avLst/>
                    </a:prstGeom>
                  </pic:spPr>
                </pic:pic>
              </a:graphicData>
            </a:graphic>
          </wp:inline>
        </w:drawing>
      </w:r>
    </w:p>
    <w:p w14:paraId="2E218A1B" w14:textId="77777777" w:rsidR="002150E8" w:rsidRPr="008E179E" w:rsidRDefault="002150E8" w:rsidP="002150E8">
      <w:pPr>
        <w:spacing w:after="0" w:line="360" w:lineRule="auto"/>
        <w:ind w:firstLine="708"/>
        <w:jc w:val="center"/>
        <w:rPr>
          <w:rFonts w:asciiTheme="majorHAnsi" w:eastAsia="Times New Roman" w:hAnsiTheme="majorHAnsi" w:cstheme="majorHAnsi"/>
          <w:color w:val="000000" w:themeColor="text1"/>
          <w:sz w:val="16"/>
          <w:szCs w:val="16"/>
        </w:rPr>
      </w:pPr>
      <w:r>
        <w:rPr>
          <w:rFonts w:asciiTheme="majorHAnsi" w:eastAsia="Times New Roman" w:hAnsiTheme="majorHAnsi" w:cstheme="majorHAnsi"/>
          <w:color w:val="000000" w:themeColor="text1"/>
          <w:sz w:val="16"/>
          <w:szCs w:val="16"/>
        </w:rPr>
        <w:t xml:space="preserve">Fonte: Adaptado de Silva Araújo, Keesman e </w:t>
      </w:r>
      <w:proofErr w:type="spellStart"/>
      <w:r>
        <w:rPr>
          <w:rFonts w:asciiTheme="majorHAnsi" w:eastAsia="Times New Roman" w:hAnsiTheme="majorHAnsi" w:cstheme="majorHAnsi"/>
          <w:color w:val="000000" w:themeColor="text1"/>
          <w:sz w:val="16"/>
          <w:szCs w:val="16"/>
        </w:rPr>
        <w:t>Goddek</w:t>
      </w:r>
      <w:proofErr w:type="spellEnd"/>
      <w:r>
        <w:rPr>
          <w:rFonts w:asciiTheme="majorHAnsi" w:eastAsia="Times New Roman" w:hAnsiTheme="majorHAnsi" w:cstheme="majorHAnsi"/>
          <w:color w:val="000000" w:themeColor="text1"/>
          <w:sz w:val="16"/>
          <w:szCs w:val="16"/>
        </w:rPr>
        <w:t xml:space="preserve"> (2021), elaborado pelo autor (2026).</w:t>
      </w:r>
    </w:p>
    <w:p w14:paraId="57BC0057" w14:textId="77777777" w:rsidR="002150E8" w:rsidRPr="008E179E" w:rsidRDefault="002150E8" w:rsidP="002150E8">
      <w:pPr>
        <w:spacing w:after="0" w:line="360" w:lineRule="auto"/>
        <w:ind w:firstLine="708"/>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4"/>
          <w:szCs w:val="24"/>
        </w:rPr>
        <w:t>A Figura 9, adaptada de Ellen MacArthur Foundation (2024), ilustra a evolução dos modelos de organização dos fluxos de materiais na gestão da cadeia de suprimentos: da economia linear, baseada na lógica “extrair–produzir–usar–descartar”, passando pela economia de reciclagem, que reaproveita materiais pós-consumo de forma limitada, até a economia circular produtos, componentes e materiais em uso pelo maior tempo possível por meio de retorno, reparo , reutilização e reciclagem, reduzindo a extração de recursos e a geração de resíduos.</w:t>
      </w:r>
    </w:p>
    <w:p w14:paraId="6265F996" w14:textId="77777777" w:rsidR="002150E8" w:rsidRPr="008E179E" w:rsidRDefault="002150E8" w:rsidP="002150E8">
      <w:pPr>
        <w:pStyle w:val="Legenda"/>
        <w:keepNext/>
        <w:spacing w:after="0" w:line="360" w:lineRule="auto"/>
        <w:jc w:val="center"/>
        <w:rPr>
          <w:rFonts w:asciiTheme="minorHAnsi" w:hAnsiTheme="minorHAnsi" w:cstheme="minorHAnsi"/>
          <w:color w:val="000000" w:themeColor="text1"/>
          <w:sz w:val="20"/>
          <w:szCs w:val="20"/>
        </w:rPr>
      </w:pPr>
      <w:bookmarkStart w:id="97" w:name="_Toc240362130"/>
      <w:r>
        <w:rPr>
          <w:rFonts w:asciiTheme="minorHAnsi" w:hAnsiTheme="minorHAnsi" w:cstheme="minorHAnsi"/>
          <w:color w:val="000000" w:themeColor="text1"/>
          <w:sz w:val="20"/>
          <w:szCs w:val="20"/>
        </w:rPr>
        <w:t xml:space="preserve">Figura </w:t>
      </w:r>
      <w:r>
        <w:rPr>
          <w:rFonts w:asciiTheme="minorHAnsi" w:hAnsiTheme="minorHAnsi" w:cstheme="minorHAnsi"/>
          <w:color w:val="000000" w:themeColor="text1"/>
          <w:sz w:val="20"/>
          <w:szCs w:val="20"/>
        </w:rPr>
        <w:fldChar w:fldCharType="begin"/>
      </w:r>
      <w:r>
        <w:rPr>
          <w:rFonts w:asciiTheme="minorHAnsi" w:hAnsiTheme="minorHAnsi" w:cstheme="minorHAnsi"/>
          <w:color w:val="000000" w:themeColor="text1"/>
          <w:sz w:val="20"/>
          <w:szCs w:val="20"/>
        </w:rPr>
        <w:instrText xml:space="preserve"> SEQ Figura \* ARABIC </w:instrText>
      </w:r>
      <w:r>
        <w:rPr>
          <w:rFonts w:asciiTheme="minorHAnsi" w:hAnsiTheme="minorHAnsi" w:cstheme="minorHAnsi"/>
          <w:color w:val="000000" w:themeColor="text1"/>
          <w:sz w:val="20"/>
          <w:szCs w:val="20"/>
        </w:rPr>
        <w:fldChar w:fldCharType="separate"/>
      </w:r>
      <w:r w:rsidR="00805C76">
        <w:rPr>
          <w:rFonts w:asciiTheme="minorHAnsi" w:hAnsiTheme="minorHAnsi" w:cstheme="minorHAnsi"/>
          <w:noProof/>
          <w:color w:val="000000" w:themeColor="text1"/>
          <w:sz w:val="20"/>
          <w:szCs w:val="20"/>
        </w:rPr>
        <w:t>9</w:t>
      </w:r>
      <w:r>
        <w:rPr>
          <w:rFonts w:asciiTheme="minorHAnsi" w:hAnsiTheme="minorHAnsi" w:cstheme="minorHAnsi"/>
          <w:color w:val="000000" w:themeColor="text1"/>
          <w:sz w:val="20"/>
          <w:szCs w:val="20"/>
        </w:rPr>
        <w:fldChar w:fldCharType="end"/>
      </w:r>
      <w:r>
        <w:rPr>
          <w:rFonts w:asciiTheme="minorHAnsi" w:hAnsiTheme="minorHAnsi" w:cstheme="minorHAnsi"/>
          <w:color w:val="000000" w:themeColor="text1"/>
          <w:sz w:val="20"/>
          <w:szCs w:val="20"/>
        </w:rPr>
        <w:t xml:space="preserve"> - Modelos de economia linear, de reciclagem e circular na gestão da cadeia de suprimentos</w:t>
      </w:r>
      <w:bookmarkEnd w:id="97"/>
    </w:p>
    <w:p w14:paraId="7D24C7E7" w14:textId="77777777" w:rsidR="002150E8" w:rsidRPr="008E179E" w:rsidRDefault="002150E8" w:rsidP="002150E8">
      <w:pPr>
        <w:spacing w:after="0" w:line="360" w:lineRule="auto"/>
        <w:ind w:hanging="709"/>
        <w:jc w:val="center"/>
        <w:rPr>
          <w:rFonts w:ascii="Times New Roman" w:eastAsia="Times New Roman" w:hAnsi="Times New Roman" w:cs="Times New Roman"/>
          <w:color w:val="000000" w:themeColor="text1"/>
          <w:sz w:val="24"/>
          <w:szCs w:val="24"/>
        </w:rPr>
      </w:pPr>
      <w:r>
        <w:rPr>
          <w:noProof/>
        </w:rPr>
        <w:drawing>
          <wp:inline distT="0" distB="0" distL="0" distR="0" wp14:anchorId="5A1DDC42" wp14:editId="4697C83D">
            <wp:extent cx="6195515" cy="3311330"/>
            <wp:effectExtent l="0" t="0" r="0" b="381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24"/>
                    <a:srcRect b="4241"/>
                    <a:stretch>
                      <a:fillRect/>
                    </a:stretch>
                  </pic:blipFill>
                  <pic:spPr bwMode="auto">
                    <a:xfrm>
                      <a:off x="0" y="0"/>
                      <a:ext cx="6206627" cy="3317269"/>
                    </a:xfrm>
                    <a:prstGeom prst="rect">
                      <a:avLst/>
                    </a:prstGeom>
                  </pic:spPr>
                </pic:pic>
              </a:graphicData>
            </a:graphic>
          </wp:inline>
        </w:drawing>
      </w:r>
    </w:p>
    <w:p w14:paraId="0715F603" w14:textId="77777777" w:rsidR="002150E8" w:rsidRPr="008E179E" w:rsidRDefault="002150E8" w:rsidP="002150E8">
      <w:pPr>
        <w:spacing w:after="0" w:line="360" w:lineRule="auto"/>
        <w:ind w:firstLine="708"/>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Fonte:</w:t>
      </w:r>
      <w:r>
        <w:t xml:space="preserve"> </w:t>
      </w:r>
      <w:r>
        <w:rPr>
          <w:rFonts w:ascii="Times New Roman" w:eastAsia="Times New Roman" w:hAnsi="Times New Roman" w:cs="Times New Roman"/>
          <w:color w:val="000000" w:themeColor="text1"/>
          <w:sz w:val="20"/>
          <w:szCs w:val="20"/>
        </w:rPr>
        <w:t>Elaborado pelo autor (2026), adaptado de Ellen MacArthur Foundation (2024)</w:t>
      </w:r>
    </w:p>
    <w:p w14:paraId="708B85C3" w14:textId="77777777" w:rsidR="00BF633D" w:rsidRDefault="00BF633D" w:rsidP="002150E8">
      <w:pPr>
        <w:spacing w:after="0" w:line="360" w:lineRule="auto"/>
        <w:ind w:firstLine="720"/>
        <w:jc w:val="both"/>
        <w:rPr>
          <w:rFonts w:ascii="Times New Roman" w:eastAsia="Times New Roman" w:hAnsi="Times New Roman" w:cs="Times New Roman"/>
          <w:color w:val="000000" w:themeColor="text1"/>
          <w:sz w:val="24"/>
          <w:szCs w:val="24"/>
        </w:rPr>
      </w:pPr>
    </w:p>
    <w:p w14:paraId="33977E48" w14:textId="77777777" w:rsidR="002150E8" w:rsidRPr="008E179E" w:rsidRDefault="002150E8" w:rsidP="002150E8">
      <w:pPr>
        <w:spacing w:after="0" w:line="36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RSL traduz as macros teorias do Capítulo 2 em parâmetros operacionais identificados entre 2021-2026 e aplicáveis ao código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A contribuição estrutura-se em três relações fundantes:</w:t>
      </w:r>
    </w:p>
    <w:p w14:paraId="55D44E1F" w14:textId="77777777" w:rsidR="002150E8" w:rsidRPr="008E179E" w:rsidRDefault="002150E8" w:rsidP="002150E8">
      <w:pPr>
        <w:pStyle w:val="PargrafodaLista"/>
        <w:numPr>
          <w:ilvl w:val="0"/>
          <w:numId w:val="9"/>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Relação técnico-ambiental:</w:t>
      </w:r>
      <w:r>
        <w:rPr>
          <w:rFonts w:ascii="Times New Roman" w:eastAsia="Times New Roman" w:hAnsi="Times New Roman" w:cs="Times New Roman"/>
          <w:color w:val="000000" w:themeColor="text1"/>
          <w:sz w:val="24"/>
          <w:szCs w:val="24"/>
        </w:rPr>
        <w:t xml:space="preserve"> Li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validam o cálculo da FCR não apenas como custo OPEX, mas como base para a Pegada Hídrica Cinza e a emissão de carga orgânica, e </w:t>
      </w:r>
      <w:proofErr w:type="spellStart"/>
      <w:r>
        <w:rPr>
          <w:rFonts w:ascii="Times New Roman" w:eastAsia="Times New Roman" w:hAnsi="Times New Roman" w:cs="Times New Roman"/>
          <w:color w:val="000000" w:themeColor="text1"/>
          <w:sz w:val="24"/>
          <w:szCs w:val="24"/>
        </w:rPr>
        <w:t>Shitu</w:t>
      </w:r>
      <w:proofErr w:type="spellEnd"/>
      <w:r>
        <w:rPr>
          <w:rFonts w:ascii="Times New Roman" w:eastAsia="Times New Roman" w:hAnsi="Times New Roman" w:cs="Times New Roman"/>
          <w:color w:val="000000" w:themeColor="text1"/>
          <w:sz w:val="24"/>
          <w:szCs w:val="24"/>
        </w:rPr>
        <w:t xml:space="preserve"> et al. (2024) fundamentam a inclusão de rotas de valorização de efluentes como variáveis explícitas. </w:t>
      </w:r>
      <w:proofErr w:type="spellStart"/>
      <w:r>
        <w:rPr>
          <w:rFonts w:ascii="Times New Roman" w:eastAsia="Times New Roman" w:hAnsi="Times New Roman" w:cs="Times New Roman"/>
          <w:color w:val="000000" w:themeColor="text1"/>
          <w:sz w:val="24"/>
          <w:szCs w:val="24"/>
        </w:rPr>
        <w:t>Mahmood</w:t>
      </w:r>
      <w:proofErr w:type="spellEnd"/>
      <w:r>
        <w:rPr>
          <w:rFonts w:ascii="Times New Roman" w:eastAsia="Times New Roman" w:hAnsi="Times New Roman" w:cs="Times New Roman"/>
          <w:color w:val="000000" w:themeColor="text1"/>
          <w:sz w:val="24"/>
          <w:szCs w:val="24"/>
        </w:rPr>
        <w:t xml:space="preserve"> Abd </w:t>
      </w:r>
      <w:proofErr w:type="spellStart"/>
      <w:r>
        <w:rPr>
          <w:rFonts w:ascii="Times New Roman" w:eastAsia="Times New Roman" w:hAnsi="Times New Roman" w:cs="Times New Roman"/>
          <w:color w:val="000000" w:themeColor="text1"/>
          <w:sz w:val="24"/>
          <w:szCs w:val="24"/>
        </w:rPr>
        <w:t>Elkhalik</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reforçam a aderência do </w:t>
      </w:r>
      <w:proofErr w:type="spellStart"/>
      <w:r>
        <w:rPr>
          <w:rFonts w:ascii="Times New Roman" w:eastAsia="Times New Roman" w:hAnsi="Times New Roman" w:cs="Times New Roman"/>
          <w:i/>
          <w:iCs/>
          <w:color w:val="000000" w:themeColor="text1"/>
          <w:sz w:val="24"/>
          <w:szCs w:val="24"/>
        </w:rPr>
        <w:t>Value</w:t>
      </w:r>
      <w:proofErr w:type="spellEnd"/>
      <w:r>
        <w:rPr>
          <w:rFonts w:ascii="Times New Roman" w:eastAsia="Times New Roman" w:hAnsi="Times New Roman" w:cs="Times New Roman"/>
          <w:i/>
          <w:iCs/>
          <w:color w:val="000000" w:themeColor="text1"/>
          <w:sz w:val="24"/>
          <w:szCs w:val="24"/>
        </w:rPr>
        <w:t xml:space="preserve"> Stream Mapping</w:t>
      </w:r>
      <w:r>
        <w:rPr>
          <w:rFonts w:ascii="Times New Roman" w:eastAsia="Times New Roman" w:hAnsi="Times New Roman" w:cs="Times New Roman"/>
          <w:color w:val="000000" w:themeColor="text1"/>
          <w:sz w:val="24"/>
          <w:szCs w:val="24"/>
        </w:rPr>
        <w:t xml:space="preserve"> à dimensão ambiental, fundamentação que transforma o módulo ambiental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em um VSM computacional capaz de quantificar consumo de água, carga orgânica, emissões de N e P e Pegada Hídrica Cinza. Kumar (2025) complementa ao demonstrar que a transição da economia linear à circular requer reconfiguração integrada de cadeias de valor com produção mais limpa e baixas emissões.</w:t>
      </w:r>
    </w:p>
    <w:p w14:paraId="4CC5DD6B" w14:textId="77777777" w:rsidR="002150E8" w:rsidRPr="008E179E" w:rsidRDefault="002150E8" w:rsidP="002150E8">
      <w:pPr>
        <w:pStyle w:val="PargrafodaLista"/>
        <w:numPr>
          <w:ilvl w:val="0"/>
          <w:numId w:val="9"/>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Relação econômica e </w:t>
      </w:r>
      <w:r>
        <w:rPr>
          <w:rFonts w:ascii="Times New Roman" w:eastAsia="Times New Roman" w:hAnsi="Times New Roman" w:cs="Times New Roman"/>
          <w:b/>
          <w:bCs/>
          <w:i/>
          <w:iCs/>
          <w:color w:val="000000" w:themeColor="text1"/>
          <w:sz w:val="24"/>
          <w:szCs w:val="24"/>
        </w:rPr>
        <w:t>Lean</w:t>
      </w:r>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Darabad</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e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fundamentam o algoritmo de simulação financeira, no qual a curva U-invertida deve ser implementada como restrição não-linear, e Silva Araújo, Keesman e </w:t>
      </w:r>
      <w:proofErr w:type="spellStart"/>
      <w:r>
        <w:rPr>
          <w:rFonts w:ascii="Times New Roman" w:eastAsia="Times New Roman" w:hAnsi="Times New Roman" w:cs="Times New Roman"/>
          <w:color w:val="000000" w:themeColor="text1"/>
          <w:sz w:val="24"/>
          <w:szCs w:val="24"/>
        </w:rPr>
        <w:t>Goddek</w:t>
      </w:r>
      <w:proofErr w:type="spellEnd"/>
      <w:r>
        <w:rPr>
          <w:rFonts w:ascii="Times New Roman" w:eastAsia="Times New Roman" w:hAnsi="Times New Roman" w:cs="Times New Roman"/>
          <w:color w:val="000000" w:themeColor="text1"/>
          <w:sz w:val="24"/>
          <w:szCs w:val="24"/>
        </w:rPr>
        <w:t xml:space="preserve"> (2021) fornecem a topologia de cálculo (VPL, </w:t>
      </w:r>
      <w:proofErr w:type="spellStart"/>
      <w:r>
        <w:rPr>
          <w:rFonts w:ascii="Times New Roman" w:eastAsia="Times New Roman" w:hAnsi="Times New Roman" w:cs="Times New Roman"/>
          <w:color w:val="000000" w:themeColor="text1"/>
          <w:sz w:val="24"/>
          <w:szCs w:val="24"/>
        </w:rPr>
        <w:t>payback</w:t>
      </w:r>
      <w:proofErr w:type="spellEnd"/>
      <w:r>
        <w:rPr>
          <w:rFonts w:ascii="Times New Roman" w:eastAsia="Times New Roman" w:hAnsi="Times New Roman" w:cs="Times New Roman"/>
          <w:color w:val="000000" w:themeColor="text1"/>
          <w:sz w:val="24"/>
          <w:szCs w:val="24"/>
        </w:rPr>
        <w:t xml:space="preserve"> descontado e categorias de investimento), com </w:t>
      </w:r>
      <w:r>
        <w:rPr>
          <w:rFonts w:ascii="Times New Roman" w:eastAsia="Times New Roman" w:hAnsi="Times New Roman" w:cs="Times New Roman"/>
          <w:i/>
          <w:iCs/>
          <w:color w:val="000000" w:themeColor="text1"/>
          <w:sz w:val="24"/>
          <w:szCs w:val="24"/>
        </w:rPr>
        <w:t xml:space="preserve">benchmark </w:t>
      </w:r>
      <w:r>
        <w:rPr>
          <w:rFonts w:ascii="Times New Roman" w:eastAsia="Times New Roman" w:hAnsi="Times New Roman" w:cs="Times New Roman"/>
          <w:color w:val="000000" w:themeColor="text1"/>
          <w:sz w:val="24"/>
          <w:szCs w:val="24"/>
        </w:rPr>
        <w:t xml:space="preserve">empírico de </w:t>
      </w:r>
      <w:proofErr w:type="spellStart"/>
      <w:r>
        <w:rPr>
          <w:rFonts w:ascii="Times New Roman" w:eastAsia="Times New Roman" w:hAnsi="Times New Roman" w:cs="Times New Roman"/>
          <w:i/>
          <w:iCs/>
          <w:color w:val="000000" w:themeColor="text1"/>
          <w:sz w:val="24"/>
          <w:szCs w:val="24"/>
        </w:rPr>
        <w:t>payback</w:t>
      </w:r>
      <w:proofErr w:type="spellEnd"/>
      <w:r>
        <w:rPr>
          <w:rFonts w:ascii="Times New Roman" w:eastAsia="Times New Roman" w:hAnsi="Times New Roman" w:cs="Times New Roman"/>
          <w:color w:val="000000" w:themeColor="text1"/>
          <w:sz w:val="24"/>
          <w:szCs w:val="24"/>
        </w:rPr>
        <w:t xml:space="preserve"> médio de sete anos em aquaponia europeia. </w:t>
      </w:r>
      <w:proofErr w:type="spellStart"/>
      <w:r>
        <w:rPr>
          <w:rFonts w:ascii="Times New Roman" w:eastAsia="Times New Roman" w:hAnsi="Times New Roman" w:cs="Times New Roman"/>
          <w:color w:val="000000" w:themeColor="text1"/>
          <w:sz w:val="24"/>
          <w:szCs w:val="24"/>
        </w:rPr>
        <w:t>Nayal</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acrescentam que a redução de custos figura entre os direcionadores mais expressivos para adoção de IoT e TIC, e </w:t>
      </w:r>
      <w:proofErr w:type="spellStart"/>
      <w:r>
        <w:rPr>
          <w:rFonts w:ascii="Times New Roman" w:eastAsia="Times New Roman" w:hAnsi="Times New Roman" w:cs="Times New Roman"/>
          <w:color w:val="000000" w:themeColor="text1"/>
          <w:sz w:val="24"/>
          <w:szCs w:val="24"/>
        </w:rPr>
        <w:t>Mahmood</w:t>
      </w:r>
      <w:proofErr w:type="spellEnd"/>
      <w:r>
        <w:rPr>
          <w:rFonts w:ascii="Times New Roman" w:eastAsia="Times New Roman" w:hAnsi="Times New Roman" w:cs="Times New Roman"/>
          <w:color w:val="000000" w:themeColor="text1"/>
          <w:sz w:val="24"/>
          <w:szCs w:val="24"/>
        </w:rPr>
        <w:t xml:space="preserve"> Abd </w:t>
      </w:r>
      <w:proofErr w:type="spellStart"/>
      <w:r>
        <w:rPr>
          <w:rFonts w:ascii="Times New Roman" w:eastAsia="Times New Roman" w:hAnsi="Times New Roman" w:cs="Times New Roman"/>
          <w:color w:val="000000" w:themeColor="text1"/>
          <w:sz w:val="24"/>
          <w:szCs w:val="24"/>
        </w:rPr>
        <w:t>Elkhalik</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fundamentam o mapeamento ferramenta-dimensão: </w:t>
      </w:r>
      <w:r>
        <w:rPr>
          <w:rFonts w:ascii="Times New Roman" w:eastAsia="Times New Roman" w:hAnsi="Times New Roman" w:cs="Times New Roman"/>
          <w:i/>
          <w:iCs/>
          <w:color w:val="000000" w:themeColor="text1"/>
          <w:sz w:val="24"/>
          <w:szCs w:val="24"/>
        </w:rPr>
        <w:t>Just-in-Time</w:t>
      </w:r>
      <w:r>
        <w:rPr>
          <w:rFonts w:ascii="Times New Roman" w:eastAsia="Times New Roman" w:hAnsi="Times New Roman" w:cs="Times New Roman"/>
          <w:color w:val="000000" w:themeColor="text1"/>
          <w:sz w:val="24"/>
          <w:szCs w:val="24"/>
        </w:rPr>
        <w:t xml:space="preserve"> aplicado à compra e estocagem de ração, Total </w:t>
      </w:r>
      <w:proofErr w:type="spellStart"/>
      <w:r>
        <w:rPr>
          <w:rFonts w:ascii="Times New Roman" w:eastAsia="Times New Roman" w:hAnsi="Times New Roman" w:cs="Times New Roman"/>
          <w:color w:val="000000" w:themeColor="text1"/>
          <w:sz w:val="24"/>
          <w:szCs w:val="24"/>
        </w:rPr>
        <w:t>Productive</w:t>
      </w:r>
      <w:proofErr w:type="spellEnd"/>
      <w:r>
        <w:rPr>
          <w:rFonts w:ascii="Times New Roman" w:eastAsia="Times New Roman" w:hAnsi="Times New Roman" w:cs="Times New Roman"/>
          <w:color w:val="000000" w:themeColor="text1"/>
          <w:sz w:val="24"/>
          <w:szCs w:val="24"/>
        </w:rPr>
        <w:t xml:space="preserve"> Maintenance aplicada a bombas, aeradores e RAS, e 5S aplicado aos postos de manejo, cada ferramenta operando com pesos diferenciados sobre os indicadores econômicos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w:t>
      </w:r>
    </w:p>
    <w:p w14:paraId="5DCC29C3" w14:textId="77777777" w:rsidR="002150E8" w:rsidRPr="008E179E" w:rsidRDefault="002150E8" w:rsidP="002150E8">
      <w:pPr>
        <w:pStyle w:val="PargrafodaLista"/>
        <w:numPr>
          <w:ilvl w:val="0"/>
          <w:numId w:val="9"/>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Eixo social e governança:</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Koomson</w:t>
      </w:r>
      <w:proofErr w:type="spellEnd"/>
      <w:r>
        <w:rPr>
          <w:rFonts w:ascii="Times New Roman" w:eastAsia="Times New Roman" w:hAnsi="Times New Roman" w:cs="Times New Roman"/>
          <w:color w:val="000000" w:themeColor="text1"/>
          <w:sz w:val="24"/>
          <w:szCs w:val="24"/>
        </w:rPr>
        <w:t xml:space="preserve"> (2026) fundamenta a inclusão de indicadores de governança e comunicação ambiental no módulo social, e Wang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consolidam a noção de que práticas </w:t>
      </w:r>
      <w:r>
        <w:rPr>
          <w:rFonts w:ascii="Times New Roman" w:eastAsia="Times New Roman" w:hAnsi="Times New Roman" w:cs="Times New Roman"/>
          <w:i/>
          <w:iCs/>
          <w:color w:val="000000" w:themeColor="text1"/>
          <w:sz w:val="24"/>
          <w:szCs w:val="24"/>
        </w:rPr>
        <w:t xml:space="preserve">Lean </w:t>
      </w:r>
      <w:r>
        <w:rPr>
          <w:rFonts w:ascii="Times New Roman" w:eastAsia="Times New Roman" w:hAnsi="Times New Roman" w:cs="Times New Roman"/>
          <w:color w:val="000000" w:themeColor="text1"/>
          <w:sz w:val="24"/>
          <w:szCs w:val="24"/>
        </w:rPr>
        <w:t xml:space="preserve">devem ser dimensionadas em intervalo ótimo que preserve a resiliência social. Olivares-Aguilar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(2022) introduzem os sistemas socioecológicos costeiros e os Motivos de Preocupação do IPCC como indicadores de risco climático, e </w:t>
      </w:r>
      <w:proofErr w:type="spellStart"/>
      <w:r>
        <w:rPr>
          <w:rFonts w:ascii="Times New Roman" w:eastAsia="Times New Roman" w:hAnsi="Times New Roman" w:cs="Times New Roman"/>
          <w:color w:val="000000" w:themeColor="text1"/>
          <w:sz w:val="24"/>
          <w:szCs w:val="24"/>
        </w:rPr>
        <w:t>Mahmood</w:t>
      </w:r>
      <w:proofErr w:type="spellEnd"/>
      <w:r>
        <w:rPr>
          <w:rFonts w:ascii="Times New Roman" w:eastAsia="Times New Roman" w:hAnsi="Times New Roman" w:cs="Times New Roman"/>
          <w:color w:val="000000" w:themeColor="text1"/>
          <w:sz w:val="24"/>
          <w:szCs w:val="24"/>
        </w:rPr>
        <w:t xml:space="preserve"> Abd </w:t>
      </w:r>
      <w:proofErr w:type="spellStart"/>
      <w:r>
        <w:rPr>
          <w:rFonts w:ascii="Times New Roman" w:eastAsia="Times New Roman" w:hAnsi="Times New Roman" w:cs="Times New Roman"/>
          <w:color w:val="000000" w:themeColor="text1"/>
          <w:sz w:val="24"/>
          <w:szCs w:val="24"/>
        </w:rPr>
        <w:t>Elkhalik</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(2026) informam duas decisões arquitetônicas: variáveis institucionais (CONAMA, licenciamento e certificações) como </w:t>
      </w:r>
      <w:r>
        <w:rPr>
          <w:rFonts w:ascii="Times New Roman" w:eastAsia="Times New Roman" w:hAnsi="Times New Roman" w:cs="Times New Roman"/>
          <w:i/>
          <w:iCs/>
          <w:color w:val="000000" w:themeColor="text1"/>
          <w:sz w:val="24"/>
          <w:szCs w:val="24"/>
        </w:rPr>
        <w:t>inputs</w:t>
      </w:r>
      <w:r>
        <w:rPr>
          <w:rFonts w:ascii="Times New Roman" w:eastAsia="Times New Roman" w:hAnsi="Times New Roman" w:cs="Times New Roman"/>
          <w:color w:val="000000" w:themeColor="text1"/>
          <w:sz w:val="24"/>
          <w:szCs w:val="24"/>
        </w:rPr>
        <w:t xml:space="preserve"> e capacidade adaptativa como expressão computacional de cenários estocásticos. Em conjunto, esses elementos apontam o caráter pioneiro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ao operacionalizar conexões entre tecnologia digital, governança e dimensão social ainda apontadas como abertas pela literatura.</w:t>
      </w:r>
    </w:p>
    <w:p w14:paraId="7C6AFA26" w14:textId="77777777" w:rsidR="002150E8" w:rsidRPr="008E179E" w:rsidRDefault="002150E8" w:rsidP="005B3B65">
      <w:pPr>
        <w:spacing w:after="0" w:line="360" w:lineRule="auto"/>
        <w:jc w:val="both"/>
        <w:rPr>
          <w:rFonts w:ascii="Times New Roman" w:eastAsia="Times New Roman" w:hAnsi="Times New Roman" w:cs="Times New Roman"/>
          <w:color w:val="EE0000"/>
          <w:sz w:val="24"/>
          <w:szCs w:val="24"/>
        </w:rPr>
      </w:pPr>
    </w:p>
    <w:p w14:paraId="2F0B7B9E" w14:textId="77777777" w:rsidR="00245D9A" w:rsidRPr="008E179E" w:rsidRDefault="00E8542F" w:rsidP="009A124B">
      <w:pPr>
        <w:pStyle w:val="Ttulo2"/>
        <w:spacing w:before="0" w:after="0" w:line="360" w:lineRule="auto"/>
        <w:rPr>
          <w:rFonts w:ascii="Times New Roman" w:eastAsia="Times New Roman" w:hAnsi="Times New Roman" w:cs="Times New Roman"/>
          <w:b/>
          <w:bCs/>
          <w:color w:val="000000" w:themeColor="text1"/>
          <w:sz w:val="28"/>
          <w:szCs w:val="28"/>
        </w:rPr>
      </w:pPr>
      <w:bookmarkStart w:id="98" w:name="_Toc242269134"/>
      <w:bookmarkStart w:id="99" w:name="_Toc242269213"/>
      <w:bookmarkStart w:id="100" w:name="_Toc242269294"/>
      <w:r>
        <w:rPr>
          <w:rFonts w:ascii="Times New Roman" w:eastAsia="Times New Roman" w:hAnsi="Times New Roman" w:cs="Times New Roman"/>
          <w:b/>
          <w:bCs/>
          <w:color w:val="000000" w:themeColor="text1"/>
          <w:sz w:val="28"/>
          <w:szCs w:val="28"/>
        </w:rPr>
        <w:t>2.7 Revisão bibliográfica: livros, artigos relevantes, normas e documentos institucionais</w:t>
      </w:r>
      <w:bookmarkEnd w:id="98"/>
      <w:bookmarkEnd w:id="99"/>
      <w:bookmarkEnd w:id="100"/>
    </w:p>
    <w:p w14:paraId="669220F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Esse levantamento parte do entendimento de que a revisão sistemática, embora rigorosa na seleção de artigos de periódicos, não substitui a referência a obras clássicas e documentos normativos que fundamentam os construtos teóricos mobilizados. O levantamento foi realizado com material já em posse do autor e com pesquisas apoiadas por inteligência artificial para localizar documentos específicos, como </w:t>
      </w:r>
      <w:r>
        <w:rPr>
          <w:rFonts w:ascii="Times New Roman" w:eastAsia="Times New Roman" w:hAnsi="Times New Roman" w:cs="Times New Roman"/>
          <w:i/>
          <w:iCs/>
          <w:color w:val="000000" w:themeColor="text1"/>
          <w:sz w:val="24"/>
          <w:szCs w:val="24"/>
        </w:rPr>
        <w:t>softwares</w:t>
      </w:r>
      <w:r>
        <w:rPr>
          <w:rFonts w:ascii="Times New Roman" w:eastAsia="Times New Roman" w:hAnsi="Times New Roman" w:cs="Times New Roman"/>
          <w:color w:val="000000" w:themeColor="text1"/>
          <w:sz w:val="24"/>
          <w:szCs w:val="24"/>
        </w:rPr>
        <w:t xml:space="preserve"> ou </w:t>
      </w:r>
      <w:r>
        <w:rPr>
          <w:rFonts w:ascii="Times New Roman" w:eastAsia="Times New Roman" w:hAnsi="Times New Roman" w:cs="Times New Roman"/>
          <w:i/>
          <w:iCs/>
          <w:color w:val="000000" w:themeColor="text1"/>
          <w:sz w:val="24"/>
          <w:szCs w:val="24"/>
        </w:rPr>
        <w:t xml:space="preserve">frameworks </w:t>
      </w:r>
      <w:r>
        <w:rPr>
          <w:rFonts w:ascii="Times New Roman" w:eastAsia="Times New Roman" w:hAnsi="Times New Roman" w:cs="Times New Roman"/>
          <w:color w:val="000000" w:themeColor="text1"/>
          <w:sz w:val="24"/>
          <w:szCs w:val="24"/>
        </w:rPr>
        <w:t>em Python.</w:t>
      </w:r>
    </w:p>
    <w:p w14:paraId="0F073890" w14:textId="77777777" w:rsidR="00245D9A" w:rsidRPr="008E179E" w:rsidRDefault="00E8542F" w:rsidP="00BF633D">
      <w:pPr>
        <w:spacing w:after="0" w:line="360" w:lineRule="auto"/>
        <w:ind w:firstLine="708"/>
        <w:jc w:val="both"/>
        <w:rPr>
          <w:rFonts w:asciiTheme="majorHAnsi" w:eastAsia="Times New Roman" w:hAnsiTheme="majorHAnsi" w:cstheme="majorHAnsi"/>
          <w:color w:val="000000" w:themeColor="text1"/>
          <w:sz w:val="16"/>
          <w:szCs w:val="16"/>
        </w:rPr>
      </w:pPr>
      <w:r>
        <w:rPr>
          <w:rFonts w:ascii="Times New Roman" w:eastAsia="Times New Roman" w:hAnsi="Times New Roman" w:cs="Times New Roman"/>
          <w:color w:val="000000" w:themeColor="text1"/>
          <w:sz w:val="24"/>
          <w:szCs w:val="24"/>
        </w:rPr>
        <w:t xml:space="preserve">O levantamento complementar foi organizado em nove áreas temáticas, cobrindo o espectro teórico-conceitual, técnico-instrumental, normativo-legal e computacional do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 xml:space="preserve">proposto. A ideia de trabalhar com eixos de pesquisa surge na revisão sistemática da literatura e depois é reorganizada na revisão bibliográfica. </w:t>
      </w:r>
    </w:p>
    <w:p w14:paraId="2311B2D2" w14:textId="77777777" w:rsidR="006B235E" w:rsidRPr="008E179E" w:rsidRDefault="006B235E" w:rsidP="00BF633D">
      <w:pPr>
        <w:spacing w:after="0" w:line="360" w:lineRule="auto"/>
        <w:rPr>
          <w:rFonts w:asciiTheme="majorHAnsi" w:eastAsia="Times New Roman" w:hAnsiTheme="majorHAnsi" w:cstheme="majorHAnsi"/>
          <w:color w:val="000000" w:themeColor="text1"/>
          <w:sz w:val="16"/>
          <w:szCs w:val="16"/>
        </w:rPr>
        <w:sectPr w:rsidR="006B235E" w:rsidRPr="008E179E" w:rsidSect="006F6FEA">
          <w:headerReference w:type="default" r:id="rId25"/>
          <w:headerReference w:type="first" r:id="rId26"/>
          <w:pgSz w:w="11906" w:h="16838"/>
          <w:pgMar w:top="1417" w:right="1701" w:bottom="1417" w:left="1134" w:header="708" w:footer="0" w:gutter="0"/>
          <w:cols w:space="720"/>
          <w:formProt w:val="0"/>
          <w:docGrid w:linePitch="299" w:charSpace="4096"/>
        </w:sectPr>
      </w:pPr>
    </w:p>
    <w:p w14:paraId="7905F934" w14:textId="77777777" w:rsidR="00245D9A" w:rsidRPr="008E179E" w:rsidRDefault="00245D9A" w:rsidP="009A124B">
      <w:pPr>
        <w:spacing w:after="0" w:line="360" w:lineRule="auto"/>
        <w:jc w:val="both"/>
        <w:rPr>
          <w:rFonts w:ascii="Arial" w:eastAsia="Arial" w:hAnsi="Arial" w:cs="Arial"/>
          <w:color w:val="000000" w:themeColor="text1"/>
          <w:sz w:val="24"/>
          <w:szCs w:val="24"/>
        </w:rPr>
      </w:pPr>
    </w:p>
    <w:p w14:paraId="753634B3" w14:textId="77777777" w:rsidR="00245D9A" w:rsidRPr="008E179E" w:rsidRDefault="00E8542F" w:rsidP="009A124B">
      <w:pPr>
        <w:pStyle w:val="Ttulo2"/>
        <w:spacing w:before="0" w:after="0" w:line="360" w:lineRule="auto"/>
        <w:rPr>
          <w:rFonts w:ascii="Times New Roman" w:eastAsia="Times New Roman" w:hAnsi="Times New Roman" w:cs="Times New Roman"/>
          <w:b/>
          <w:bCs/>
          <w:color w:val="000000" w:themeColor="text1"/>
          <w:sz w:val="28"/>
          <w:szCs w:val="28"/>
        </w:rPr>
      </w:pPr>
      <w:bookmarkStart w:id="101" w:name="_Toc242269135"/>
      <w:bookmarkStart w:id="102" w:name="_Toc242269214"/>
      <w:bookmarkStart w:id="103" w:name="_Toc242269295"/>
      <w:r>
        <w:rPr>
          <w:rFonts w:ascii="Times New Roman" w:eastAsia="Times New Roman" w:hAnsi="Times New Roman" w:cs="Times New Roman"/>
          <w:b/>
          <w:bCs/>
          <w:color w:val="000000" w:themeColor="text1"/>
          <w:sz w:val="28"/>
          <w:szCs w:val="28"/>
        </w:rPr>
        <w:t xml:space="preserve">2.8 Eixo 1 – </w:t>
      </w:r>
      <w:r>
        <w:rPr>
          <w:rFonts w:ascii="Times New Roman" w:eastAsia="Times New Roman" w:hAnsi="Times New Roman" w:cs="Times New Roman"/>
          <w:b/>
          <w:bCs/>
          <w:i/>
          <w:iCs/>
          <w:color w:val="000000" w:themeColor="text1"/>
          <w:sz w:val="28"/>
          <w:szCs w:val="28"/>
        </w:rPr>
        <w:t xml:space="preserve">Frameworks </w:t>
      </w:r>
      <w:r>
        <w:rPr>
          <w:rFonts w:ascii="Times New Roman" w:eastAsia="Times New Roman" w:hAnsi="Times New Roman" w:cs="Times New Roman"/>
          <w:b/>
          <w:bCs/>
          <w:color w:val="000000" w:themeColor="text1"/>
          <w:sz w:val="28"/>
          <w:szCs w:val="28"/>
        </w:rPr>
        <w:t>aplicados a estudos de viabilidade em aquicultura</w:t>
      </w:r>
      <w:bookmarkEnd w:id="101"/>
      <w:bookmarkEnd w:id="102"/>
      <w:bookmarkEnd w:id="103"/>
    </w:p>
    <w:p w14:paraId="3B90BE20" w14:textId="77777777" w:rsidR="00251C45" w:rsidRPr="008E179E" w:rsidRDefault="00251C45" w:rsidP="00251C45"/>
    <w:p w14:paraId="3ADA9848"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04" w:name="_Toc242269136"/>
      <w:bookmarkStart w:id="105" w:name="_Toc242269215"/>
      <w:bookmarkStart w:id="106" w:name="_Toc242269296"/>
      <w:r>
        <w:rPr>
          <w:rFonts w:ascii="Times New Roman" w:eastAsia="Times New Roman" w:hAnsi="Times New Roman" w:cs="Times New Roman"/>
          <w:color w:val="000000" w:themeColor="text1"/>
        </w:rPr>
        <w:t>2.8.1 O EVTEAS e a tomada de decisão estratégica sustentável</w:t>
      </w:r>
      <w:bookmarkEnd w:id="104"/>
      <w:bookmarkEnd w:id="105"/>
      <w:bookmarkEnd w:id="106"/>
    </w:p>
    <w:p w14:paraId="6F10E702"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integração da sustentabilidade em decisões estratégicas frequentemente falha por ficar em um campo teórico, declaratório ou restrito a relatórios de conformidade que não dialogam com a operação real, pois há escassez de instrumentos práticos que apoiem os gestores a mensurar, ponderar e priorizar questões de sustentabilidade em cenários reais de investimento (</w:t>
      </w:r>
      <w:proofErr w:type="spellStart"/>
      <w:r>
        <w:rPr>
          <w:rFonts w:ascii="Times New Roman" w:eastAsia="Times New Roman" w:hAnsi="Times New Roman" w:cs="Times New Roman"/>
          <w:color w:val="000000" w:themeColor="text1"/>
          <w:sz w:val="24"/>
          <w:szCs w:val="24"/>
        </w:rPr>
        <w:t>Calabrese</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2019). O EVTEAS, surgido como objeto de estudo a partir da experiência do autor, é tradicionalmente realizado como Estudo de Viabilidade Técnica e Econômica (EVTE), com foco em métricas financeiras determinísticas, como o Valor Presente Líquido (VPL) e a Taxa Interna de Retorno (TIR) (Assaf Neto, 2014, p. 378-388). Entretanto, a complexidade dos sistemas produtivos contemporâneos, especialmente na aquicultura, exige uma abordagem holística e multicritério que as planilhas financeiras convencionais têm desafio de capturar de modo dinâmico, pois a gestão estratégica sustentável busca a criação de "valor compartilhado" e enfrenta paralisia decisória diante da incerteza e da ambiguidade dos dados ambientais.</w:t>
      </w:r>
    </w:p>
    <w:p w14:paraId="767B244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Garnett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Röös</w:t>
      </w:r>
      <w:proofErr w:type="spellEnd"/>
      <w:r>
        <w:rPr>
          <w:rFonts w:ascii="Times New Roman" w:eastAsia="Times New Roman" w:hAnsi="Times New Roman" w:cs="Times New Roman"/>
          <w:color w:val="000000" w:themeColor="text1"/>
          <w:sz w:val="24"/>
          <w:szCs w:val="24"/>
        </w:rPr>
        <w:t xml:space="preserve"> e Little (2015) introduzem uma crítica pertinente a esse respeito, ao alertar para o fenômeno da "eficiência obscena". Segundo eles, isso ocorre quando a busca cega por métricas isoladas de produtividade, ignora impactos difusos e externalidades negativas, como o comprometimento do bem-estar animal e a degradação da integridade ecossistêmica a longo prazo. Entende-se com base nisso que, um EVTEAS robusto deve atuar como um filtro ético e técnico, capaz de incorporar valores "subjetivos" na equação de viabilidade, ao bloquear que a eficiência seja um fim em si mesma, mas sim um meio calibrado para atingir a sustentabilidade sistêmica.</w:t>
      </w:r>
    </w:p>
    <w:p w14:paraId="6D2C591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Essa complexidade decisória é amplificada em cadeias de suprimentos globais e voláteis, nas quais a competição ocorre entre cadeias inteiras, e não entre empresas isoladas. O EVTEAS enfrenta, então, o dilema estratégico entre "ser enxuto"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e "ser resiliente" (</w:t>
      </w:r>
      <w:proofErr w:type="spellStart"/>
      <w:r>
        <w:rPr>
          <w:rFonts w:ascii="Times New Roman" w:eastAsia="Times New Roman" w:hAnsi="Times New Roman" w:cs="Times New Roman"/>
          <w:i/>
          <w:iCs/>
          <w:color w:val="000000" w:themeColor="text1"/>
          <w:sz w:val="24"/>
          <w:szCs w:val="24"/>
        </w:rPr>
        <w:t>Responsive</w:t>
      </w:r>
      <w:proofErr w:type="spellEnd"/>
      <w:r>
        <w:rPr>
          <w:rFonts w:ascii="Times New Roman" w:eastAsia="Times New Roman" w:hAnsi="Times New Roman" w:cs="Times New Roman"/>
          <w:color w:val="000000" w:themeColor="text1"/>
          <w:sz w:val="24"/>
          <w:szCs w:val="24"/>
        </w:rPr>
        <w:t xml:space="preserve">), ao avaliar a capacidade de resposta da cadeia a incertezas de mercado e riscos biológicos, conforme o conceito de </w:t>
      </w:r>
      <w:proofErr w:type="spellStart"/>
      <w:r>
        <w:rPr>
          <w:rFonts w:ascii="Times New Roman" w:eastAsia="Times New Roman" w:hAnsi="Times New Roman" w:cs="Times New Roman"/>
          <w:i/>
          <w:iCs/>
          <w:color w:val="000000" w:themeColor="text1"/>
          <w:sz w:val="24"/>
          <w:szCs w:val="24"/>
        </w:rPr>
        <w:t>Responsive</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Supply</w:t>
      </w:r>
      <w:proofErr w:type="spellEnd"/>
      <w:r>
        <w:rPr>
          <w:rFonts w:ascii="Times New Roman" w:eastAsia="Times New Roman" w:hAnsi="Times New Roman" w:cs="Times New Roman"/>
          <w:i/>
          <w:iCs/>
          <w:color w:val="000000" w:themeColor="text1"/>
          <w:sz w:val="24"/>
          <w:szCs w:val="24"/>
        </w:rPr>
        <w:t xml:space="preserve"> Chain </w:t>
      </w:r>
      <w:r>
        <w:rPr>
          <w:rFonts w:ascii="Times New Roman" w:eastAsia="Times New Roman" w:hAnsi="Times New Roman" w:cs="Times New Roman"/>
          <w:color w:val="000000" w:themeColor="text1"/>
          <w:sz w:val="24"/>
          <w:szCs w:val="24"/>
        </w:rPr>
        <w:t xml:space="preserve">de </w:t>
      </w:r>
      <w:proofErr w:type="spellStart"/>
      <w:r>
        <w:rPr>
          <w:rFonts w:ascii="Times New Roman" w:eastAsia="Times New Roman" w:hAnsi="Times New Roman" w:cs="Times New Roman"/>
          <w:color w:val="000000" w:themeColor="text1"/>
          <w:sz w:val="24"/>
          <w:szCs w:val="24"/>
        </w:rPr>
        <w:t>Gunasekaran</w:t>
      </w:r>
      <w:proofErr w:type="spellEnd"/>
      <w:r>
        <w:rPr>
          <w:rFonts w:ascii="Times New Roman" w:eastAsia="Times New Roman" w:hAnsi="Times New Roman" w:cs="Times New Roman"/>
          <w:color w:val="000000" w:themeColor="text1"/>
          <w:sz w:val="24"/>
          <w:szCs w:val="24"/>
        </w:rPr>
        <w:t>, Lai e Cheng (2008).</w:t>
      </w:r>
    </w:p>
    <w:p w14:paraId="5962AD5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Além das dimensões econômica e operacional, a viabilidade social (o "S" do EVTEAS) não pode ser tratada como anexo burocrático. Hurst e </w:t>
      </w:r>
      <w:proofErr w:type="spellStart"/>
      <w:r>
        <w:rPr>
          <w:rFonts w:ascii="Times New Roman" w:eastAsia="Times New Roman" w:hAnsi="Times New Roman" w:cs="Times New Roman"/>
          <w:color w:val="000000" w:themeColor="text1"/>
          <w:sz w:val="24"/>
          <w:szCs w:val="24"/>
        </w:rPr>
        <w:t>Ihlen</w:t>
      </w:r>
      <w:proofErr w:type="spellEnd"/>
      <w:r>
        <w:rPr>
          <w:rFonts w:ascii="Times New Roman" w:eastAsia="Times New Roman" w:hAnsi="Times New Roman" w:cs="Times New Roman"/>
          <w:color w:val="000000" w:themeColor="text1"/>
          <w:sz w:val="24"/>
          <w:szCs w:val="24"/>
        </w:rPr>
        <w:t xml:space="preserve"> (2018) defendem que as organizações mapeiem as expectativas sociais e demonstrem, por meio de dados, como suas decisões estratégicas respondem a essas demandas, processo de "fechar o ciclo". Sem ferramentas analíticas que processem esses dados, o EVTEAS falha em garantir a "licença social para operar", necessidade cujas raízes históricas na filantropia estratégica foram revisadas por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xml:space="preserve"> (2021) ao analisar o legado de Andrew Carnegie.</w:t>
      </w:r>
    </w:p>
    <w:p w14:paraId="39A077F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Para equacionar essas múltiplas variáveis: econômicas, biológicas, sociais e estratégicas, as ferramentas tradicionais de gestão mostram-se insuficientes. É neste cenário que a proposição de </w:t>
      </w:r>
      <w:r>
        <w:rPr>
          <w:rFonts w:ascii="Times New Roman" w:eastAsia="Times New Roman" w:hAnsi="Times New Roman" w:cs="Times New Roman"/>
          <w:i/>
          <w:iCs/>
          <w:color w:val="000000" w:themeColor="text1"/>
          <w:sz w:val="24"/>
          <w:szCs w:val="24"/>
        </w:rPr>
        <w:t>frameworks</w:t>
      </w:r>
      <w:r>
        <w:rPr>
          <w:rFonts w:ascii="Times New Roman" w:eastAsia="Times New Roman" w:hAnsi="Times New Roman" w:cs="Times New Roman"/>
          <w:color w:val="000000" w:themeColor="text1"/>
          <w:sz w:val="24"/>
          <w:szCs w:val="24"/>
        </w:rPr>
        <w:t xml:space="preserve"> computacionais ganha relevância, mesmo que na etapa de planejamento.</w:t>
      </w:r>
    </w:p>
    <w:p w14:paraId="5C26E94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uso de linguagens de programação como Python permite a aplicação de métodos estruturados avançados, difuso citado por </w:t>
      </w:r>
      <w:proofErr w:type="spellStart"/>
      <w:r>
        <w:rPr>
          <w:rFonts w:ascii="Times New Roman" w:eastAsia="Times New Roman" w:hAnsi="Times New Roman" w:cs="Times New Roman"/>
          <w:color w:val="000000" w:themeColor="text1"/>
          <w:sz w:val="24"/>
          <w:szCs w:val="24"/>
        </w:rPr>
        <w:t>Calabrese</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(2019), ou simulações, para selecionar e ponderar questões relevantes de sustentabilidade. Isso pode propiciar que o EVTEAS deixe de ser um documento estático, "de gaveta", e se torne uma ferramenta de governança dinâmica, capaz de simular cenários e orientar a tomada de decisão em tempo real frente às perturbações do ambiente externo.</w:t>
      </w:r>
    </w:p>
    <w:p w14:paraId="5BD09C50" w14:textId="77777777" w:rsidR="00BF1927"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Com apoio de ferramenta de inteligência artificial, foram revisitados trabalhos próximos ao presente estudo, contemplando tanto estudos de viabilidade técnico-econômico-financeira tradicionais quanto </w:t>
      </w:r>
      <w:r>
        <w:rPr>
          <w:rFonts w:ascii="Times New Roman" w:eastAsia="Times New Roman" w:hAnsi="Times New Roman" w:cs="Times New Roman"/>
          <w:i/>
          <w:iCs/>
          <w:color w:val="000000" w:themeColor="text1"/>
          <w:sz w:val="24"/>
          <w:szCs w:val="24"/>
        </w:rPr>
        <w:t>frameworks</w:t>
      </w:r>
      <w:r>
        <w:rPr>
          <w:rFonts w:ascii="Times New Roman" w:eastAsia="Times New Roman" w:hAnsi="Times New Roman" w:cs="Times New Roman"/>
          <w:color w:val="000000" w:themeColor="text1"/>
          <w:sz w:val="24"/>
          <w:szCs w:val="24"/>
        </w:rPr>
        <w:t xml:space="preserve"> computacionais aplicados à viabilidade de projetos em engenharia e aquicultura.</w:t>
      </w:r>
    </w:p>
    <w:p w14:paraId="6D09A07F" w14:textId="77777777" w:rsidR="00BF1927"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Destaca-se a monografia de Costa Magalhães (2022), que desenvolveu um sistema web em Python e Django para analisar a viabilidade de unidades industriais, ao integrar cálculos de CAPEX, OPEX, fluxo de caixa e indicadores financeiros como VPL e TIR.</w:t>
      </w:r>
      <w:r>
        <w:rPr>
          <w:color w:val="000000" w:themeColor="text1"/>
        </w:rPr>
        <w:t xml:space="preserve"> </w:t>
      </w:r>
      <w:r>
        <w:rPr>
          <w:rFonts w:ascii="Times New Roman" w:eastAsia="Times New Roman" w:hAnsi="Times New Roman" w:cs="Times New Roman"/>
          <w:color w:val="000000" w:themeColor="text1"/>
          <w:sz w:val="24"/>
          <w:szCs w:val="24"/>
        </w:rPr>
        <w:t xml:space="preserve">Embora o foco setorial de Costa Magalhães (2022) esteja voltada à engenharia química, sua arquitetura de </w:t>
      </w:r>
      <w:r>
        <w:rPr>
          <w:rFonts w:ascii="Times New Roman" w:eastAsia="Times New Roman" w:hAnsi="Times New Roman" w:cs="Times New Roman"/>
          <w:i/>
          <w:iCs/>
          <w:color w:val="000000" w:themeColor="text1"/>
          <w:sz w:val="24"/>
          <w:szCs w:val="24"/>
        </w:rPr>
        <w:t>software</w:t>
      </w:r>
      <w:r>
        <w:rPr>
          <w:rFonts w:ascii="Times New Roman" w:eastAsia="Times New Roman" w:hAnsi="Times New Roman" w:cs="Times New Roman"/>
          <w:color w:val="000000" w:themeColor="text1"/>
          <w:sz w:val="24"/>
          <w:szCs w:val="24"/>
        </w:rPr>
        <w:t>, o uso de orientação a objetos e a implementação de modelos de análise econômica em ambiente web dialogam diretamente com a proposta deste estudo, que também adota Python como base tecnológica.</w:t>
      </w:r>
    </w:p>
    <w:p w14:paraId="255F1682"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expande a lógica de ferramentas como a de Costa Magalhães (2022) ao incorporar dimensões ambientais, sociais e de governança e ao alinhar se a referenciais contemporâneos de sustentabilidade, como os indicadores ESG e as diretrizes da Agenda 2030 da ONU.</w:t>
      </w:r>
    </w:p>
    <w:p w14:paraId="4BEF4222"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Aponta-se também o t</w:t>
      </w:r>
      <w:r>
        <w:rPr>
          <w:rFonts w:ascii="Times New Roman" w:eastAsia="Times New Roman" w:hAnsi="Times New Roman" w:cs="Times New Roman"/>
          <w:i/>
          <w:iCs/>
          <w:color w:val="000000" w:themeColor="text1"/>
          <w:sz w:val="24"/>
          <w:szCs w:val="24"/>
        </w:rPr>
        <w:t>oolbox pyteea</w:t>
      </w:r>
      <w:r>
        <w:rPr>
          <w:rFonts w:ascii="Times New Roman" w:eastAsia="Times New Roman" w:hAnsi="Times New Roman" w:cs="Times New Roman"/>
          <w:color w:val="000000" w:themeColor="text1"/>
          <w:sz w:val="24"/>
          <w:szCs w:val="24"/>
        </w:rPr>
        <w:t xml:space="preserve"> (Maier; </w:t>
      </w:r>
      <w:proofErr w:type="spellStart"/>
      <w:r>
        <w:rPr>
          <w:rFonts w:ascii="Times New Roman" w:eastAsia="Times New Roman" w:hAnsi="Times New Roman" w:cs="Times New Roman"/>
          <w:color w:val="000000" w:themeColor="text1"/>
          <w:sz w:val="24"/>
          <w:szCs w:val="24"/>
        </w:rPr>
        <w:t>Weyand</w:t>
      </w:r>
      <w:proofErr w:type="spellEnd"/>
      <w:r>
        <w:rPr>
          <w:rFonts w:ascii="Times New Roman" w:eastAsia="Times New Roman" w:hAnsi="Times New Roman" w:cs="Times New Roman"/>
          <w:color w:val="000000" w:themeColor="text1"/>
          <w:sz w:val="24"/>
          <w:szCs w:val="24"/>
        </w:rPr>
        <w:t>, 2025), infraestrutura em Python para análise técnico-econômica e Avaliação de Ciclo de Vida de processos químicos, que integra simulação de processos, modelos de custos, métricas ambientais e rotinas de integração térmica, com interface gráfica que conduz a usuária na configuração e avaliação das análises.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segue direção análoga, porém orientada à piscicultura, com indicadores ESG e </w:t>
      </w:r>
      <w:r>
        <w:rPr>
          <w:rFonts w:ascii="Times New Roman" w:eastAsia="Times New Roman" w:hAnsi="Times New Roman" w:cs="Times New Roman"/>
          <w:i/>
          <w:iCs/>
          <w:color w:val="000000" w:themeColor="text1"/>
          <w:sz w:val="24"/>
          <w:szCs w:val="24"/>
        </w:rPr>
        <w:t xml:space="preserve">Lean Green, </w:t>
      </w:r>
      <w:r>
        <w:rPr>
          <w:rFonts w:ascii="Times New Roman" w:eastAsia="Times New Roman" w:hAnsi="Times New Roman" w:cs="Times New Roman"/>
          <w:color w:val="000000" w:themeColor="text1"/>
          <w:sz w:val="24"/>
          <w:szCs w:val="24"/>
        </w:rPr>
        <w:t>à realidade de pequenos e médios produtores e com escopo ampliado para além da análise técnica e do ciclo de vida.</w:t>
      </w:r>
    </w:p>
    <w:p w14:paraId="34C8E214"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Destaca-se ainda o </w:t>
      </w:r>
      <w:r>
        <w:rPr>
          <w:rFonts w:ascii="Times New Roman" w:eastAsia="Times New Roman" w:hAnsi="Times New Roman" w:cs="Times New Roman"/>
          <w:i/>
          <w:iCs/>
          <w:color w:val="000000" w:themeColor="text1"/>
          <w:sz w:val="24"/>
          <w:szCs w:val="24"/>
        </w:rPr>
        <w:t>software</w:t>
      </w:r>
      <w:r>
        <w:rPr>
          <w:rFonts w:ascii="Times New Roman" w:eastAsia="Times New Roman" w:hAnsi="Times New Roman" w:cs="Times New Roman"/>
          <w:color w:val="000000" w:themeColor="text1"/>
          <w:sz w:val="24"/>
          <w:szCs w:val="24"/>
        </w:rPr>
        <w:t xml:space="preserve"> AQUA+, proposto por Ramos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(2024) como aplicação web voltada ao controle econômico-financeiro de projetos de piscicultura, carcinicultura e ostreicultura, que integra planilhas de custos, fluxo de caixa e indicadores econômicos em uma interface voltada ao produtor rural, ao evidenciar a importância da automatização de cálculos e do acesso a</w:t>
      </w:r>
      <w:r>
        <w:rPr>
          <w:rFonts w:ascii="Times New Roman" w:eastAsia="Times New Roman" w:hAnsi="Times New Roman" w:cs="Times New Roman"/>
          <w:i/>
          <w:iCs/>
          <w:color w:val="000000" w:themeColor="text1"/>
          <w:sz w:val="24"/>
          <w:szCs w:val="24"/>
        </w:rPr>
        <w:t xml:space="preserve"> dashboards </w:t>
      </w:r>
      <w:r>
        <w:rPr>
          <w:rFonts w:ascii="Times New Roman" w:eastAsia="Times New Roman" w:hAnsi="Times New Roman" w:cs="Times New Roman"/>
          <w:color w:val="000000" w:themeColor="text1"/>
          <w:sz w:val="24"/>
          <w:szCs w:val="24"/>
        </w:rPr>
        <w:t>para a profissionalização da atividade e a inclusão digital de produtores.</w:t>
      </w:r>
    </w:p>
    <w:p w14:paraId="1995D6EF"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aproxima-se dessa proposta ao automatizar a avaliação de investimentos em piscicultura, porém amplia o escopo ao integrar as dimensões técnica, econômica, ambiental e social, com princípios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Green</w:t>
      </w:r>
      <w:r>
        <w:rPr>
          <w:rFonts w:ascii="Times New Roman" w:eastAsia="Times New Roman" w:hAnsi="Times New Roman" w:cs="Times New Roman"/>
          <w:color w:val="000000" w:themeColor="text1"/>
          <w:sz w:val="24"/>
          <w:szCs w:val="24"/>
        </w:rPr>
        <w:t>, indicadores ESG e variáveis alinhadas à Agenda 2030, para além da análise estritamente econômico-financeira contemplada no AQUA+.</w:t>
      </w:r>
    </w:p>
    <w:p w14:paraId="2463551C"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Identificou-se também o</w:t>
      </w:r>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AquaSpace</w:t>
      </w:r>
      <w:proofErr w:type="spellEnd"/>
      <w:r>
        <w:rPr>
          <w:rFonts w:ascii="Times New Roman" w:eastAsia="Times New Roman" w:hAnsi="Times New Roman" w:cs="Times New Roman"/>
          <w:i/>
          <w:iCs/>
          <w:color w:val="000000" w:themeColor="text1"/>
          <w:sz w:val="24"/>
          <w:szCs w:val="24"/>
        </w:rPr>
        <w:t xml:space="preserve"> tool</w:t>
      </w:r>
      <w:r>
        <w:rPr>
          <w:rFonts w:ascii="Times New Roman" w:eastAsia="Times New Roman" w:hAnsi="Times New Roman" w:cs="Times New Roman"/>
          <w:color w:val="000000" w:themeColor="text1"/>
          <w:sz w:val="24"/>
          <w:szCs w:val="24"/>
        </w:rPr>
        <w:t xml:space="preserve"> (Gimpel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2018), um </w:t>
      </w:r>
      <w:proofErr w:type="spellStart"/>
      <w:r>
        <w:rPr>
          <w:rFonts w:ascii="Times New Roman" w:eastAsia="Times New Roman" w:hAnsi="Times New Roman" w:cs="Times New Roman"/>
          <w:i/>
          <w:iCs/>
          <w:color w:val="000000" w:themeColor="text1"/>
          <w:sz w:val="24"/>
          <w:szCs w:val="24"/>
        </w:rPr>
        <w:t>AddIn</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em SIG desenvolvido para apoiar o planejamento espacial da aquicultura em contextos de diversos usos do mar, por meio da análise integrada de 30 indicadores econômicos, ambientais, intersetoriais e socioculturais, voltados à identificação de conflitos, sinergias e </w:t>
      </w:r>
      <w:r>
        <w:rPr>
          <w:rFonts w:ascii="Times New Roman" w:eastAsia="Times New Roman" w:hAnsi="Times New Roman" w:cs="Times New Roman"/>
          <w:i/>
          <w:iCs/>
          <w:color w:val="000000" w:themeColor="text1"/>
          <w:sz w:val="24"/>
          <w:szCs w:val="24"/>
        </w:rPr>
        <w:t>trade-</w:t>
      </w:r>
      <w:proofErr w:type="spellStart"/>
      <w:r>
        <w:rPr>
          <w:rFonts w:ascii="Times New Roman" w:eastAsia="Times New Roman" w:hAnsi="Times New Roman" w:cs="Times New Roman"/>
          <w:i/>
          <w:iCs/>
          <w:color w:val="000000" w:themeColor="text1"/>
          <w:sz w:val="24"/>
          <w:szCs w:val="24"/>
        </w:rPr>
        <w:t>offs</w:t>
      </w:r>
      <w:proofErr w:type="spellEnd"/>
      <w:r>
        <w:rPr>
          <w:rFonts w:ascii="Times New Roman" w:eastAsia="Times New Roman" w:hAnsi="Times New Roman" w:cs="Times New Roman"/>
          <w:color w:val="000000" w:themeColor="text1"/>
          <w:sz w:val="24"/>
          <w:szCs w:val="24"/>
        </w:rPr>
        <w:t xml:space="preserve"> em diferentes cenários de expansão do setor.</w:t>
      </w:r>
    </w:p>
    <w:p w14:paraId="11C4D530"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Apesar de desenvolvido para apoiar na gestão marinha, o </w:t>
      </w:r>
      <w:proofErr w:type="spellStart"/>
      <w:r>
        <w:rPr>
          <w:rFonts w:ascii="Times New Roman" w:eastAsia="Times New Roman" w:hAnsi="Times New Roman" w:cs="Times New Roman"/>
          <w:i/>
          <w:iCs/>
          <w:color w:val="000000" w:themeColor="text1"/>
          <w:sz w:val="24"/>
          <w:szCs w:val="24"/>
        </w:rPr>
        <w:t>AquaSpace</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dialoga com o presente trabalho ao interconectar dimensões econômicas, ambientais e sociais para suporte à tomada de decisão, ao passo que o EVTEAS </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adapta essa lógica ao contexto da piscicultura continental, com foco em pequenos e médios produtores, ao incorporar ainda princípios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indicadores ESG e variáveis de viabilidade técnica e social em nível de empreendimento.</w:t>
      </w:r>
    </w:p>
    <w:p w14:paraId="473346E3" w14:textId="77777777" w:rsidR="00251C45" w:rsidRPr="008E179E" w:rsidRDefault="00251C45" w:rsidP="009A124B">
      <w:pPr>
        <w:spacing w:after="0" w:line="360" w:lineRule="auto"/>
        <w:ind w:firstLine="708"/>
        <w:jc w:val="both"/>
        <w:rPr>
          <w:rFonts w:ascii="Times New Roman" w:eastAsia="Times New Roman" w:hAnsi="Times New Roman" w:cs="Times New Roman"/>
          <w:color w:val="000000" w:themeColor="text1"/>
          <w:sz w:val="24"/>
          <w:szCs w:val="24"/>
        </w:rPr>
      </w:pPr>
    </w:p>
    <w:p w14:paraId="15335200"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07" w:name="_Toc242269137"/>
      <w:bookmarkStart w:id="108" w:name="_Toc242269216"/>
      <w:bookmarkStart w:id="109" w:name="_Toc242269297"/>
      <w:r>
        <w:rPr>
          <w:rFonts w:ascii="Times New Roman" w:eastAsia="Times New Roman" w:hAnsi="Times New Roman" w:cs="Times New Roman"/>
          <w:color w:val="000000" w:themeColor="text1"/>
        </w:rPr>
        <w:t xml:space="preserve">2.8.2 A administração da produção, objetivos de desempenho para </w:t>
      </w:r>
      <w:r>
        <w:rPr>
          <w:rFonts w:ascii="Times New Roman" w:eastAsia="Times New Roman" w:hAnsi="Times New Roman" w:cs="Times New Roman"/>
          <w:i/>
          <w:iCs/>
          <w:color w:val="000000" w:themeColor="text1"/>
        </w:rPr>
        <w:t xml:space="preserve">framework </w:t>
      </w:r>
      <w:r>
        <w:rPr>
          <w:rFonts w:ascii="Times New Roman" w:eastAsia="Times New Roman" w:hAnsi="Times New Roman" w:cs="Times New Roman"/>
          <w:color w:val="000000" w:themeColor="text1"/>
        </w:rPr>
        <w:t>computacional</w:t>
      </w:r>
      <w:bookmarkEnd w:id="107"/>
      <w:bookmarkEnd w:id="108"/>
      <w:bookmarkEnd w:id="109"/>
    </w:p>
    <w:p w14:paraId="6CDD942D"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Conforme salientam Slack, Chambers e Johnston (2002) qualquer operação produtiva deve ser avaliada segundo cinco objetivos de desempenho: qualidade, rapidez, confiabilidade, flexibilidade e custo. Nesse sentido,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proposto será desenhado para atuar como um motor de otimização desses objetivos na fase inicial de planejamento.</w:t>
      </w:r>
    </w:p>
    <w:p w14:paraId="0B8A7BCF" w14:textId="77777777" w:rsidR="00245D9A" w:rsidRPr="008E179E" w:rsidRDefault="00E8542F" w:rsidP="009A124B">
      <w:pPr>
        <w:pStyle w:val="PargrafodaLista"/>
        <w:numPr>
          <w:ilvl w:val="0"/>
          <w:numId w:val="5"/>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Confiabilidade </w:t>
      </w:r>
      <w:r>
        <w:rPr>
          <w:rFonts w:ascii="Times New Roman" w:eastAsia="Times New Roman" w:hAnsi="Times New Roman" w:cs="Times New Roman"/>
          <w:color w:val="000000" w:themeColor="text1"/>
          <w:sz w:val="24"/>
          <w:szCs w:val="24"/>
        </w:rPr>
        <w:t>Ao substituir cálculos manuais propensos a erros, o algoritmo em Python aumentará a confiabilidade dos dados projetados.</w:t>
      </w:r>
    </w:p>
    <w:p w14:paraId="5ABC789C" w14:textId="77777777" w:rsidR="00245D9A" w:rsidRPr="008E179E" w:rsidRDefault="00E8542F" w:rsidP="009A124B">
      <w:pPr>
        <w:pStyle w:val="PargrafodaLista"/>
        <w:numPr>
          <w:ilvl w:val="0"/>
          <w:numId w:val="5"/>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Rapidez:</w:t>
      </w:r>
      <w:r>
        <w:rPr>
          <w:rFonts w:ascii="Times New Roman" w:eastAsia="Times New Roman" w:hAnsi="Times New Roman" w:cs="Times New Roman"/>
          <w:color w:val="000000" w:themeColor="text1"/>
          <w:sz w:val="24"/>
          <w:szCs w:val="24"/>
        </w:rPr>
        <w:t xml:space="preserve"> rapidez na geração de cenários, o que propiciará ao produtor a tomada de decisões ágeis em mercados voláteis.</w:t>
      </w:r>
    </w:p>
    <w:p w14:paraId="0B6BCC4C" w14:textId="77777777" w:rsidR="00245D9A" w:rsidRPr="008E179E" w:rsidRDefault="00E8542F" w:rsidP="009A124B">
      <w:pPr>
        <w:pStyle w:val="PargrafodaLista"/>
        <w:numPr>
          <w:ilvl w:val="0"/>
          <w:numId w:val="5"/>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Flexibilidade:</w:t>
      </w:r>
      <w:r>
        <w:rPr>
          <w:rFonts w:ascii="Times New Roman" w:eastAsia="Times New Roman" w:hAnsi="Times New Roman" w:cs="Times New Roman"/>
          <w:color w:val="000000" w:themeColor="text1"/>
          <w:sz w:val="24"/>
          <w:szCs w:val="24"/>
        </w:rPr>
        <w:t xml:space="preserve"> A estruturação do código permitirá a simulação de diferentes espécies e sistemas de produção e ajustes rápidos frente a mudanças regulatórias ou de mercado.</w:t>
      </w:r>
    </w:p>
    <w:p w14:paraId="418927FF" w14:textId="77777777" w:rsidR="00245D9A" w:rsidRPr="008E179E" w:rsidRDefault="00E8542F" w:rsidP="009A124B">
      <w:pPr>
        <w:pStyle w:val="PargrafodaLista"/>
        <w:numPr>
          <w:ilvl w:val="0"/>
          <w:numId w:val="5"/>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Qualidade:</w:t>
      </w:r>
      <w:r>
        <w:rPr>
          <w:rFonts w:ascii="Times New Roman" w:eastAsia="Times New Roman" w:hAnsi="Times New Roman" w:cs="Times New Roman"/>
          <w:color w:val="000000" w:themeColor="text1"/>
          <w:sz w:val="24"/>
          <w:szCs w:val="24"/>
        </w:rPr>
        <w:t xml:space="preserv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atuará na qualidade de conformidade do projeto. Ao integrar restrições ambientais e biológicas no código, o sistema assegurará que o produto atenda aos padrões de bem-estar e segurança alimentar.</w:t>
      </w:r>
    </w:p>
    <w:p w14:paraId="45D037CE" w14:textId="77777777" w:rsidR="00245D9A" w:rsidRPr="008E179E" w:rsidRDefault="00E8542F" w:rsidP="009A124B">
      <w:pPr>
        <w:pStyle w:val="PargrafodaLista"/>
        <w:numPr>
          <w:ilvl w:val="0"/>
          <w:numId w:val="5"/>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Custo</w:t>
      </w:r>
      <w:r>
        <w:rPr>
          <w:rFonts w:ascii="Times New Roman" w:eastAsia="Times New Roman" w:hAnsi="Times New Roman" w:cs="Times New Roman"/>
          <w:color w:val="000000" w:themeColor="text1"/>
          <w:sz w:val="24"/>
          <w:szCs w:val="24"/>
        </w:rPr>
        <w:t xml:space="preserve">: A viabilidade econômica será tratada não apenas como corte de gastos, entretanto como eficiência de alocação dos recursos.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identificará </w:t>
      </w:r>
      <w:r>
        <w:rPr>
          <w:rFonts w:ascii="Times New Roman" w:eastAsia="Times New Roman" w:hAnsi="Times New Roman" w:cs="Times New Roman"/>
          <w:i/>
          <w:iCs/>
          <w:color w:val="000000" w:themeColor="text1"/>
          <w:sz w:val="24"/>
          <w:szCs w:val="24"/>
        </w:rPr>
        <w:t>trade-</w:t>
      </w:r>
      <w:proofErr w:type="spellStart"/>
      <w:r>
        <w:rPr>
          <w:rFonts w:ascii="Times New Roman" w:eastAsia="Times New Roman" w:hAnsi="Times New Roman" w:cs="Times New Roman"/>
          <w:i/>
          <w:iCs/>
          <w:color w:val="000000" w:themeColor="text1"/>
          <w:sz w:val="24"/>
          <w:szCs w:val="24"/>
        </w:rPr>
        <w:t>offs</w:t>
      </w:r>
      <w:proofErr w:type="spellEnd"/>
      <w:r>
        <w:rPr>
          <w:rFonts w:ascii="Times New Roman" w:eastAsia="Times New Roman" w:hAnsi="Times New Roman" w:cs="Times New Roman"/>
          <w:color w:val="000000" w:themeColor="text1"/>
          <w:sz w:val="24"/>
          <w:szCs w:val="24"/>
        </w:rPr>
        <w:t xml:space="preserve">, ao permitir que gestor visualize onde a redução de insumos, princípio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maximizará a margem de contribuição sem degradar a operação. </w:t>
      </w:r>
    </w:p>
    <w:p w14:paraId="5FF9AF54"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Essa abordagem tecnológica alinhar-se-á à visão de Chiavenato (2022) para quem a eficiência administrativa depende da capacidade de planejar, organizar, dirigir e controlar recursos. O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atuará como um instrumento de controle, ao propiciar que o gestor visualize o comportamento dos recursos antes de empenhá-los.</w:t>
      </w:r>
    </w:p>
    <w:p w14:paraId="08C80D06" w14:textId="77777777" w:rsidR="00251C45" w:rsidRPr="008E179E" w:rsidRDefault="00251C45" w:rsidP="009A124B">
      <w:pPr>
        <w:spacing w:after="0" w:line="360" w:lineRule="auto"/>
        <w:ind w:firstLine="708"/>
        <w:jc w:val="both"/>
        <w:rPr>
          <w:rFonts w:ascii="Times New Roman" w:eastAsia="Times New Roman" w:hAnsi="Times New Roman" w:cs="Times New Roman"/>
          <w:color w:val="000000" w:themeColor="text1"/>
          <w:sz w:val="24"/>
          <w:szCs w:val="24"/>
        </w:rPr>
      </w:pPr>
    </w:p>
    <w:p w14:paraId="7DA85B0B"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10" w:name="_Toc242269138"/>
      <w:bookmarkStart w:id="111" w:name="_Toc242269217"/>
      <w:bookmarkStart w:id="112" w:name="_Toc242269298"/>
      <w:r>
        <w:rPr>
          <w:rFonts w:ascii="Times New Roman" w:eastAsia="Times New Roman" w:hAnsi="Times New Roman" w:cs="Times New Roman"/>
          <w:color w:val="000000" w:themeColor="text1"/>
        </w:rPr>
        <w:t>2.8.3 Padronização e governança de projetos: A lógica do PMBOK aplicada ao código</w:t>
      </w:r>
      <w:bookmarkEnd w:id="110"/>
      <w:bookmarkEnd w:id="111"/>
      <w:bookmarkEnd w:id="112"/>
    </w:p>
    <w:p w14:paraId="3EB9BA38"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t>
      </w:r>
      <w:r>
        <w:rPr>
          <w:rFonts w:ascii="Times New Roman" w:eastAsia="Times New Roman" w:hAnsi="Times New Roman" w:cs="Times New Roman"/>
          <w:i/>
          <w:iCs/>
          <w:color w:val="000000" w:themeColor="text1"/>
          <w:sz w:val="24"/>
          <w:szCs w:val="24"/>
        </w:rPr>
        <w:t xml:space="preserve"> Project Management </w:t>
      </w:r>
      <w:proofErr w:type="spellStart"/>
      <w:r>
        <w:rPr>
          <w:rFonts w:ascii="Times New Roman" w:eastAsia="Times New Roman" w:hAnsi="Times New Roman" w:cs="Times New Roman"/>
          <w:i/>
          <w:iCs/>
          <w:color w:val="000000" w:themeColor="text1"/>
          <w:sz w:val="24"/>
          <w:szCs w:val="24"/>
        </w:rPr>
        <w:t>Institute</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(PMI, 2021, p.</w:t>
      </w:r>
      <w:r>
        <w:t xml:space="preserve"> </w:t>
      </w:r>
      <w:r>
        <w:rPr>
          <w:rFonts w:ascii="Times New Roman" w:eastAsia="Times New Roman" w:hAnsi="Times New Roman" w:cs="Times New Roman"/>
          <w:color w:val="000000" w:themeColor="text1"/>
          <w:sz w:val="24"/>
          <w:szCs w:val="24"/>
        </w:rPr>
        <w:t>245-246), por meio das diretrizes do Guia PMBOK, preconiza que a gestão de projetos deve focar na entrega de valor e na gestão de restrições. O EVTEAS proposto incorpora a lógica dos "Grupos de Processos" do PMBOK (Iniciação e Planejamento).</w:t>
      </w:r>
    </w:p>
    <w:p w14:paraId="7629CEAE" w14:textId="77777777" w:rsidR="00245D9A"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algoritmo dever funcionar como um</w:t>
      </w:r>
      <w:r>
        <w:rPr>
          <w:rFonts w:ascii="Times New Roman" w:eastAsia="Times New Roman" w:hAnsi="Times New Roman" w:cs="Times New Roman"/>
          <w:i/>
          <w:iCs/>
          <w:color w:val="000000" w:themeColor="text1"/>
          <w:sz w:val="24"/>
          <w:szCs w:val="24"/>
        </w:rPr>
        <w:t xml:space="preserve"> framework</w:t>
      </w:r>
      <w:r>
        <w:rPr>
          <w:rFonts w:ascii="Times New Roman" w:eastAsia="Times New Roman" w:hAnsi="Times New Roman" w:cs="Times New Roman"/>
          <w:color w:val="000000" w:themeColor="text1"/>
          <w:sz w:val="24"/>
          <w:szCs w:val="24"/>
        </w:rPr>
        <w:t xml:space="preserve"> de padronização: ele obriga o usuário a percorrer todas as etapas críticas de levantamento de requisitos, técnicos, econômico-financeiros, ambientais e sociais ao evitar omissões comuns em projetos amadores. A abordagem estruturada do PMBOK fornece a base lógica para o fluxo de dados do programa, ao ratificar que o "artefato" final integridade técnica e sirva como documento de governança confiável para investidores e órgãos reguladores.</w:t>
      </w:r>
    </w:p>
    <w:p w14:paraId="3CEAEF55" w14:textId="77777777" w:rsidR="007B3F3A" w:rsidRPr="008E179E" w:rsidRDefault="007B3F3A" w:rsidP="009A124B">
      <w:pPr>
        <w:spacing w:after="0" w:line="360" w:lineRule="auto"/>
        <w:ind w:firstLine="708"/>
        <w:jc w:val="both"/>
        <w:rPr>
          <w:rFonts w:ascii="Times New Roman" w:eastAsia="Times New Roman" w:hAnsi="Times New Roman" w:cs="Times New Roman"/>
          <w:color w:val="000000" w:themeColor="text1"/>
          <w:sz w:val="24"/>
          <w:szCs w:val="24"/>
        </w:rPr>
      </w:pPr>
    </w:p>
    <w:p w14:paraId="1BEC6F1E"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13" w:name="_Toc242269139"/>
      <w:bookmarkStart w:id="114" w:name="_Toc242269218"/>
      <w:bookmarkStart w:id="115" w:name="_Toc242269299"/>
      <w:r>
        <w:rPr>
          <w:rFonts w:ascii="Times New Roman" w:eastAsia="Times New Roman" w:hAnsi="Times New Roman" w:cs="Times New Roman"/>
          <w:color w:val="000000" w:themeColor="text1"/>
        </w:rPr>
        <w:t>2.8.4</w:t>
      </w:r>
      <w:r>
        <w:rPr>
          <w:rFonts w:ascii="Times New Roman" w:eastAsia="Times New Roman" w:hAnsi="Times New Roman" w:cs="Times New Roman"/>
          <w:i/>
          <w:iCs/>
          <w:color w:val="000000" w:themeColor="text1"/>
        </w:rPr>
        <w:t xml:space="preserve"> Data </w:t>
      </w:r>
      <w:proofErr w:type="spellStart"/>
      <w:r>
        <w:rPr>
          <w:rFonts w:ascii="Times New Roman" w:eastAsia="Times New Roman" w:hAnsi="Times New Roman" w:cs="Times New Roman"/>
          <w:i/>
          <w:iCs/>
          <w:color w:val="000000" w:themeColor="text1"/>
        </w:rPr>
        <w:t>science</w:t>
      </w:r>
      <w:proofErr w:type="spellEnd"/>
      <w:r>
        <w:rPr>
          <w:rFonts w:ascii="Times New Roman" w:eastAsia="Times New Roman" w:hAnsi="Times New Roman" w:cs="Times New Roman"/>
          <w:i/>
          <w:iCs/>
          <w:color w:val="000000" w:themeColor="text1"/>
        </w:rPr>
        <w:t xml:space="preserve"> </w:t>
      </w:r>
      <w:r>
        <w:rPr>
          <w:rFonts w:ascii="Times New Roman" w:eastAsia="Times New Roman" w:hAnsi="Times New Roman" w:cs="Times New Roman"/>
          <w:color w:val="000000" w:themeColor="text1"/>
        </w:rPr>
        <w:t xml:space="preserve">e bibliotecas analíticas: o </w:t>
      </w:r>
      <w:r>
        <w:rPr>
          <w:rFonts w:ascii="Times New Roman" w:eastAsia="Times New Roman" w:hAnsi="Times New Roman" w:cs="Times New Roman"/>
          <w:i/>
          <w:iCs/>
          <w:color w:val="000000" w:themeColor="text1"/>
        </w:rPr>
        <w:t>framework</w:t>
      </w:r>
      <w:r>
        <w:rPr>
          <w:rFonts w:ascii="Times New Roman" w:eastAsia="Times New Roman" w:hAnsi="Times New Roman" w:cs="Times New Roman"/>
          <w:color w:val="000000" w:themeColor="text1"/>
        </w:rPr>
        <w:t xml:space="preserve"> técnico</w:t>
      </w:r>
      <w:bookmarkEnd w:id="113"/>
      <w:bookmarkEnd w:id="114"/>
      <w:bookmarkEnd w:id="115"/>
      <w:r>
        <w:rPr>
          <w:rFonts w:ascii="Times New Roman" w:eastAsia="Times New Roman" w:hAnsi="Times New Roman" w:cs="Times New Roman"/>
          <w:color w:val="000000" w:themeColor="text1"/>
        </w:rPr>
        <w:t xml:space="preserve"> </w:t>
      </w:r>
    </w:p>
    <w:p w14:paraId="586F8034" w14:textId="77777777" w:rsidR="00D42406" w:rsidRPr="008E179E" w:rsidRDefault="00D42406"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escolha da linguagem Python fundamenta-se na possibilidade de utilizar um mesmo ambiente para pesquisa, prototipagem e construção de sistemas computacionais aplicados. </w:t>
      </w:r>
      <w:proofErr w:type="spellStart"/>
      <w:r>
        <w:rPr>
          <w:rFonts w:ascii="Times New Roman" w:eastAsia="Times New Roman" w:hAnsi="Times New Roman" w:cs="Times New Roman"/>
          <w:color w:val="000000" w:themeColor="text1"/>
          <w:sz w:val="24"/>
          <w:szCs w:val="24"/>
        </w:rPr>
        <w:t>McKinney</w:t>
      </w:r>
      <w:proofErr w:type="spellEnd"/>
      <w:r>
        <w:rPr>
          <w:rFonts w:ascii="Times New Roman" w:eastAsia="Times New Roman" w:hAnsi="Times New Roman" w:cs="Times New Roman"/>
          <w:color w:val="000000" w:themeColor="text1"/>
          <w:sz w:val="24"/>
          <w:szCs w:val="24"/>
        </w:rPr>
        <w:t xml:space="preserve"> (2018, p. 3–5) destaca que o ecossistema Python reúne bibliotecas voltadas à computação numérica e à análise de dados, como </w:t>
      </w:r>
      <w:proofErr w:type="spellStart"/>
      <w:r>
        <w:rPr>
          <w:rFonts w:ascii="Times New Roman" w:eastAsia="Times New Roman" w:hAnsi="Times New Roman" w:cs="Times New Roman"/>
          <w:color w:val="000000" w:themeColor="text1"/>
          <w:sz w:val="24"/>
          <w:szCs w:val="24"/>
        </w:rPr>
        <w:t>NumPy</w:t>
      </w:r>
      <w:proofErr w:type="spellEnd"/>
      <w:r>
        <w:rPr>
          <w:rFonts w:ascii="Times New Roman" w:eastAsia="Times New Roman" w:hAnsi="Times New Roman" w:cs="Times New Roman"/>
          <w:color w:val="000000" w:themeColor="text1"/>
          <w:sz w:val="24"/>
          <w:szCs w:val="24"/>
        </w:rPr>
        <w:t xml:space="preserve"> e Pandas. Enquanto o </w:t>
      </w:r>
      <w:proofErr w:type="spellStart"/>
      <w:r>
        <w:rPr>
          <w:rFonts w:ascii="Times New Roman" w:eastAsia="Times New Roman" w:hAnsi="Times New Roman" w:cs="Times New Roman"/>
          <w:color w:val="000000" w:themeColor="text1"/>
          <w:sz w:val="24"/>
          <w:szCs w:val="24"/>
        </w:rPr>
        <w:t>NumPy</w:t>
      </w:r>
      <w:proofErr w:type="spellEnd"/>
      <w:r>
        <w:rPr>
          <w:rFonts w:ascii="Times New Roman" w:eastAsia="Times New Roman" w:hAnsi="Times New Roman" w:cs="Times New Roman"/>
          <w:color w:val="000000" w:themeColor="text1"/>
          <w:sz w:val="24"/>
          <w:szCs w:val="24"/>
        </w:rPr>
        <w:t xml:space="preserve"> oferece estruturas eficientes para operações matemáticas, álgebra linear e manipulação de matrizes, o Pandas disponibiliza estruturas flexíveis para organizar dados tabulares, integrar informações provenientes de diferentes fontes e trabalhar com séries temporais. Essas características são compatíveis com o tratamento dos fluxos de caixa e das curvas de crescimento dos peixes utilizados nas análises financeiras e produtivas do EVTEAS.</w:t>
      </w:r>
    </w:p>
    <w:p w14:paraId="48962E78"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Complementarmente, a modelagem de riscos e a simulação de cenários probabilísticos como a simulação Monte Carlo dependem de alta performance computacional. </w:t>
      </w:r>
      <w:proofErr w:type="spellStart"/>
      <w:r>
        <w:rPr>
          <w:rFonts w:ascii="Times New Roman" w:eastAsia="Times New Roman" w:hAnsi="Times New Roman" w:cs="Times New Roman"/>
          <w:color w:val="000000" w:themeColor="text1"/>
          <w:sz w:val="24"/>
          <w:szCs w:val="24"/>
        </w:rPr>
        <w:t>Oliphant</w:t>
      </w:r>
      <w:proofErr w:type="spellEnd"/>
      <w:r>
        <w:rPr>
          <w:rFonts w:ascii="Times New Roman" w:eastAsia="Times New Roman" w:hAnsi="Times New Roman" w:cs="Times New Roman"/>
          <w:color w:val="000000" w:themeColor="text1"/>
          <w:sz w:val="24"/>
          <w:szCs w:val="24"/>
        </w:rPr>
        <w:t xml:space="preserve"> (2006, p.</w:t>
      </w:r>
      <w:r>
        <w:t xml:space="preserve"> </w:t>
      </w:r>
      <w:r>
        <w:rPr>
          <w:rFonts w:ascii="Times New Roman" w:eastAsia="Times New Roman" w:hAnsi="Times New Roman" w:cs="Times New Roman"/>
          <w:color w:val="000000" w:themeColor="text1"/>
          <w:sz w:val="24"/>
          <w:szCs w:val="24"/>
        </w:rPr>
        <w:t xml:space="preserve">30–31), autor do guia definitivo sobre </w:t>
      </w:r>
      <w:proofErr w:type="spellStart"/>
      <w:r>
        <w:rPr>
          <w:rFonts w:ascii="Times New Roman" w:eastAsia="Times New Roman" w:hAnsi="Times New Roman" w:cs="Times New Roman"/>
          <w:i/>
          <w:iCs/>
          <w:color w:val="000000" w:themeColor="text1"/>
          <w:sz w:val="24"/>
          <w:szCs w:val="24"/>
        </w:rPr>
        <w:t>NumPy</w:t>
      </w:r>
      <w:proofErr w:type="spellEnd"/>
      <w:r>
        <w:rPr>
          <w:rFonts w:ascii="Times New Roman" w:eastAsia="Times New Roman" w:hAnsi="Times New Roman" w:cs="Times New Roman"/>
          <w:color w:val="000000" w:themeColor="text1"/>
          <w:sz w:val="24"/>
          <w:szCs w:val="24"/>
        </w:rPr>
        <w:t xml:space="preserve">, demonstra que a computação vetorizada é importante para desenvolver cálculos matriciais complexos. Esses autores justificam a "robustez computacional" do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para processar as variáveis do EVTEAS, superando as planilhas convencionais (</w:t>
      </w:r>
      <w:r>
        <w:rPr>
          <w:rFonts w:ascii="Times New Roman" w:eastAsia="Times New Roman" w:hAnsi="Times New Roman" w:cs="Times New Roman"/>
          <w:i/>
          <w:iCs/>
          <w:color w:val="000000" w:themeColor="text1"/>
          <w:sz w:val="24"/>
          <w:szCs w:val="24"/>
        </w:rPr>
        <w:t>Excel</w:t>
      </w:r>
      <w:r>
        <w:rPr>
          <w:rFonts w:ascii="Times New Roman" w:eastAsia="Times New Roman" w:hAnsi="Times New Roman" w:cs="Times New Roman"/>
          <w:color w:val="000000" w:themeColor="text1"/>
          <w:sz w:val="24"/>
          <w:szCs w:val="24"/>
        </w:rPr>
        <w:t>), que realizam apenas análises determinísticas e exigem retrabalho a cada novo cenário.</w:t>
      </w:r>
    </w:p>
    <w:p w14:paraId="44819ACB" w14:textId="77777777" w:rsidR="00251C45" w:rsidRPr="008E179E" w:rsidRDefault="00251C45" w:rsidP="009A124B">
      <w:pPr>
        <w:spacing w:after="0" w:line="360" w:lineRule="auto"/>
        <w:ind w:firstLine="708"/>
        <w:jc w:val="both"/>
        <w:rPr>
          <w:rFonts w:ascii="Times New Roman" w:eastAsia="Times New Roman" w:hAnsi="Times New Roman" w:cs="Times New Roman"/>
          <w:color w:val="000000" w:themeColor="text1"/>
          <w:sz w:val="24"/>
          <w:szCs w:val="24"/>
        </w:rPr>
      </w:pPr>
    </w:p>
    <w:p w14:paraId="3B1C387C"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16" w:name="_Toc242269140"/>
      <w:bookmarkStart w:id="117" w:name="_Toc242269219"/>
      <w:bookmarkStart w:id="118" w:name="_Toc242269300"/>
      <w:r>
        <w:rPr>
          <w:rFonts w:ascii="Times New Roman" w:eastAsia="Times New Roman" w:hAnsi="Times New Roman" w:cs="Times New Roman"/>
          <w:color w:val="000000" w:themeColor="text1"/>
        </w:rPr>
        <w:t>2.8.5 A Automação de tarefas repetitivas: Python como ferramenta de produtividade</w:t>
      </w:r>
      <w:bookmarkEnd w:id="116"/>
      <w:bookmarkEnd w:id="117"/>
      <w:bookmarkEnd w:id="118"/>
    </w:p>
    <w:p w14:paraId="44AFC59D"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elaboração de um EVTEAS envolve diversos recálculos a cada alteração de variável. </w:t>
      </w:r>
      <w:proofErr w:type="spellStart"/>
      <w:r>
        <w:rPr>
          <w:rFonts w:ascii="Times New Roman" w:eastAsia="Times New Roman" w:hAnsi="Times New Roman" w:cs="Times New Roman"/>
          <w:color w:val="000000" w:themeColor="text1"/>
          <w:sz w:val="24"/>
          <w:szCs w:val="24"/>
        </w:rPr>
        <w:t>Sweigart</w:t>
      </w:r>
      <w:proofErr w:type="spellEnd"/>
      <w:r>
        <w:rPr>
          <w:rFonts w:ascii="Times New Roman" w:eastAsia="Times New Roman" w:hAnsi="Times New Roman" w:cs="Times New Roman"/>
          <w:color w:val="000000" w:themeColor="text1"/>
          <w:sz w:val="24"/>
          <w:szCs w:val="24"/>
        </w:rPr>
        <w:t xml:space="preserve"> (2015, p. 1–2, 5–6), em sua obra sobre a automação de tarefas "maçantes" (</w:t>
      </w:r>
      <w:proofErr w:type="spellStart"/>
      <w:r>
        <w:rPr>
          <w:rFonts w:ascii="Times New Roman" w:eastAsia="Times New Roman" w:hAnsi="Times New Roman" w:cs="Times New Roman"/>
          <w:i/>
          <w:iCs/>
          <w:color w:val="000000" w:themeColor="text1"/>
          <w:sz w:val="24"/>
          <w:szCs w:val="24"/>
        </w:rPr>
        <w:t>boring</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stuff</w:t>
      </w:r>
      <w:proofErr w:type="spellEnd"/>
      <w:r>
        <w:rPr>
          <w:rFonts w:ascii="Times New Roman" w:eastAsia="Times New Roman" w:hAnsi="Times New Roman" w:cs="Times New Roman"/>
          <w:color w:val="000000" w:themeColor="text1"/>
          <w:sz w:val="24"/>
          <w:szCs w:val="24"/>
        </w:rPr>
        <w:t>) com Python, aponta que o tempo humano deve ser preservado para atividades criativas e estratégicas, ao delegar à máquina a repetição algorítmica.</w:t>
      </w:r>
    </w:p>
    <w:p w14:paraId="263CE65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utilização de </w:t>
      </w:r>
      <w:r>
        <w:rPr>
          <w:rFonts w:ascii="Times New Roman" w:eastAsia="Times New Roman" w:hAnsi="Times New Roman" w:cs="Times New Roman"/>
          <w:i/>
          <w:iCs/>
          <w:color w:val="000000" w:themeColor="text1"/>
          <w:sz w:val="24"/>
          <w:szCs w:val="24"/>
        </w:rPr>
        <w:t xml:space="preserve">scripts </w:t>
      </w:r>
      <w:r>
        <w:rPr>
          <w:rFonts w:ascii="Times New Roman" w:eastAsia="Times New Roman" w:hAnsi="Times New Roman" w:cs="Times New Roman"/>
          <w:color w:val="000000" w:themeColor="text1"/>
          <w:sz w:val="24"/>
          <w:szCs w:val="24"/>
        </w:rPr>
        <w:t>em Python propicia a coleta automática de dados e a atualização instantânea de informações sistematizadas ou relatórios. Isso reduz drasticamente a margem de erro humano em tarefas manuais e apoia ao Engenheiro de Produção para focar na interpretação dos cenários, validando a tecnologia como um instrumento de produtividade cognitiva.</w:t>
      </w:r>
    </w:p>
    <w:p w14:paraId="095D43F7" w14:textId="77777777" w:rsidR="00251C45" w:rsidRPr="008E179E" w:rsidRDefault="00251C45" w:rsidP="009A124B">
      <w:pPr>
        <w:spacing w:after="0" w:line="360" w:lineRule="auto"/>
        <w:ind w:firstLine="708"/>
        <w:jc w:val="both"/>
        <w:rPr>
          <w:rFonts w:ascii="Times New Roman" w:eastAsia="Times New Roman" w:hAnsi="Times New Roman" w:cs="Times New Roman"/>
          <w:color w:val="000000" w:themeColor="text1"/>
          <w:sz w:val="24"/>
          <w:szCs w:val="24"/>
        </w:rPr>
      </w:pPr>
    </w:p>
    <w:p w14:paraId="5A052296"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19" w:name="_Toc242269141"/>
      <w:bookmarkStart w:id="120" w:name="_Toc242269220"/>
      <w:bookmarkStart w:id="121" w:name="_Toc242269301"/>
      <w:r>
        <w:rPr>
          <w:rFonts w:ascii="Times New Roman" w:eastAsia="Times New Roman" w:hAnsi="Times New Roman" w:cs="Times New Roman"/>
          <w:color w:val="000000" w:themeColor="text1"/>
        </w:rPr>
        <w:t xml:space="preserve">2.8.6 Definição de variáveis, indicadores e do </w:t>
      </w:r>
      <w:r>
        <w:rPr>
          <w:rFonts w:ascii="Times New Roman" w:eastAsia="Times New Roman" w:hAnsi="Times New Roman" w:cs="Times New Roman"/>
          <w:i/>
          <w:iCs/>
          <w:color w:val="000000" w:themeColor="text1"/>
        </w:rPr>
        <w:t xml:space="preserve">framework </w:t>
      </w:r>
      <w:proofErr w:type="spellStart"/>
      <w:r>
        <w:rPr>
          <w:rFonts w:ascii="Times New Roman" w:eastAsia="Times New Roman" w:hAnsi="Times New Roman" w:cs="Times New Roman"/>
          <w:color w:val="000000" w:themeColor="text1"/>
        </w:rPr>
        <w:t>Evteas-Py</w:t>
      </w:r>
      <w:bookmarkEnd w:id="119"/>
      <w:bookmarkEnd w:id="120"/>
      <w:bookmarkEnd w:id="121"/>
      <w:proofErr w:type="spellEnd"/>
    </w:p>
    <w:p w14:paraId="120CB5C1"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 sistemas integrados de produção aquícola, Silva Araújo, Keesman e </w:t>
      </w:r>
      <w:proofErr w:type="spellStart"/>
      <w:r>
        <w:rPr>
          <w:rFonts w:ascii="Times New Roman" w:eastAsia="Times New Roman" w:hAnsi="Times New Roman" w:cs="Times New Roman"/>
          <w:color w:val="000000" w:themeColor="text1"/>
          <w:sz w:val="24"/>
          <w:szCs w:val="24"/>
        </w:rPr>
        <w:t>Goddek</w:t>
      </w:r>
      <w:proofErr w:type="spellEnd"/>
      <w:r>
        <w:rPr>
          <w:rFonts w:ascii="Times New Roman" w:eastAsia="Times New Roman" w:hAnsi="Times New Roman" w:cs="Times New Roman"/>
          <w:color w:val="000000" w:themeColor="text1"/>
          <w:sz w:val="24"/>
          <w:szCs w:val="24"/>
        </w:rPr>
        <w:t xml:space="preserve"> (2021) observam que a maior parte dos estudos em aquaponia concentra-se no aspecto técnico-operacional, com baixa modelagem de negócio, de gestão de risco e de expectativas de retorno de investidores, o que limita a escalabilidade desses sistemas e ratifica a necessidade de </w:t>
      </w:r>
      <w:r>
        <w:rPr>
          <w:rFonts w:ascii="Times New Roman" w:eastAsia="Times New Roman" w:hAnsi="Times New Roman" w:cs="Times New Roman"/>
          <w:i/>
          <w:iCs/>
          <w:color w:val="000000" w:themeColor="text1"/>
          <w:sz w:val="24"/>
          <w:szCs w:val="24"/>
        </w:rPr>
        <w:t xml:space="preserve">frameworks </w:t>
      </w:r>
      <w:r>
        <w:rPr>
          <w:rFonts w:ascii="Times New Roman" w:eastAsia="Times New Roman" w:hAnsi="Times New Roman" w:cs="Times New Roman"/>
          <w:color w:val="000000" w:themeColor="text1"/>
          <w:sz w:val="24"/>
          <w:szCs w:val="24"/>
        </w:rPr>
        <w:t>integrados de viabilidade, em linha com a proposta de EVTEAS abordada neste trabalho.</w:t>
      </w:r>
    </w:p>
    <w:p w14:paraId="0CA557C0"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operacionalização do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computacional exige a tradução de conceitos teóricos em variáveis de entrada (</w:t>
      </w:r>
      <w:r>
        <w:rPr>
          <w:rFonts w:ascii="Times New Roman" w:eastAsia="Times New Roman" w:hAnsi="Times New Roman" w:cs="Times New Roman"/>
          <w:i/>
          <w:iCs/>
          <w:color w:val="000000" w:themeColor="text1"/>
          <w:sz w:val="24"/>
          <w:szCs w:val="24"/>
        </w:rPr>
        <w:t>inputs</w:t>
      </w:r>
      <w:r>
        <w:rPr>
          <w:rFonts w:ascii="Times New Roman" w:eastAsia="Times New Roman" w:hAnsi="Times New Roman" w:cs="Times New Roman"/>
          <w:color w:val="000000" w:themeColor="text1"/>
          <w:sz w:val="24"/>
          <w:szCs w:val="24"/>
        </w:rPr>
        <w:t>) e indicadores de saída (</w:t>
      </w:r>
      <w:r>
        <w:rPr>
          <w:rFonts w:ascii="Times New Roman" w:eastAsia="Times New Roman" w:hAnsi="Times New Roman" w:cs="Times New Roman"/>
          <w:i/>
          <w:iCs/>
          <w:color w:val="000000" w:themeColor="text1"/>
          <w:sz w:val="24"/>
          <w:szCs w:val="24"/>
        </w:rPr>
        <w:t>outputs</w:t>
      </w:r>
      <w:r>
        <w:rPr>
          <w:rFonts w:ascii="Times New Roman" w:eastAsia="Times New Roman" w:hAnsi="Times New Roman" w:cs="Times New Roman"/>
          <w:color w:val="000000" w:themeColor="text1"/>
          <w:sz w:val="24"/>
          <w:szCs w:val="24"/>
        </w:rPr>
        <w:t>). A seguir, detalham-se os quatro eixos de modelagem do sistema, fundamentados na literatura de Engenharia de Produção e sustentabilidade.</w:t>
      </w:r>
    </w:p>
    <w:p w14:paraId="3E2421C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viabilidade técnica na piscicultura não se limita à simples possibilidade de produzir peixe, mas está associada à eficiência com que os recursos são convertidos em produto, em consonância com os objetivos de desempenho da produção (Slack; Chambers; Johnston, 2002), permitindo que decisões produtivas sejam simuladas antes da alocação efetiva de recursos.</w:t>
      </w:r>
    </w:p>
    <w:p w14:paraId="0B310F5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lógica operacional adotada fundamenta-se na aplicação dos princípios da gestão enxuta à piscicultura (Lawrence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2023, p. 15–20), cujo foco reside na maximização da biomassa com a minimização de desperdícios, especialmente aqueles associados ao uso excessivo de ração e às perdas por mortalidade. Assim, o sistema integra variáveis técnicas que permitem calcular capacidade de suporte e produtividade esperada, considerando as restrições biológicas e estruturais destacadas por Carvalho e </w:t>
      </w:r>
      <w:proofErr w:type="spellStart"/>
      <w:r>
        <w:rPr>
          <w:rFonts w:ascii="Times New Roman" w:eastAsia="Times New Roman" w:hAnsi="Times New Roman" w:cs="Times New Roman"/>
          <w:color w:val="000000" w:themeColor="text1"/>
          <w:sz w:val="24"/>
          <w:szCs w:val="24"/>
        </w:rPr>
        <w:t>Rabechini</w:t>
      </w:r>
      <w:proofErr w:type="spellEnd"/>
      <w:r>
        <w:rPr>
          <w:rFonts w:ascii="Times New Roman" w:eastAsia="Times New Roman" w:hAnsi="Times New Roman" w:cs="Times New Roman"/>
          <w:color w:val="000000" w:themeColor="text1"/>
          <w:sz w:val="24"/>
          <w:szCs w:val="24"/>
        </w:rPr>
        <w:t xml:space="preserve"> Júnior (2019), no que se refere à limitação de recursos e à necessidade de planejamento integrado.</w:t>
      </w:r>
    </w:p>
    <w:p w14:paraId="74261E9F"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plano operacional,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organiza suas entradas (</w:t>
      </w:r>
      <w:r>
        <w:rPr>
          <w:rFonts w:ascii="Times New Roman" w:eastAsia="Times New Roman" w:hAnsi="Times New Roman" w:cs="Times New Roman"/>
          <w:i/>
          <w:iCs/>
          <w:color w:val="000000" w:themeColor="text1"/>
          <w:sz w:val="24"/>
          <w:szCs w:val="24"/>
        </w:rPr>
        <w:t>inputs</w:t>
      </w:r>
      <w:r>
        <w:rPr>
          <w:rFonts w:ascii="Times New Roman" w:eastAsia="Times New Roman" w:hAnsi="Times New Roman" w:cs="Times New Roman"/>
          <w:color w:val="000000" w:themeColor="text1"/>
          <w:sz w:val="24"/>
          <w:szCs w:val="24"/>
        </w:rPr>
        <w:t xml:space="preserve">) em três blocos principais. O primeiro refere-se à infraestrutura, contemplando a área total de lâmina d’água, o volume útil dos tanques e o tipo de sistema produtivo (extensivo, semi-intensivo ou superintensivo). O segundo bloco compreende os parâmetros biológicos, como a espécie cultivada (por exemplo, tilápia), o peso inicial dos alevinos (g), o peso final de abate (g) e o ciclo produtivo estimado (dias). O terceiro bloco envolve a eficiência de insumos, incorporando a Taxa de Conversão Alimentar (TCA) esperada e a taxa de mortalidade histórica ou projetada (%) conforme </w:t>
      </w:r>
      <w:proofErr w:type="spellStart"/>
      <w:r>
        <w:rPr>
          <w:rFonts w:ascii="Times New Roman" w:eastAsia="Times New Roman" w:hAnsi="Times New Roman" w:cs="Times New Roman"/>
          <w:color w:val="000000" w:themeColor="text1"/>
          <w:sz w:val="24"/>
          <w:szCs w:val="24"/>
        </w:rPr>
        <w:t>Kubitza</w:t>
      </w:r>
      <w:proofErr w:type="spellEnd"/>
      <w:r>
        <w:rPr>
          <w:rFonts w:ascii="Times New Roman" w:eastAsia="Times New Roman" w:hAnsi="Times New Roman" w:cs="Times New Roman"/>
          <w:color w:val="000000" w:themeColor="text1"/>
          <w:sz w:val="24"/>
          <w:szCs w:val="24"/>
        </w:rPr>
        <w:t xml:space="preserve"> (2017).</w:t>
      </w:r>
    </w:p>
    <w:p w14:paraId="7571A56E"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partir dessas variáveis, o algoritmo gera indicadores estratégicos (</w:t>
      </w:r>
      <w:r>
        <w:rPr>
          <w:rFonts w:ascii="Times New Roman" w:eastAsia="Times New Roman" w:hAnsi="Times New Roman" w:cs="Times New Roman"/>
          <w:i/>
          <w:iCs/>
          <w:color w:val="000000" w:themeColor="text1"/>
          <w:sz w:val="24"/>
          <w:szCs w:val="24"/>
        </w:rPr>
        <w:t>outputs</w:t>
      </w:r>
      <w:r>
        <w:rPr>
          <w:rFonts w:ascii="Times New Roman" w:eastAsia="Times New Roman" w:hAnsi="Times New Roman" w:cs="Times New Roman"/>
          <w:color w:val="000000" w:themeColor="text1"/>
          <w:sz w:val="24"/>
          <w:szCs w:val="24"/>
        </w:rPr>
        <w:t xml:space="preserve">) que sustentam a análise de viabilidade técnica. Entre eles destacam-se a produtividade volumétrica, indicador central da eficiência no uso do espaço; a biomassa final estimada, que subsidia o planejamento logístico e comercial; e o consumo total de ração, calculado automaticamente com base na TCA, permitindo previsão de estoques e alinhamento à lógica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de redução de desperdícios.</w:t>
      </w:r>
    </w:p>
    <w:p w14:paraId="23E46DE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viabilidade econômica no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incorpora a análise dinâmica de investimentos (</w:t>
      </w:r>
      <w:proofErr w:type="spellStart"/>
      <w:r>
        <w:rPr>
          <w:rFonts w:ascii="Times New Roman" w:eastAsia="Times New Roman" w:hAnsi="Times New Roman" w:cs="Times New Roman"/>
          <w:color w:val="000000" w:themeColor="text1"/>
          <w:sz w:val="24"/>
          <w:szCs w:val="24"/>
        </w:rPr>
        <w:t>Casarotto</w:t>
      </w:r>
      <w:proofErr w:type="spellEnd"/>
      <w:r>
        <w:rPr>
          <w:rFonts w:ascii="Times New Roman" w:eastAsia="Times New Roman" w:hAnsi="Times New Roman" w:cs="Times New Roman"/>
          <w:color w:val="000000" w:themeColor="text1"/>
          <w:sz w:val="24"/>
          <w:szCs w:val="24"/>
        </w:rPr>
        <w:t xml:space="preserve"> Filho; </w:t>
      </w:r>
      <w:proofErr w:type="spellStart"/>
      <w:r>
        <w:rPr>
          <w:rFonts w:ascii="Times New Roman" w:eastAsia="Times New Roman" w:hAnsi="Times New Roman" w:cs="Times New Roman"/>
          <w:color w:val="000000" w:themeColor="text1"/>
          <w:sz w:val="24"/>
          <w:szCs w:val="24"/>
        </w:rPr>
        <w:t>Kopittke</w:t>
      </w:r>
      <w:proofErr w:type="spellEnd"/>
      <w:r>
        <w:rPr>
          <w:rFonts w:ascii="Times New Roman" w:eastAsia="Times New Roman" w:hAnsi="Times New Roman" w:cs="Times New Roman"/>
          <w:color w:val="000000" w:themeColor="text1"/>
          <w:sz w:val="24"/>
          <w:szCs w:val="24"/>
        </w:rPr>
        <w:t xml:space="preserve">, 2007, p. 103-106; Assaf Neto, 2014, p. 374-388), que considera o valor do dinheiro no tempo, o risco e a comparação entre alternativas de investimento. Assim, diferentemente de planilhas convencionais, o </w:t>
      </w:r>
      <w:r>
        <w:rPr>
          <w:rFonts w:ascii="Times New Roman" w:eastAsia="Times New Roman" w:hAnsi="Times New Roman" w:cs="Times New Roman"/>
          <w:i/>
          <w:iCs/>
          <w:color w:val="000000" w:themeColor="text1"/>
          <w:sz w:val="24"/>
          <w:szCs w:val="24"/>
        </w:rPr>
        <w:t>script</w:t>
      </w:r>
      <w:r>
        <w:rPr>
          <w:rFonts w:ascii="Times New Roman" w:eastAsia="Times New Roman" w:hAnsi="Times New Roman" w:cs="Times New Roman"/>
          <w:color w:val="000000" w:themeColor="text1"/>
          <w:sz w:val="24"/>
          <w:szCs w:val="24"/>
        </w:rPr>
        <w:t xml:space="preserve"> desenvolvido em Python deverá permitir a simulação de cenários de estresse por meio de análise de sensibilidade, examinando a robustez do empreendimento diante de oscilações de preços, custos e produtividade.</w:t>
      </w:r>
    </w:p>
    <w:p w14:paraId="0D5974B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modelagem econômica estrutura-se com base na segregação entre CAPEX (</w:t>
      </w:r>
      <w:r>
        <w:rPr>
          <w:rFonts w:ascii="Times New Roman" w:eastAsia="Times New Roman" w:hAnsi="Times New Roman" w:cs="Times New Roman"/>
          <w:i/>
          <w:iCs/>
          <w:color w:val="000000" w:themeColor="text1"/>
          <w:sz w:val="24"/>
          <w:szCs w:val="24"/>
        </w:rPr>
        <w:t xml:space="preserve">Capital </w:t>
      </w:r>
      <w:proofErr w:type="spellStart"/>
      <w:r>
        <w:rPr>
          <w:rFonts w:ascii="Times New Roman" w:eastAsia="Times New Roman" w:hAnsi="Times New Roman" w:cs="Times New Roman"/>
          <w:i/>
          <w:iCs/>
          <w:color w:val="000000" w:themeColor="text1"/>
          <w:sz w:val="24"/>
          <w:szCs w:val="24"/>
        </w:rPr>
        <w:t>Expenditures</w:t>
      </w:r>
      <w:proofErr w:type="spellEnd"/>
      <w:r>
        <w:rPr>
          <w:rFonts w:ascii="Times New Roman" w:eastAsia="Times New Roman" w:hAnsi="Times New Roman" w:cs="Times New Roman"/>
          <w:color w:val="000000" w:themeColor="text1"/>
          <w:sz w:val="24"/>
          <w:szCs w:val="24"/>
        </w:rPr>
        <w:t>) e OPEX (</w:t>
      </w:r>
      <w:proofErr w:type="spellStart"/>
      <w:r>
        <w:rPr>
          <w:rFonts w:ascii="Times New Roman" w:eastAsia="Times New Roman" w:hAnsi="Times New Roman" w:cs="Times New Roman"/>
          <w:color w:val="000000" w:themeColor="text1"/>
          <w:sz w:val="24"/>
          <w:szCs w:val="24"/>
        </w:rPr>
        <w:t>Operational</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Expenditures</w:t>
      </w:r>
      <w:proofErr w:type="spellEnd"/>
      <w:r>
        <w:rPr>
          <w:rFonts w:ascii="Times New Roman" w:eastAsia="Times New Roman" w:hAnsi="Times New Roman" w:cs="Times New Roman"/>
          <w:color w:val="000000" w:themeColor="text1"/>
          <w:sz w:val="24"/>
          <w:szCs w:val="24"/>
        </w:rPr>
        <w:t xml:space="preserve">), ao permitir a construção adequada dos fluxos de caixa descontados conforme as boas práticas de estimativas de custos propostas pela AACE </w:t>
      </w:r>
      <w:proofErr w:type="spellStart"/>
      <w:r>
        <w:rPr>
          <w:rFonts w:ascii="Times New Roman" w:eastAsia="Times New Roman" w:hAnsi="Times New Roman" w:cs="Times New Roman"/>
          <w:color w:val="000000" w:themeColor="text1"/>
          <w:sz w:val="24"/>
          <w:szCs w:val="24"/>
        </w:rPr>
        <w:t>International</w:t>
      </w:r>
      <w:proofErr w:type="spellEnd"/>
      <w:r>
        <w:rPr>
          <w:rFonts w:ascii="Times New Roman" w:eastAsia="Times New Roman" w:hAnsi="Times New Roman" w:cs="Times New Roman"/>
          <w:color w:val="000000" w:themeColor="text1"/>
          <w:sz w:val="24"/>
          <w:szCs w:val="24"/>
        </w:rPr>
        <w:t xml:space="preserve"> (2020). Essa separação é fundamental para identificar corretamente os investimentos iniciais, os dispêndios operacionais recorrentes e seus impactos ao longo do horizonte de análise.</w:t>
      </w:r>
    </w:p>
    <w:p w14:paraId="3BDF47A1"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bloco de entradas (</w:t>
      </w:r>
      <w:r>
        <w:rPr>
          <w:rFonts w:ascii="Times New Roman" w:eastAsia="Times New Roman" w:hAnsi="Times New Roman" w:cs="Times New Roman"/>
          <w:i/>
          <w:iCs/>
          <w:color w:val="000000" w:themeColor="text1"/>
          <w:sz w:val="24"/>
          <w:szCs w:val="24"/>
        </w:rPr>
        <w:t>inputs</w:t>
      </w:r>
      <w:r>
        <w:rPr>
          <w:rFonts w:ascii="Times New Roman" w:eastAsia="Times New Roman" w:hAnsi="Times New Roman" w:cs="Times New Roman"/>
          <w:color w:val="000000" w:themeColor="text1"/>
          <w:sz w:val="24"/>
          <w:szCs w:val="24"/>
        </w:rPr>
        <w:t>), o sistema processa inicialmente o investimento inicial, que engloba a construção de tanques, a aquisição de equipamentos como aeradores e bombas, além dos custos com licenciamento. Em seguida, incorporam-se os custos operacionais, abrangendo despesas com o milheiro de alevinos, ração, energia elétrica, mão de obra e manutenção. Por fim, a estrutura de dados integra variáveis de receitas e parâmetros financeiros, destacando o preço de venda do pescado, as alíquotas fiscais e a Taxa Mínima de Atratividade (TMA).</w:t>
      </w:r>
    </w:p>
    <w:p w14:paraId="7FCBB956" w14:textId="77777777" w:rsidR="00BB38A7" w:rsidRPr="008E179E" w:rsidRDefault="00BB38A7"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partir desse processamento, o algoritmo gera indicadores econômicos de saída fundamentais para a tomada de decisão. O Valor Presente Líquido (VPL) considera os fluxos de caixa do projeto descontados pela TMA, ao propiciar comparar alternativas e selecionar aquela que apresenta o melhor resultado econômico (</w:t>
      </w:r>
      <w:proofErr w:type="spellStart"/>
      <w:r>
        <w:rPr>
          <w:rFonts w:ascii="Times New Roman" w:eastAsia="Times New Roman" w:hAnsi="Times New Roman" w:cs="Times New Roman"/>
          <w:color w:val="000000" w:themeColor="text1"/>
          <w:sz w:val="24"/>
          <w:szCs w:val="24"/>
        </w:rPr>
        <w:t>Casarotto</w:t>
      </w:r>
      <w:proofErr w:type="spellEnd"/>
      <w:r>
        <w:rPr>
          <w:rFonts w:ascii="Times New Roman" w:eastAsia="Times New Roman" w:hAnsi="Times New Roman" w:cs="Times New Roman"/>
          <w:color w:val="000000" w:themeColor="text1"/>
          <w:sz w:val="24"/>
          <w:szCs w:val="24"/>
        </w:rPr>
        <w:t xml:space="preserve"> Filho; </w:t>
      </w:r>
      <w:proofErr w:type="spellStart"/>
      <w:r>
        <w:rPr>
          <w:rFonts w:ascii="Times New Roman" w:eastAsia="Times New Roman" w:hAnsi="Times New Roman" w:cs="Times New Roman"/>
          <w:color w:val="000000" w:themeColor="text1"/>
          <w:sz w:val="24"/>
          <w:szCs w:val="24"/>
        </w:rPr>
        <w:t>Kopittke</w:t>
      </w:r>
      <w:proofErr w:type="spellEnd"/>
      <w:r>
        <w:rPr>
          <w:rFonts w:ascii="Times New Roman" w:eastAsia="Times New Roman" w:hAnsi="Times New Roman" w:cs="Times New Roman"/>
          <w:color w:val="000000" w:themeColor="text1"/>
          <w:sz w:val="24"/>
          <w:szCs w:val="24"/>
        </w:rPr>
        <w:t>, 2007, p. 116). A Taxa Interna de Retorno (TIR), por sua vez, constitui um dos métodos básicos de análise de investimentos e permite confrontar a rentabilidade estimada do projeto com a taxa mínima requerida pelo investidor (</w:t>
      </w:r>
      <w:proofErr w:type="spellStart"/>
      <w:r>
        <w:rPr>
          <w:rFonts w:ascii="Times New Roman" w:eastAsia="Times New Roman" w:hAnsi="Times New Roman" w:cs="Times New Roman"/>
          <w:color w:val="000000" w:themeColor="text1"/>
          <w:sz w:val="24"/>
          <w:szCs w:val="24"/>
        </w:rPr>
        <w:t>Casarotto</w:t>
      </w:r>
      <w:proofErr w:type="spellEnd"/>
      <w:r>
        <w:rPr>
          <w:rFonts w:ascii="Times New Roman" w:eastAsia="Times New Roman" w:hAnsi="Times New Roman" w:cs="Times New Roman"/>
          <w:color w:val="000000" w:themeColor="text1"/>
          <w:sz w:val="24"/>
          <w:szCs w:val="24"/>
        </w:rPr>
        <w:t xml:space="preserve"> Filho; </w:t>
      </w:r>
      <w:proofErr w:type="spellStart"/>
      <w:r>
        <w:rPr>
          <w:rFonts w:ascii="Times New Roman" w:eastAsia="Times New Roman" w:hAnsi="Times New Roman" w:cs="Times New Roman"/>
          <w:color w:val="000000" w:themeColor="text1"/>
          <w:sz w:val="24"/>
          <w:szCs w:val="24"/>
        </w:rPr>
        <w:t>Kopittke</w:t>
      </w:r>
      <w:proofErr w:type="spellEnd"/>
      <w:r>
        <w:rPr>
          <w:rFonts w:ascii="Times New Roman" w:eastAsia="Times New Roman" w:hAnsi="Times New Roman" w:cs="Times New Roman"/>
          <w:color w:val="000000" w:themeColor="text1"/>
          <w:sz w:val="24"/>
          <w:szCs w:val="24"/>
        </w:rPr>
        <w:t xml:space="preserve">, 2007, p. 106). Complementarmente, o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 xml:space="preserve">calcula o </w:t>
      </w:r>
      <w:proofErr w:type="spellStart"/>
      <w:r>
        <w:rPr>
          <w:rFonts w:ascii="Times New Roman" w:eastAsia="Times New Roman" w:hAnsi="Times New Roman" w:cs="Times New Roman"/>
          <w:color w:val="000000" w:themeColor="text1"/>
          <w:sz w:val="24"/>
          <w:szCs w:val="24"/>
        </w:rPr>
        <w:t>Payback</w:t>
      </w:r>
      <w:proofErr w:type="spellEnd"/>
      <w:r>
        <w:rPr>
          <w:rFonts w:ascii="Times New Roman" w:eastAsia="Times New Roman" w:hAnsi="Times New Roman" w:cs="Times New Roman"/>
          <w:color w:val="000000" w:themeColor="text1"/>
          <w:sz w:val="24"/>
          <w:szCs w:val="24"/>
        </w:rPr>
        <w:t xml:space="preserve"> Descontado, que estima o tempo necessário para recuperar o capital investido considerando o valor do dinheiro no tempo, e o Ponto de Equilíbrio, que identifica o nível de produção ou demanda a partir do qual as receitas passam a cobrir os custos e o empreendimento se torna lucrativo (</w:t>
      </w:r>
      <w:proofErr w:type="spellStart"/>
      <w:r>
        <w:rPr>
          <w:rFonts w:ascii="Times New Roman" w:eastAsia="Times New Roman" w:hAnsi="Times New Roman" w:cs="Times New Roman"/>
          <w:color w:val="000000" w:themeColor="text1"/>
          <w:sz w:val="24"/>
          <w:szCs w:val="24"/>
        </w:rPr>
        <w:t>Casarotto</w:t>
      </w:r>
      <w:proofErr w:type="spellEnd"/>
      <w:r>
        <w:rPr>
          <w:rFonts w:ascii="Times New Roman" w:eastAsia="Times New Roman" w:hAnsi="Times New Roman" w:cs="Times New Roman"/>
          <w:color w:val="000000" w:themeColor="text1"/>
          <w:sz w:val="24"/>
          <w:szCs w:val="24"/>
        </w:rPr>
        <w:t xml:space="preserve"> Filho; </w:t>
      </w:r>
      <w:proofErr w:type="spellStart"/>
      <w:r>
        <w:rPr>
          <w:rFonts w:ascii="Times New Roman" w:eastAsia="Times New Roman" w:hAnsi="Times New Roman" w:cs="Times New Roman"/>
          <w:color w:val="000000" w:themeColor="text1"/>
          <w:sz w:val="24"/>
          <w:szCs w:val="24"/>
        </w:rPr>
        <w:t>Kopittke</w:t>
      </w:r>
      <w:proofErr w:type="spellEnd"/>
      <w:r>
        <w:rPr>
          <w:rFonts w:ascii="Times New Roman" w:eastAsia="Times New Roman" w:hAnsi="Times New Roman" w:cs="Times New Roman"/>
          <w:color w:val="000000" w:themeColor="text1"/>
          <w:sz w:val="24"/>
          <w:szCs w:val="24"/>
        </w:rPr>
        <w:t>, 2007, p. 122‑123, 251).</w:t>
      </w:r>
    </w:p>
    <w:p w14:paraId="45920DE1"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modelagem ambiental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baseia-se na premissa de que a poluição é uma forma de ineficiência de processo.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utiliza dados quantitativos para calcular a ecoeficiência, integrando as abordagens </w:t>
      </w:r>
      <w:r>
        <w:rPr>
          <w:rFonts w:ascii="Times New Roman" w:eastAsia="Times New Roman" w:hAnsi="Times New Roman" w:cs="Times New Roman"/>
          <w:i/>
          <w:iCs/>
          <w:color w:val="000000" w:themeColor="text1"/>
          <w:sz w:val="24"/>
          <w:szCs w:val="24"/>
        </w:rPr>
        <w:t>Lean &amp; Green</w:t>
      </w:r>
      <w:r>
        <w:rPr>
          <w:rFonts w:ascii="Times New Roman" w:eastAsia="Times New Roman" w:hAnsi="Times New Roman" w:cs="Times New Roman"/>
          <w:color w:val="000000" w:themeColor="text1"/>
          <w:sz w:val="24"/>
          <w:szCs w:val="24"/>
        </w:rPr>
        <w:t xml:space="preserve">, conforme proposto por </w:t>
      </w:r>
      <w:proofErr w:type="spellStart"/>
      <w:r>
        <w:rPr>
          <w:rFonts w:ascii="Times New Roman" w:eastAsia="Times New Roman" w:hAnsi="Times New Roman" w:cs="Times New Roman"/>
          <w:color w:val="000000" w:themeColor="text1"/>
          <w:sz w:val="24"/>
          <w:szCs w:val="24"/>
        </w:rPr>
        <w:t>Kosasih</w:t>
      </w:r>
      <w:proofErr w:type="spellEnd"/>
      <w:r>
        <w:rPr>
          <w:rFonts w:ascii="Times New Roman" w:eastAsia="Times New Roman" w:hAnsi="Times New Roman" w:cs="Times New Roman"/>
          <w:color w:val="000000" w:themeColor="text1"/>
          <w:sz w:val="24"/>
          <w:szCs w:val="24"/>
        </w:rPr>
        <w:t xml:space="preserve">, Pujawan e </w:t>
      </w:r>
      <w:proofErr w:type="spellStart"/>
      <w:r>
        <w:rPr>
          <w:rFonts w:ascii="Times New Roman" w:eastAsia="Times New Roman" w:hAnsi="Times New Roman" w:cs="Times New Roman"/>
          <w:color w:val="000000" w:themeColor="text1"/>
          <w:sz w:val="24"/>
          <w:szCs w:val="24"/>
        </w:rPr>
        <w:t>Karningsih</w:t>
      </w:r>
      <w:proofErr w:type="spellEnd"/>
      <w:r>
        <w:rPr>
          <w:rFonts w:ascii="Times New Roman" w:eastAsia="Times New Roman" w:hAnsi="Times New Roman" w:cs="Times New Roman"/>
          <w:color w:val="000000" w:themeColor="text1"/>
          <w:sz w:val="24"/>
          <w:szCs w:val="24"/>
        </w:rPr>
        <w:t xml:space="preserve"> (2023, p. 2).</w:t>
      </w:r>
    </w:p>
    <w:p w14:paraId="0F2B5179" w14:textId="77777777" w:rsidR="00245D9A" w:rsidRPr="008E179E" w:rsidRDefault="00521463" w:rsidP="00814DE7">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As variáveis devem mensurar os impactos diretos sobre os recursos naturais críticos para a piscicultura e o gerenciamento de resíduos, considerando as exigências do licenciamento ambiental, os padrões de qualidade da água estabelecidos pela Resolução CONAMA nº 357/2005 (Brasil, 2005) e os princípios de gestão ambiental associados à ISO 14001, apresentados por Barbieri (2007, p. 162, 281–303). A modelagem ambiental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fundamenta-se na metodologia da Avaliação da Pegada Hídrica, </w:t>
      </w:r>
      <w:proofErr w:type="spellStart"/>
      <w:r>
        <w:rPr>
          <w:rFonts w:ascii="Times New Roman" w:eastAsia="Times New Roman" w:hAnsi="Times New Roman" w:cs="Times New Roman"/>
          <w:i/>
          <w:iCs/>
          <w:color w:val="000000" w:themeColor="text1"/>
          <w:sz w:val="24"/>
          <w:szCs w:val="24"/>
        </w:rPr>
        <w:t>Water</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Footprint</w:t>
      </w:r>
      <w:proofErr w:type="spellEnd"/>
      <w:r>
        <w:rPr>
          <w:rFonts w:ascii="Times New Roman" w:eastAsia="Times New Roman" w:hAnsi="Times New Roman" w:cs="Times New Roman"/>
          <w:i/>
          <w:iCs/>
          <w:color w:val="000000" w:themeColor="text1"/>
          <w:sz w:val="24"/>
          <w:szCs w:val="24"/>
        </w:rPr>
        <w:t xml:space="preserve"> Assessment</w:t>
      </w:r>
      <w:r>
        <w:rPr>
          <w:rFonts w:ascii="Times New Roman" w:eastAsia="Times New Roman" w:hAnsi="Times New Roman" w:cs="Times New Roman"/>
          <w:color w:val="000000" w:themeColor="text1"/>
          <w:sz w:val="24"/>
          <w:szCs w:val="24"/>
        </w:rPr>
        <w:t xml:space="preserve"> (WFA), conforme </w:t>
      </w:r>
      <w:proofErr w:type="spellStart"/>
      <w:r>
        <w:rPr>
          <w:rFonts w:ascii="Times New Roman" w:eastAsia="Times New Roman" w:hAnsi="Times New Roman" w:cs="Times New Roman"/>
          <w:color w:val="000000" w:themeColor="text1"/>
          <w:sz w:val="24"/>
          <w:szCs w:val="24"/>
        </w:rPr>
        <w:t>Hoekstra</w:t>
      </w:r>
      <w:proofErr w:type="spellEnd"/>
      <w:r>
        <w:rPr>
          <w:rFonts w:ascii="Times New Roman" w:eastAsia="Times New Roman" w:hAnsi="Times New Roman" w:cs="Times New Roman"/>
          <w:color w:val="000000" w:themeColor="text1"/>
          <w:sz w:val="24"/>
          <w:szCs w:val="24"/>
        </w:rPr>
        <w:t xml:space="preserve"> (2017). Na piscicultura, torna-se essencial diferenciar a Pegada Hídrica Azul, associada ao consumo de águas superficiais e subterrâneas, da Pegada Hídrica Cinza, que representa o volume de água teoricamente necessário para diluir e assimilar a carga de poluentes gerada pelo sistema produtivo até que a qualidade retorne aos padrões ambientais aceitáveis. Essa distinção permite que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integre, em um mesmo quadro analítico, as dimensões de consumo e de poluição, reforçando a lógica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xml:space="preserve"> segundo a qual a geração de efluentes constitui ineficiência sistêmica e o tratamento e a recirculação são estratégias centrais de eficiência ambiental. Ademais, estudos técnicos aplicados à aquicultura indicam que, em sistemas bem manejados, grande parte da água retorna ao ambiente principalmente por evaporação, estimada em média em </w:t>
      </w:r>
      <w:r w:rsidR="003464CE">
        <w:rPr>
          <w:rFonts w:ascii="Times New Roman" w:eastAsia="Times New Roman" w:hAnsi="Times New Roman" w:cs="Times New Roman"/>
          <w:color w:val="000000" w:themeColor="text1"/>
          <w:sz w:val="24"/>
          <w:szCs w:val="24"/>
        </w:rPr>
        <w:t>5</w:t>
      </w:r>
      <w:r>
        <w:rPr>
          <w:rFonts w:ascii="Times New Roman" w:eastAsia="Times New Roman" w:hAnsi="Times New Roman" w:cs="Times New Roman"/>
          <w:color w:val="000000" w:themeColor="text1"/>
          <w:sz w:val="24"/>
          <w:szCs w:val="24"/>
        </w:rPr>
        <w:t xml:space="preserve">% ao dia, ao reduzir a necessidade de reposição contínua </w:t>
      </w:r>
      <w:r w:rsidR="003464CE">
        <w:rPr>
          <w:rFonts w:ascii="Times New Roman" w:eastAsia="Times New Roman" w:hAnsi="Times New Roman" w:cs="Times New Roman"/>
          <w:color w:val="000000" w:themeColor="text1"/>
          <w:sz w:val="24"/>
          <w:szCs w:val="24"/>
        </w:rPr>
        <w:t>(</w:t>
      </w:r>
      <w:proofErr w:type="spellStart"/>
      <w:r>
        <w:rPr>
          <w:rFonts w:ascii="Times New Roman" w:eastAsia="Times New Roman" w:hAnsi="Times New Roman" w:cs="Times New Roman"/>
          <w:color w:val="000000" w:themeColor="text1"/>
          <w:sz w:val="24"/>
          <w:szCs w:val="24"/>
        </w:rPr>
        <w:t>Kubitza</w:t>
      </w:r>
      <w:proofErr w:type="spellEnd"/>
      <w:r>
        <w:rPr>
          <w:rFonts w:ascii="Times New Roman" w:eastAsia="Times New Roman" w:hAnsi="Times New Roman" w:cs="Times New Roman"/>
          <w:color w:val="000000" w:themeColor="text1"/>
          <w:sz w:val="24"/>
          <w:szCs w:val="24"/>
        </w:rPr>
        <w:t>, 2017).</w:t>
      </w:r>
    </w:p>
    <w:p w14:paraId="0BE1558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plano operacional, o sistema organiza suas entradas (</w:t>
      </w:r>
      <w:r>
        <w:rPr>
          <w:rFonts w:ascii="Times New Roman" w:eastAsia="Times New Roman" w:hAnsi="Times New Roman" w:cs="Times New Roman"/>
          <w:i/>
          <w:iCs/>
          <w:color w:val="000000" w:themeColor="text1"/>
          <w:sz w:val="24"/>
          <w:szCs w:val="24"/>
        </w:rPr>
        <w:t>inputs</w:t>
      </w:r>
      <w:r>
        <w:rPr>
          <w:rFonts w:ascii="Times New Roman" w:eastAsia="Times New Roman" w:hAnsi="Times New Roman" w:cs="Times New Roman"/>
          <w:color w:val="000000" w:themeColor="text1"/>
          <w:sz w:val="24"/>
          <w:szCs w:val="24"/>
        </w:rPr>
        <w:t>) ambientais em três blocos principais. O primeiro refere-se à gestão hídrica, incluindo a taxa de renovação de água (% ao dia) e o método de tratamento de efluentes adotado. O segundo contempla a gestão energética, incorporando a fonte de energia utilizada (rede pública, solar ou biomassa) e o consumo específico dos aeradores, elemento determinante tanto para eficiência produtiva quanto para impacto climático. O terceiro bloco abrange critérios de conformidade ambiental, como a distância de Áreas de Preservação Permanente (APP) e o status do licenciamento ambiental.</w:t>
      </w:r>
    </w:p>
    <w:p w14:paraId="5E9B6D04"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partir dessas variáveis,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gera indicadores estratégicos que sustentam a avaliação ambiental do projeto. O Índice de Uso de Água (kg/m³ de peixe) mede a eficiência hídrica por unidade produzida, permitindo comparações entre projetos.</w:t>
      </w:r>
    </w:p>
    <w:p w14:paraId="0BB22326" w14:textId="77777777" w:rsidR="00245D9A" w:rsidRPr="008E179E" w:rsidRDefault="00E8542F" w:rsidP="00CB01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Pegada de Carbono Estimada, utilizada como </w:t>
      </w:r>
      <w:r>
        <w:rPr>
          <w:rFonts w:ascii="Times New Roman" w:eastAsia="Times New Roman" w:hAnsi="Times New Roman" w:cs="Times New Roman"/>
          <w:i/>
          <w:iCs/>
          <w:color w:val="000000" w:themeColor="text1"/>
          <w:sz w:val="24"/>
          <w:szCs w:val="24"/>
        </w:rPr>
        <w:t>proxy</w:t>
      </w:r>
      <w:r>
        <w:rPr>
          <w:rFonts w:ascii="Times New Roman" w:eastAsia="Times New Roman" w:hAnsi="Times New Roman" w:cs="Times New Roman"/>
          <w:color w:val="000000" w:themeColor="text1"/>
          <w:sz w:val="24"/>
          <w:szCs w:val="24"/>
        </w:rPr>
        <w:t xml:space="preserve">, é calculada com base no consumo energético e nos principais insumos produtivos. Por fim, o </w:t>
      </w:r>
      <w:r>
        <w:rPr>
          <w:rFonts w:ascii="Times New Roman" w:eastAsia="Times New Roman" w:hAnsi="Times New Roman" w:cs="Times New Roman"/>
          <w:i/>
          <w:iCs/>
          <w:color w:val="000000" w:themeColor="text1"/>
          <w:sz w:val="24"/>
          <w:szCs w:val="24"/>
        </w:rPr>
        <w:t>Score</w:t>
      </w:r>
      <w:r>
        <w:rPr>
          <w:rFonts w:ascii="Times New Roman" w:eastAsia="Times New Roman" w:hAnsi="Times New Roman" w:cs="Times New Roman"/>
          <w:color w:val="000000" w:themeColor="text1"/>
          <w:sz w:val="24"/>
          <w:szCs w:val="24"/>
        </w:rPr>
        <w:t xml:space="preserve"> de Conformidade Ambiental (0–10) é obtido por meio de algoritmo estruturado em </w:t>
      </w:r>
      <w:r>
        <w:rPr>
          <w:rFonts w:ascii="Times New Roman" w:eastAsia="Times New Roman" w:hAnsi="Times New Roman" w:cs="Times New Roman"/>
          <w:i/>
          <w:iCs/>
          <w:color w:val="000000" w:themeColor="text1"/>
          <w:sz w:val="24"/>
          <w:szCs w:val="24"/>
        </w:rPr>
        <w:t xml:space="preserve">checklist </w:t>
      </w:r>
      <w:r>
        <w:rPr>
          <w:rFonts w:ascii="Times New Roman" w:eastAsia="Times New Roman" w:hAnsi="Times New Roman" w:cs="Times New Roman"/>
          <w:color w:val="000000" w:themeColor="text1"/>
          <w:sz w:val="24"/>
          <w:szCs w:val="24"/>
        </w:rPr>
        <w:t>normativo, considerando diretrizes de órgãos reguladores como IBAMA e CONAMA.</w:t>
      </w:r>
    </w:p>
    <w:p w14:paraId="4BFB237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dimensão social representa o eixo mais desafiador de mensuração no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pois envolve variáveis qualitativas que precisam ser convertidas em métricas estruturadas para subsidiar a tomada de decisão. Conforme Flick (2009, p. 41–49), a integração entre métodos qualitativos e quantitativos fortalece a robustez analítica das pesquisas mistas ao permitir a sistematização de informações subjetivas em categorias comparáveis.</w:t>
      </w:r>
    </w:p>
    <w:p w14:paraId="7C8CBB6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fundamentação teórica também incorpora o conceito de Licença Social para Operar e a centralidade do engajamento de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xml:space="preserve">, conforme Hurst e </w:t>
      </w:r>
      <w:proofErr w:type="spellStart"/>
      <w:r>
        <w:rPr>
          <w:rFonts w:ascii="Times New Roman" w:eastAsia="Times New Roman" w:hAnsi="Times New Roman" w:cs="Times New Roman"/>
          <w:color w:val="000000" w:themeColor="text1"/>
          <w:sz w:val="24"/>
          <w:szCs w:val="24"/>
        </w:rPr>
        <w:t>Ihlen</w:t>
      </w:r>
      <w:proofErr w:type="spellEnd"/>
      <w:r>
        <w:rPr>
          <w:rFonts w:ascii="Times New Roman" w:eastAsia="Times New Roman" w:hAnsi="Times New Roman" w:cs="Times New Roman"/>
          <w:color w:val="000000" w:themeColor="text1"/>
          <w:sz w:val="24"/>
          <w:szCs w:val="24"/>
        </w:rPr>
        <w:t xml:space="preserve"> (2018), que destacam a legitimidade social como ativo estratégico das organizações. Soma-se a essa perspectiva a noção de responsabilidade fiduciária ampliada apresentada por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xml:space="preserve"> (2021), segundo a qual projetos devem gerar benefícios sociais tangíveis além do retorno financeiro. Essa abordagem dialoga ainda com os princípios do Ecodesenvolvimento formulados por Sachs (2009, p. 35), que defendem o equilíbrio entre eficiência econômica, justiça social e sustentabilidade ambiental.</w:t>
      </w:r>
    </w:p>
    <w:p w14:paraId="3DFE9EE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plano operacional, o sistema em Python processará variáveis sociais estruturadas para compor um “Radar Social”, instrumento sintético destinado a avaliar se o empreendimento promove desenvolvimento local sustentável ou se limita à extração de recursos. Entre as entradas consideradas estarão a geração de emprego, medida pela quantidade de postos de trabalho diretos e pelo percentual de mão de obra local, os critérios de segurança e qualidade, avaliados pela aderência às Normas Regulamentadoras e à existência de programas de capacitação, e a relação com a comunidade, mensurada pela presença de canais formais de comunicação com moradores e pescadores artesanais, classificados como inexistentes, parciais ou consolidados.</w:t>
      </w:r>
    </w:p>
    <w:p w14:paraId="6C231C8B" w14:textId="77777777" w:rsidR="00245D9A" w:rsidRPr="008E179E" w:rsidRDefault="00E8542F" w:rsidP="00CB01E8">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partir dessas informações, o algoritmo produzirá indicadores estratégicos como o Índice de Impacto Local, que estima a proporção da massa salarial injetada na economia regional; o Score de Risco Social, que calcula a probabilidade de conflitos com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xml:space="preserve"> com base em parâmetros de engajamento institucional; e o grau de alinhamento aos Objetivos de Desenvolvimento Sustentável, identificando automaticamente quais metas globais são atendidas pelo projeto, como o ODS 8 -Trabalho Decente e Crescimento Econômico.</w:t>
      </w:r>
    </w:p>
    <w:p w14:paraId="1A0B00C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transformação dos dados brutos (</w:t>
      </w:r>
      <w:r>
        <w:rPr>
          <w:rFonts w:ascii="Times New Roman" w:eastAsia="Times New Roman" w:hAnsi="Times New Roman" w:cs="Times New Roman"/>
          <w:i/>
          <w:iCs/>
          <w:color w:val="000000" w:themeColor="text1"/>
          <w:sz w:val="24"/>
          <w:szCs w:val="24"/>
        </w:rPr>
        <w:t>inputs</w:t>
      </w:r>
      <w:r>
        <w:rPr>
          <w:rFonts w:ascii="Times New Roman" w:eastAsia="Times New Roman" w:hAnsi="Times New Roman" w:cs="Times New Roman"/>
          <w:color w:val="000000" w:themeColor="text1"/>
          <w:sz w:val="24"/>
          <w:szCs w:val="24"/>
        </w:rPr>
        <w:t xml:space="preserve">) coletados pelo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 -</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em informações estratégicas exige a definição rigorosa de Indicadores Chave de Desempenho (</w:t>
      </w:r>
      <w:r>
        <w:rPr>
          <w:rFonts w:ascii="Times New Roman" w:eastAsia="Times New Roman" w:hAnsi="Times New Roman" w:cs="Times New Roman"/>
          <w:i/>
          <w:iCs/>
          <w:color w:val="000000" w:themeColor="text1"/>
          <w:sz w:val="24"/>
          <w:szCs w:val="24"/>
        </w:rPr>
        <w:t xml:space="preserve">Key Performance </w:t>
      </w:r>
      <w:proofErr w:type="spellStart"/>
      <w:r>
        <w:rPr>
          <w:rFonts w:ascii="Times New Roman" w:eastAsia="Times New Roman" w:hAnsi="Times New Roman" w:cs="Times New Roman"/>
          <w:i/>
          <w:iCs/>
          <w:color w:val="000000" w:themeColor="text1"/>
          <w:sz w:val="24"/>
          <w:szCs w:val="24"/>
        </w:rPr>
        <w:t>Indicators</w:t>
      </w:r>
      <w:proofErr w:type="spellEnd"/>
      <w:r>
        <w:rPr>
          <w:rFonts w:ascii="Times New Roman" w:eastAsia="Times New Roman" w:hAnsi="Times New Roman" w:cs="Times New Roman"/>
          <w:color w:val="000000" w:themeColor="text1"/>
          <w:sz w:val="24"/>
          <w:szCs w:val="24"/>
        </w:rPr>
        <w:t xml:space="preserve"> - KPIs). Segundo </w:t>
      </w:r>
      <w:proofErr w:type="spellStart"/>
      <w:r>
        <w:rPr>
          <w:rFonts w:ascii="Times New Roman" w:eastAsia="Times New Roman" w:hAnsi="Times New Roman" w:cs="Times New Roman"/>
          <w:color w:val="000000" w:themeColor="text1"/>
          <w:sz w:val="24"/>
          <w:szCs w:val="24"/>
        </w:rPr>
        <w:t>Parmenter</w:t>
      </w:r>
      <w:proofErr w:type="spellEnd"/>
      <w:r>
        <w:rPr>
          <w:rFonts w:ascii="Times New Roman" w:eastAsia="Times New Roman" w:hAnsi="Times New Roman" w:cs="Times New Roman"/>
          <w:color w:val="000000" w:themeColor="text1"/>
          <w:sz w:val="24"/>
          <w:szCs w:val="24"/>
        </w:rPr>
        <w:t xml:space="preserve"> (2015), um KPI distingue-se de uma métrica comum por estar intrinsecamente ligado aos objetivos estratégicos da organização, permitindo uma ação corretiva imediata.</w:t>
      </w:r>
    </w:p>
    <w:p w14:paraId="33298492"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 contexto deste estudo, a seleção dos KPIs fundamenta-se na lógica do </w:t>
      </w:r>
      <w:proofErr w:type="spellStart"/>
      <w:r>
        <w:rPr>
          <w:rFonts w:ascii="Times New Roman" w:eastAsia="Times New Roman" w:hAnsi="Times New Roman" w:cs="Times New Roman"/>
          <w:color w:val="000000" w:themeColor="text1"/>
          <w:sz w:val="24"/>
          <w:szCs w:val="24"/>
        </w:rPr>
        <w:t>Balanced</w:t>
      </w:r>
      <w:proofErr w:type="spellEnd"/>
      <w:r>
        <w:rPr>
          <w:rFonts w:ascii="Times New Roman" w:eastAsia="Times New Roman" w:hAnsi="Times New Roman" w:cs="Times New Roman"/>
          <w:color w:val="000000" w:themeColor="text1"/>
          <w:sz w:val="24"/>
          <w:szCs w:val="24"/>
        </w:rPr>
        <w:t xml:space="preserve"> Scorecard (BSC) de Kaplan e Norton (1992), adaptada para a realidade da piscicultura sustentável. Assim,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adota a metáfora do "painel de instrumentos de um avião" proposta pelos autores: para a tarefa complexa de navegação, confiar em um único instrumento pode ser fatal.</w:t>
      </w:r>
    </w:p>
    <w:p w14:paraId="5ACFAA4E"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Enquanto o BSC tradicional avalia o negócio sob quatro perspectivas importantes, financeira, do cliente, interna e de inovação/aprendizado,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transpõe essa lógica para equilibrar as dimensões Técnica, Econômica, Ambiental e Social.</w:t>
      </w:r>
    </w:p>
    <w:p w14:paraId="6BC5674C"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literatura de Gestão de Operações (Slack; Chambers; Johnston, 2002) e de Sustentabilidade Industrial fornece o lastro teórico adicional para a composição dos indicadores apresentados no Quadro 5, desenhados para minimizar a sobrecarga de informações ao focar apenas nas medidas mais críticas.</w:t>
      </w:r>
    </w:p>
    <w:p w14:paraId="0F18BD35" w14:textId="77777777" w:rsidR="00245D9A" w:rsidRPr="008E179E" w:rsidRDefault="00E8542F" w:rsidP="009A124B">
      <w:pPr>
        <w:pStyle w:val="Legenda"/>
        <w:keepNext/>
        <w:spacing w:after="0" w:line="360" w:lineRule="auto"/>
        <w:jc w:val="center"/>
        <w:rPr>
          <w:rFonts w:asciiTheme="minorHAnsi" w:hAnsiTheme="minorHAnsi" w:cstheme="minorHAnsi"/>
          <w:color w:val="auto"/>
          <w:sz w:val="20"/>
          <w:szCs w:val="20"/>
        </w:rPr>
      </w:pPr>
      <w:bookmarkStart w:id="122" w:name="_Toc235197272"/>
      <w:r>
        <w:rPr>
          <w:rFonts w:asciiTheme="minorHAnsi" w:hAnsiTheme="minorHAnsi" w:cstheme="minorHAnsi"/>
          <w:color w:val="auto"/>
          <w:sz w:val="20"/>
          <w:szCs w:val="20"/>
        </w:rPr>
        <w:t xml:space="preserve">Quadro </w:t>
      </w:r>
      <w:r>
        <w:rPr>
          <w:rFonts w:asciiTheme="minorHAnsi" w:hAnsiTheme="minorHAnsi" w:cstheme="minorHAnsi"/>
          <w:color w:val="auto"/>
          <w:sz w:val="20"/>
          <w:szCs w:val="20"/>
        </w:rPr>
        <w:fldChar w:fldCharType="begin"/>
      </w:r>
      <w:r>
        <w:rPr>
          <w:rFonts w:ascii="Calibri" w:hAnsi="Calibri" w:cs="Calibri"/>
          <w:color w:val="auto"/>
          <w:sz w:val="20"/>
          <w:szCs w:val="20"/>
        </w:rPr>
        <w:instrText xml:space="preserve"> SEQ Quadro \* ARABIC </w:instrText>
      </w:r>
      <w:r>
        <w:rPr>
          <w:rFonts w:ascii="Calibri" w:hAnsi="Calibri" w:cs="Calibri"/>
          <w:color w:val="auto"/>
          <w:sz w:val="20"/>
          <w:szCs w:val="20"/>
        </w:rPr>
        <w:fldChar w:fldCharType="separate"/>
      </w:r>
      <w:r w:rsidR="00805C76">
        <w:rPr>
          <w:rFonts w:ascii="Calibri" w:hAnsi="Calibri" w:cs="Calibri"/>
          <w:noProof/>
          <w:color w:val="auto"/>
          <w:sz w:val="20"/>
          <w:szCs w:val="20"/>
        </w:rPr>
        <w:t>5</w:t>
      </w:r>
      <w:r>
        <w:rPr>
          <w:rFonts w:ascii="Calibri" w:hAnsi="Calibri" w:cs="Calibri"/>
          <w:color w:val="auto"/>
          <w:sz w:val="20"/>
          <w:szCs w:val="20"/>
        </w:rPr>
        <w:fldChar w:fldCharType="end"/>
      </w:r>
      <w:r>
        <w:rPr>
          <w:rFonts w:asciiTheme="minorHAnsi" w:hAnsiTheme="minorHAnsi" w:cstheme="minorHAnsi"/>
          <w:color w:val="auto"/>
          <w:sz w:val="20"/>
          <w:szCs w:val="20"/>
        </w:rPr>
        <w:t xml:space="preserve"> - Indicadores de performances</w:t>
      </w:r>
      <w:bookmarkEnd w:id="122"/>
    </w:p>
    <w:tbl>
      <w:tblPr>
        <w:tblStyle w:val="1"/>
        <w:tblW w:w="8561" w:type="dxa"/>
        <w:tblInd w:w="0" w:type="dxa"/>
        <w:tblLayout w:type="fixed"/>
        <w:tblLook w:val="04A0" w:firstRow="1" w:lastRow="0" w:firstColumn="1" w:lastColumn="0" w:noHBand="0" w:noVBand="1"/>
      </w:tblPr>
      <w:tblGrid>
        <w:gridCol w:w="1121"/>
        <w:gridCol w:w="1818"/>
        <w:gridCol w:w="3815"/>
        <w:gridCol w:w="1807"/>
      </w:tblGrid>
      <w:tr w:rsidR="00245D9A" w:rsidRPr="008E179E" w14:paraId="7AB4C08D" w14:textId="77777777" w:rsidTr="00245D9A">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000000"/>
              <w:left w:val="single" w:sz="4" w:space="0" w:color="000000"/>
              <w:bottom w:val="single" w:sz="4" w:space="0" w:color="000000"/>
            </w:tcBorders>
          </w:tcPr>
          <w:p w14:paraId="431F51A0" w14:textId="77777777" w:rsidR="00245D9A" w:rsidRPr="008E179E" w:rsidRDefault="00E8542F" w:rsidP="009A124B">
            <w:pPr>
              <w:spacing w:after="0" w:line="360" w:lineRule="auto"/>
              <w:rPr>
                <w:rFonts w:ascii="Calibri" w:eastAsia="Calibri" w:hAnsi="Calibri" w:cs="Calibri"/>
                <w:color w:val="000000" w:themeColor="text1"/>
                <w:sz w:val="20"/>
                <w:szCs w:val="20"/>
              </w:rPr>
            </w:pPr>
            <w:r>
              <w:rPr>
                <w:rFonts w:ascii="Calibri" w:eastAsia="Calibri" w:hAnsi="Calibri" w:cs="Calibri"/>
                <w:color w:val="000000" w:themeColor="text1"/>
                <w:sz w:val="20"/>
                <w:szCs w:val="20"/>
              </w:rPr>
              <w:t>Dimensão</w:t>
            </w:r>
          </w:p>
        </w:tc>
        <w:tc>
          <w:tcPr>
            <w:tcW w:w="1818" w:type="dxa"/>
            <w:tcBorders>
              <w:top w:val="single" w:sz="4" w:space="0" w:color="000000"/>
              <w:bottom w:val="single" w:sz="4" w:space="0" w:color="000000"/>
            </w:tcBorders>
          </w:tcPr>
          <w:p w14:paraId="238B49E2" w14:textId="77777777" w:rsidR="00245D9A" w:rsidRPr="008E179E" w:rsidRDefault="00E8542F" w:rsidP="009A124B">
            <w:pPr>
              <w:spacing w:after="0" w:line="36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KPI (Indicador)</w:t>
            </w:r>
          </w:p>
        </w:tc>
        <w:tc>
          <w:tcPr>
            <w:tcW w:w="3815" w:type="dxa"/>
            <w:tcBorders>
              <w:top w:val="single" w:sz="4" w:space="0" w:color="000000"/>
              <w:bottom w:val="single" w:sz="4" w:space="0" w:color="000000"/>
            </w:tcBorders>
          </w:tcPr>
          <w:p w14:paraId="319E2604" w14:textId="77777777" w:rsidR="00245D9A" w:rsidRPr="008E179E" w:rsidRDefault="00E8542F" w:rsidP="009A124B">
            <w:pPr>
              <w:spacing w:after="0" w:line="36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Fórmula/Definição Conceitual</w:t>
            </w:r>
          </w:p>
        </w:tc>
        <w:tc>
          <w:tcPr>
            <w:tcW w:w="1807" w:type="dxa"/>
            <w:tcBorders>
              <w:top w:val="single" w:sz="4" w:space="0" w:color="000000"/>
              <w:bottom w:val="single" w:sz="4" w:space="0" w:color="000000"/>
              <w:right w:val="single" w:sz="4" w:space="0" w:color="000000"/>
            </w:tcBorders>
          </w:tcPr>
          <w:p w14:paraId="1B2522CD" w14:textId="77777777" w:rsidR="00245D9A" w:rsidRPr="008E179E" w:rsidRDefault="00E8542F" w:rsidP="009A124B">
            <w:pPr>
              <w:spacing w:after="0" w:line="36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Referencial Teórico</w:t>
            </w:r>
          </w:p>
        </w:tc>
      </w:tr>
      <w:tr w:rsidR="00245D9A" w:rsidRPr="008E179E" w14:paraId="7DD3EDEC" w14:textId="77777777" w:rsidTr="00245D9A">
        <w:trPr>
          <w:cnfStyle w:val="000000100000" w:firstRow="0" w:lastRow="0" w:firstColumn="0" w:lastColumn="0" w:oddVBand="0" w:evenVBand="0" w:oddHBand="1" w:evenHBand="0" w:firstRowFirstColumn="0" w:firstRowLastColumn="0" w:lastRowFirstColumn="0" w:lastRowLastColumn="0"/>
          <w:trHeight w:val="1421"/>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000000"/>
              <w:left w:val="single" w:sz="4" w:space="0" w:color="000000"/>
              <w:bottom w:val="single" w:sz="4" w:space="0" w:color="000000"/>
              <w:right w:val="single" w:sz="4" w:space="0" w:color="000000"/>
            </w:tcBorders>
          </w:tcPr>
          <w:p w14:paraId="034BD644" w14:textId="77777777" w:rsidR="00245D9A" w:rsidRPr="008E179E" w:rsidRDefault="00E8542F" w:rsidP="009A124B">
            <w:pPr>
              <w:spacing w:after="0" w:line="36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Técnica</w:t>
            </w:r>
          </w:p>
        </w:tc>
        <w:tc>
          <w:tcPr>
            <w:tcW w:w="1818" w:type="dxa"/>
            <w:tcBorders>
              <w:top w:val="single" w:sz="4" w:space="0" w:color="000000"/>
              <w:left w:val="single" w:sz="4" w:space="0" w:color="000000"/>
              <w:bottom w:val="single" w:sz="4" w:space="0" w:color="000000"/>
              <w:right w:val="single" w:sz="4" w:space="0" w:color="000000"/>
            </w:tcBorders>
          </w:tcPr>
          <w:p w14:paraId="0F6797B1"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b/>
                <w:bCs/>
                <w:color w:val="000000" w:themeColor="text1"/>
                <w:sz w:val="16"/>
                <w:szCs w:val="16"/>
                <w:lang w:val="en-US"/>
              </w:rPr>
              <w:t xml:space="preserve">OEE </w:t>
            </w:r>
            <w:proofErr w:type="spellStart"/>
            <w:r>
              <w:rPr>
                <w:rFonts w:ascii="Calibri" w:eastAsia="Calibri" w:hAnsi="Calibri" w:cs="Calibri"/>
                <w:b/>
                <w:bCs/>
                <w:color w:val="000000" w:themeColor="text1"/>
                <w:sz w:val="16"/>
                <w:szCs w:val="16"/>
                <w:lang w:val="en-US"/>
              </w:rPr>
              <w:t>Aquícola</w:t>
            </w:r>
            <w:proofErr w:type="spellEnd"/>
          </w:p>
          <w:p w14:paraId="1433227E"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color w:val="000000" w:themeColor="text1"/>
                <w:sz w:val="16"/>
                <w:szCs w:val="16"/>
                <w:lang w:val="en-US"/>
              </w:rPr>
              <w:br/>
            </w:r>
          </w:p>
          <w:p w14:paraId="08BF074E"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i/>
                <w:iCs/>
                <w:color w:val="000000" w:themeColor="text1"/>
                <w:sz w:val="16"/>
                <w:szCs w:val="16"/>
                <w:lang w:val="en-US"/>
              </w:rPr>
              <w:t>(Overall Equipment Effectiveness)</w:t>
            </w:r>
          </w:p>
        </w:tc>
        <w:tc>
          <w:tcPr>
            <w:tcW w:w="3815" w:type="dxa"/>
            <w:tcBorders>
              <w:top w:val="single" w:sz="4" w:space="0" w:color="000000"/>
              <w:left w:val="single" w:sz="4" w:space="0" w:color="000000"/>
              <w:bottom w:val="single" w:sz="4" w:space="0" w:color="000000"/>
              <w:right w:val="single" w:sz="4" w:space="0" w:color="000000"/>
            </w:tcBorders>
          </w:tcPr>
          <w:p w14:paraId="2387F269"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OEE = Disponibilidade × Performance × Qualidade</w:t>
            </w:r>
          </w:p>
          <w:p w14:paraId="316B6D07"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014278F1"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i/>
                <w:iCs/>
                <w:color w:val="000000" w:themeColor="text1"/>
                <w:sz w:val="16"/>
                <w:szCs w:val="16"/>
              </w:rPr>
              <w:t>(Onde: Disponibilidade = tanques ativos; Performance = crescimento real vs. esperado; Qualidade = taxa de sobrevivência)</w:t>
            </w:r>
          </w:p>
        </w:tc>
        <w:tc>
          <w:tcPr>
            <w:tcW w:w="1807" w:type="dxa"/>
            <w:tcBorders>
              <w:top w:val="single" w:sz="4" w:space="0" w:color="000000"/>
              <w:left w:val="single" w:sz="4" w:space="0" w:color="000000"/>
              <w:bottom w:val="single" w:sz="4" w:space="0" w:color="000000"/>
              <w:right w:val="single" w:sz="4" w:space="0" w:color="000000"/>
            </w:tcBorders>
          </w:tcPr>
          <w:p w14:paraId="6E266F65"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color w:val="000000" w:themeColor="text1"/>
                <w:sz w:val="16"/>
                <w:szCs w:val="16"/>
                <w:lang w:val="en-US"/>
              </w:rPr>
              <w:t>Nakajima (1988, p. 28);</w:t>
            </w:r>
          </w:p>
          <w:p w14:paraId="538C5839"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color w:val="000000" w:themeColor="text1"/>
                <w:sz w:val="16"/>
                <w:szCs w:val="16"/>
                <w:lang w:val="en-US"/>
              </w:rPr>
              <w:br/>
            </w:r>
          </w:p>
          <w:p w14:paraId="4A2162B1"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lang w:val="en-US"/>
              </w:rPr>
              <w:t xml:space="preserve">Lawrence </w:t>
            </w:r>
            <w:r>
              <w:rPr>
                <w:rFonts w:ascii="Calibri" w:eastAsia="Calibri" w:hAnsi="Calibri" w:cs="Calibri"/>
                <w:i/>
                <w:iCs/>
                <w:color w:val="000000" w:themeColor="text1"/>
                <w:sz w:val="16"/>
                <w:szCs w:val="16"/>
                <w:lang w:val="en-US"/>
              </w:rPr>
              <w:t xml:space="preserve">et al. </w:t>
            </w:r>
            <w:r>
              <w:rPr>
                <w:rFonts w:ascii="Calibri" w:eastAsia="Calibri" w:hAnsi="Calibri" w:cs="Calibri"/>
                <w:i/>
                <w:iCs/>
                <w:color w:val="000000" w:themeColor="text1"/>
                <w:sz w:val="16"/>
                <w:szCs w:val="16"/>
              </w:rPr>
              <w:t>(</w:t>
            </w:r>
            <w:r>
              <w:rPr>
                <w:rFonts w:ascii="Calibri" w:eastAsia="Calibri" w:hAnsi="Calibri" w:cs="Calibri"/>
                <w:color w:val="000000" w:themeColor="text1"/>
                <w:sz w:val="16"/>
                <w:szCs w:val="16"/>
              </w:rPr>
              <w:t>2023)</w:t>
            </w:r>
          </w:p>
        </w:tc>
      </w:tr>
      <w:tr w:rsidR="00245D9A" w:rsidRPr="008E179E" w14:paraId="4FD3136D" w14:textId="77777777" w:rsidTr="00245D9A">
        <w:trPr>
          <w:trHeight w:val="1421"/>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000000"/>
              <w:left w:val="single" w:sz="4" w:space="0" w:color="000000"/>
              <w:bottom w:val="single" w:sz="4" w:space="0" w:color="000000"/>
              <w:right w:val="single" w:sz="4" w:space="0" w:color="000000"/>
            </w:tcBorders>
          </w:tcPr>
          <w:p w14:paraId="465B7DD4" w14:textId="77777777" w:rsidR="00245D9A" w:rsidRPr="008E179E" w:rsidRDefault="00E8542F" w:rsidP="009A124B">
            <w:pPr>
              <w:spacing w:after="0" w:line="36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Técnica</w:t>
            </w:r>
          </w:p>
        </w:tc>
        <w:tc>
          <w:tcPr>
            <w:tcW w:w="1818" w:type="dxa"/>
            <w:tcBorders>
              <w:top w:val="single" w:sz="4" w:space="0" w:color="000000"/>
              <w:left w:val="single" w:sz="4" w:space="0" w:color="000000"/>
              <w:bottom w:val="single" w:sz="4" w:space="0" w:color="000000"/>
              <w:right w:val="single" w:sz="4" w:space="0" w:color="000000"/>
            </w:tcBorders>
          </w:tcPr>
          <w:p w14:paraId="3EF71B09"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FCR</w:t>
            </w:r>
          </w:p>
          <w:p w14:paraId="28D50D20"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10654AD6"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i/>
                <w:iCs/>
                <w:color w:val="000000" w:themeColor="text1"/>
                <w:sz w:val="16"/>
                <w:szCs w:val="16"/>
              </w:rPr>
              <w:t xml:space="preserve">(Feed </w:t>
            </w:r>
            <w:proofErr w:type="spellStart"/>
            <w:r>
              <w:rPr>
                <w:rFonts w:ascii="Calibri" w:eastAsia="Calibri" w:hAnsi="Calibri" w:cs="Calibri"/>
                <w:i/>
                <w:iCs/>
                <w:color w:val="000000" w:themeColor="text1"/>
                <w:sz w:val="16"/>
                <w:szCs w:val="16"/>
              </w:rPr>
              <w:t>Conversion</w:t>
            </w:r>
            <w:proofErr w:type="spellEnd"/>
            <w:r>
              <w:rPr>
                <w:rFonts w:ascii="Calibri" w:eastAsia="Calibri" w:hAnsi="Calibri" w:cs="Calibri"/>
                <w:i/>
                <w:iCs/>
                <w:color w:val="000000" w:themeColor="text1"/>
                <w:sz w:val="16"/>
                <w:szCs w:val="16"/>
              </w:rPr>
              <w:t xml:space="preserve"> </w:t>
            </w:r>
            <w:proofErr w:type="spellStart"/>
            <w:r>
              <w:rPr>
                <w:rFonts w:ascii="Calibri" w:eastAsia="Calibri" w:hAnsi="Calibri" w:cs="Calibri"/>
                <w:i/>
                <w:iCs/>
                <w:color w:val="000000" w:themeColor="text1"/>
                <w:sz w:val="16"/>
                <w:szCs w:val="16"/>
              </w:rPr>
              <w:t>Ratio</w:t>
            </w:r>
            <w:proofErr w:type="spellEnd"/>
            <w:r>
              <w:rPr>
                <w:rFonts w:ascii="Calibri" w:eastAsia="Calibri" w:hAnsi="Calibri" w:cs="Calibri"/>
                <w:i/>
                <w:iCs/>
                <w:color w:val="000000" w:themeColor="text1"/>
                <w:sz w:val="16"/>
                <w:szCs w:val="16"/>
              </w:rPr>
              <w:t>)</w:t>
            </w:r>
          </w:p>
        </w:tc>
        <w:tc>
          <w:tcPr>
            <w:tcW w:w="3815" w:type="dxa"/>
            <w:tcBorders>
              <w:top w:val="single" w:sz="4" w:space="0" w:color="000000"/>
              <w:left w:val="single" w:sz="4" w:space="0" w:color="000000"/>
              <w:bottom w:val="single" w:sz="4" w:space="0" w:color="000000"/>
              <w:right w:val="single" w:sz="4" w:space="0" w:color="000000"/>
            </w:tcBorders>
          </w:tcPr>
          <w:p w14:paraId="18F4AECA"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FCR = Total de Ração Ofertada (kg) / Ganho de Biomassa (kg)</w:t>
            </w:r>
          </w:p>
          <w:p w14:paraId="7DE233F3"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69EFF6CC"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i/>
                <w:iCs/>
                <w:color w:val="000000" w:themeColor="text1"/>
                <w:sz w:val="16"/>
                <w:szCs w:val="16"/>
              </w:rPr>
              <w:t>(Mede a eficiência direta da transformação de insumo em produto)</w:t>
            </w:r>
          </w:p>
        </w:tc>
        <w:tc>
          <w:tcPr>
            <w:tcW w:w="1807" w:type="dxa"/>
            <w:tcBorders>
              <w:top w:val="single" w:sz="4" w:space="0" w:color="000000"/>
              <w:left w:val="single" w:sz="4" w:space="0" w:color="000000"/>
              <w:bottom w:val="single" w:sz="4" w:space="0" w:color="000000"/>
              <w:right w:val="single" w:sz="4" w:space="0" w:color="000000"/>
            </w:tcBorders>
          </w:tcPr>
          <w:p w14:paraId="35DBE453"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t xml:space="preserve">Lawrence </w:t>
            </w:r>
            <w:r>
              <w:rPr>
                <w:rFonts w:ascii="Calibri" w:eastAsia="Calibri" w:hAnsi="Calibri" w:cs="Calibri"/>
                <w:i/>
                <w:iCs/>
                <w:color w:val="000000" w:themeColor="text1"/>
                <w:sz w:val="16"/>
                <w:szCs w:val="16"/>
              </w:rPr>
              <w:t>et al.</w:t>
            </w:r>
            <w:r>
              <w:rPr>
                <w:rFonts w:ascii="Calibri" w:eastAsia="Calibri" w:hAnsi="Calibri" w:cs="Calibri"/>
                <w:color w:val="000000" w:themeColor="text1"/>
                <w:sz w:val="16"/>
                <w:szCs w:val="16"/>
              </w:rPr>
              <w:t xml:space="preserve"> (2023)</w:t>
            </w:r>
          </w:p>
        </w:tc>
      </w:tr>
      <w:tr w:rsidR="00245D9A" w:rsidRPr="008E179E" w14:paraId="60C36D92" w14:textId="77777777" w:rsidTr="00245D9A">
        <w:trPr>
          <w:cnfStyle w:val="000000100000" w:firstRow="0" w:lastRow="0" w:firstColumn="0" w:lastColumn="0" w:oddVBand="0" w:evenVBand="0" w:oddHBand="1" w:evenHBand="0" w:firstRowFirstColumn="0" w:firstRowLastColumn="0" w:lastRowFirstColumn="0" w:lastRowLastColumn="0"/>
          <w:trHeight w:val="1273"/>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000000"/>
              <w:left w:val="single" w:sz="4" w:space="0" w:color="000000"/>
              <w:bottom w:val="single" w:sz="4" w:space="0" w:color="000000"/>
              <w:right w:val="single" w:sz="4" w:space="0" w:color="000000"/>
            </w:tcBorders>
          </w:tcPr>
          <w:p w14:paraId="6F9D1D2D" w14:textId="77777777" w:rsidR="00245D9A" w:rsidRPr="008E179E" w:rsidRDefault="00E8542F" w:rsidP="009A124B">
            <w:pPr>
              <w:spacing w:after="0" w:line="36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Econômica</w:t>
            </w:r>
          </w:p>
        </w:tc>
        <w:tc>
          <w:tcPr>
            <w:tcW w:w="1818" w:type="dxa"/>
            <w:tcBorders>
              <w:top w:val="single" w:sz="4" w:space="0" w:color="000000"/>
              <w:left w:val="single" w:sz="4" w:space="0" w:color="000000"/>
              <w:bottom w:val="single" w:sz="4" w:space="0" w:color="000000"/>
              <w:right w:val="single" w:sz="4" w:space="0" w:color="000000"/>
            </w:tcBorders>
          </w:tcPr>
          <w:p w14:paraId="79754CB8"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b/>
                <w:bCs/>
                <w:color w:val="000000" w:themeColor="text1"/>
                <w:sz w:val="16"/>
                <w:szCs w:val="16"/>
                <w:lang w:val="en-US"/>
              </w:rPr>
              <w:t xml:space="preserve">ROI </w:t>
            </w:r>
            <w:proofErr w:type="spellStart"/>
            <w:r>
              <w:rPr>
                <w:rFonts w:ascii="Calibri" w:eastAsia="Calibri" w:hAnsi="Calibri" w:cs="Calibri"/>
                <w:b/>
                <w:bCs/>
                <w:color w:val="000000" w:themeColor="text1"/>
                <w:sz w:val="16"/>
                <w:szCs w:val="16"/>
                <w:lang w:val="en-US"/>
              </w:rPr>
              <w:t>Projetado</w:t>
            </w:r>
            <w:proofErr w:type="spellEnd"/>
          </w:p>
          <w:p w14:paraId="240D14F9"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color w:val="000000" w:themeColor="text1"/>
                <w:sz w:val="16"/>
                <w:szCs w:val="16"/>
                <w:lang w:val="en-US"/>
              </w:rPr>
              <w:br/>
            </w:r>
          </w:p>
          <w:p w14:paraId="24EA5E1D"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i/>
                <w:iCs/>
                <w:color w:val="000000" w:themeColor="text1"/>
                <w:sz w:val="16"/>
                <w:szCs w:val="16"/>
                <w:lang w:val="en-US"/>
              </w:rPr>
              <w:t>(Return on Investment)</w:t>
            </w:r>
          </w:p>
        </w:tc>
        <w:tc>
          <w:tcPr>
            <w:tcW w:w="3815" w:type="dxa"/>
            <w:tcBorders>
              <w:top w:val="single" w:sz="4" w:space="0" w:color="000000"/>
              <w:left w:val="single" w:sz="4" w:space="0" w:color="000000"/>
              <w:bottom w:val="single" w:sz="4" w:space="0" w:color="000000"/>
              <w:right w:val="single" w:sz="4" w:space="0" w:color="000000"/>
            </w:tcBorders>
          </w:tcPr>
          <w:p w14:paraId="4E294737"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ROI = [(Receita Estimada - Custo Total) / Investimento Total] × 100</w:t>
            </w:r>
          </w:p>
          <w:p w14:paraId="209DEA2A"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652D1749"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i/>
                <w:iCs/>
                <w:color w:val="000000" w:themeColor="text1"/>
                <w:sz w:val="16"/>
                <w:szCs w:val="16"/>
              </w:rPr>
              <w:t>(Indicador clássico de atratividade financeira)</w:t>
            </w:r>
          </w:p>
        </w:tc>
        <w:tc>
          <w:tcPr>
            <w:tcW w:w="1807" w:type="dxa"/>
            <w:tcBorders>
              <w:top w:val="single" w:sz="4" w:space="0" w:color="000000"/>
              <w:left w:val="single" w:sz="4" w:space="0" w:color="000000"/>
              <w:bottom w:val="single" w:sz="4" w:space="0" w:color="000000"/>
              <w:right w:val="single" w:sz="4" w:space="0" w:color="000000"/>
            </w:tcBorders>
          </w:tcPr>
          <w:p w14:paraId="0DE3370C"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t>Assaf Neto (2014, p. 129)</w:t>
            </w:r>
          </w:p>
        </w:tc>
      </w:tr>
      <w:tr w:rsidR="00245D9A" w:rsidRPr="008E179E" w14:paraId="44978F5A" w14:textId="77777777" w:rsidTr="00245D9A">
        <w:trPr>
          <w:trHeight w:val="1421"/>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000000"/>
              <w:left w:val="single" w:sz="4" w:space="0" w:color="000000"/>
              <w:bottom w:val="single" w:sz="4" w:space="0" w:color="000000"/>
              <w:right w:val="single" w:sz="4" w:space="0" w:color="000000"/>
            </w:tcBorders>
          </w:tcPr>
          <w:p w14:paraId="444F6C4E" w14:textId="77777777" w:rsidR="00245D9A" w:rsidRPr="008E179E" w:rsidRDefault="00E8542F" w:rsidP="009A124B">
            <w:pPr>
              <w:spacing w:after="0" w:line="36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Econômica</w:t>
            </w:r>
          </w:p>
        </w:tc>
        <w:tc>
          <w:tcPr>
            <w:tcW w:w="1818" w:type="dxa"/>
            <w:tcBorders>
              <w:top w:val="single" w:sz="4" w:space="0" w:color="000000"/>
              <w:left w:val="single" w:sz="4" w:space="0" w:color="000000"/>
              <w:bottom w:val="single" w:sz="4" w:space="0" w:color="000000"/>
              <w:right w:val="single" w:sz="4" w:space="0" w:color="000000"/>
            </w:tcBorders>
          </w:tcPr>
          <w:p w14:paraId="35FAC640"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Margem de Segurança Operacional</w:t>
            </w:r>
          </w:p>
        </w:tc>
        <w:tc>
          <w:tcPr>
            <w:tcW w:w="3815" w:type="dxa"/>
            <w:tcBorders>
              <w:top w:val="single" w:sz="4" w:space="0" w:color="000000"/>
              <w:left w:val="single" w:sz="4" w:space="0" w:color="000000"/>
              <w:bottom w:val="single" w:sz="4" w:space="0" w:color="000000"/>
              <w:right w:val="single" w:sz="4" w:space="0" w:color="000000"/>
            </w:tcBorders>
          </w:tcPr>
          <w:p w14:paraId="70945DE3"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 de Queda Admissível = (Receita Atual - Receita no Ponto de Equilíbrio) / Receita Atual</w:t>
            </w:r>
          </w:p>
          <w:p w14:paraId="06E2C91A"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454992D5"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i/>
                <w:iCs/>
                <w:color w:val="000000" w:themeColor="text1"/>
                <w:sz w:val="16"/>
                <w:szCs w:val="16"/>
              </w:rPr>
              <w:t xml:space="preserve">(Mede o quanto </w:t>
            </w:r>
            <w:proofErr w:type="gramStart"/>
            <w:r>
              <w:rPr>
                <w:rFonts w:ascii="Calibri" w:eastAsia="Calibri" w:hAnsi="Calibri" w:cs="Calibri"/>
                <w:i/>
                <w:iCs/>
                <w:color w:val="000000" w:themeColor="text1"/>
                <w:sz w:val="16"/>
                <w:szCs w:val="16"/>
              </w:rPr>
              <w:t>as vendas pode</w:t>
            </w:r>
            <w:proofErr w:type="gramEnd"/>
            <w:r>
              <w:rPr>
                <w:rFonts w:ascii="Calibri" w:eastAsia="Calibri" w:hAnsi="Calibri" w:cs="Calibri"/>
                <w:i/>
                <w:iCs/>
                <w:color w:val="000000" w:themeColor="text1"/>
                <w:sz w:val="16"/>
                <w:szCs w:val="16"/>
              </w:rPr>
              <w:t xml:space="preserve"> cair antes de haver prejuízo)</w:t>
            </w:r>
          </w:p>
        </w:tc>
        <w:tc>
          <w:tcPr>
            <w:tcW w:w="1807" w:type="dxa"/>
            <w:tcBorders>
              <w:top w:val="single" w:sz="4" w:space="0" w:color="000000"/>
              <w:left w:val="single" w:sz="4" w:space="0" w:color="000000"/>
              <w:bottom w:val="single" w:sz="4" w:space="0" w:color="000000"/>
              <w:right w:val="single" w:sz="4" w:space="0" w:color="000000"/>
            </w:tcBorders>
          </w:tcPr>
          <w:p w14:paraId="3292CB8C"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proofErr w:type="spellStart"/>
            <w:r>
              <w:rPr>
                <w:rFonts w:ascii="Calibri" w:eastAsia="Calibri" w:hAnsi="Calibri" w:cs="Calibri"/>
                <w:color w:val="000000" w:themeColor="text1"/>
                <w:sz w:val="16"/>
                <w:szCs w:val="16"/>
              </w:rPr>
              <w:t>Casarotto</w:t>
            </w:r>
            <w:proofErr w:type="spellEnd"/>
            <w:r>
              <w:rPr>
                <w:rFonts w:ascii="Calibri" w:eastAsia="Calibri" w:hAnsi="Calibri" w:cs="Calibri"/>
                <w:color w:val="000000" w:themeColor="text1"/>
                <w:sz w:val="16"/>
                <w:szCs w:val="16"/>
              </w:rPr>
              <w:t xml:space="preserve"> Filho; </w:t>
            </w:r>
            <w:proofErr w:type="spellStart"/>
            <w:r>
              <w:rPr>
                <w:rFonts w:ascii="Calibri" w:eastAsia="Calibri" w:hAnsi="Calibri" w:cs="Calibri"/>
                <w:color w:val="000000" w:themeColor="text1"/>
                <w:sz w:val="16"/>
                <w:szCs w:val="16"/>
              </w:rPr>
              <w:t>Kopittke</w:t>
            </w:r>
            <w:proofErr w:type="spellEnd"/>
            <w:r>
              <w:rPr>
                <w:rFonts w:ascii="Calibri" w:eastAsia="Calibri" w:hAnsi="Calibri" w:cs="Calibri"/>
                <w:color w:val="000000" w:themeColor="text1"/>
                <w:sz w:val="16"/>
                <w:szCs w:val="16"/>
              </w:rPr>
              <w:t xml:space="preserve"> (2007, p. 122</w:t>
            </w:r>
            <w:r>
              <w:rPr>
                <w:rFonts w:ascii="Cambria Math" w:eastAsia="Calibri" w:hAnsi="Cambria Math" w:cs="Cambria Math"/>
                <w:color w:val="000000" w:themeColor="text1"/>
                <w:sz w:val="16"/>
                <w:szCs w:val="16"/>
              </w:rPr>
              <w:t>‑</w:t>
            </w:r>
            <w:r>
              <w:rPr>
                <w:rFonts w:ascii="Calibri" w:eastAsia="Calibri" w:hAnsi="Calibri" w:cs="Calibri"/>
                <w:color w:val="000000" w:themeColor="text1"/>
                <w:sz w:val="16"/>
                <w:szCs w:val="16"/>
              </w:rPr>
              <w:t>123, 251)</w:t>
            </w:r>
          </w:p>
        </w:tc>
      </w:tr>
      <w:tr w:rsidR="00245D9A" w:rsidRPr="008E179E" w14:paraId="6E0DE0E1" w14:textId="77777777" w:rsidTr="00245D9A">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000000"/>
              <w:left w:val="single" w:sz="4" w:space="0" w:color="000000"/>
              <w:bottom w:val="single" w:sz="4" w:space="0" w:color="000000"/>
              <w:right w:val="single" w:sz="4" w:space="0" w:color="000000"/>
            </w:tcBorders>
          </w:tcPr>
          <w:p w14:paraId="05635334" w14:textId="77777777" w:rsidR="00245D9A" w:rsidRPr="008E179E" w:rsidRDefault="00E8542F" w:rsidP="009A124B">
            <w:pPr>
              <w:spacing w:after="0" w:line="36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Ambiental</w:t>
            </w:r>
          </w:p>
        </w:tc>
        <w:tc>
          <w:tcPr>
            <w:tcW w:w="1818" w:type="dxa"/>
            <w:tcBorders>
              <w:top w:val="single" w:sz="4" w:space="0" w:color="000000"/>
              <w:left w:val="single" w:sz="4" w:space="0" w:color="000000"/>
              <w:bottom w:val="single" w:sz="4" w:space="0" w:color="000000"/>
              <w:right w:val="single" w:sz="4" w:space="0" w:color="000000"/>
            </w:tcBorders>
          </w:tcPr>
          <w:p w14:paraId="4E7BADC2"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proofErr w:type="spellStart"/>
            <w:r>
              <w:rPr>
                <w:rFonts w:ascii="Calibri" w:eastAsia="Calibri" w:hAnsi="Calibri" w:cs="Calibri"/>
                <w:b/>
                <w:bCs/>
                <w:color w:val="000000" w:themeColor="text1"/>
                <w:sz w:val="16"/>
                <w:szCs w:val="16"/>
                <w:lang w:val="en-US"/>
              </w:rPr>
              <w:t>Pegada</w:t>
            </w:r>
            <w:proofErr w:type="spellEnd"/>
            <w:r>
              <w:rPr>
                <w:rFonts w:ascii="Calibri" w:eastAsia="Calibri" w:hAnsi="Calibri" w:cs="Calibri"/>
                <w:b/>
                <w:bCs/>
                <w:color w:val="000000" w:themeColor="text1"/>
                <w:sz w:val="16"/>
                <w:szCs w:val="16"/>
                <w:lang w:val="en-US"/>
              </w:rPr>
              <w:t xml:space="preserve"> </w:t>
            </w:r>
            <w:proofErr w:type="spellStart"/>
            <w:r>
              <w:rPr>
                <w:rFonts w:ascii="Calibri" w:eastAsia="Calibri" w:hAnsi="Calibri" w:cs="Calibri"/>
                <w:b/>
                <w:bCs/>
                <w:color w:val="000000" w:themeColor="text1"/>
                <w:sz w:val="16"/>
                <w:szCs w:val="16"/>
                <w:lang w:val="en-US"/>
              </w:rPr>
              <w:t>Hídrica</w:t>
            </w:r>
            <w:proofErr w:type="spellEnd"/>
            <w:r>
              <w:rPr>
                <w:rFonts w:ascii="Calibri" w:eastAsia="Calibri" w:hAnsi="Calibri" w:cs="Calibri"/>
                <w:b/>
                <w:bCs/>
                <w:color w:val="000000" w:themeColor="text1"/>
                <w:sz w:val="16"/>
                <w:szCs w:val="16"/>
                <w:lang w:val="en-US"/>
              </w:rPr>
              <w:t xml:space="preserve"> Azul</w:t>
            </w:r>
          </w:p>
          <w:p w14:paraId="79C5CA55"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color w:val="000000" w:themeColor="text1"/>
                <w:sz w:val="16"/>
                <w:szCs w:val="16"/>
                <w:lang w:val="en-US"/>
              </w:rPr>
              <w:br/>
            </w:r>
          </w:p>
          <w:p w14:paraId="33F01D6F"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i/>
                <w:iCs/>
                <w:color w:val="000000" w:themeColor="text1"/>
                <w:sz w:val="16"/>
                <w:szCs w:val="16"/>
                <w:lang w:val="en-US"/>
              </w:rPr>
              <w:t>(Blue Water Footprint)</w:t>
            </w:r>
          </w:p>
        </w:tc>
        <w:tc>
          <w:tcPr>
            <w:tcW w:w="3815" w:type="dxa"/>
            <w:tcBorders>
              <w:top w:val="single" w:sz="4" w:space="0" w:color="000000"/>
              <w:left w:val="single" w:sz="4" w:space="0" w:color="000000"/>
              <w:bottom w:val="single" w:sz="4" w:space="0" w:color="000000"/>
              <w:right w:val="single" w:sz="4" w:space="0" w:color="000000"/>
            </w:tcBorders>
          </w:tcPr>
          <w:p w14:paraId="1DA5FD39"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PH = Volume de Água Consumido (m³) / Produção de Peixe (</w:t>
            </w:r>
            <w:proofErr w:type="spellStart"/>
            <w:r>
              <w:rPr>
                <w:rFonts w:ascii="Calibri" w:eastAsia="Calibri" w:hAnsi="Calibri" w:cs="Calibri"/>
                <w:b/>
                <w:bCs/>
                <w:color w:val="000000" w:themeColor="text1"/>
                <w:sz w:val="16"/>
                <w:szCs w:val="16"/>
              </w:rPr>
              <w:t>ton</w:t>
            </w:r>
            <w:proofErr w:type="spellEnd"/>
            <w:r>
              <w:rPr>
                <w:rFonts w:ascii="Calibri" w:eastAsia="Calibri" w:hAnsi="Calibri" w:cs="Calibri"/>
                <w:b/>
                <w:bCs/>
                <w:color w:val="000000" w:themeColor="text1"/>
                <w:sz w:val="16"/>
                <w:szCs w:val="16"/>
              </w:rPr>
              <w:t>)</w:t>
            </w:r>
          </w:p>
          <w:p w14:paraId="03F03BA4"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322CC471"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i/>
                <w:iCs/>
                <w:color w:val="000000" w:themeColor="text1"/>
                <w:sz w:val="16"/>
                <w:szCs w:val="16"/>
              </w:rPr>
              <w:t>(Mede a eficiência do uso do recurso hídrico)</w:t>
            </w:r>
          </w:p>
        </w:tc>
        <w:tc>
          <w:tcPr>
            <w:tcW w:w="1807" w:type="dxa"/>
            <w:tcBorders>
              <w:top w:val="single" w:sz="4" w:space="0" w:color="000000"/>
              <w:left w:val="single" w:sz="4" w:space="0" w:color="000000"/>
              <w:bottom w:val="single" w:sz="4" w:space="0" w:color="000000"/>
              <w:right w:val="single" w:sz="4" w:space="0" w:color="000000"/>
            </w:tcBorders>
          </w:tcPr>
          <w:p w14:paraId="7A78EFED"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proofErr w:type="spellStart"/>
            <w:r>
              <w:rPr>
                <w:rFonts w:ascii="Calibri" w:eastAsia="Calibri" w:hAnsi="Calibri" w:cs="Calibri"/>
                <w:color w:val="000000" w:themeColor="text1"/>
                <w:sz w:val="16"/>
                <w:szCs w:val="16"/>
              </w:rPr>
              <w:t>Hoekstra</w:t>
            </w:r>
            <w:proofErr w:type="spellEnd"/>
            <w:r>
              <w:rPr>
                <w:rFonts w:ascii="Calibri" w:eastAsia="Calibri" w:hAnsi="Calibri" w:cs="Calibri"/>
                <w:color w:val="000000" w:themeColor="text1"/>
                <w:sz w:val="16"/>
                <w:szCs w:val="16"/>
              </w:rPr>
              <w:t xml:space="preserve"> (2017, p. 3061)</w:t>
            </w:r>
            <w:r>
              <w:rPr>
                <w:rFonts w:ascii="Calibri" w:eastAsia="Calibri" w:hAnsi="Calibri" w:cs="Calibri"/>
                <w:color w:val="000000" w:themeColor="text1"/>
                <w:sz w:val="16"/>
                <w:szCs w:val="16"/>
              </w:rPr>
              <w:br/>
            </w:r>
          </w:p>
          <w:p w14:paraId="0C993EE0" w14:textId="77777777" w:rsidR="00245D9A" w:rsidRPr="008E179E" w:rsidRDefault="00245D9A"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p>
        </w:tc>
      </w:tr>
      <w:tr w:rsidR="00245D9A" w:rsidRPr="008E179E" w14:paraId="31A5804B" w14:textId="77777777" w:rsidTr="00245D9A">
        <w:trPr>
          <w:trHeight w:val="1260"/>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000000"/>
              <w:left w:val="single" w:sz="4" w:space="0" w:color="000000"/>
              <w:bottom w:val="single" w:sz="4" w:space="0" w:color="000000"/>
              <w:right w:val="single" w:sz="4" w:space="0" w:color="000000"/>
            </w:tcBorders>
          </w:tcPr>
          <w:p w14:paraId="2578F8D9" w14:textId="77777777" w:rsidR="00245D9A" w:rsidRPr="008E179E" w:rsidRDefault="00E8542F" w:rsidP="009A124B">
            <w:pPr>
              <w:spacing w:after="0" w:line="36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Ambiental</w:t>
            </w:r>
          </w:p>
        </w:tc>
        <w:tc>
          <w:tcPr>
            <w:tcW w:w="1818" w:type="dxa"/>
            <w:tcBorders>
              <w:top w:val="single" w:sz="4" w:space="0" w:color="000000"/>
              <w:left w:val="single" w:sz="4" w:space="0" w:color="000000"/>
              <w:bottom w:val="single" w:sz="4" w:space="0" w:color="000000"/>
              <w:right w:val="single" w:sz="4" w:space="0" w:color="000000"/>
            </w:tcBorders>
          </w:tcPr>
          <w:p w14:paraId="2CEF5FE5"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Índice de Ecoeficiência</w:t>
            </w:r>
          </w:p>
        </w:tc>
        <w:tc>
          <w:tcPr>
            <w:tcW w:w="3815" w:type="dxa"/>
            <w:tcBorders>
              <w:top w:val="single" w:sz="4" w:space="0" w:color="000000"/>
              <w:left w:val="single" w:sz="4" w:space="0" w:color="000000"/>
              <w:bottom w:val="single" w:sz="4" w:space="0" w:color="000000"/>
              <w:right w:val="single" w:sz="4" w:space="0" w:color="000000"/>
            </w:tcBorders>
          </w:tcPr>
          <w:p w14:paraId="763E9D78"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IE = Valor Econômico Adicionado / Impacto Ambiental Agregado</w:t>
            </w:r>
          </w:p>
          <w:p w14:paraId="5B2BF728"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40B5AF65"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i/>
                <w:iCs/>
                <w:color w:val="000000" w:themeColor="text1"/>
                <w:sz w:val="16"/>
                <w:szCs w:val="16"/>
              </w:rPr>
              <w:t>(Razão entre o lucro gerado e os resíduos produzidos)</w:t>
            </w:r>
          </w:p>
        </w:tc>
        <w:tc>
          <w:tcPr>
            <w:tcW w:w="1807" w:type="dxa"/>
            <w:tcBorders>
              <w:top w:val="single" w:sz="4" w:space="0" w:color="000000"/>
              <w:left w:val="single" w:sz="4" w:space="0" w:color="000000"/>
              <w:bottom w:val="single" w:sz="4" w:space="0" w:color="000000"/>
              <w:right w:val="single" w:sz="4" w:space="0" w:color="000000"/>
            </w:tcBorders>
          </w:tcPr>
          <w:p w14:paraId="151684D2"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1BF21893" w14:textId="77777777" w:rsidR="00245D9A" w:rsidRPr="008E179E" w:rsidRDefault="00245D9A"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p>
        </w:tc>
      </w:tr>
      <w:tr w:rsidR="00245D9A" w:rsidRPr="008E179E" w14:paraId="6C3ADD95" w14:textId="77777777" w:rsidTr="00245D9A">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000000"/>
              <w:left w:val="single" w:sz="4" w:space="0" w:color="000000"/>
              <w:bottom w:val="single" w:sz="4" w:space="0" w:color="000000"/>
              <w:right w:val="single" w:sz="4" w:space="0" w:color="000000"/>
            </w:tcBorders>
          </w:tcPr>
          <w:p w14:paraId="35377C43" w14:textId="77777777" w:rsidR="00245D9A" w:rsidRPr="008E179E" w:rsidRDefault="00E8542F" w:rsidP="009A124B">
            <w:pPr>
              <w:spacing w:after="0" w:line="36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Social</w:t>
            </w:r>
          </w:p>
        </w:tc>
        <w:tc>
          <w:tcPr>
            <w:tcW w:w="1818" w:type="dxa"/>
            <w:tcBorders>
              <w:top w:val="single" w:sz="4" w:space="0" w:color="000000"/>
              <w:left w:val="single" w:sz="4" w:space="0" w:color="000000"/>
              <w:bottom w:val="single" w:sz="4" w:space="0" w:color="000000"/>
              <w:right w:val="single" w:sz="4" w:space="0" w:color="000000"/>
            </w:tcBorders>
          </w:tcPr>
          <w:p w14:paraId="2CA6E6F7"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b/>
                <w:bCs/>
                <w:color w:val="000000" w:themeColor="text1"/>
                <w:sz w:val="16"/>
                <w:szCs w:val="16"/>
                <w:lang w:val="en-US"/>
              </w:rPr>
              <w:t>LSO Score</w:t>
            </w:r>
          </w:p>
          <w:p w14:paraId="19F7564B"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color w:val="000000" w:themeColor="text1"/>
                <w:sz w:val="16"/>
                <w:szCs w:val="16"/>
                <w:lang w:val="en-US"/>
              </w:rPr>
              <w:br/>
            </w:r>
          </w:p>
          <w:p w14:paraId="40B63671" w14:textId="77777777" w:rsidR="00245D9A" w:rsidRPr="007016B7"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n-US"/>
              </w:rPr>
            </w:pPr>
            <w:r>
              <w:rPr>
                <w:rFonts w:ascii="Calibri" w:eastAsia="Calibri" w:hAnsi="Calibri" w:cs="Calibri"/>
                <w:i/>
                <w:iCs/>
                <w:color w:val="000000" w:themeColor="text1"/>
                <w:sz w:val="16"/>
                <w:szCs w:val="16"/>
                <w:lang w:val="en-US"/>
              </w:rPr>
              <w:t>(License to Operate)</w:t>
            </w:r>
          </w:p>
        </w:tc>
        <w:tc>
          <w:tcPr>
            <w:tcW w:w="3815" w:type="dxa"/>
            <w:tcBorders>
              <w:top w:val="single" w:sz="4" w:space="0" w:color="000000"/>
              <w:left w:val="single" w:sz="4" w:space="0" w:color="000000"/>
              <w:bottom w:val="single" w:sz="4" w:space="0" w:color="000000"/>
              <w:right w:val="single" w:sz="4" w:space="0" w:color="000000"/>
            </w:tcBorders>
          </w:tcPr>
          <w:p w14:paraId="2953538F"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Índice Composto (0 a 100)</w:t>
            </w:r>
          </w:p>
          <w:p w14:paraId="7CB96BDD"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706BF219"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i/>
                <w:iCs/>
                <w:color w:val="000000" w:themeColor="text1"/>
                <w:sz w:val="16"/>
                <w:szCs w:val="16"/>
              </w:rPr>
              <w:t>(Baseado na frequência de engajamento positivo com stakeholders e ausência de conflitos)</w:t>
            </w:r>
          </w:p>
        </w:tc>
        <w:tc>
          <w:tcPr>
            <w:tcW w:w="1807" w:type="dxa"/>
            <w:tcBorders>
              <w:top w:val="single" w:sz="4" w:space="0" w:color="000000"/>
              <w:left w:val="single" w:sz="4" w:space="0" w:color="000000"/>
              <w:bottom w:val="single" w:sz="4" w:space="0" w:color="000000"/>
              <w:right w:val="single" w:sz="4" w:space="0" w:color="000000"/>
            </w:tcBorders>
          </w:tcPr>
          <w:p w14:paraId="783389D0" w14:textId="77777777" w:rsidR="00245D9A" w:rsidRPr="008E179E" w:rsidRDefault="00E8542F" w:rsidP="009A124B">
            <w:pPr>
              <w:spacing w:after="0" w:line="36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t xml:space="preserve">Hurst e </w:t>
            </w:r>
            <w:proofErr w:type="spellStart"/>
            <w:r>
              <w:rPr>
                <w:rFonts w:ascii="Calibri" w:eastAsia="Calibri" w:hAnsi="Calibri" w:cs="Calibri"/>
                <w:color w:val="000000" w:themeColor="text1"/>
                <w:sz w:val="16"/>
                <w:szCs w:val="16"/>
              </w:rPr>
              <w:t>Ihlen</w:t>
            </w:r>
            <w:proofErr w:type="spellEnd"/>
            <w:r>
              <w:rPr>
                <w:rFonts w:ascii="Calibri" w:eastAsia="Calibri" w:hAnsi="Calibri" w:cs="Calibri"/>
                <w:color w:val="000000" w:themeColor="text1"/>
                <w:sz w:val="16"/>
                <w:szCs w:val="16"/>
              </w:rPr>
              <w:t xml:space="preserve"> (2018, p. 137).</w:t>
            </w:r>
          </w:p>
        </w:tc>
      </w:tr>
      <w:tr w:rsidR="00245D9A" w:rsidRPr="008E179E" w14:paraId="13A43087" w14:textId="77777777" w:rsidTr="00245D9A">
        <w:trPr>
          <w:trHeight w:val="1260"/>
        </w:trPr>
        <w:tc>
          <w:tcPr>
            <w:cnfStyle w:val="001000000000" w:firstRow="0" w:lastRow="0" w:firstColumn="1" w:lastColumn="0" w:oddVBand="0" w:evenVBand="0" w:oddHBand="0" w:evenHBand="0" w:firstRowFirstColumn="0" w:firstRowLastColumn="0" w:lastRowFirstColumn="0" w:lastRowLastColumn="0"/>
            <w:tcW w:w="1120" w:type="dxa"/>
            <w:tcBorders>
              <w:top w:val="single" w:sz="4" w:space="0" w:color="000000"/>
              <w:left w:val="single" w:sz="4" w:space="0" w:color="000000"/>
              <w:bottom w:val="single" w:sz="4" w:space="0" w:color="000000"/>
              <w:right w:val="single" w:sz="4" w:space="0" w:color="000000"/>
            </w:tcBorders>
          </w:tcPr>
          <w:p w14:paraId="2953820F" w14:textId="77777777" w:rsidR="00245D9A" w:rsidRPr="008E179E" w:rsidRDefault="00E8542F" w:rsidP="009A124B">
            <w:pPr>
              <w:spacing w:after="0" w:line="36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Social</w:t>
            </w:r>
          </w:p>
        </w:tc>
        <w:tc>
          <w:tcPr>
            <w:tcW w:w="1818" w:type="dxa"/>
            <w:tcBorders>
              <w:top w:val="single" w:sz="4" w:space="0" w:color="000000"/>
              <w:left w:val="single" w:sz="4" w:space="0" w:color="000000"/>
              <w:bottom w:val="single" w:sz="4" w:space="0" w:color="000000"/>
              <w:right w:val="single" w:sz="4" w:space="0" w:color="000000"/>
            </w:tcBorders>
          </w:tcPr>
          <w:p w14:paraId="03B146B4"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Retenção de Valor Local</w:t>
            </w:r>
          </w:p>
        </w:tc>
        <w:tc>
          <w:tcPr>
            <w:tcW w:w="3815" w:type="dxa"/>
            <w:tcBorders>
              <w:top w:val="single" w:sz="4" w:space="0" w:color="000000"/>
              <w:left w:val="single" w:sz="4" w:space="0" w:color="000000"/>
              <w:bottom w:val="single" w:sz="4" w:space="0" w:color="000000"/>
              <w:right w:val="single" w:sz="4" w:space="0" w:color="000000"/>
            </w:tcBorders>
          </w:tcPr>
          <w:p w14:paraId="42F22548"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b/>
                <w:bCs/>
                <w:color w:val="000000" w:themeColor="text1"/>
                <w:sz w:val="16"/>
                <w:szCs w:val="16"/>
              </w:rPr>
              <w:t>RVL = (Despesas com Mão de Obra e Fornecedores Locais / Custo Operacional Total) × 100</w:t>
            </w:r>
          </w:p>
          <w:p w14:paraId="5E8D1658"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br/>
            </w:r>
          </w:p>
          <w:p w14:paraId="659F09FB"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i/>
                <w:iCs/>
                <w:color w:val="000000" w:themeColor="text1"/>
                <w:sz w:val="16"/>
                <w:szCs w:val="16"/>
              </w:rPr>
              <w:t>(Mede o impacto econômico direto na comunidade)</w:t>
            </w:r>
          </w:p>
        </w:tc>
        <w:tc>
          <w:tcPr>
            <w:tcW w:w="1807" w:type="dxa"/>
            <w:tcBorders>
              <w:top w:val="single" w:sz="4" w:space="0" w:color="000000"/>
              <w:left w:val="single" w:sz="4" w:space="0" w:color="000000"/>
              <w:bottom w:val="single" w:sz="4" w:space="0" w:color="000000"/>
              <w:right w:val="single" w:sz="4" w:space="0" w:color="000000"/>
            </w:tcBorders>
          </w:tcPr>
          <w:p w14:paraId="214EBE1F" w14:textId="77777777" w:rsidR="00245D9A" w:rsidRPr="008E179E" w:rsidRDefault="000E6E0E"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t>Adaptado dos conteúdos GRI 201-1 (GRI, 2016a, p. 560) e GRI 204-1 (GRI, 2016b, p. 597)</w:t>
            </w:r>
            <w:r>
              <w:rPr>
                <w:rFonts w:ascii="Calibri" w:eastAsia="Calibri" w:hAnsi="Calibri" w:cs="Calibri"/>
                <w:color w:val="000000" w:themeColor="text1"/>
                <w:sz w:val="16"/>
                <w:szCs w:val="16"/>
              </w:rPr>
              <w:br/>
            </w:r>
          </w:p>
          <w:p w14:paraId="64E0803A" w14:textId="77777777" w:rsidR="00245D9A" w:rsidRPr="008E179E" w:rsidRDefault="00E8542F" w:rsidP="009A124B">
            <w:pPr>
              <w:spacing w:after="0" w:line="36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rPr>
            </w:pPr>
            <w:r>
              <w:rPr>
                <w:rFonts w:ascii="Calibri" w:eastAsia="Calibri" w:hAnsi="Calibri" w:cs="Calibri"/>
                <w:color w:val="000000" w:themeColor="text1"/>
                <w:sz w:val="16"/>
                <w:szCs w:val="16"/>
              </w:rPr>
              <w:t>Sachs (2009, p. 85)</w:t>
            </w:r>
          </w:p>
        </w:tc>
      </w:tr>
    </w:tbl>
    <w:p w14:paraId="1CE65D66" w14:textId="77777777" w:rsidR="00245D9A" w:rsidRPr="008E179E" w:rsidRDefault="00E8542F" w:rsidP="009A124B">
      <w:pPr>
        <w:spacing w:after="0" w:line="360" w:lineRule="auto"/>
        <w:jc w:val="center"/>
        <w:rPr>
          <w:rFonts w:ascii="Calibri" w:eastAsia="Calibri" w:hAnsi="Calibri" w:cs="Calibri"/>
          <w:color w:val="000000" w:themeColor="text1"/>
          <w:sz w:val="16"/>
          <w:szCs w:val="16"/>
        </w:rPr>
      </w:pPr>
      <w:r>
        <w:rPr>
          <w:rFonts w:ascii="Calibri" w:eastAsia="Calibri" w:hAnsi="Calibri" w:cs="Calibri"/>
          <w:color w:val="000000" w:themeColor="text1"/>
          <w:sz w:val="16"/>
          <w:szCs w:val="16"/>
        </w:rPr>
        <w:t>Fonte: Elaborado pelo autor (2026).</w:t>
      </w:r>
    </w:p>
    <w:p w14:paraId="4C99C7ED"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utilização destes KPIs permite que o </w:t>
      </w:r>
      <w:r>
        <w:rPr>
          <w:rFonts w:ascii="Times New Roman" w:eastAsia="Times New Roman" w:hAnsi="Times New Roman" w:cs="Times New Roman"/>
          <w:i/>
          <w:iCs/>
          <w:color w:val="000000" w:themeColor="text1"/>
          <w:sz w:val="24"/>
          <w:szCs w:val="24"/>
        </w:rPr>
        <w:t xml:space="preserve">software </w:t>
      </w:r>
      <w:r>
        <w:rPr>
          <w:rFonts w:ascii="Times New Roman" w:eastAsia="Times New Roman" w:hAnsi="Times New Roman" w:cs="Times New Roman"/>
          <w:color w:val="000000" w:themeColor="text1"/>
          <w:sz w:val="24"/>
          <w:szCs w:val="24"/>
        </w:rPr>
        <w:t>em Python não apenas apresente números isolados, mas atue como um mecanismo contra a subtilização. Ao forçar os gestores a considerarem todas as medidas operacionais importantes em conjunto, o painel permite verificar se a melhoria em uma área foi alcançada às custas de outra.</w:t>
      </w:r>
    </w:p>
    <w:p w14:paraId="4297BFF1" w14:textId="77777777" w:rsidR="00CB01E8" w:rsidRPr="008E179E" w:rsidRDefault="00CB01E8" w:rsidP="009A124B">
      <w:pPr>
        <w:spacing w:after="0" w:line="360" w:lineRule="auto"/>
        <w:ind w:firstLine="708"/>
        <w:jc w:val="both"/>
        <w:rPr>
          <w:rFonts w:ascii="Times New Roman" w:eastAsia="Times New Roman" w:hAnsi="Times New Roman" w:cs="Times New Roman"/>
          <w:color w:val="000000" w:themeColor="text1"/>
          <w:sz w:val="24"/>
          <w:szCs w:val="24"/>
        </w:rPr>
      </w:pPr>
    </w:p>
    <w:p w14:paraId="52AB4928" w14:textId="77777777" w:rsidR="00245D9A" w:rsidRPr="008E179E" w:rsidRDefault="00E8542F" w:rsidP="009A124B">
      <w:pPr>
        <w:pStyle w:val="Ttulo2"/>
        <w:spacing w:before="0" w:after="0" w:line="360" w:lineRule="auto"/>
        <w:rPr>
          <w:rFonts w:ascii="Times New Roman" w:eastAsia="Times New Roman" w:hAnsi="Times New Roman" w:cs="Times New Roman"/>
          <w:b/>
          <w:bCs/>
          <w:color w:val="000000" w:themeColor="text1"/>
          <w:sz w:val="28"/>
          <w:szCs w:val="28"/>
        </w:rPr>
      </w:pPr>
      <w:bookmarkStart w:id="123" w:name="_Toc242269142"/>
      <w:bookmarkStart w:id="124" w:name="_Toc242269221"/>
      <w:bookmarkStart w:id="125" w:name="_Toc242269302"/>
      <w:r>
        <w:rPr>
          <w:rFonts w:ascii="Times New Roman" w:eastAsia="Times New Roman" w:hAnsi="Times New Roman" w:cs="Times New Roman"/>
          <w:b/>
          <w:bCs/>
          <w:color w:val="000000" w:themeColor="text1"/>
          <w:sz w:val="28"/>
          <w:szCs w:val="28"/>
        </w:rPr>
        <w:t>2.9 Eixo 2 – Integração, Lean, Sustentabilidade Ambiental e cadeia de suprimentos</w:t>
      </w:r>
      <w:bookmarkEnd w:id="123"/>
      <w:bookmarkEnd w:id="124"/>
      <w:bookmarkEnd w:id="125"/>
    </w:p>
    <w:p w14:paraId="10225DC0"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26" w:name="_Toc242269143"/>
      <w:bookmarkStart w:id="127" w:name="_Toc242269222"/>
      <w:bookmarkStart w:id="128" w:name="_Toc242269303"/>
      <w:r>
        <w:rPr>
          <w:rFonts w:ascii="Times New Roman" w:eastAsia="Times New Roman" w:hAnsi="Times New Roman" w:cs="Times New Roman"/>
          <w:color w:val="000000" w:themeColor="text1"/>
        </w:rPr>
        <w:t xml:space="preserve">2.9.1 Gestão </w:t>
      </w:r>
      <w:r>
        <w:rPr>
          <w:rFonts w:ascii="Times New Roman" w:eastAsia="Times New Roman" w:hAnsi="Times New Roman" w:cs="Times New Roman"/>
          <w:i/>
          <w:iCs/>
          <w:color w:val="000000" w:themeColor="text1"/>
        </w:rPr>
        <w:t>Lean &amp; Green</w:t>
      </w:r>
      <w:r>
        <w:rPr>
          <w:rFonts w:ascii="Times New Roman" w:eastAsia="Times New Roman" w:hAnsi="Times New Roman" w:cs="Times New Roman"/>
          <w:color w:val="000000" w:themeColor="text1"/>
        </w:rPr>
        <w:t>: convergência para a eficiência na piscicultura</w:t>
      </w:r>
      <w:bookmarkEnd w:id="126"/>
      <w:bookmarkEnd w:id="127"/>
      <w:bookmarkEnd w:id="128"/>
    </w:p>
    <w:p w14:paraId="1173368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filosofia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(enxuta), originária do Sistema Toyota de Produção e tradicionalmente focada na eliminação de desperdícios para maximização de valor para o cliente, encontra uma sinergia natural e estratégica com a gestão </w:t>
      </w:r>
      <w:r>
        <w:rPr>
          <w:rFonts w:ascii="Times New Roman" w:eastAsia="Times New Roman" w:hAnsi="Times New Roman" w:cs="Times New Roman"/>
          <w:i/>
          <w:iCs/>
          <w:color w:val="000000" w:themeColor="text1"/>
          <w:sz w:val="24"/>
          <w:szCs w:val="24"/>
        </w:rPr>
        <w:t>Green</w:t>
      </w:r>
      <w:r>
        <w:rPr>
          <w:rFonts w:ascii="Times New Roman" w:eastAsia="Times New Roman" w:hAnsi="Times New Roman" w:cs="Times New Roman"/>
          <w:color w:val="000000" w:themeColor="text1"/>
          <w:sz w:val="24"/>
          <w:szCs w:val="24"/>
        </w:rPr>
        <w:t xml:space="preserve"> A literatura contemporânea aponta que a poluição e o desperdício ambiental são, frequentemente, manifestações de ineficiência econômica ou desperdício de insumos. (</w:t>
      </w:r>
      <w:proofErr w:type="spellStart"/>
      <w:r>
        <w:rPr>
          <w:rFonts w:ascii="Times New Roman" w:eastAsia="Times New Roman" w:hAnsi="Times New Roman" w:cs="Times New Roman"/>
          <w:color w:val="000000" w:themeColor="text1"/>
          <w:sz w:val="24"/>
          <w:szCs w:val="24"/>
        </w:rPr>
        <w:t>Yokoyama</w:t>
      </w:r>
      <w:proofErr w:type="spellEnd"/>
      <w:r>
        <w:rPr>
          <w:rFonts w:ascii="Times New Roman" w:eastAsia="Times New Roman" w:hAnsi="Times New Roman" w:cs="Times New Roman"/>
          <w:color w:val="000000" w:themeColor="text1"/>
          <w:sz w:val="24"/>
          <w:szCs w:val="24"/>
        </w:rPr>
        <w:t xml:space="preserve">; Oliveira; </w:t>
      </w:r>
      <w:proofErr w:type="spellStart"/>
      <w:r>
        <w:rPr>
          <w:rFonts w:ascii="Times New Roman" w:eastAsia="Times New Roman" w:hAnsi="Times New Roman" w:cs="Times New Roman"/>
          <w:color w:val="000000" w:themeColor="text1"/>
          <w:sz w:val="24"/>
          <w:szCs w:val="24"/>
        </w:rPr>
        <w:t>Futami</w:t>
      </w:r>
      <w:proofErr w:type="spellEnd"/>
      <w:r>
        <w:rPr>
          <w:rFonts w:ascii="Times New Roman" w:eastAsia="Times New Roman" w:hAnsi="Times New Roman" w:cs="Times New Roman"/>
          <w:color w:val="000000" w:themeColor="text1"/>
          <w:sz w:val="24"/>
          <w:szCs w:val="24"/>
        </w:rPr>
        <w:t xml:space="preserve">, 2018). Na </w:t>
      </w:r>
      <w:proofErr w:type="spellStart"/>
      <w:r>
        <w:rPr>
          <w:rFonts w:ascii="Times New Roman" w:eastAsia="Times New Roman" w:hAnsi="Times New Roman" w:cs="Times New Roman"/>
          <w:color w:val="000000" w:themeColor="text1"/>
          <w:sz w:val="24"/>
          <w:szCs w:val="24"/>
        </w:rPr>
        <w:t>pisicultura</w:t>
      </w:r>
      <w:proofErr w:type="spellEnd"/>
      <w:r>
        <w:rPr>
          <w:rFonts w:ascii="Times New Roman" w:eastAsia="Times New Roman" w:hAnsi="Times New Roman" w:cs="Times New Roman"/>
          <w:color w:val="000000" w:themeColor="text1"/>
          <w:sz w:val="24"/>
          <w:szCs w:val="24"/>
        </w:rPr>
        <w:t xml:space="preserve">, setor caracterizado por margens estreitas e elevada dependência de recursos naturais, a aplicação dos princípios de gestão enxuta emerge como elemento central para a sustentabilidade econômica dos empreendimentos. Lawrence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(2023, p. 6–28) destacam que a gestão enxuta na piscicultura visa à criação de fluxos de valor estáveis orientados ao cliente e que a eliminação de desperdícios críticos, como o excesso de ração, o uso ineficiente de água e o consumo energético desnecessário, eleva simultaneamente a lucratividade e a qualidade do pescado, sem necessidade de grandes investimentos estruturais.</w:t>
      </w:r>
    </w:p>
    <w:p w14:paraId="0C0010EC"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Para operacionalizar essa filosofia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o conceito de desperdício na aquicultura, citado pelos autores é categorizado pelo acrônimo </w:t>
      </w:r>
      <w:r>
        <w:rPr>
          <w:rFonts w:ascii="Times New Roman" w:eastAsia="Times New Roman" w:hAnsi="Times New Roman" w:cs="Times New Roman"/>
          <w:i/>
          <w:iCs/>
          <w:color w:val="000000" w:themeColor="text1"/>
          <w:sz w:val="24"/>
          <w:szCs w:val="24"/>
        </w:rPr>
        <w:t>DOWNTIME</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Defects</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Overproduction</w:t>
      </w:r>
      <w:proofErr w:type="spellEnd"/>
      <w:r>
        <w:rPr>
          <w:rFonts w:ascii="Times New Roman" w:eastAsia="Times New Roman" w:hAnsi="Times New Roman" w:cs="Times New Roman"/>
          <w:i/>
          <w:iCs/>
          <w:color w:val="000000" w:themeColor="text1"/>
          <w:sz w:val="24"/>
          <w:szCs w:val="24"/>
        </w:rPr>
        <w:t>, Waiting, Non-</w:t>
      </w:r>
      <w:proofErr w:type="spellStart"/>
      <w:r>
        <w:rPr>
          <w:rFonts w:ascii="Times New Roman" w:eastAsia="Times New Roman" w:hAnsi="Times New Roman" w:cs="Times New Roman"/>
          <w:i/>
          <w:iCs/>
          <w:color w:val="000000" w:themeColor="text1"/>
          <w:sz w:val="24"/>
          <w:szCs w:val="24"/>
        </w:rPr>
        <w:t>utilized</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talent</w:t>
      </w:r>
      <w:proofErr w:type="spellEnd"/>
      <w:r>
        <w:rPr>
          <w:rFonts w:ascii="Times New Roman" w:eastAsia="Times New Roman" w:hAnsi="Times New Roman" w:cs="Times New Roman"/>
          <w:i/>
          <w:iCs/>
          <w:color w:val="000000" w:themeColor="text1"/>
          <w:sz w:val="24"/>
          <w:szCs w:val="24"/>
        </w:rPr>
        <w:t xml:space="preserve">, Transportation, </w:t>
      </w:r>
      <w:proofErr w:type="spellStart"/>
      <w:r>
        <w:rPr>
          <w:rFonts w:ascii="Times New Roman" w:eastAsia="Times New Roman" w:hAnsi="Times New Roman" w:cs="Times New Roman"/>
          <w:i/>
          <w:iCs/>
          <w:color w:val="000000" w:themeColor="text1"/>
          <w:sz w:val="24"/>
          <w:szCs w:val="24"/>
        </w:rPr>
        <w:t>Inventory</w:t>
      </w:r>
      <w:proofErr w:type="spellEnd"/>
      <w:r>
        <w:rPr>
          <w:rFonts w:ascii="Times New Roman" w:eastAsia="Times New Roman" w:hAnsi="Times New Roman" w:cs="Times New Roman"/>
          <w:i/>
          <w:iCs/>
          <w:color w:val="000000" w:themeColor="text1"/>
          <w:sz w:val="24"/>
          <w:szCs w:val="24"/>
        </w:rPr>
        <w:t xml:space="preserve">, Motion, </w:t>
      </w:r>
      <w:proofErr w:type="spellStart"/>
      <w:r>
        <w:rPr>
          <w:rFonts w:ascii="Times New Roman" w:eastAsia="Times New Roman" w:hAnsi="Times New Roman" w:cs="Times New Roman"/>
          <w:i/>
          <w:iCs/>
          <w:color w:val="000000" w:themeColor="text1"/>
          <w:sz w:val="24"/>
          <w:szCs w:val="24"/>
        </w:rPr>
        <w:t>Extra-processing</w:t>
      </w:r>
      <w:proofErr w:type="spellEnd"/>
      <w:r>
        <w:rPr>
          <w:rFonts w:ascii="Times New Roman" w:eastAsia="Times New Roman" w:hAnsi="Times New Roman" w:cs="Times New Roman"/>
          <w:color w:val="000000" w:themeColor="text1"/>
          <w:sz w:val="24"/>
          <w:szCs w:val="24"/>
        </w:rPr>
        <w:t xml:space="preserve">). A aplicação deste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revela conexões diretas com a sustentabilidade ambiental.  A seguir observa-se a definição de cada um dos elementos segundo os autores:</w:t>
      </w:r>
    </w:p>
    <w:p w14:paraId="7995D777" w14:textId="77777777" w:rsidR="00245D9A" w:rsidRPr="008E179E" w:rsidRDefault="00E8542F" w:rsidP="009A124B">
      <w:pPr>
        <w:numPr>
          <w:ilvl w:val="0"/>
          <w:numId w:val="1"/>
        </w:numPr>
        <w:spacing w:after="0" w:line="360" w:lineRule="auto"/>
        <w:jc w:val="both"/>
        <w:rPr>
          <w:color w:val="000000" w:themeColor="text1"/>
        </w:rPr>
      </w:pPr>
      <w:r>
        <w:rPr>
          <w:rFonts w:ascii="Times New Roman" w:eastAsia="Times New Roman" w:hAnsi="Times New Roman" w:cs="Times New Roman"/>
          <w:b/>
          <w:bCs/>
          <w:color w:val="000000" w:themeColor="text1"/>
          <w:sz w:val="24"/>
          <w:szCs w:val="24"/>
        </w:rPr>
        <w:t>Defeitos (</w:t>
      </w:r>
      <w:proofErr w:type="spellStart"/>
      <w:r>
        <w:rPr>
          <w:rFonts w:ascii="Times New Roman" w:eastAsia="Times New Roman" w:hAnsi="Times New Roman" w:cs="Times New Roman"/>
          <w:b/>
          <w:bCs/>
          <w:i/>
          <w:iCs/>
          <w:color w:val="000000" w:themeColor="text1"/>
          <w:sz w:val="24"/>
          <w:szCs w:val="24"/>
        </w:rPr>
        <w:t>Defects</w:t>
      </w:r>
      <w:proofErr w:type="spellEnd"/>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Mortalidade elevada desperdiça todos os recursos, como ração e oxigênio, investidos no animal.</w:t>
      </w:r>
    </w:p>
    <w:p w14:paraId="0477F71B" w14:textId="77777777" w:rsidR="00245D9A" w:rsidRPr="008E179E" w:rsidRDefault="00E8542F" w:rsidP="009A124B">
      <w:pPr>
        <w:numPr>
          <w:ilvl w:val="0"/>
          <w:numId w:val="1"/>
        </w:numPr>
        <w:spacing w:after="0" w:line="360" w:lineRule="auto"/>
        <w:jc w:val="both"/>
        <w:rPr>
          <w:color w:val="000000" w:themeColor="text1"/>
        </w:rPr>
      </w:pPr>
      <w:r>
        <w:rPr>
          <w:rFonts w:ascii="Times New Roman" w:eastAsia="Times New Roman" w:hAnsi="Times New Roman" w:cs="Times New Roman"/>
          <w:b/>
          <w:bCs/>
          <w:color w:val="000000" w:themeColor="text1"/>
          <w:sz w:val="24"/>
          <w:szCs w:val="24"/>
        </w:rPr>
        <w:t>Superprodução (</w:t>
      </w:r>
      <w:proofErr w:type="spellStart"/>
      <w:r>
        <w:rPr>
          <w:rFonts w:ascii="Times New Roman" w:eastAsia="Times New Roman" w:hAnsi="Times New Roman" w:cs="Times New Roman"/>
          <w:b/>
          <w:bCs/>
          <w:i/>
          <w:iCs/>
          <w:color w:val="000000" w:themeColor="text1"/>
          <w:sz w:val="24"/>
          <w:szCs w:val="24"/>
        </w:rPr>
        <w:t>Overproduction</w:t>
      </w:r>
      <w:proofErr w:type="spellEnd"/>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Estabelecer uma biomassa além da capacidade de suporte dos tanques leva ao esgotamento de oxigênio e à eutrofização da água, ao caracterizar um desperdício que é, ao mesmo tempo, econômico com redução da conversão alimentar, e ambiental com poluição de efluentes.</w:t>
      </w:r>
    </w:p>
    <w:p w14:paraId="094F787D" w14:textId="77777777" w:rsidR="00245D9A" w:rsidRPr="008E179E" w:rsidRDefault="00E8542F" w:rsidP="009A124B">
      <w:pPr>
        <w:numPr>
          <w:ilvl w:val="0"/>
          <w:numId w:val="1"/>
        </w:numPr>
        <w:spacing w:after="0" w:line="360" w:lineRule="auto"/>
        <w:jc w:val="both"/>
        <w:rPr>
          <w:color w:val="000000" w:themeColor="text1"/>
        </w:rPr>
      </w:pPr>
      <w:r>
        <w:rPr>
          <w:rFonts w:ascii="Times New Roman" w:eastAsia="Times New Roman" w:hAnsi="Times New Roman" w:cs="Times New Roman"/>
          <w:b/>
          <w:bCs/>
          <w:color w:val="000000" w:themeColor="text1"/>
          <w:sz w:val="24"/>
          <w:szCs w:val="24"/>
        </w:rPr>
        <w:t>Espera (</w:t>
      </w:r>
      <w:r>
        <w:rPr>
          <w:rFonts w:ascii="Times New Roman" w:eastAsia="Times New Roman" w:hAnsi="Times New Roman" w:cs="Times New Roman"/>
          <w:b/>
          <w:bCs/>
          <w:i/>
          <w:iCs/>
          <w:color w:val="000000" w:themeColor="text1"/>
          <w:sz w:val="24"/>
          <w:szCs w:val="24"/>
        </w:rPr>
        <w:t>Waiting</w:t>
      </w:r>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Tempo ocioso de recursos ou pessoas, como o atraso de análises de qualidade da água ou da entrega de ração, o que pode comprometer o cronograma de alimentação e o crescimento dos peixes.</w:t>
      </w:r>
    </w:p>
    <w:p w14:paraId="48CE174C" w14:textId="77777777" w:rsidR="00245D9A" w:rsidRPr="008E179E" w:rsidRDefault="00E8542F" w:rsidP="009A124B">
      <w:pPr>
        <w:numPr>
          <w:ilvl w:val="0"/>
          <w:numId w:val="1"/>
        </w:numPr>
        <w:spacing w:after="0" w:line="360" w:lineRule="auto"/>
        <w:jc w:val="both"/>
        <w:rPr>
          <w:color w:val="000000" w:themeColor="text1"/>
        </w:rPr>
      </w:pPr>
      <w:r>
        <w:rPr>
          <w:rFonts w:ascii="Times New Roman" w:eastAsia="Times New Roman" w:hAnsi="Times New Roman" w:cs="Times New Roman"/>
          <w:b/>
          <w:bCs/>
          <w:color w:val="000000" w:themeColor="text1"/>
          <w:sz w:val="24"/>
          <w:szCs w:val="24"/>
        </w:rPr>
        <w:t>Talento não utilizado (</w:t>
      </w:r>
      <w:r>
        <w:rPr>
          <w:rFonts w:ascii="Times New Roman" w:eastAsia="Times New Roman" w:hAnsi="Times New Roman" w:cs="Times New Roman"/>
          <w:b/>
          <w:bCs/>
          <w:i/>
          <w:iCs/>
          <w:color w:val="000000" w:themeColor="text1"/>
          <w:sz w:val="24"/>
          <w:szCs w:val="24"/>
        </w:rPr>
        <w:t>Non-</w:t>
      </w:r>
      <w:proofErr w:type="spellStart"/>
      <w:r>
        <w:rPr>
          <w:rFonts w:ascii="Times New Roman" w:eastAsia="Times New Roman" w:hAnsi="Times New Roman" w:cs="Times New Roman"/>
          <w:b/>
          <w:bCs/>
          <w:i/>
          <w:iCs/>
          <w:color w:val="000000" w:themeColor="text1"/>
          <w:sz w:val="24"/>
          <w:szCs w:val="24"/>
        </w:rPr>
        <w:t>utilized</w:t>
      </w:r>
      <w:proofErr w:type="spellEnd"/>
      <w:r>
        <w:rPr>
          <w:rFonts w:ascii="Times New Roman" w:eastAsia="Times New Roman" w:hAnsi="Times New Roman" w:cs="Times New Roman"/>
          <w:b/>
          <w:bCs/>
          <w:i/>
          <w:iCs/>
          <w:color w:val="000000" w:themeColor="text1"/>
          <w:sz w:val="24"/>
          <w:szCs w:val="24"/>
        </w:rPr>
        <w:t xml:space="preserve"> </w:t>
      </w:r>
      <w:proofErr w:type="spellStart"/>
      <w:r>
        <w:rPr>
          <w:rFonts w:ascii="Times New Roman" w:eastAsia="Times New Roman" w:hAnsi="Times New Roman" w:cs="Times New Roman"/>
          <w:b/>
          <w:bCs/>
          <w:i/>
          <w:iCs/>
          <w:color w:val="000000" w:themeColor="text1"/>
          <w:sz w:val="24"/>
          <w:szCs w:val="24"/>
        </w:rPr>
        <w:t>talent</w:t>
      </w:r>
      <w:proofErr w:type="spellEnd"/>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Acontece quando o conhecimento e a experiência dos operadores de campo são ignorados. Perde-se a identificação precoce de mudanças no comportamento dos peixes ou falhas em equipamentos.</w:t>
      </w:r>
    </w:p>
    <w:p w14:paraId="256087D1" w14:textId="77777777" w:rsidR="00245D9A" w:rsidRPr="008E179E" w:rsidRDefault="00E8542F" w:rsidP="009A124B">
      <w:pPr>
        <w:numPr>
          <w:ilvl w:val="0"/>
          <w:numId w:val="1"/>
        </w:numPr>
        <w:spacing w:after="0" w:line="360" w:lineRule="auto"/>
        <w:jc w:val="both"/>
        <w:rPr>
          <w:color w:val="000000" w:themeColor="text1"/>
        </w:rPr>
      </w:pPr>
      <w:r>
        <w:rPr>
          <w:rFonts w:ascii="Times New Roman" w:eastAsia="Times New Roman" w:hAnsi="Times New Roman" w:cs="Times New Roman"/>
          <w:b/>
          <w:bCs/>
          <w:color w:val="000000" w:themeColor="text1"/>
          <w:sz w:val="24"/>
          <w:szCs w:val="24"/>
        </w:rPr>
        <w:t>Transporte (</w:t>
      </w:r>
      <w:r>
        <w:rPr>
          <w:rFonts w:ascii="Times New Roman" w:eastAsia="Times New Roman" w:hAnsi="Times New Roman" w:cs="Times New Roman"/>
          <w:b/>
          <w:bCs/>
          <w:i/>
          <w:iCs/>
          <w:color w:val="000000" w:themeColor="text1"/>
          <w:sz w:val="24"/>
          <w:szCs w:val="24"/>
        </w:rPr>
        <w:t>Transportation</w:t>
      </w:r>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Movimentação desnecessária de materiais ou animais. O transporte excessivo de alevinos ou peixes entre tanques gera estresse o que afeta o bem-estar animal, e aumenta o risco de mortalidade, além de consumir energia desnecessária.</w:t>
      </w:r>
    </w:p>
    <w:p w14:paraId="0347222A" w14:textId="77777777" w:rsidR="00245D9A" w:rsidRPr="008E179E" w:rsidRDefault="00E8542F" w:rsidP="009A124B">
      <w:pPr>
        <w:numPr>
          <w:ilvl w:val="0"/>
          <w:numId w:val="1"/>
        </w:numPr>
        <w:spacing w:after="0" w:line="360" w:lineRule="auto"/>
        <w:jc w:val="both"/>
        <w:rPr>
          <w:color w:val="000000" w:themeColor="text1"/>
        </w:rPr>
      </w:pPr>
      <w:r>
        <w:rPr>
          <w:rFonts w:ascii="Times New Roman" w:eastAsia="Times New Roman" w:hAnsi="Times New Roman" w:cs="Times New Roman"/>
          <w:b/>
          <w:bCs/>
          <w:color w:val="000000" w:themeColor="text1"/>
          <w:sz w:val="24"/>
          <w:szCs w:val="24"/>
        </w:rPr>
        <w:t>Estoques (</w:t>
      </w:r>
      <w:proofErr w:type="spellStart"/>
      <w:r>
        <w:rPr>
          <w:rFonts w:ascii="Times New Roman" w:eastAsia="Times New Roman" w:hAnsi="Times New Roman" w:cs="Times New Roman"/>
          <w:b/>
          <w:bCs/>
          <w:i/>
          <w:iCs/>
          <w:color w:val="000000" w:themeColor="text1"/>
          <w:sz w:val="24"/>
          <w:szCs w:val="24"/>
        </w:rPr>
        <w:t>Inventory</w:t>
      </w:r>
      <w:proofErr w:type="spellEnd"/>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O armazenamento inadequado de ração leva à perda nutricional e desperdício físico, ao exigir maior extração de recursos naturais para reposição.</w:t>
      </w:r>
    </w:p>
    <w:p w14:paraId="5AF65270" w14:textId="77777777" w:rsidR="00245D9A" w:rsidRPr="008E179E" w:rsidRDefault="00E8542F" w:rsidP="009A124B">
      <w:pPr>
        <w:numPr>
          <w:ilvl w:val="0"/>
          <w:numId w:val="1"/>
        </w:numPr>
        <w:spacing w:after="0" w:line="360" w:lineRule="auto"/>
        <w:jc w:val="both"/>
        <w:rPr>
          <w:color w:val="000000" w:themeColor="text1"/>
        </w:rPr>
      </w:pPr>
      <w:r>
        <w:rPr>
          <w:rFonts w:ascii="Times New Roman" w:eastAsia="Times New Roman" w:hAnsi="Times New Roman" w:cs="Times New Roman"/>
          <w:b/>
          <w:bCs/>
          <w:color w:val="000000" w:themeColor="text1"/>
          <w:sz w:val="24"/>
          <w:szCs w:val="24"/>
        </w:rPr>
        <w:t>Movimentação (</w:t>
      </w:r>
      <w:r>
        <w:rPr>
          <w:rFonts w:ascii="Times New Roman" w:eastAsia="Times New Roman" w:hAnsi="Times New Roman" w:cs="Times New Roman"/>
          <w:b/>
          <w:bCs/>
          <w:i/>
          <w:iCs/>
          <w:color w:val="000000" w:themeColor="text1"/>
          <w:sz w:val="24"/>
          <w:szCs w:val="24"/>
        </w:rPr>
        <w:t>Motion</w:t>
      </w:r>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Movimento desnecessário de pessoas, como um layout que obriga o tratador a longos deslocamentos, gera fadiga e perda de tempo.</w:t>
      </w:r>
    </w:p>
    <w:p w14:paraId="36C580D6" w14:textId="77777777" w:rsidR="00245D9A" w:rsidRPr="008E179E" w:rsidRDefault="00E8542F" w:rsidP="009A124B">
      <w:pPr>
        <w:numPr>
          <w:ilvl w:val="0"/>
          <w:numId w:val="1"/>
        </w:numPr>
        <w:spacing w:after="0" w:line="360" w:lineRule="auto"/>
        <w:jc w:val="both"/>
        <w:rPr>
          <w:color w:val="000000" w:themeColor="text1"/>
        </w:rPr>
      </w:pPr>
      <w:r>
        <w:rPr>
          <w:rFonts w:ascii="Times New Roman" w:eastAsia="Times New Roman" w:hAnsi="Times New Roman" w:cs="Times New Roman"/>
          <w:b/>
          <w:bCs/>
          <w:color w:val="000000" w:themeColor="text1"/>
          <w:sz w:val="24"/>
          <w:szCs w:val="24"/>
        </w:rPr>
        <w:t>Processamento excessivo (</w:t>
      </w:r>
      <w:proofErr w:type="spellStart"/>
      <w:r>
        <w:rPr>
          <w:rFonts w:ascii="Times New Roman" w:eastAsia="Times New Roman" w:hAnsi="Times New Roman" w:cs="Times New Roman"/>
          <w:b/>
          <w:bCs/>
          <w:i/>
          <w:iCs/>
          <w:color w:val="000000" w:themeColor="text1"/>
          <w:sz w:val="24"/>
          <w:szCs w:val="24"/>
        </w:rPr>
        <w:t>Extra-processing</w:t>
      </w:r>
      <w:proofErr w:type="spellEnd"/>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Etapas que não agregam valor, como aditivos caros sem ganho de performance ou coleta de dados manuais que nunca são analisados.</w:t>
      </w:r>
    </w:p>
    <w:p w14:paraId="51EC5CA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Para gerenciar essa complexidade e evitar a fragilidade operacional, econômica e ambiental, a tecnologia desempenha um papel habilitador. A integração entre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sustentabilidade ambiental e Indústria 4.0, ainda que desafiadora para pequenos produtores devido ao seu custo, pode ser prevista em frameworks computacionais como o proposto, como possibilidade complementar para quem tem recursos disponíveis. Tecnologias como sensores </w:t>
      </w:r>
      <w:r>
        <w:rPr>
          <w:rFonts w:ascii="Times New Roman" w:eastAsia="Times New Roman" w:hAnsi="Times New Roman" w:cs="Times New Roman"/>
          <w:i/>
          <w:iCs/>
          <w:color w:val="000000" w:themeColor="text1"/>
          <w:sz w:val="24"/>
          <w:szCs w:val="24"/>
        </w:rPr>
        <w:t>IoT, Big Data</w:t>
      </w:r>
      <w:r>
        <w:rPr>
          <w:rFonts w:ascii="Times New Roman" w:eastAsia="Times New Roman" w:hAnsi="Times New Roman" w:cs="Times New Roman"/>
          <w:color w:val="000000" w:themeColor="text1"/>
          <w:sz w:val="24"/>
          <w:szCs w:val="24"/>
        </w:rPr>
        <w:t xml:space="preserve"> e algoritmos de otimização propiciam um monitoramento em tempo real que torna visíveis os desperdícios ambientais outrora ocultos e uma tomada de decisão baseada em dados (</w:t>
      </w:r>
      <w:r>
        <w:rPr>
          <w:rFonts w:ascii="Times New Roman" w:eastAsia="Times New Roman" w:hAnsi="Times New Roman" w:cs="Times New Roman"/>
          <w:i/>
          <w:iCs/>
          <w:color w:val="000000" w:themeColor="text1"/>
          <w:sz w:val="24"/>
          <w:szCs w:val="24"/>
        </w:rPr>
        <w:t>data-</w:t>
      </w:r>
      <w:proofErr w:type="spellStart"/>
      <w:r>
        <w:rPr>
          <w:rFonts w:ascii="Times New Roman" w:eastAsia="Times New Roman" w:hAnsi="Times New Roman" w:cs="Times New Roman"/>
          <w:i/>
          <w:iCs/>
          <w:color w:val="000000" w:themeColor="text1"/>
          <w:sz w:val="24"/>
          <w:szCs w:val="24"/>
        </w:rPr>
        <w:t>driven</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que alinha a eficiência econômica com a responsabilidade ecológica.</w:t>
      </w:r>
    </w:p>
    <w:p w14:paraId="73ABFE89" w14:textId="77777777" w:rsidR="00245D9A" w:rsidRPr="008E179E" w:rsidRDefault="00E8542F" w:rsidP="009A124B">
      <w:p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Estudos práticos com pequenas e médias empresas manufatureiras demonstram que ferramentas clássicas do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como 5S, estoque mínimo, padronização e </w:t>
      </w:r>
      <w:r>
        <w:rPr>
          <w:rFonts w:ascii="Times New Roman" w:eastAsia="Times New Roman" w:hAnsi="Times New Roman" w:cs="Times New Roman"/>
          <w:i/>
          <w:iCs/>
          <w:color w:val="000000" w:themeColor="text1"/>
          <w:sz w:val="24"/>
          <w:szCs w:val="24"/>
        </w:rPr>
        <w:t xml:space="preserve">Kaizen, </w:t>
      </w:r>
      <w:r>
        <w:rPr>
          <w:rFonts w:ascii="Times New Roman" w:eastAsia="Times New Roman" w:hAnsi="Times New Roman" w:cs="Times New Roman"/>
          <w:color w:val="000000" w:themeColor="text1"/>
          <w:sz w:val="24"/>
          <w:szCs w:val="24"/>
        </w:rPr>
        <w:t xml:space="preserve">articuladas a instrumentos verdes, como a ISO 14001, </w:t>
      </w:r>
      <w:proofErr w:type="spellStart"/>
      <w:r>
        <w:rPr>
          <w:rFonts w:ascii="Times New Roman" w:eastAsia="Times New Roman" w:hAnsi="Times New Roman" w:cs="Times New Roman"/>
          <w:i/>
          <w:iCs/>
          <w:color w:val="000000" w:themeColor="text1"/>
          <w:sz w:val="24"/>
          <w:szCs w:val="24"/>
        </w:rPr>
        <w:t>eco-design</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e gestão de emissões, podem otimizar a cadeia de suprimentos nas dimensões econômica, ambiental e social. </w:t>
      </w:r>
      <w:proofErr w:type="spellStart"/>
      <w:r>
        <w:rPr>
          <w:rFonts w:ascii="Times New Roman" w:eastAsia="Times New Roman" w:hAnsi="Times New Roman" w:cs="Times New Roman"/>
          <w:color w:val="000000" w:themeColor="text1"/>
          <w:sz w:val="24"/>
          <w:szCs w:val="24"/>
        </w:rPr>
        <w:t>Kosasih</w:t>
      </w:r>
      <w:proofErr w:type="spellEnd"/>
      <w:r>
        <w:rPr>
          <w:rFonts w:ascii="Times New Roman" w:eastAsia="Times New Roman" w:hAnsi="Times New Roman" w:cs="Times New Roman"/>
          <w:color w:val="000000" w:themeColor="text1"/>
          <w:sz w:val="24"/>
          <w:szCs w:val="24"/>
        </w:rPr>
        <w:t xml:space="preserve">, Pujawan e </w:t>
      </w:r>
      <w:proofErr w:type="spellStart"/>
      <w:r>
        <w:rPr>
          <w:rFonts w:ascii="Times New Roman" w:eastAsia="Times New Roman" w:hAnsi="Times New Roman" w:cs="Times New Roman"/>
          <w:color w:val="000000" w:themeColor="text1"/>
          <w:sz w:val="24"/>
          <w:szCs w:val="24"/>
        </w:rPr>
        <w:t>Karningsih</w:t>
      </w:r>
      <w:proofErr w:type="spellEnd"/>
      <w:r>
        <w:rPr>
          <w:rFonts w:ascii="Times New Roman" w:eastAsia="Times New Roman" w:hAnsi="Times New Roman" w:cs="Times New Roman"/>
          <w:color w:val="000000" w:themeColor="text1"/>
          <w:sz w:val="24"/>
          <w:szCs w:val="24"/>
        </w:rPr>
        <w:t xml:space="preserve"> (2023) abordam, a partir de uma pesquisa com 345 </w:t>
      </w:r>
      <w:proofErr w:type="spellStart"/>
      <w:r>
        <w:rPr>
          <w:rFonts w:ascii="Times New Roman" w:eastAsia="Times New Roman" w:hAnsi="Times New Roman" w:cs="Times New Roman"/>
          <w:color w:val="000000" w:themeColor="text1"/>
          <w:sz w:val="24"/>
          <w:szCs w:val="24"/>
        </w:rPr>
        <w:t>PMEs</w:t>
      </w:r>
      <w:proofErr w:type="spellEnd"/>
      <w:r>
        <w:rPr>
          <w:rFonts w:ascii="Times New Roman" w:eastAsia="Times New Roman" w:hAnsi="Times New Roman" w:cs="Times New Roman"/>
          <w:color w:val="000000" w:themeColor="text1"/>
          <w:sz w:val="24"/>
          <w:szCs w:val="24"/>
        </w:rPr>
        <w:t>, que as práticas</w:t>
      </w:r>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green</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mediam o impacto do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sobre o desempenho sustentável da cadeia, ratificando a visão de que o </w:t>
      </w:r>
      <w:r>
        <w:rPr>
          <w:rFonts w:ascii="Times New Roman" w:eastAsia="Times New Roman" w:hAnsi="Times New Roman" w:cs="Times New Roman"/>
          <w:i/>
          <w:iCs/>
          <w:color w:val="000000" w:themeColor="text1"/>
          <w:sz w:val="24"/>
          <w:szCs w:val="24"/>
        </w:rPr>
        <w:t xml:space="preserve">Lean </w:t>
      </w:r>
      <w:r>
        <w:rPr>
          <w:rFonts w:ascii="Times New Roman" w:eastAsia="Times New Roman" w:hAnsi="Times New Roman" w:cs="Times New Roman"/>
          <w:color w:val="000000" w:themeColor="text1"/>
          <w:sz w:val="24"/>
          <w:szCs w:val="24"/>
        </w:rPr>
        <w:t xml:space="preserve">é um antecessor natural do </w:t>
      </w:r>
      <w:proofErr w:type="spellStart"/>
      <w:r>
        <w:rPr>
          <w:rFonts w:ascii="Times New Roman" w:eastAsia="Times New Roman" w:hAnsi="Times New Roman" w:cs="Times New Roman"/>
          <w:i/>
          <w:iCs/>
          <w:color w:val="000000" w:themeColor="text1"/>
          <w:sz w:val="24"/>
          <w:szCs w:val="24"/>
        </w:rPr>
        <w:t>green</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quando há intencionalidade estratégica. Na aquicultura, perdas de ração, uso ineficiente ou interrupção de energia e gestão de efluentes em não conformidade são, ao mesmo tempo, desperdícios operacionais e financeiros e impactos ambientais, o que alinha a lógica </w:t>
      </w:r>
      <w:r>
        <w:rPr>
          <w:rFonts w:ascii="Times New Roman" w:eastAsia="Times New Roman" w:hAnsi="Times New Roman" w:cs="Times New Roman"/>
          <w:i/>
          <w:iCs/>
          <w:color w:val="000000" w:themeColor="text1"/>
          <w:sz w:val="24"/>
          <w:szCs w:val="24"/>
        </w:rPr>
        <w:t>Lean-Green</w:t>
      </w:r>
      <w:r>
        <w:rPr>
          <w:rFonts w:ascii="Times New Roman" w:eastAsia="Times New Roman" w:hAnsi="Times New Roman" w:cs="Times New Roman"/>
          <w:color w:val="000000" w:themeColor="text1"/>
          <w:sz w:val="24"/>
          <w:szCs w:val="24"/>
        </w:rPr>
        <w:t xml:space="preserve"> à necessidade de ecoeficiência.</w:t>
      </w:r>
    </w:p>
    <w:p w14:paraId="2850B59F" w14:textId="77777777" w:rsidR="00CB01E8" w:rsidRPr="008E179E" w:rsidRDefault="00CB01E8" w:rsidP="009A124B">
      <w:pPr>
        <w:spacing w:after="0" w:line="360" w:lineRule="auto"/>
        <w:jc w:val="both"/>
        <w:rPr>
          <w:rFonts w:ascii="Times New Roman" w:eastAsia="Times New Roman" w:hAnsi="Times New Roman" w:cs="Times New Roman"/>
          <w:color w:val="000000" w:themeColor="text1"/>
          <w:sz w:val="24"/>
          <w:szCs w:val="24"/>
        </w:rPr>
      </w:pPr>
    </w:p>
    <w:p w14:paraId="3B54654F"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29" w:name="_Toc242269144"/>
      <w:bookmarkStart w:id="130" w:name="_Toc242269223"/>
      <w:bookmarkStart w:id="131" w:name="_Toc242269304"/>
      <w:r>
        <w:rPr>
          <w:rFonts w:ascii="Times New Roman" w:eastAsia="Times New Roman" w:hAnsi="Times New Roman" w:cs="Times New Roman"/>
          <w:color w:val="000000" w:themeColor="text1"/>
        </w:rPr>
        <w:t>2.9.2 O dilema estratégico: cadeias enxutas (</w:t>
      </w:r>
      <w:r>
        <w:rPr>
          <w:rFonts w:ascii="Times New Roman" w:eastAsia="Times New Roman" w:hAnsi="Times New Roman" w:cs="Times New Roman"/>
          <w:i/>
          <w:iCs/>
          <w:color w:val="000000" w:themeColor="text1"/>
        </w:rPr>
        <w:t>Lean</w:t>
      </w:r>
      <w:r>
        <w:rPr>
          <w:rFonts w:ascii="Times New Roman" w:eastAsia="Times New Roman" w:hAnsi="Times New Roman" w:cs="Times New Roman"/>
          <w:color w:val="000000" w:themeColor="text1"/>
        </w:rPr>
        <w:t>) versus cadeias responsivas (</w:t>
      </w:r>
      <w:proofErr w:type="spellStart"/>
      <w:r>
        <w:rPr>
          <w:rFonts w:ascii="Times New Roman" w:eastAsia="Times New Roman" w:hAnsi="Times New Roman" w:cs="Times New Roman"/>
          <w:i/>
          <w:iCs/>
          <w:color w:val="000000" w:themeColor="text1"/>
        </w:rPr>
        <w:t>Responsiveness</w:t>
      </w:r>
      <w:proofErr w:type="spellEnd"/>
      <w:r>
        <w:rPr>
          <w:rFonts w:ascii="Times New Roman" w:eastAsia="Times New Roman" w:hAnsi="Times New Roman" w:cs="Times New Roman"/>
          <w:color w:val="000000" w:themeColor="text1"/>
        </w:rPr>
        <w:t>)</w:t>
      </w:r>
      <w:bookmarkEnd w:id="129"/>
      <w:bookmarkEnd w:id="130"/>
      <w:bookmarkEnd w:id="131"/>
    </w:p>
    <w:p w14:paraId="2FBF6BA8"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literatura de operações e logística tradicionalmente orbitou em torno do paradigma da eficiência de custos, focando na minimização de </w:t>
      </w:r>
      <w:r>
        <w:rPr>
          <w:rFonts w:ascii="Times New Roman" w:eastAsia="Times New Roman" w:hAnsi="Times New Roman" w:cs="Times New Roman"/>
          <w:i/>
          <w:iCs/>
          <w:color w:val="000000" w:themeColor="text1"/>
          <w:sz w:val="24"/>
          <w:szCs w:val="24"/>
        </w:rPr>
        <w:t>inputs</w:t>
      </w:r>
      <w:r>
        <w:rPr>
          <w:rFonts w:ascii="Times New Roman" w:eastAsia="Times New Roman" w:hAnsi="Times New Roman" w:cs="Times New Roman"/>
          <w:color w:val="000000" w:themeColor="text1"/>
          <w:sz w:val="24"/>
          <w:szCs w:val="24"/>
        </w:rPr>
        <w:t xml:space="preserve"> para maximização de </w:t>
      </w:r>
      <w:r>
        <w:rPr>
          <w:rFonts w:ascii="Times New Roman" w:eastAsia="Times New Roman" w:hAnsi="Times New Roman" w:cs="Times New Roman"/>
          <w:i/>
          <w:iCs/>
          <w:color w:val="000000" w:themeColor="text1"/>
          <w:sz w:val="24"/>
          <w:szCs w:val="24"/>
        </w:rPr>
        <w:t xml:space="preserve">outputs, </w:t>
      </w:r>
      <w:r>
        <w:rPr>
          <w:rFonts w:ascii="Times New Roman" w:eastAsia="Times New Roman" w:hAnsi="Times New Roman" w:cs="Times New Roman"/>
          <w:color w:val="000000" w:themeColor="text1"/>
          <w:sz w:val="24"/>
          <w:szCs w:val="24"/>
        </w:rPr>
        <w:t xml:space="preserve">conforme contextualizado por </w:t>
      </w:r>
      <w:proofErr w:type="spellStart"/>
      <w:r>
        <w:rPr>
          <w:rFonts w:ascii="Times New Roman" w:eastAsia="Times New Roman" w:hAnsi="Times New Roman" w:cs="Times New Roman"/>
          <w:color w:val="000000" w:themeColor="text1"/>
          <w:sz w:val="24"/>
          <w:szCs w:val="24"/>
        </w:rPr>
        <w:t>Gunasekaran</w:t>
      </w:r>
      <w:proofErr w:type="spellEnd"/>
      <w:r>
        <w:rPr>
          <w:rFonts w:ascii="Times New Roman" w:eastAsia="Times New Roman" w:hAnsi="Times New Roman" w:cs="Times New Roman"/>
          <w:color w:val="000000" w:themeColor="text1"/>
          <w:sz w:val="24"/>
          <w:szCs w:val="24"/>
        </w:rPr>
        <w:t xml:space="preserve">, Lai e Cheng (2008). No entanto, a volatilidade e a complexidade dos mercados globais contemporâneos exigem uma reavaliação sensível desse modelo. </w:t>
      </w:r>
      <w:proofErr w:type="spellStart"/>
      <w:r>
        <w:rPr>
          <w:rFonts w:ascii="Times New Roman" w:eastAsia="Times New Roman" w:hAnsi="Times New Roman" w:cs="Times New Roman"/>
          <w:color w:val="000000" w:themeColor="text1"/>
          <w:sz w:val="24"/>
          <w:szCs w:val="24"/>
        </w:rPr>
        <w:t>Gunasekaran</w:t>
      </w:r>
      <w:proofErr w:type="spellEnd"/>
      <w:r>
        <w:rPr>
          <w:rFonts w:ascii="Times New Roman" w:eastAsia="Times New Roman" w:hAnsi="Times New Roman" w:cs="Times New Roman"/>
          <w:color w:val="000000" w:themeColor="text1"/>
          <w:sz w:val="24"/>
          <w:szCs w:val="24"/>
        </w:rPr>
        <w:t>, Lai e Cheng (2008) estabelecem um marco teórico ao argumentarem que a unidade de análise competitiva se deslocou uma vez que a batalha comercial competição moderna não é mais entre empresas isoladas, entretanto entre cadeias de suprimentos inteiras (</w:t>
      </w:r>
      <w:proofErr w:type="spellStart"/>
      <w:r>
        <w:rPr>
          <w:rFonts w:ascii="Times New Roman" w:eastAsia="Times New Roman" w:hAnsi="Times New Roman" w:cs="Times New Roman"/>
          <w:i/>
          <w:iCs/>
          <w:color w:val="000000" w:themeColor="text1"/>
          <w:sz w:val="24"/>
          <w:szCs w:val="24"/>
        </w:rPr>
        <w:t>supply</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chains</w:t>
      </w:r>
      <w:proofErr w:type="spellEnd"/>
      <w:r>
        <w:rPr>
          <w:rFonts w:ascii="Times New Roman" w:eastAsia="Times New Roman" w:hAnsi="Times New Roman" w:cs="Times New Roman"/>
          <w:color w:val="000000" w:themeColor="text1"/>
          <w:sz w:val="24"/>
          <w:szCs w:val="24"/>
        </w:rPr>
        <w:t>). Neste ecossistema interconectado, surge o imperativo da cadeia de suprimentos responsiva (</w:t>
      </w:r>
      <w:proofErr w:type="spellStart"/>
      <w:r>
        <w:rPr>
          <w:rFonts w:ascii="Times New Roman" w:eastAsia="Times New Roman" w:hAnsi="Times New Roman" w:cs="Times New Roman"/>
          <w:i/>
          <w:iCs/>
          <w:color w:val="000000" w:themeColor="text1"/>
          <w:sz w:val="24"/>
          <w:szCs w:val="24"/>
        </w:rPr>
        <w:t>Responsive</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Supply</w:t>
      </w:r>
      <w:proofErr w:type="spellEnd"/>
      <w:r>
        <w:rPr>
          <w:rFonts w:ascii="Times New Roman" w:eastAsia="Times New Roman" w:hAnsi="Times New Roman" w:cs="Times New Roman"/>
          <w:i/>
          <w:iCs/>
          <w:color w:val="000000" w:themeColor="text1"/>
          <w:sz w:val="24"/>
          <w:szCs w:val="24"/>
        </w:rPr>
        <w:t xml:space="preserve"> Chain</w:t>
      </w:r>
      <w:r>
        <w:rPr>
          <w:rFonts w:ascii="Times New Roman" w:eastAsia="Times New Roman" w:hAnsi="Times New Roman" w:cs="Times New Roman"/>
          <w:color w:val="000000" w:themeColor="text1"/>
          <w:sz w:val="24"/>
          <w:szCs w:val="24"/>
        </w:rPr>
        <w:t>). Este conceito transcende a dicotomia clássica, ao estabelecer: um híbrido estratégico que equilibre a eficiência de custos do modelo Toyota (</w:t>
      </w:r>
      <w:proofErr w:type="spellStart"/>
      <w:r>
        <w:rPr>
          <w:rFonts w:ascii="Times New Roman" w:eastAsia="Times New Roman" w:hAnsi="Times New Roman" w:cs="Times New Roman"/>
          <w:i/>
          <w:iCs/>
          <w:color w:val="000000" w:themeColor="text1"/>
          <w:sz w:val="24"/>
          <w:szCs w:val="24"/>
        </w:rPr>
        <w:t>Leanness</w:t>
      </w:r>
      <w:proofErr w:type="spellEnd"/>
      <w:r>
        <w:rPr>
          <w:rFonts w:ascii="Times New Roman" w:eastAsia="Times New Roman" w:hAnsi="Times New Roman" w:cs="Times New Roman"/>
          <w:color w:val="000000" w:themeColor="text1"/>
          <w:sz w:val="24"/>
          <w:szCs w:val="24"/>
        </w:rPr>
        <w:t>) com a agilidade (</w:t>
      </w:r>
      <w:proofErr w:type="spellStart"/>
      <w:r>
        <w:rPr>
          <w:rFonts w:ascii="Times New Roman" w:eastAsia="Times New Roman" w:hAnsi="Times New Roman" w:cs="Times New Roman"/>
          <w:i/>
          <w:iCs/>
          <w:color w:val="000000" w:themeColor="text1"/>
          <w:sz w:val="24"/>
          <w:szCs w:val="24"/>
        </w:rPr>
        <w:t>Agility</w:t>
      </w:r>
      <w:proofErr w:type="spellEnd"/>
      <w:r>
        <w:rPr>
          <w:rFonts w:ascii="Times New Roman" w:eastAsia="Times New Roman" w:hAnsi="Times New Roman" w:cs="Times New Roman"/>
          <w:color w:val="000000" w:themeColor="text1"/>
          <w:sz w:val="24"/>
          <w:szCs w:val="24"/>
        </w:rPr>
        <w:t>) necessária para absorver choques de oferta e demanda e responder tempestivamente a incertezas de mercado por diversos fatores inter-regionais.</w:t>
      </w:r>
    </w:p>
    <w:p w14:paraId="5D91CB58"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Este equilíbrio entre ser "enxuto" e ser "ágil" não é apenas uma questão financeira, mas um fator crítico para a sustentabilidade corporativa a longo prazo. </w:t>
      </w:r>
    </w:p>
    <w:p w14:paraId="3D32DB7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Portanto, a elaboração de um EVTEAS para a piscicultura moderna não pode ser um exercício estático de projeção de custos mínimos. O estudo deve incorporar a visão sistêmica de </w:t>
      </w:r>
      <w:proofErr w:type="spellStart"/>
      <w:r>
        <w:rPr>
          <w:rFonts w:ascii="Times New Roman" w:eastAsia="Times New Roman" w:hAnsi="Times New Roman" w:cs="Times New Roman"/>
          <w:color w:val="000000" w:themeColor="text1"/>
          <w:sz w:val="24"/>
          <w:szCs w:val="24"/>
        </w:rPr>
        <w:t>Gunasekaran</w:t>
      </w:r>
      <w:proofErr w:type="spellEnd"/>
      <w:r>
        <w:rPr>
          <w:rFonts w:ascii="Times New Roman" w:eastAsia="Times New Roman" w:hAnsi="Times New Roman" w:cs="Times New Roman"/>
          <w:color w:val="000000" w:themeColor="text1"/>
          <w:sz w:val="24"/>
          <w:szCs w:val="24"/>
        </w:rPr>
        <w:t>, Lai e Cheng (2008) sobre responsividade, avaliando não apenas se o projeto é "barato" (eficiente), mas se ele é robusto o suficiente para absorver choques (ágil). O</w:t>
      </w:r>
      <w:r>
        <w:rPr>
          <w:rFonts w:ascii="Times New Roman" w:eastAsia="Times New Roman" w:hAnsi="Times New Roman" w:cs="Times New Roman"/>
          <w:i/>
          <w:iCs/>
          <w:color w:val="000000" w:themeColor="text1"/>
          <w:sz w:val="24"/>
          <w:szCs w:val="24"/>
        </w:rPr>
        <w:t xml:space="preserve"> framework</w:t>
      </w:r>
      <w:r>
        <w:rPr>
          <w:rFonts w:ascii="Times New Roman" w:eastAsia="Times New Roman" w:hAnsi="Times New Roman" w:cs="Times New Roman"/>
          <w:color w:val="000000" w:themeColor="text1"/>
          <w:sz w:val="24"/>
          <w:szCs w:val="24"/>
        </w:rPr>
        <w:t xml:space="preserve"> computacional proposto neste trabalho visa, assim, integrar a gestão de riscos ESG à viabilidade econômica, calculando o custo da resiliência e evitando as armadilhas da eficiência “obscena” já discutido anteriormente, ao assegurar que o projeto sobreviva não apenas no papel, mas no ambiente dinâmico e incerto da produção real.</w:t>
      </w:r>
    </w:p>
    <w:p w14:paraId="631A3EAB" w14:textId="77777777" w:rsidR="00CB01E8" w:rsidRPr="008E179E" w:rsidRDefault="00CB01E8" w:rsidP="009A124B">
      <w:pPr>
        <w:spacing w:after="0" w:line="360" w:lineRule="auto"/>
        <w:ind w:firstLine="708"/>
        <w:jc w:val="both"/>
        <w:rPr>
          <w:rFonts w:ascii="Times New Roman" w:eastAsia="Times New Roman" w:hAnsi="Times New Roman" w:cs="Times New Roman"/>
          <w:color w:val="000000" w:themeColor="text1"/>
          <w:sz w:val="24"/>
          <w:szCs w:val="24"/>
        </w:rPr>
      </w:pPr>
    </w:p>
    <w:p w14:paraId="00E3092E"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32" w:name="_Toc242269145"/>
      <w:bookmarkStart w:id="133" w:name="_Toc242269224"/>
      <w:bookmarkStart w:id="134" w:name="_Toc242269305"/>
      <w:r>
        <w:rPr>
          <w:rFonts w:ascii="Times New Roman" w:eastAsia="Times New Roman" w:hAnsi="Times New Roman" w:cs="Times New Roman"/>
          <w:color w:val="000000" w:themeColor="text1"/>
        </w:rPr>
        <w:t>2.9.3 Competências digitais e a indústria 4.0: O papel da modelagem computacional na agroindústria</w:t>
      </w:r>
      <w:bookmarkEnd w:id="132"/>
      <w:bookmarkEnd w:id="133"/>
      <w:bookmarkEnd w:id="134"/>
    </w:p>
    <w:p w14:paraId="20E3E222"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transição de modelos produtivos tradicionais para ecossistemas de gestão sustentáveis traz mais responsabilidade do que boas intenções ou declarações de missão corporativa; exige uma robusta capacidade de processamento de dados e modelagem de sistemas complexos.</w:t>
      </w:r>
    </w:p>
    <w:p w14:paraId="61670393"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inserção de ferramentas de Inteligência Artificial e o desenvolvimento de competências digitais no ensino superior e na prática da engenharia, conforme discutido extensivamente por Pinto Jr. e </w:t>
      </w:r>
      <w:proofErr w:type="spellStart"/>
      <w:r>
        <w:rPr>
          <w:rFonts w:ascii="Times New Roman" w:eastAsia="Times New Roman" w:hAnsi="Times New Roman" w:cs="Times New Roman"/>
          <w:color w:val="000000" w:themeColor="text1"/>
          <w:sz w:val="24"/>
          <w:szCs w:val="24"/>
        </w:rPr>
        <w:t>Consonni</w:t>
      </w:r>
      <w:proofErr w:type="spellEnd"/>
      <w:r>
        <w:rPr>
          <w:rFonts w:ascii="Times New Roman" w:eastAsia="Times New Roman" w:hAnsi="Times New Roman" w:cs="Times New Roman"/>
          <w:color w:val="000000" w:themeColor="text1"/>
          <w:sz w:val="24"/>
          <w:szCs w:val="24"/>
        </w:rPr>
        <w:t xml:space="preserve"> (2025), deixam de ser uma atualização técnica curricular para se tornarem uma necessidade epistemológica para lidar com a complexidade dos sistemas socioambientais. A "alfabetização de dados" e a fluência em linguagens de programação capacitam o profissional a traduzir problemas do mundo real em modelos solucionáveis, superando a obsolescência das metodologias analógicas.</w:t>
      </w:r>
    </w:p>
    <w:p w14:paraId="4800FFD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desenvolvimento de um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computacional em Python para a elaboração de EVTEAS justifica-se, portanto, pela necessidade de superar as limitações, segundo Felipe e </w:t>
      </w:r>
      <w:proofErr w:type="spellStart"/>
      <w:r>
        <w:rPr>
          <w:rFonts w:ascii="Times New Roman" w:eastAsia="Times New Roman" w:hAnsi="Times New Roman" w:cs="Times New Roman"/>
          <w:color w:val="000000" w:themeColor="text1"/>
          <w:sz w:val="24"/>
          <w:szCs w:val="24"/>
        </w:rPr>
        <w:t>Leismann</w:t>
      </w:r>
      <w:proofErr w:type="spellEnd"/>
      <w:r>
        <w:rPr>
          <w:rFonts w:ascii="Times New Roman" w:eastAsia="Times New Roman" w:hAnsi="Times New Roman" w:cs="Times New Roman"/>
          <w:color w:val="000000" w:themeColor="text1"/>
          <w:sz w:val="24"/>
          <w:szCs w:val="24"/>
        </w:rPr>
        <w:t xml:space="preserve"> (2019, p. 96-101), a análise de viabilidade ganha maior precisão decisória quando se comparam métodos determinísticos com abordagens probabilísticas. As planilhas eletrônicas tradicionais falham em capturar a dinamicidade e a incerteza propostas por </w:t>
      </w:r>
      <w:proofErr w:type="spellStart"/>
      <w:r>
        <w:rPr>
          <w:rFonts w:ascii="Times New Roman" w:eastAsia="Times New Roman" w:hAnsi="Times New Roman" w:cs="Times New Roman"/>
          <w:color w:val="000000" w:themeColor="text1"/>
          <w:sz w:val="24"/>
          <w:szCs w:val="24"/>
        </w:rPr>
        <w:t>Calabrese</w:t>
      </w:r>
      <w:proofErr w:type="spell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(2019) como basilares para decisões estratégicas sustentáveis. A modelagem computacional avançada propicia a criação de cenários estocásticos e probabilísticos que integram as incertezas da produção animal com as flutuações econômicas e as demandas dos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w:t>
      </w:r>
    </w:p>
    <w:p w14:paraId="6963F71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Por fim, a ferramenta computacional atua como o mecanismo de transparência necessário para a governança social. Para cumprir o requisito de "fechar o ciclo" (</w:t>
      </w:r>
      <w:proofErr w:type="spellStart"/>
      <w:r>
        <w:rPr>
          <w:rFonts w:ascii="Times New Roman" w:eastAsia="Times New Roman" w:hAnsi="Times New Roman" w:cs="Times New Roman"/>
          <w:i/>
          <w:iCs/>
          <w:color w:val="000000" w:themeColor="text1"/>
          <w:sz w:val="24"/>
          <w:szCs w:val="24"/>
        </w:rPr>
        <w:t>closing</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the</w:t>
      </w:r>
      <w:proofErr w:type="spellEnd"/>
      <w:r>
        <w:rPr>
          <w:rFonts w:ascii="Times New Roman" w:eastAsia="Times New Roman" w:hAnsi="Times New Roman" w:cs="Times New Roman"/>
          <w:i/>
          <w:iCs/>
          <w:color w:val="000000" w:themeColor="text1"/>
          <w:sz w:val="24"/>
          <w:szCs w:val="24"/>
        </w:rPr>
        <w:t xml:space="preserve"> loop</w:t>
      </w:r>
      <w:r>
        <w:rPr>
          <w:rFonts w:ascii="Times New Roman" w:eastAsia="Times New Roman" w:hAnsi="Times New Roman" w:cs="Times New Roman"/>
          <w:color w:val="000000" w:themeColor="text1"/>
          <w:sz w:val="24"/>
          <w:szCs w:val="24"/>
        </w:rPr>
        <w:t xml:space="preserve">) de responsabilidade corporativa proposto por Hurst e </w:t>
      </w:r>
      <w:proofErr w:type="spellStart"/>
      <w:r>
        <w:rPr>
          <w:rFonts w:ascii="Times New Roman" w:eastAsia="Times New Roman" w:hAnsi="Times New Roman" w:cs="Times New Roman"/>
          <w:color w:val="000000" w:themeColor="text1"/>
          <w:sz w:val="24"/>
          <w:szCs w:val="24"/>
        </w:rPr>
        <w:t>Ihlen</w:t>
      </w:r>
      <w:proofErr w:type="spellEnd"/>
      <w:r>
        <w:rPr>
          <w:rFonts w:ascii="Times New Roman" w:eastAsia="Times New Roman" w:hAnsi="Times New Roman" w:cs="Times New Roman"/>
          <w:color w:val="000000" w:themeColor="text1"/>
          <w:sz w:val="24"/>
          <w:szCs w:val="24"/>
        </w:rPr>
        <w:t xml:space="preserve"> (2018), a empresa precisa de dados auditáveis e rastreáveis. </w:t>
      </w:r>
    </w:p>
    <w:p w14:paraId="3B0BA764" w14:textId="77777777" w:rsidR="00CB01E8" w:rsidRPr="008E179E" w:rsidRDefault="00CB01E8" w:rsidP="009A124B">
      <w:pPr>
        <w:spacing w:after="0" w:line="360" w:lineRule="auto"/>
        <w:ind w:firstLine="708"/>
        <w:jc w:val="both"/>
        <w:rPr>
          <w:rFonts w:ascii="Times New Roman" w:eastAsia="Times New Roman" w:hAnsi="Times New Roman" w:cs="Times New Roman"/>
          <w:color w:val="000000" w:themeColor="text1"/>
          <w:sz w:val="24"/>
          <w:szCs w:val="24"/>
        </w:rPr>
      </w:pPr>
    </w:p>
    <w:p w14:paraId="49218656"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35" w:name="_Toc242269146"/>
      <w:bookmarkStart w:id="136" w:name="_Toc242269225"/>
      <w:bookmarkStart w:id="137" w:name="_Toc242269306"/>
      <w:r>
        <w:rPr>
          <w:rFonts w:ascii="Times New Roman" w:eastAsia="Times New Roman" w:hAnsi="Times New Roman" w:cs="Times New Roman"/>
          <w:color w:val="000000" w:themeColor="text1"/>
        </w:rPr>
        <w:t xml:space="preserve">2.9.4 Inovação </w:t>
      </w:r>
      <w:proofErr w:type="spellStart"/>
      <w:r>
        <w:rPr>
          <w:rFonts w:ascii="Times New Roman" w:eastAsia="Times New Roman" w:hAnsi="Times New Roman" w:cs="Times New Roman"/>
          <w:color w:val="000000" w:themeColor="text1"/>
        </w:rPr>
        <w:t>Schumpeteriana</w:t>
      </w:r>
      <w:proofErr w:type="spellEnd"/>
      <w:r>
        <w:rPr>
          <w:rFonts w:ascii="Times New Roman" w:eastAsia="Times New Roman" w:hAnsi="Times New Roman" w:cs="Times New Roman"/>
          <w:color w:val="000000" w:themeColor="text1"/>
        </w:rPr>
        <w:t xml:space="preserve"> e Eco desenvolvimento: o propósito do </w:t>
      </w:r>
      <w:r>
        <w:rPr>
          <w:rFonts w:ascii="Times New Roman" w:eastAsia="Times New Roman" w:hAnsi="Times New Roman" w:cs="Times New Roman"/>
          <w:i/>
          <w:iCs/>
          <w:color w:val="000000" w:themeColor="text1"/>
        </w:rPr>
        <w:t>framework</w:t>
      </w:r>
      <w:bookmarkEnd w:id="135"/>
      <w:bookmarkEnd w:id="136"/>
      <w:bookmarkEnd w:id="137"/>
    </w:p>
    <w:p w14:paraId="262B775F" w14:textId="77777777" w:rsidR="00245D9A" w:rsidRPr="008E179E" w:rsidRDefault="00043C08"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Por último, a proposição desta ferramenta tecnológica deve ser contextualizada em uma perspectiva macroeconômica. A introdução de um </w:t>
      </w:r>
      <w:r>
        <w:rPr>
          <w:rFonts w:ascii="Times New Roman" w:eastAsia="Times New Roman" w:hAnsi="Times New Roman" w:cs="Times New Roman"/>
          <w:i/>
          <w:iCs/>
          <w:color w:val="000000" w:themeColor="text1"/>
          <w:sz w:val="24"/>
          <w:szCs w:val="24"/>
        </w:rPr>
        <w:t xml:space="preserve">software </w:t>
      </w:r>
      <w:r>
        <w:rPr>
          <w:rFonts w:ascii="Times New Roman" w:eastAsia="Times New Roman" w:hAnsi="Times New Roman" w:cs="Times New Roman"/>
          <w:color w:val="000000" w:themeColor="text1"/>
          <w:sz w:val="24"/>
          <w:szCs w:val="24"/>
        </w:rPr>
        <w:t>de automação aplicado ao planejamento aquícola pode ser interpretada à luz do processo de “destruição criadora” de Schumpeter, na medida em que introduz um novo método de organização e processamento das informações, substituindo práticas manuais ou fragmentadas por procedimentos automatizados e integrados (Schumpeter, 1961, p. 106).</w:t>
      </w:r>
    </w:p>
    <w:p w14:paraId="6C8F411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propósito ético deste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fundamenta-se no conceito de Eco desenvolvimento, em que o desenvolvimento genuíno deve harmonizar a viabilidade econômica com a prudência ecológica e a equidade social. Conforme Sachs (2009, p. 29-35), a estratégia para os países tropicais, como o Brasil, deve focar na "moderna civilização de biomassa", aproveitando a abundância de recursos renováveis para promover o desenvolvimento local inclusivo. O autor argumenta que uma tarefa operacional primordial é disponibilizar a biotecnologia moderna, e por extensão, ferramentas de gestão tecnológica como este </w:t>
      </w:r>
      <w:r>
        <w:rPr>
          <w:rFonts w:ascii="Times New Roman" w:eastAsia="Times New Roman" w:hAnsi="Times New Roman" w:cs="Times New Roman"/>
          <w:i/>
          <w:iCs/>
          <w:color w:val="000000" w:themeColor="text1"/>
          <w:sz w:val="24"/>
          <w:szCs w:val="24"/>
        </w:rPr>
        <w:t>software</w:t>
      </w:r>
      <w:r>
        <w:rPr>
          <w:rFonts w:ascii="Times New Roman" w:eastAsia="Times New Roman" w:hAnsi="Times New Roman" w:cs="Times New Roman"/>
          <w:color w:val="000000" w:themeColor="text1"/>
          <w:sz w:val="24"/>
          <w:szCs w:val="24"/>
        </w:rPr>
        <w:t>, para os pequenos produtores, capacitando-os a participar deste novo paradigma produtivo. A ferramenta, portanto, operacionaliza o conceito do "B ao cubo" (</w:t>
      </w:r>
      <w:proofErr w:type="spellStart"/>
      <w:r>
        <w:rPr>
          <w:rFonts w:ascii="Times New Roman" w:eastAsia="Times New Roman" w:hAnsi="Times New Roman" w:cs="Times New Roman"/>
          <w:color w:val="000000" w:themeColor="text1"/>
          <w:sz w:val="24"/>
          <w:szCs w:val="24"/>
        </w:rPr>
        <w:t>bio-bio-bio</w:t>
      </w:r>
      <w:proofErr w:type="spellEnd"/>
      <w:r>
        <w:rPr>
          <w:rFonts w:ascii="Times New Roman" w:eastAsia="Times New Roman" w:hAnsi="Times New Roman" w:cs="Times New Roman"/>
          <w:color w:val="000000" w:themeColor="text1"/>
          <w:sz w:val="24"/>
          <w:szCs w:val="24"/>
        </w:rPr>
        <w:t>), integrando biodiversidade, biomassa e biotecnologia em uma abordagem holística.</w:t>
      </w:r>
    </w:p>
    <w:p w14:paraId="4EC0F76E"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Essa pesquisa por um desenvolvimento que não esgote a vida alinhave-se à crítica ontológica proposta por Ailton Krenak (2019) em Ideias para adiar o fim do mundo. O autor alerta para o perigo da narrativa ocidental que separa a “humanidade” da natureza, transformando rios, florestas e animais em meros recursos a serem explorados por um “clube exclusivo” de consumidores. Para Krenak (2019), adiar o fim do mundo exige recriar nossa relação com o entorno, abandonando a lógica de que a terra é uma mercadoria. Essa visão dialoga com a proposta de Sachs (2009, p. 31-32, 80) de superar o mito da "natureza intocada" em favor de um "aproveitamento racional da natureza".</w:t>
      </w:r>
    </w:p>
    <w:p w14:paraId="5BE11C5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Nesse sentido,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pretende traduzir essa “consciência planetária” em restrições produtivas tangíveis. Ao computar os limites ambientais e sociais antes mesmo do início da operação, o </w:t>
      </w:r>
      <w:r>
        <w:rPr>
          <w:rFonts w:ascii="Times New Roman" w:eastAsia="Times New Roman" w:hAnsi="Times New Roman" w:cs="Times New Roman"/>
          <w:i/>
          <w:iCs/>
          <w:color w:val="000000" w:themeColor="text1"/>
          <w:sz w:val="24"/>
          <w:szCs w:val="24"/>
        </w:rPr>
        <w:t xml:space="preserve">software </w:t>
      </w:r>
      <w:r>
        <w:rPr>
          <w:rFonts w:ascii="Times New Roman" w:eastAsia="Times New Roman" w:hAnsi="Times New Roman" w:cs="Times New Roman"/>
          <w:color w:val="000000" w:themeColor="text1"/>
          <w:sz w:val="24"/>
          <w:szCs w:val="24"/>
        </w:rPr>
        <w:t>atua para impedir que a aquicultura reproduza a lógica de “comer a terra” denunciada pelo autor, assegurando que a atividade econômica coexista com a biosfera em vez de suprimi-la. Ele permite aplicar na prática o diagrama dos "5-F" (</w:t>
      </w:r>
      <w:r>
        <w:rPr>
          <w:rFonts w:ascii="Times New Roman" w:eastAsia="Times New Roman" w:hAnsi="Times New Roman" w:cs="Times New Roman"/>
          <w:i/>
          <w:iCs/>
          <w:color w:val="000000" w:themeColor="text1"/>
          <w:sz w:val="24"/>
          <w:szCs w:val="24"/>
        </w:rPr>
        <w:t xml:space="preserve">food, feed, </w:t>
      </w:r>
      <w:proofErr w:type="spellStart"/>
      <w:r>
        <w:rPr>
          <w:rFonts w:ascii="Times New Roman" w:eastAsia="Times New Roman" w:hAnsi="Times New Roman" w:cs="Times New Roman"/>
          <w:i/>
          <w:iCs/>
          <w:color w:val="000000" w:themeColor="text1"/>
          <w:sz w:val="24"/>
          <w:szCs w:val="24"/>
        </w:rPr>
        <w:t>fuel</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fertilizer</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feedstock</w:t>
      </w:r>
      <w:proofErr w:type="spellEnd"/>
      <w:r>
        <w:rPr>
          <w:rFonts w:ascii="Times New Roman" w:eastAsia="Times New Roman" w:hAnsi="Times New Roman" w:cs="Times New Roman"/>
          <w:color w:val="000000" w:themeColor="text1"/>
          <w:sz w:val="24"/>
          <w:szCs w:val="24"/>
        </w:rPr>
        <w:t>), ao otimizar o uso da biomassa aquática não apenas para alimento, mas integrando-a em sistemas eco tecnológicos complexos e sustentáveis.</w:t>
      </w:r>
    </w:p>
    <w:p w14:paraId="6609063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t>
      </w:r>
      <w:r>
        <w:rPr>
          <w:rFonts w:ascii="Times New Roman" w:eastAsia="Times New Roman" w:hAnsi="Times New Roman" w:cs="Times New Roman"/>
          <w:i/>
          <w:iCs/>
          <w:color w:val="000000" w:themeColor="text1"/>
          <w:sz w:val="24"/>
          <w:szCs w:val="24"/>
        </w:rPr>
        <w:t xml:space="preserve"> framework </w:t>
      </w:r>
      <w:r>
        <w:rPr>
          <w:rFonts w:ascii="Times New Roman" w:eastAsia="Times New Roman" w:hAnsi="Times New Roman" w:cs="Times New Roman"/>
          <w:color w:val="000000" w:themeColor="text1"/>
          <w:sz w:val="24"/>
          <w:szCs w:val="24"/>
        </w:rPr>
        <w:t>atua como um agente da Agenda 2030, ao operacionalizar os Objetivos de Desenvolvimento Sustentável (ODS) e propiciar que projetos de piscicultura sejam desenhados, desde o dia zero, para serem socialmente inclusivos e ambientalmente responsáveis. Conforme estabelecido pela ONU (2015, p. 1), esse compromisso global visa transformar o modelo de desenvolvimento atual, ao integrar as dimensões econômica, social e ambiental de forma equilibrada e indivisível. Desta forma, a ferramenta contribui para que países tropicais, como o Brasil, realizem o "</w:t>
      </w:r>
      <w:proofErr w:type="spellStart"/>
      <w:r>
        <w:rPr>
          <w:rFonts w:ascii="Times New Roman" w:eastAsia="Times New Roman" w:hAnsi="Times New Roman" w:cs="Times New Roman"/>
          <w:i/>
          <w:iCs/>
          <w:color w:val="000000" w:themeColor="text1"/>
          <w:sz w:val="24"/>
          <w:szCs w:val="24"/>
        </w:rPr>
        <w:t>leapfrogging</w:t>
      </w:r>
      <w:proofErr w:type="spellEnd"/>
      <w:r>
        <w:rPr>
          <w:rFonts w:ascii="Times New Roman" w:eastAsia="Times New Roman" w:hAnsi="Times New Roman" w:cs="Times New Roman"/>
          <w:color w:val="000000" w:themeColor="text1"/>
          <w:sz w:val="24"/>
          <w:szCs w:val="24"/>
        </w:rPr>
        <w:t>" (pular etapas) rumo a uma moderna civilização de biomassa, com relevância social, prudência ecológica e viabilidade econômica.</w:t>
      </w:r>
    </w:p>
    <w:p w14:paraId="0340C9FF" w14:textId="77777777" w:rsidR="00CB01E8" w:rsidRPr="008E179E" w:rsidRDefault="00CB01E8" w:rsidP="009A124B">
      <w:pPr>
        <w:spacing w:after="0" w:line="360" w:lineRule="auto"/>
        <w:ind w:firstLine="708"/>
        <w:jc w:val="both"/>
        <w:rPr>
          <w:rFonts w:ascii="Times New Roman" w:eastAsia="Times New Roman" w:hAnsi="Times New Roman" w:cs="Times New Roman"/>
          <w:color w:val="000000" w:themeColor="text1"/>
          <w:sz w:val="24"/>
          <w:szCs w:val="24"/>
        </w:rPr>
      </w:pPr>
    </w:p>
    <w:p w14:paraId="6791F6D4"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38" w:name="_Toc242269147"/>
      <w:bookmarkStart w:id="139" w:name="_Toc242269226"/>
      <w:bookmarkStart w:id="140" w:name="_Toc242269307"/>
      <w:r>
        <w:rPr>
          <w:rFonts w:ascii="Times New Roman" w:eastAsia="Times New Roman" w:hAnsi="Times New Roman" w:cs="Times New Roman"/>
          <w:color w:val="000000" w:themeColor="text1"/>
        </w:rPr>
        <w:t>2.9.5 Estratégia competitiva vs. eficiência operacional</w:t>
      </w:r>
      <w:bookmarkEnd w:id="138"/>
      <w:bookmarkEnd w:id="139"/>
      <w:bookmarkEnd w:id="140"/>
    </w:p>
    <w:p w14:paraId="65B70FE3"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Porter (1996, p. 61), em seu seminal artigo "</w:t>
      </w:r>
      <w:proofErr w:type="spellStart"/>
      <w:r>
        <w:rPr>
          <w:rFonts w:ascii="Times New Roman" w:eastAsia="Times New Roman" w:hAnsi="Times New Roman" w:cs="Times New Roman"/>
          <w:i/>
          <w:iCs/>
          <w:color w:val="000000" w:themeColor="text1"/>
          <w:sz w:val="24"/>
          <w:szCs w:val="24"/>
        </w:rPr>
        <w:t>What</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is</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Strategy</w:t>
      </w:r>
      <w:proofErr w:type="spellEnd"/>
      <w:r>
        <w:rPr>
          <w:rFonts w:ascii="Times New Roman" w:eastAsia="Times New Roman" w:hAnsi="Times New Roman" w:cs="Times New Roman"/>
          <w:color w:val="000000" w:themeColor="text1"/>
          <w:sz w:val="24"/>
          <w:szCs w:val="24"/>
        </w:rPr>
        <w:t xml:space="preserve">?", diferencia eficácia operacional (fazer as coisas bem, de forma semelhante aos concorrentes) de estratégia (fazer coisas diferentes ou de forma única). O uso de ferramentas </w:t>
      </w:r>
      <w:r>
        <w:rPr>
          <w:rFonts w:ascii="Times New Roman" w:eastAsia="Times New Roman" w:hAnsi="Times New Roman" w:cs="Times New Roman"/>
          <w:i/>
          <w:iCs/>
          <w:color w:val="000000" w:themeColor="text1"/>
          <w:sz w:val="24"/>
          <w:szCs w:val="24"/>
        </w:rPr>
        <w:t xml:space="preserve">Lean </w:t>
      </w:r>
      <w:r>
        <w:rPr>
          <w:rFonts w:ascii="Times New Roman" w:eastAsia="Times New Roman" w:hAnsi="Times New Roman" w:cs="Times New Roman"/>
          <w:color w:val="000000" w:themeColor="text1"/>
          <w:sz w:val="24"/>
          <w:szCs w:val="24"/>
        </w:rPr>
        <w:t xml:space="preserve">e </w:t>
      </w:r>
      <w:r>
        <w:rPr>
          <w:rFonts w:ascii="Times New Roman" w:eastAsia="Times New Roman" w:hAnsi="Times New Roman" w:cs="Times New Roman"/>
          <w:i/>
          <w:iCs/>
          <w:color w:val="000000" w:themeColor="text1"/>
          <w:sz w:val="24"/>
          <w:szCs w:val="24"/>
        </w:rPr>
        <w:t xml:space="preserve">Green </w:t>
      </w:r>
      <w:r>
        <w:rPr>
          <w:rFonts w:ascii="Times New Roman" w:eastAsia="Times New Roman" w:hAnsi="Times New Roman" w:cs="Times New Roman"/>
          <w:color w:val="000000" w:themeColor="text1"/>
          <w:sz w:val="24"/>
          <w:szCs w:val="24"/>
        </w:rPr>
        <w:t>melhora a eficácia operacional, mas não garante, por si só, uma posição estratégica sustentável.</w:t>
      </w:r>
    </w:p>
    <w:p w14:paraId="3AE96563" w14:textId="77777777" w:rsidR="00245D9A"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EVTEAS automatizado atua na eficácia operacional, fornecendo dados precisos de custo e impacto. Contudo, ele habilita a estratégia ao propiciar que o produtor encontre nichos de mercado que concorrentes sem essa visão de dados não conseguem acessar. Assim,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é o alicerce operacional que sustenta a diferenciação estratégica defendida por Porter, permitindo que a piscicultura saia da competição por preço (</w:t>
      </w:r>
      <w:r>
        <w:rPr>
          <w:rFonts w:ascii="Times New Roman" w:eastAsia="Times New Roman" w:hAnsi="Times New Roman" w:cs="Times New Roman"/>
          <w:i/>
          <w:iCs/>
          <w:color w:val="000000" w:themeColor="text1"/>
          <w:sz w:val="24"/>
          <w:szCs w:val="24"/>
        </w:rPr>
        <w:t>commodity</w:t>
      </w:r>
      <w:r>
        <w:rPr>
          <w:rFonts w:ascii="Times New Roman" w:eastAsia="Times New Roman" w:hAnsi="Times New Roman" w:cs="Times New Roman"/>
          <w:color w:val="000000" w:themeColor="text1"/>
          <w:sz w:val="24"/>
          <w:szCs w:val="24"/>
        </w:rPr>
        <w:t>) para a competição por valor.</w:t>
      </w:r>
    </w:p>
    <w:p w14:paraId="26E34C5A" w14:textId="77777777" w:rsidR="00735C07" w:rsidRPr="008E179E" w:rsidRDefault="00735C07" w:rsidP="009A124B">
      <w:pPr>
        <w:spacing w:after="0" w:line="360" w:lineRule="auto"/>
        <w:ind w:firstLine="708"/>
        <w:jc w:val="both"/>
        <w:rPr>
          <w:rFonts w:ascii="Times New Roman" w:eastAsia="Times New Roman" w:hAnsi="Times New Roman" w:cs="Times New Roman"/>
          <w:color w:val="000000" w:themeColor="text1"/>
          <w:sz w:val="24"/>
          <w:szCs w:val="24"/>
        </w:rPr>
      </w:pPr>
    </w:p>
    <w:p w14:paraId="78F4D3D0"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41" w:name="_Toc242269148"/>
      <w:bookmarkStart w:id="142" w:name="_Toc242269227"/>
      <w:bookmarkStart w:id="143" w:name="_Toc242269308"/>
      <w:r>
        <w:rPr>
          <w:rFonts w:ascii="Times New Roman" w:eastAsia="Times New Roman" w:hAnsi="Times New Roman" w:cs="Times New Roman"/>
          <w:color w:val="000000" w:themeColor="text1"/>
        </w:rPr>
        <w:t>2.9.6 Estratégias de Postergação na Cadeia de Suprimentos</w:t>
      </w:r>
      <w:bookmarkEnd w:id="141"/>
      <w:bookmarkEnd w:id="142"/>
      <w:bookmarkEnd w:id="143"/>
    </w:p>
    <w:p w14:paraId="636EB87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Na interface entre a biologia e a logística, surge o dilema de quando processar e vender o pescado. </w:t>
      </w:r>
      <w:proofErr w:type="spellStart"/>
      <w:r>
        <w:rPr>
          <w:rFonts w:ascii="Times New Roman" w:eastAsia="Times New Roman" w:hAnsi="Times New Roman" w:cs="Times New Roman"/>
          <w:color w:val="000000" w:themeColor="text1"/>
          <w:sz w:val="24"/>
          <w:szCs w:val="24"/>
        </w:rPr>
        <w:t>Pagh</w:t>
      </w:r>
      <w:proofErr w:type="spellEnd"/>
      <w:r>
        <w:rPr>
          <w:rFonts w:ascii="Times New Roman" w:eastAsia="Times New Roman" w:hAnsi="Times New Roman" w:cs="Times New Roman"/>
          <w:color w:val="000000" w:themeColor="text1"/>
          <w:sz w:val="24"/>
          <w:szCs w:val="24"/>
        </w:rPr>
        <w:t xml:space="preserve"> e Cooper (1998, p. 14-15) analisam as estratégias de especulação versus postergação na cadeia de suprimentos. Na piscicultura, a decisão de manter o peixe na água (postergar a colheita) ou </w:t>
      </w:r>
      <w:proofErr w:type="spellStart"/>
      <w:r>
        <w:rPr>
          <w:rFonts w:ascii="Times New Roman" w:eastAsia="Times New Roman" w:hAnsi="Times New Roman" w:cs="Times New Roman"/>
          <w:color w:val="000000" w:themeColor="text1"/>
          <w:sz w:val="24"/>
          <w:szCs w:val="24"/>
        </w:rPr>
        <w:t>despescá-lo</w:t>
      </w:r>
      <w:proofErr w:type="spellEnd"/>
      <w:r>
        <w:rPr>
          <w:rFonts w:ascii="Times New Roman" w:eastAsia="Times New Roman" w:hAnsi="Times New Roman" w:cs="Times New Roman"/>
          <w:color w:val="000000" w:themeColor="text1"/>
          <w:sz w:val="24"/>
          <w:szCs w:val="24"/>
        </w:rPr>
        <w:t xml:space="preserve"> imediatamente (especulação de estoque) tem implicações diretas na rentabilidade e na qualidade.</w:t>
      </w:r>
    </w:p>
    <w:p w14:paraId="29A7884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algoritmo do EVTEAS deve ser capaz de simular esses cenários logísticos. Ao integrar os conceitos de </w:t>
      </w:r>
      <w:proofErr w:type="spellStart"/>
      <w:r>
        <w:rPr>
          <w:rFonts w:ascii="Times New Roman" w:eastAsia="Times New Roman" w:hAnsi="Times New Roman" w:cs="Times New Roman"/>
          <w:color w:val="000000" w:themeColor="text1"/>
          <w:sz w:val="24"/>
          <w:szCs w:val="24"/>
        </w:rPr>
        <w:t>Pagh</w:t>
      </w:r>
      <w:proofErr w:type="spellEnd"/>
      <w:r>
        <w:rPr>
          <w:rFonts w:ascii="Times New Roman" w:eastAsia="Times New Roman" w:hAnsi="Times New Roman" w:cs="Times New Roman"/>
          <w:color w:val="000000" w:themeColor="text1"/>
          <w:sz w:val="24"/>
          <w:szCs w:val="24"/>
        </w:rPr>
        <w:t xml:space="preserve"> e Cooper, a ferramenta pode indicar o momento ótimo de despesca baseando-se não apenas no peso do animal, mas na demanda de mercado em tempo real. Isso conecta a teoria da cadeia de suprimentos responsiva a partir de </w:t>
      </w:r>
      <w:proofErr w:type="spellStart"/>
      <w:r>
        <w:rPr>
          <w:rFonts w:ascii="Times New Roman" w:eastAsia="Times New Roman" w:hAnsi="Times New Roman" w:cs="Times New Roman"/>
          <w:color w:val="000000" w:themeColor="text1"/>
          <w:sz w:val="24"/>
          <w:szCs w:val="24"/>
        </w:rPr>
        <w:t>Gunasekaran</w:t>
      </w:r>
      <w:proofErr w:type="spellEnd"/>
      <w:r>
        <w:rPr>
          <w:rFonts w:ascii="Times New Roman" w:eastAsia="Times New Roman" w:hAnsi="Times New Roman" w:cs="Times New Roman"/>
          <w:color w:val="000000" w:themeColor="text1"/>
          <w:sz w:val="24"/>
          <w:szCs w:val="24"/>
        </w:rPr>
        <w:t>, Lai e Cheng (2008) com a tática operacional de postergação, propiciando que o produtor minimize estoques de produto acabado e maximize o frescor, atendendo aos requisitos de uma cadeia ágil.</w:t>
      </w:r>
    </w:p>
    <w:p w14:paraId="1B238D25" w14:textId="77777777" w:rsidR="00CB01E8" w:rsidRPr="008E179E" w:rsidRDefault="00CB01E8" w:rsidP="009A124B">
      <w:pPr>
        <w:spacing w:after="0" w:line="360" w:lineRule="auto"/>
        <w:ind w:firstLine="708"/>
        <w:jc w:val="both"/>
        <w:rPr>
          <w:rFonts w:ascii="Times New Roman" w:eastAsia="Times New Roman" w:hAnsi="Times New Roman" w:cs="Times New Roman"/>
          <w:color w:val="000000" w:themeColor="text1"/>
          <w:sz w:val="24"/>
          <w:szCs w:val="24"/>
        </w:rPr>
      </w:pPr>
    </w:p>
    <w:p w14:paraId="3DEA8242" w14:textId="77777777" w:rsidR="00245D9A" w:rsidRPr="00E13AC3" w:rsidRDefault="00E8542F" w:rsidP="009A124B">
      <w:pPr>
        <w:pStyle w:val="Ttulo2"/>
        <w:spacing w:before="0" w:after="0" w:line="360" w:lineRule="auto"/>
        <w:rPr>
          <w:rFonts w:ascii="Times New Roman" w:eastAsia="Times New Roman" w:hAnsi="Times New Roman" w:cs="Times New Roman"/>
          <w:color w:val="000000" w:themeColor="text1"/>
          <w:sz w:val="28"/>
          <w:szCs w:val="28"/>
        </w:rPr>
      </w:pPr>
      <w:bookmarkStart w:id="144" w:name="_Toc242269149"/>
      <w:bookmarkStart w:id="145" w:name="_Toc242269228"/>
      <w:bookmarkStart w:id="146" w:name="_Toc242269309"/>
      <w:r>
        <w:rPr>
          <w:rFonts w:ascii="Times New Roman" w:eastAsia="Times New Roman" w:hAnsi="Times New Roman" w:cs="Times New Roman"/>
          <w:color w:val="000000" w:themeColor="text1"/>
          <w:sz w:val="28"/>
          <w:szCs w:val="28"/>
        </w:rPr>
        <w:t xml:space="preserve">2.10 Eixo 3 – Desempenho ESG, Responsabilidade Social Corporativa e Engajamento de </w:t>
      </w:r>
      <w:r>
        <w:rPr>
          <w:rFonts w:ascii="Times New Roman" w:eastAsia="Times New Roman" w:hAnsi="Times New Roman" w:cs="Times New Roman"/>
          <w:i/>
          <w:iCs/>
          <w:color w:val="000000" w:themeColor="text1"/>
          <w:sz w:val="28"/>
          <w:szCs w:val="28"/>
        </w:rPr>
        <w:t>Stakeholders</w:t>
      </w:r>
      <w:bookmarkEnd w:id="144"/>
      <w:bookmarkEnd w:id="145"/>
      <w:bookmarkEnd w:id="146"/>
    </w:p>
    <w:p w14:paraId="6893F232" w14:textId="77777777" w:rsidR="00735C07" w:rsidRPr="00735C07" w:rsidRDefault="00735C07" w:rsidP="00735C07"/>
    <w:p w14:paraId="0EBF484D"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47" w:name="_Toc242269150"/>
      <w:bookmarkStart w:id="148" w:name="_Toc242269229"/>
      <w:bookmarkStart w:id="149" w:name="_Toc242269310"/>
      <w:r>
        <w:rPr>
          <w:rFonts w:ascii="Times New Roman" w:eastAsia="Times New Roman" w:hAnsi="Times New Roman" w:cs="Times New Roman"/>
          <w:color w:val="000000" w:themeColor="text1"/>
        </w:rPr>
        <w:t>2.10.1 ESG: A evolução da responsabilidade social e o desempenho econômico</w:t>
      </w:r>
      <w:bookmarkEnd w:id="147"/>
      <w:bookmarkEnd w:id="148"/>
      <w:bookmarkEnd w:id="149"/>
    </w:p>
    <w:p w14:paraId="5B45672C"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conceito de ESG (</w:t>
      </w:r>
      <w:r>
        <w:rPr>
          <w:rFonts w:ascii="Times New Roman" w:eastAsia="Times New Roman" w:hAnsi="Times New Roman" w:cs="Times New Roman"/>
          <w:i/>
          <w:iCs/>
          <w:color w:val="000000" w:themeColor="text1"/>
          <w:sz w:val="24"/>
          <w:szCs w:val="24"/>
        </w:rPr>
        <w:t xml:space="preserve">Environmental, Social </w:t>
      </w:r>
      <w:proofErr w:type="spellStart"/>
      <w:r>
        <w:rPr>
          <w:rFonts w:ascii="Times New Roman" w:eastAsia="Times New Roman" w:hAnsi="Times New Roman" w:cs="Times New Roman"/>
          <w:i/>
          <w:iCs/>
          <w:color w:val="000000" w:themeColor="text1"/>
          <w:sz w:val="24"/>
          <w:szCs w:val="24"/>
        </w:rPr>
        <w:t>and</w:t>
      </w:r>
      <w:proofErr w:type="spellEnd"/>
      <w:r>
        <w:rPr>
          <w:rFonts w:ascii="Times New Roman" w:eastAsia="Times New Roman" w:hAnsi="Times New Roman" w:cs="Times New Roman"/>
          <w:i/>
          <w:iCs/>
          <w:color w:val="000000" w:themeColor="text1"/>
          <w:sz w:val="24"/>
          <w:szCs w:val="24"/>
        </w:rPr>
        <w:t xml:space="preserve"> Governance</w:t>
      </w:r>
      <w:r>
        <w:rPr>
          <w:rFonts w:ascii="Times New Roman" w:eastAsia="Times New Roman" w:hAnsi="Times New Roman" w:cs="Times New Roman"/>
          <w:color w:val="000000" w:themeColor="text1"/>
          <w:sz w:val="24"/>
          <w:szCs w:val="24"/>
        </w:rPr>
        <w:t xml:space="preserve">) representa a maturação contemporânea das práticas de Responsabilidade Social Corporativa (RSC), com raízes filosóficas e práticas remontam à filantropia estratégica do século XIX.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xml:space="preserve"> (2021) revisita a contribuição seminal de Andrew Carnegie e seu "Evangelho da Riqueza" (</w:t>
      </w:r>
      <w:r>
        <w:rPr>
          <w:rFonts w:ascii="Times New Roman" w:eastAsia="Times New Roman" w:hAnsi="Times New Roman" w:cs="Times New Roman"/>
          <w:i/>
          <w:iCs/>
          <w:color w:val="000000" w:themeColor="text1"/>
          <w:sz w:val="24"/>
          <w:szCs w:val="24"/>
        </w:rPr>
        <w:t xml:space="preserve">The Gospel </w:t>
      </w:r>
      <w:proofErr w:type="spellStart"/>
      <w:r>
        <w:rPr>
          <w:rFonts w:ascii="Times New Roman" w:eastAsia="Times New Roman" w:hAnsi="Times New Roman" w:cs="Times New Roman"/>
          <w:i/>
          <w:iCs/>
          <w:color w:val="000000" w:themeColor="text1"/>
          <w:sz w:val="24"/>
          <w:szCs w:val="24"/>
        </w:rPr>
        <w:t>of</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Wealth</w:t>
      </w:r>
      <w:proofErr w:type="spellEnd"/>
      <w:r>
        <w:rPr>
          <w:rFonts w:ascii="Times New Roman" w:eastAsia="Times New Roman" w:hAnsi="Times New Roman" w:cs="Times New Roman"/>
          <w:color w:val="000000" w:themeColor="text1"/>
          <w:sz w:val="24"/>
          <w:szCs w:val="24"/>
        </w:rPr>
        <w:t>). Carnegie defendia que o excedente de riqueza fosse administrado como fundo fiduciário para o bem público, ao arguir que a legitimidade do lucro depende do retorno social que ele gera, um princípio que hoje fundamenta a base "Social" e de "Governança" nos critérios ESG modernos.</w:t>
      </w:r>
    </w:p>
    <w:p w14:paraId="1093DB7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RSC evoluiu de ações filantrópicas isoladas para o "engajamento" sistêmico com os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xml:space="preserve">, que, segundo Hurst e </w:t>
      </w:r>
      <w:proofErr w:type="spellStart"/>
      <w:r>
        <w:rPr>
          <w:rFonts w:ascii="Times New Roman" w:eastAsia="Times New Roman" w:hAnsi="Times New Roman" w:cs="Times New Roman"/>
          <w:color w:val="000000" w:themeColor="text1"/>
          <w:sz w:val="24"/>
          <w:szCs w:val="24"/>
        </w:rPr>
        <w:t>Ihlen</w:t>
      </w:r>
      <w:proofErr w:type="spellEnd"/>
      <w:r>
        <w:rPr>
          <w:rFonts w:ascii="Times New Roman" w:eastAsia="Times New Roman" w:hAnsi="Times New Roman" w:cs="Times New Roman"/>
          <w:color w:val="000000" w:themeColor="text1"/>
          <w:sz w:val="24"/>
          <w:szCs w:val="24"/>
        </w:rPr>
        <w:t xml:space="preserve"> (2018), constitui um processo de "fechar o ciclo" (</w:t>
      </w:r>
      <w:proofErr w:type="spellStart"/>
      <w:r>
        <w:rPr>
          <w:rFonts w:ascii="Times New Roman" w:eastAsia="Times New Roman" w:hAnsi="Times New Roman" w:cs="Times New Roman"/>
          <w:i/>
          <w:iCs/>
          <w:color w:val="000000" w:themeColor="text1"/>
          <w:sz w:val="24"/>
          <w:szCs w:val="24"/>
        </w:rPr>
        <w:t>closing</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the</w:t>
      </w:r>
      <w:proofErr w:type="spellEnd"/>
      <w:r>
        <w:rPr>
          <w:rFonts w:ascii="Times New Roman" w:eastAsia="Times New Roman" w:hAnsi="Times New Roman" w:cs="Times New Roman"/>
          <w:i/>
          <w:iCs/>
          <w:color w:val="000000" w:themeColor="text1"/>
          <w:sz w:val="24"/>
          <w:szCs w:val="24"/>
        </w:rPr>
        <w:t xml:space="preserve"> loop</w:t>
      </w:r>
      <w:r>
        <w:rPr>
          <w:rFonts w:ascii="Times New Roman" w:eastAsia="Times New Roman" w:hAnsi="Times New Roman" w:cs="Times New Roman"/>
          <w:color w:val="000000" w:themeColor="text1"/>
          <w:sz w:val="24"/>
          <w:szCs w:val="24"/>
        </w:rPr>
        <w:t xml:space="preserve">). Isso exige que as organizações: </w:t>
      </w:r>
    </w:p>
    <w:p w14:paraId="13579EA8" w14:textId="77777777" w:rsidR="00245D9A" w:rsidRPr="008E179E" w:rsidRDefault="00E8542F" w:rsidP="00AF4805">
      <w:pPr>
        <w:pStyle w:val="PargrafodaLista"/>
        <w:numPr>
          <w:ilvl w:val="0"/>
          <w:numId w:val="11"/>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Mapeiem proativamente suas responsabilidades; </w:t>
      </w:r>
    </w:p>
    <w:p w14:paraId="236E4383" w14:textId="77777777" w:rsidR="00245D9A" w:rsidRPr="008E179E" w:rsidRDefault="00E8542F" w:rsidP="00AF4805">
      <w:pPr>
        <w:pStyle w:val="PargrafodaLista"/>
        <w:numPr>
          <w:ilvl w:val="0"/>
          <w:numId w:val="11"/>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Escutem as demandas das partes interessadas; e, crucialmente, </w:t>
      </w:r>
    </w:p>
    <w:p w14:paraId="5820C012" w14:textId="77777777" w:rsidR="00245D9A" w:rsidRPr="008E179E" w:rsidRDefault="00E8542F" w:rsidP="00AF4805">
      <w:pPr>
        <w:pStyle w:val="PargrafodaLista"/>
        <w:numPr>
          <w:ilvl w:val="0"/>
          <w:numId w:val="11"/>
        </w:numPr>
        <w:spacing w:after="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Demonstrem como suas decisões estratégicas (como as definidas em um EVTEAS) foram alteradas ou moldadas para responder a essas demandas. Sem essa ferramenta de retroalimentação, a viabilidade social de um projeto é comprometida, que resulta na perda da "licença social para operar".</w:t>
      </w:r>
    </w:p>
    <w:p w14:paraId="7B755750"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Entretanto, a integração entre eficiência operacional e desempenho ESG não é linear, apresentando </w:t>
      </w:r>
      <w:r>
        <w:rPr>
          <w:rFonts w:ascii="Times New Roman" w:eastAsia="Times New Roman" w:hAnsi="Times New Roman" w:cs="Times New Roman"/>
          <w:i/>
          <w:iCs/>
          <w:color w:val="000000" w:themeColor="text1"/>
          <w:sz w:val="24"/>
          <w:szCs w:val="24"/>
        </w:rPr>
        <w:t>trade-</w:t>
      </w:r>
      <w:proofErr w:type="spellStart"/>
      <w:r>
        <w:rPr>
          <w:rFonts w:ascii="Times New Roman" w:eastAsia="Times New Roman" w:hAnsi="Times New Roman" w:cs="Times New Roman"/>
          <w:i/>
          <w:iCs/>
          <w:color w:val="000000" w:themeColor="text1"/>
          <w:sz w:val="24"/>
          <w:szCs w:val="24"/>
        </w:rPr>
        <w:t>offs</w:t>
      </w:r>
      <w:proofErr w:type="spellEnd"/>
      <w:r>
        <w:rPr>
          <w:rFonts w:ascii="Times New Roman" w:eastAsia="Times New Roman" w:hAnsi="Times New Roman" w:cs="Times New Roman"/>
          <w:color w:val="000000" w:themeColor="text1"/>
          <w:sz w:val="24"/>
          <w:szCs w:val="24"/>
        </w:rPr>
        <w:t xml:space="preserve"> complexos que desafiam a gestão tradicional. </w:t>
      </w:r>
    </w:p>
    <w:p w14:paraId="5FA3A407"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Na </w:t>
      </w:r>
      <w:proofErr w:type="spellStart"/>
      <w:r>
        <w:rPr>
          <w:rFonts w:ascii="Times New Roman" w:eastAsia="Times New Roman" w:hAnsi="Times New Roman" w:cs="Times New Roman"/>
          <w:color w:val="000000" w:themeColor="text1"/>
          <w:sz w:val="24"/>
          <w:szCs w:val="24"/>
        </w:rPr>
        <w:t>pisicultura</w:t>
      </w:r>
      <w:proofErr w:type="spellEnd"/>
      <w:r>
        <w:rPr>
          <w:rFonts w:ascii="Times New Roman" w:eastAsia="Times New Roman" w:hAnsi="Times New Roman" w:cs="Times New Roman"/>
          <w:color w:val="000000" w:themeColor="text1"/>
          <w:sz w:val="24"/>
          <w:szCs w:val="24"/>
        </w:rPr>
        <w:t>, a “eficiência obscena” (</w:t>
      </w:r>
      <w:proofErr w:type="spellStart"/>
      <w:r>
        <w:rPr>
          <w:rFonts w:ascii="Times New Roman" w:eastAsia="Times New Roman" w:hAnsi="Times New Roman" w:cs="Times New Roman"/>
          <w:color w:val="000000" w:themeColor="text1"/>
          <w:sz w:val="24"/>
          <w:szCs w:val="24"/>
        </w:rPr>
        <w:t>Garnett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Röös</w:t>
      </w:r>
      <w:proofErr w:type="spellEnd"/>
      <w:r>
        <w:rPr>
          <w:rFonts w:ascii="Times New Roman" w:eastAsia="Times New Roman" w:hAnsi="Times New Roman" w:cs="Times New Roman"/>
          <w:color w:val="000000" w:themeColor="text1"/>
          <w:sz w:val="24"/>
          <w:szCs w:val="24"/>
        </w:rPr>
        <w:t>; Little, 2015) poderia significar operar com densidades de estocagem no limite biológico, onde qualquer falha de equipamento resulta em mortalidade em massa e desastre ambiental.</w:t>
      </w:r>
    </w:p>
    <w:p w14:paraId="23D88613" w14:textId="77777777" w:rsidR="00245D9A"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Desse modo, um EVTEAS contemporâneo não deve buscar a maximização cega de indicadores financeiros ou operacionais. Ele deve funcionar como uma ferramenta de otimização multicritério capaz de identificar o "ponto ótimo" de operação prévia à priori considerando a possibilidade da zona no topo da curva do "U-invertido". A modelagem algorítmica (Osório, 2025, p. 70-73) </w:t>
      </w:r>
      <w:proofErr w:type="spellStart"/>
      <w:r>
        <w:rPr>
          <w:rFonts w:ascii="Times New Roman" w:eastAsia="Times New Roman" w:hAnsi="Times New Roman" w:cs="Times New Roman"/>
          <w:color w:val="000000" w:themeColor="text1"/>
          <w:sz w:val="24"/>
          <w:szCs w:val="24"/>
        </w:rPr>
        <w:t>propiocia</w:t>
      </w:r>
      <w:proofErr w:type="spellEnd"/>
      <w:r>
        <w:rPr>
          <w:rFonts w:ascii="Times New Roman" w:eastAsia="Times New Roman" w:hAnsi="Times New Roman" w:cs="Times New Roman"/>
          <w:color w:val="000000" w:themeColor="text1"/>
          <w:sz w:val="24"/>
          <w:szCs w:val="24"/>
        </w:rPr>
        <w:t xml:space="preserve"> calcular esse equilíbrio de forma automatizada e ratificar se o projeto é enxuto o suficiente para ser competitivo, alinhado às práticas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Kosasih</w:t>
      </w:r>
      <w:proofErr w:type="spellEnd"/>
      <w:r>
        <w:rPr>
          <w:rFonts w:ascii="Times New Roman" w:eastAsia="Times New Roman" w:hAnsi="Times New Roman" w:cs="Times New Roman"/>
          <w:color w:val="000000" w:themeColor="text1"/>
          <w:sz w:val="24"/>
          <w:szCs w:val="24"/>
        </w:rPr>
        <w:t xml:space="preserve">; Pujawan; </w:t>
      </w:r>
      <w:proofErr w:type="spellStart"/>
      <w:r>
        <w:rPr>
          <w:rFonts w:ascii="Times New Roman" w:eastAsia="Times New Roman" w:hAnsi="Times New Roman" w:cs="Times New Roman"/>
          <w:color w:val="000000" w:themeColor="text1"/>
          <w:sz w:val="24"/>
          <w:szCs w:val="24"/>
        </w:rPr>
        <w:t>Karningsih</w:t>
      </w:r>
      <w:proofErr w:type="spellEnd"/>
      <w:r>
        <w:rPr>
          <w:rFonts w:ascii="Times New Roman" w:eastAsia="Times New Roman" w:hAnsi="Times New Roman" w:cs="Times New Roman"/>
          <w:color w:val="000000" w:themeColor="text1"/>
          <w:sz w:val="24"/>
          <w:szCs w:val="24"/>
        </w:rPr>
        <w:t>, 2023, p. 2), mas robusto o suficiente para ser sustentável técnica, econômica, ambiental e socialmente.</w:t>
      </w:r>
    </w:p>
    <w:p w14:paraId="449C3F19" w14:textId="77777777" w:rsidR="00735C07" w:rsidRPr="008E179E" w:rsidRDefault="00735C07" w:rsidP="009A124B">
      <w:pPr>
        <w:spacing w:after="0" w:line="360" w:lineRule="auto"/>
        <w:ind w:firstLine="708"/>
        <w:jc w:val="both"/>
        <w:rPr>
          <w:rFonts w:ascii="Times New Roman" w:eastAsia="Times New Roman" w:hAnsi="Times New Roman" w:cs="Times New Roman"/>
          <w:color w:val="000000" w:themeColor="text1"/>
          <w:sz w:val="24"/>
          <w:szCs w:val="24"/>
        </w:rPr>
      </w:pPr>
    </w:p>
    <w:p w14:paraId="392D84C3"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50" w:name="_Toc242269151"/>
      <w:bookmarkStart w:id="151" w:name="_Toc242269230"/>
      <w:bookmarkStart w:id="152" w:name="_Toc242269311"/>
      <w:r>
        <w:rPr>
          <w:rFonts w:ascii="Times New Roman" w:eastAsia="Times New Roman" w:hAnsi="Times New Roman" w:cs="Times New Roman"/>
          <w:color w:val="000000" w:themeColor="text1"/>
        </w:rPr>
        <w:t>2.10.2 Interseção teórica: O ponto de convergência entre EVTEAS</w:t>
      </w:r>
      <w:r>
        <w:rPr>
          <w:rFonts w:ascii="Times New Roman" w:eastAsia="Times New Roman" w:hAnsi="Times New Roman" w:cs="Times New Roman"/>
          <w:i/>
          <w:iCs/>
          <w:color w:val="000000" w:themeColor="text1"/>
        </w:rPr>
        <w:t>, Lean-Green</w:t>
      </w:r>
      <w:r>
        <w:rPr>
          <w:rFonts w:ascii="Times New Roman" w:eastAsia="Times New Roman" w:hAnsi="Times New Roman" w:cs="Times New Roman"/>
          <w:color w:val="000000" w:themeColor="text1"/>
        </w:rPr>
        <w:t xml:space="preserve"> e ESG</w:t>
      </w:r>
      <w:bookmarkEnd w:id="150"/>
      <w:bookmarkEnd w:id="151"/>
      <w:bookmarkEnd w:id="152"/>
    </w:p>
    <w:p w14:paraId="224B0F2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interseção teórica central deste trabalho reside na premissa de que a viabilidade sustentável de um projeto contemporâneo de piscicultura não pode ser dissociada da eficiência operacional, da responsabilidade corporativa e da capacidade de resposta a um mercado volátil.</w:t>
      </w:r>
    </w:p>
    <w:p w14:paraId="3490E44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conceitual desta pesquisa estrutura-se, portanto, em três eixos de convergência, operacionalizados pela tecnologia:</w:t>
      </w:r>
    </w:p>
    <w:p w14:paraId="3591FF23"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aplicação de princípios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 na fase de  estudos preliminares e </w:t>
      </w:r>
      <w:proofErr w:type="spellStart"/>
      <w:r>
        <w:rPr>
          <w:rFonts w:ascii="Times New Roman" w:eastAsia="Times New Roman" w:hAnsi="Times New Roman" w:cs="Times New Roman"/>
          <w:color w:val="000000" w:themeColor="text1"/>
          <w:sz w:val="24"/>
          <w:szCs w:val="24"/>
        </w:rPr>
        <w:t>inínicio</w:t>
      </w:r>
      <w:proofErr w:type="spellEnd"/>
      <w:r>
        <w:rPr>
          <w:rFonts w:ascii="Times New Roman" w:eastAsia="Times New Roman" w:hAnsi="Times New Roman" w:cs="Times New Roman"/>
          <w:color w:val="000000" w:themeColor="text1"/>
          <w:sz w:val="24"/>
          <w:szCs w:val="24"/>
        </w:rPr>
        <w:t xml:space="preserve"> de planejamento propicia projetar sistemas que surgem eficientes, ao evitar o desperdício de capital despendido (CAPEX) e capital operacional despendido (OPEX) sensível na aquicultura, como apontado por Lawrence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(2023). No entanto, a eficiência de custos isolada não ratifica a sobrevivência. Desse modo, considerando a "responsividade" de </w:t>
      </w:r>
      <w:proofErr w:type="spellStart"/>
      <w:r>
        <w:rPr>
          <w:rFonts w:ascii="Times New Roman" w:eastAsia="Times New Roman" w:hAnsi="Times New Roman" w:cs="Times New Roman"/>
          <w:color w:val="000000" w:themeColor="text1"/>
          <w:sz w:val="24"/>
          <w:szCs w:val="24"/>
        </w:rPr>
        <w:t>Gunasekaran</w:t>
      </w:r>
      <w:proofErr w:type="spellEnd"/>
      <w:r>
        <w:rPr>
          <w:rFonts w:ascii="Times New Roman" w:eastAsia="Times New Roman" w:hAnsi="Times New Roman" w:cs="Times New Roman"/>
          <w:color w:val="000000" w:themeColor="text1"/>
          <w:sz w:val="24"/>
          <w:szCs w:val="24"/>
        </w:rPr>
        <w:t>, Lai e Cheng (2008), o EVTEAS deve também avaliar a "responsividade" do projeto, sua capacidade de reagir a mudanças rápidas de demanda e fornecimento. Desse modo, a viabilidade econômica neste estudo é definida como o equilíbrio entre a minimização de desperdícios (</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e a maximização da agilidade (</w:t>
      </w:r>
      <w:r>
        <w:rPr>
          <w:rFonts w:ascii="Times New Roman" w:eastAsia="Times New Roman" w:hAnsi="Times New Roman" w:cs="Times New Roman"/>
          <w:i/>
          <w:iCs/>
          <w:color w:val="000000" w:themeColor="text1"/>
          <w:sz w:val="24"/>
          <w:szCs w:val="24"/>
        </w:rPr>
        <w:t>Agile</w:t>
      </w:r>
      <w:r>
        <w:rPr>
          <w:rFonts w:ascii="Times New Roman" w:eastAsia="Times New Roman" w:hAnsi="Times New Roman" w:cs="Times New Roman"/>
          <w:color w:val="000000" w:themeColor="text1"/>
          <w:sz w:val="24"/>
          <w:szCs w:val="24"/>
        </w:rPr>
        <w:t>), ao evitar tanto o excesso de “gordura” quanto a “magreza” operacional que leva à fragilidade em respostas às ameaças externas não controláveis.</w:t>
      </w:r>
    </w:p>
    <w:p w14:paraId="3CF5B3E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dimensão ambiental do EVTEAS deixa de ser uma mera exigência legal para se tornar um motor de competitividade. Ela é fortalecida pelas práticas de </w:t>
      </w:r>
      <w:r>
        <w:rPr>
          <w:rFonts w:ascii="Times New Roman" w:eastAsia="Times New Roman" w:hAnsi="Times New Roman" w:cs="Times New Roman"/>
          <w:i/>
          <w:iCs/>
          <w:color w:val="000000" w:themeColor="text1"/>
          <w:sz w:val="24"/>
          <w:szCs w:val="24"/>
        </w:rPr>
        <w:t>Green Manufacturing</w:t>
      </w:r>
      <w:r>
        <w:rPr>
          <w:rFonts w:ascii="Times New Roman" w:eastAsia="Times New Roman" w:hAnsi="Times New Roman" w:cs="Times New Roman"/>
          <w:color w:val="000000" w:themeColor="text1"/>
          <w:sz w:val="24"/>
          <w:szCs w:val="24"/>
        </w:rPr>
        <w:t xml:space="preserve"> e pela gestão de riscos exigida pelos critérios ESG. Apesar, a relação entre ser "verde" e ser "enxuto" possui nuances complexas. Sensores e algoritmos permitem monitorar o impacto ambiental em tempo real, transformando a sustentabilidade em um indicador de performance gerenciável, e não apenas uma externalidade teórica.</w:t>
      </w:r>
    </w:p>
    <w:p w14:paraId="3903D573"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dimensão social do EVTEAS evolui de um anexo filantrópico para o centro da estratégia de governança. Resgatando as raízes históricas apontadas por </w:t>
      </w:r>
      <w:proofErr w:type="spellStart"/>
      <w:r>
        <w:rPr>
          <w:rFonts w:ascii="Times New Roman" w:eastAsia="Times New Roman" w:hAnsi="Times New Roman" w:cs="Times New Roman"/>
          <w:color w:val="000000" w:themeColor="text1"/>
          <w:sz w:val="24"/>
          <w:szCs w:val="24"/>
        </w:rPr>
        <w:t>Janowski</w:t>
      </w:r>
      <w:proofErr w:type="spellEnd"/>
      <w:r>
        <w:rPr>
          <w:rFonts w:ascii="Times New Roman" w:eastAsia="Times New Roman" w:hAnsi="Times New Roman" w:cs="Times New Roman"/>
          <w:color w:val="000000" w:themeColor="text1"/>
          <w:sz w:val="24"/>
          <w:szCs w:val="24"/>
        </w:rPr>
        <w:t xml:space="preserve"> (2021), a responsabilidade social é reafirmada como um dever fiduciário de administrar recursos para o bem comum. Na prática moderna, isso se traduz na obtenção da "licença social para operar".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proposto deve facilitar o "mapeamento de responsabilidades" e o engajamento ativo (</w:t>
      </w:r>
      <w:proofErr w:type="spellStart"/>
      <w:r>
        <w:rPr>
          <w:rFonts w:ascii="Times New Roman" w:eastAsia="Times New Roman" w:hAnsi="Times New Roman" w:cs="Times New Roman"/>
          <w:i/>
          <w:iCs/>
          <w:color w:val="000000" w:themeColor="text1"/>
          <w:sz w:val="24"/>
          <w:szCs w:val="24"/>
        </w:rPr>
        <w:t>closing</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the</w:t>
      </w:r>
      <w:proofErr w:type="spellEnd"/>
      <w:r>
        <w:rPr>
          <w:rFonts w:ascii="Times New Roman" w:eastAsia="Times New Roman" w:hAnsi="Times New Roman" w:cs="Times New Roman"/>
          <w:i/>
          <w:iCs/>
          <w:color w:val="000000" w:themeColor="text1"/>
          <w:sz w:val="24"/>
          <w:szCs w:val="24"/>
        </w:rPr>
        <w:t xml:space="preserve"> loop</w:t>
      </w:r>
      <w:r>
        <w:rPr>
          <w:rFonts w:ascii="Times New Roman" w:eastAsia="Times New Roman" w:hAnsi="Times New Roman" w:cs="Times New Roman"/>
          <w:color w:val="000000" w:themeColor="text1"/>
          <w:sz w:val="24"/>
          <w:szCs w:val="24"/>
        </w:rPr>
        <w:t xml:space="preserve">) defendido por Hurst e </w:t>
      </w:r>
      <w:proofErr w:type="spellStart"/>
      <w:r>
        <w:rPr>
          <w:rFonts w:ascii="Times New Roman" w:eastAsia="Times New Roman" w:hAnsi="Times New Roman" w:cs="Times New Roman"/>
          <w:color w:val="000000" w:themeColor="text1"/>
          <w:sz w:val="24"/>
          <w:szCs w:val="24"/>
        </w:rPr>
        <w:t>Ihlen</w:t>
      </w:r>
      <w:proofErr w:type="spellEnd"/>
      <w:r>
        <w:rPr>
          <w:rFonts w:ascii="Times New Roman" w:eastAsia="Times New Roman" w:hAnsi="Times New Roman" w:cs="Times New Roman"/>
          <w:color w:val="000000" w:themeColor="text1"/>
          <w:sz w:val="24"/>
          <w:szCs w:val="24"/>
        </w:rPr>
        <w:t xml:space="preserve"> (2018). Isso assegura que o projeto de piscicultura não seja um exterior à comunidade interessada, mas um empreendimento que responde proativamente às expectativas dos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xml:space="preserve"> locais como pescadores, vizinhança, organizações fomentadoras ou órgãos reguladores.</w:t>
      </w:r>
    </w:p>
    <w:p w14:paraId="63207484" w14:textId="77777777" w:rsidR="00245D9A" w:rsidRDefault="00E8542F" w:rsidP="009A124B">
      <w:pPr>
        <w:spacing w:after="0" w:line="360" w:lineRule="auto"/>
        <w:ind w:firstLine="708"/>
        <w:jc w:val="both"/>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color w:val="000000" w:themeColor="text1"/>
          <w:sz w:val="24"/>
          <w:szCs w:val="24"/>
        </w:rPr>
        <w:t xml:space="preserve">A complexidade de integrar (1) tecnologia biológica disponível, (2) volatilidade de mercado e indicadores financeiros, (3) restrições ambientais e (4) demandas sociais pode exceder a capacidade de planilhas financeiras tradicionais, ao ocasionar retrabalho, o que justifica a proposição de uma ferramenta em Python. Conforme fundamentado por Osório (2025, p. 70-77) dentro do debate sobre competências digitais e Inteligência Artificial proposto por Pinto Jr. e </w:t>
      </w:r>
      <w:proofErr w:type="spellStart"/>
      <w:r>
        <w:rPr>
          <w:rFonts w:ascii="Times New Roman" w:eastAsia="Times New Roman" w:hAnsi="Times New Roman" w:cs="Times New Roman"/>
          <w:color w:val="000000" w:themeColor="text1"/>
          <w:sz w:val="24"/>
          <w:szCs w:val="24"/>
        </w:rPr>
        <w:t>Consonni</w:t>
      </w:r>
      <w:proofErr w:type="spellEnd"/>
      <w:r>
        <w:rPr>
          <w:rFonts w:ascii="Times New Roman" w:eastAsia="Times New Roman" w:hAnsi="Times New Roman" w:cs="Times New Roman"/>
          <w:color w:val="000000" w:themeColor="text1"/>
          <w:sz w:val="24"/>
          <w:szCs w:val="24"/>
        </w:rPr>
        <w:t xml:space="preserve"> (2025), a modelagem computacional atua como um recurso analítico sensível, capaz de converter a incerteza teórica em modelagens probabilísticas.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proposto não deve funcionar só como uma calculadora de Valor Presente Líquido (VPL); e sim como materialização dessa interseção teórica, ao traduzir a complexidade das vertentes EVTEAS-</w:t>
      </w:r>
      <w:r>
        <w:rPr>
          <w:rFonts w:ascii="Times New Roman" w:eastAsia="Times New Roman" w:hAnsi="Times New Roman" w:cs="Times New Roman"/>
          <w:i/>
          <w:iCs/>
          <w:color w:val="000000" w:themeColor="text1"/>
          <w:sz w:val="24"/>
          <w:szCs w:val="24"/>
        </w:rPr>
        <w:t>Lean</w:t>
      </w:r>
      <w:r>
        <w:rPr>
          <w:rFonts w:ascii="Times New Roman" w:eastAsia="Times New Roman" w:hAnsi="Times New Roman" w:cs="Times New Roman"/>
          <w:color w:val="000000" w:themeColor="text1"/>
          <w:sz w:val="24"/>
          <w:szCs w:val="24"/>
        </w:rPr>
        <w:t xml:space="preserve">-ESG em indicadores práticos de tomada de decisão para o produtor juntamente com os </w:t>
      </w:r>
      <w:r>
        <w:rPr>
          <w:rFonts w:ascii="Times New Roman" w:eastAsia="Times New Roman" w:hAnsi="Times New Roman" w:cs="Times New Roman"/>
          <w:i/>
          <w:iCs/>
          <w:color w:val="000000" w:themeColor="text1"/>
          <w:sz w:val="24"/>
          <w:szCs w:val="24"/>
        </w:rPr>
        <w:t>stakeholders</w:t>
      </w:r>
    </w:p>
    <w:p w14:paraId="6F22E0B0" w14:textId="77777777" w:rsidR="00735C07" w:rsidRPr="008E179E" w:rsidRDefault="00735C07" w:rsidP="009A124B">
      <w:pPr>
        <w:spacing w:after="0" w:line="360" w:lineRule="auto"/>
        <w:ind w:firstLine="708"/>
        <w:jc w:val="both"/>
        <w:rPr>
          <w:rFonts w:ascii="Times New Roman" w:eastAsia="Times New Roman" w:hAnsi="Times New Roman" w:cs="Times New Roman"/>
          <w:color w:val="000000" w:themeColor="text1"/>
          <w:sz w:val="24"/>
          <w:szCs w:val="24"/>
        </w:rPr>
      </w:pPr>
    </w:p>
    <w:p w14:paraId="2812BFFE" w14:textId="77777777" w:rsidR="00245D9A" w:rsidRPr="008E179E" w:rsidRDefault="00E8542F" w:rsidP="009A124B">
      <w:pPr>
        <w:pStyle w:val="Ttulo3"/>
        <w:spacing w:before="0" w:after="0" w:line="360" w:lineRule="auto"/>
        <w:rPr>
          <w:rFonts w:ascii="Times New Roman" w:eastAsia="Times New Roman" w:hAnsi="Times New Roman" w:cs="Times New Roman"/>
          <w:color w:val="000000" w:themeColor="text1"/>
        </w:rPr>
      </w:pPr>
      <w:bookmarkStart w:id="153" w:name="_Toc242269152"/>
      <w:bookmarkStart w:id="154" w:name="_Toc242269231"/>
      <w:bookmarkStart w:id="155" w:name="_Toc242269312"/>
      <w:r>
        <w:rPr>
          <w:rFonts w:ascii="Times New Roman" w:eastAsia="Times New Roman" w:hAnsi="Times New Roman" w:cs="Times New Roman"/>
          <w:color w:val="000000" w:themeColor="text1"/>
        </w:rPr>
        <w:t>2.10.3 A gestão contemporânea: a ciência e a arte da decisão</w:t>
      </w:r>
      <w:bookmarkEnd w:id="153"/>
      <w:bookmarkEnd w:id="154"/>
      <w:bookmarkEnd w:id="155"/>
    </w:p>
    <w:p w14:paraId="725C371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introdução de modelos matemáticos rígidos não elimina a necessidade da intuição gerencial. Motta (2004) define a gestão contemporânea como a fusão entre a ciência (técnica, dados, métodos) e a arte (intuição, negociação, política). O dirigente moderno não é um mero tecnocrata; ele tem de interpretar os sinais fracos do ambiente que não estão nas planilhas ou dados brutos.</w:t>
      </w:r>
    </w:p>
    <w:p w14:paraId="56BA093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referencial teórico deste trabalho, portanto, posiciona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em Python como o componente de "ciência" que dá suporte à "arte" de ser dirigente. A ferramenta computacional oferece a base racional e quantitativa necessária para reduzir a incerteza, mas a decisão final sobre a implementação do projeto de piscicultura, considerando riscos políticos e relacionamentos comunitários, permanece uma prerrogativa humana, alinhada à visão humanista de Motta, a ser exercida pelos produtores em negociação com as partes interessadas.</w:t>
      </w:r>
    </w:p>
    <w:p w14:paraId="3A00E5CA" w14:textId="77777777" w:rsidR="00245D9A" w:rsidRDefault="00B16CDA" w:rsidP="009A124B">
      <w:pPr>
        <w:pStyle w:val="Ttulo1"/>
        <w:pageBreakBefore/>
        <w:spacing w:before="0" w:after="0" w:line="360" w:lineRule="auto"/>
        <w:rPr>
          <w:rFonts w:ascii="Times New Roman" w:eastAsia="Times New Roman" w:hAnsi="Times New Roman" w:cs="Times New Roman"/>
          <w:b/>
          <w:bCs/>
          <w:color w:val="000000" w:themeColor="text1"/>
          <w:sz w:val="32"/>
          <w:szCs w:val="32"/>
        </w:rPr>
      </w:pPr>
      <w:bookmarkStart w:id="156" w:name="_Toc229935456"/>
      <w:bookmarkStart w:id="157" w:name="_Toc229596851"/>
      <w:bookmarkStart w:id="158" w:name="_Toc242269153"/>
      <w:bookmarkStart w:id="159" w:name="_Toc242269232"/>
      <w:bookmarkStart w:id="160" w:name="_Toc242269313"/>
      <w:r>
        <w:rPr>
          <w:rFonts w:ascii="Times New Roman" w:eastAsia="Times New Roman" w:hAnsi="Times New Roman" w:cs="Times New Roman"/>
          <w:b/>
          <w:bCs/>
          <w:color w:val="000000" w:themeColor="text1"/>
          <w:sz w:val="32"/>
          <w:szCs w:val="32"/>
        </w:rPr>
        <w:t>3 METODOLOGIA DE PESQUISA</w:t>
      </w:r>
      <w:bookmarkEnd w:id="156"/>
      <w:bookmarkEnd w:id="157"/>
      <w:bookmarkEnd w:id="158"/>
      <w:bookmarkEnd w:id="159"/>
      <w:bookmarkEnd w:id="160"/>
    </w:p>
    <w:p w14:paraId="4F7C498D" w14:textId="77777777" w:rsidR="00735C07" w:rsidRPr="00735C07" w:rsidRDefault="00735C07" w:rsidP="00735C07"/>
    <w:p w14:paraId="6E1E97E3" w14:textId="77777777" w:rsidR="00245D9A" w:rsidRPr="00735C07" w:rsidRDefault="00B16CDA" w:rsidP="009A124B">
      <w:pPr>
        <w:pStyle w:val="Ttulo2"/>
        <w:spacing w:before="0" w:after="0" w:line="360" w:lineRule="auto"/>
        <w:rPr>
          <w:rFonts w:ascii="Times New Roman" w:eastAsia="Times New Roman" w:hAnsi="Times New Roman" w:cs="Times New Roman"/>
          <w:color w:val="000000" w:themeColor="text1"/>
          <w:sz w:val="28"/>
          <w:szCs w:val="28"/>
        </w:rPr>
      </w:pPr>
      <w:bookmarkStart w:id="161" w:name="_Toc229935457"/>
      <w:bookmarkStart w:id="162" w:name="_Toc242269154"/>
      <w:bookmarkStart w:id="163" w:name="_Toc242269233"/>
      <w:bookmarkStart w:id="164" w:name="_Toc242269314"/>
      <w:r>
        <w:rPr>
          <w:rFonts w:ascii="Times New Roman" w:eastAsia="Times New Roman" w:hAnsi="Times New Roman" w:cs="Times New Roman"/>
          <w:color w:val="000000" w:themeColor="text1"/>
          <w:sz w:val="28"/>
          <w:szCs w:val="28"/>
        </w:rPr>
        <w:t>3.1 Definição do método da pesquisa</w:t>
      </w:r>
      <w:bookmarkEnd w:id="161"/>
      <w:bookmarkEnd w:id="162"/>
      <w:bookmarkEnd w:id="163"/>
      <w:bookmarkEnd w:id="164"/>
    </w:p>
    <w:p w14:paraId="26B5CE5C"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objeto de estudo desta pesquisa, o desenvolvimento de um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computacional em linguagem Python, denominado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destinado à elaboração integrada de Estudos de Viabilidade Técnica, Econômica, Ambiental e Social voltados à piscicultura, transcende a manipulação algorítmica de variáveis determinísticas, pois se situa na intersecção entre a viabilidade financeira e as relações socioambientais, o engajamento comunitário e o licenciamento social, representados pelas diretrizes ESG e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w:t>
      </w:r>
    </w:p>
    <w:p w14:paraId="27BA72A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natureza da pesquisa classifica-se como aplicada. O objetivo não é apenas entender o motivo de projetos de piscicultura falham ou como as variáveis ESG interagem, mas propor uma solução intervencionista, consubstanciada em um artefato tecnológico, que eleve a eficiência e a sustentabilidade da tomada de decisão.</w:t>
      </w:r>
    </w:p>
    <w:p w14:paraId="36CDDC6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Quanto à abordagem, a investigação assume caráter qualiquantitativo, pois a pesquisa puramente quantitativa não contempla métodos qualitativos complementares, como a validação por especialistas, seja por questionários ou métodos de inspeção.</w:t>
      </w:r>
    </w:p>
    <w:p w14:paraId="128CD31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Leitão e Prates (2017) asseveram que as abordagens estritamente quantitativas e determinísticas, ao buscarem isolar variáveis para testar hipóteses de causalidade em ambientes frequentemente artificiais, tendem a se afastar das questões e dos problemas autênticos do contexto real de uso. Assim, falham em capturar a experiência de uso e a aceitabilidade social da tecnologia.</w:t>
      </w:r>
    </w:p>
    <w:p w14:paraId="3F8B6011"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Embora os métodos de inspeção de </w:t>
      </w:r>
      <w:r>
        <w:rPr>
          <w:rFonts w:ascii="Times New Roman" w:eastAsia="Times New Roman" w:hAnsi="Times New Roman" w:cs="Times New Roman"/>
          <w:i/>
          <w:iCs/>
          <w:color w:val="000000" w:themeColor="text1"/>
          <w:sz w:val="24"/>
          <w:szCs w:val="24"/>
        </w:rPr>
        <w:t>frameworks</w:t>
      </w:r>
      <w:r>
        <w:rPr>
          <w:rFonts w:ascii="Times New Roman" w:eastAsia="Times New Roman" w:hAnsi="Times New Roman" w:cs="Times New Roman"/>
          <w:color w:val="000000" w:themeColor="text1"/>
          <w:sz w:val="24"/>
          <w:szCs w:val="24"/>
        </w:rPr>
        <w:t xml:space="preserve"> sigam comumente abordagem quantitativo-experimental, focada em performance, confiabilidade e correspondência com especificações, a área de Interação Humano-Computador (IHC) consolidou métodos de inspeção de base qualitativa, nos quais um avaliador examina sistematicamente a interface e o comportamento do sistema para antecipar problemas de interpretação e de comunicabilidade (Leitão; Prates, 2017). Esses métodos são incorporados nesta pesquisa para avaliar se as premissas econômicas e de sustentabilidade do modelo são transmitidas de forma clara e sem ambiguidades aos tomadores de decisão.</w:t>
      </w:r>
    </w:p>
    <w:p w14:paraId="60F13AEC"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Simultaneamente, a dimensão quantitativa permanece estruturante, pois a modelagem matemática, os indicadores de engenharia econômica, as projeções de produtividade aquícola e as simulações estocásticas demandam rigor lógico-dedutivo e precisão numérica, de modo que a abordagem qualiquantitativa integra esses dois paradigmas.</w:t>
      </w:r>
    </w:p>
    <w:p w14:paraId="216E6C44" w14:textId="77777777" w:rsidR="00245D9A" w:rsidRPr="008E179E" w:rsidRDefault="00E8542F" w:rsidP="00FC16AE">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 que tange aos objetivos, a pesquisa classifica-se como exploratória. A dimensão exploratória manifesta-se na imersão nas lacunas da literatura sobre a integração de métricas </w:t>
      </w:r>
      <w:r>
        <w:rPr>
          <w:rFonts w:ascii="Times New Roman" w:eastAsia="Times New Roman" w:hAnsi="Times New Roman" w:cs="Times New Roman"/>
          <w:i/>
          <w:iCs/>
          <w:color w:val="000000" w:themeColor="text1"/>
          <w:sz w:val="24"/>
          <w:szCs w:val="24"/>
        </w:rPr>
        <w:t>Lean Green</w:t>
      </w:r>
      <w:r>
        <w:rPr>
          <w:rFonts w:ascii="Times New Roman" w:eastAsia="Times New Roman" w:hAnsi="Times New Roman" w:cs="Times New Roman"/>
          <w:color w:val="000000" w:themeColor="text1"/>
          <w:sz w:val="24"/>
          <w:szCs w:val="24"/>
        </w:rPr>
        <w:t xml:space="preserve"> e ESG em estudos de </w:t>
      </w:r>
      <w:proofErr w:type="spellStart"/>
      <w:r>
        <w:rPr>
          <w:rFonts w:ascii="Times New Roman" w:eastAsia="Times New Roman" w:hAnsi="Times New Roman" w:cs="Times New Roman"/>
          <w:color w:val="000000" w:themeColor="text1"/>
          <w:sz w:val="24"/>
          <w:szCs w:val="24"/>
        </w:rPr>
        <w:t>viabilidade.mapeamento</w:t>
      </w:r>
      <w:proofErr w:type="spellEnd"/>
      <w:r>
        <w:rPr>
          <w:rFonts w:ascii="Times New Roman" w:eastAsia="Times New Roman" w:hAnsi="Times New Roman" w:cs="Times New Roman"/>
          <w:color w:val="000000" w:themeColor="text1"/>
          <w:sz w:val="24"/>
          <w:szCs w:val="24"/>
        </w:rPr>
        <w:t xml:space="preserve"> e na documentação sistemática das variáveis técnicas, econômicas, ambientais e sociais que compõem o modelo. </w:t>
      </w:r>
    </w:p>
    <w:p w14:paraId="243C4233"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procedimento técnico selecionado para viabilizar esta intervenção prescritiva orbita em torno da </w:t>
      </w:r>
      <w:r>
        <w:rPr>
          <w:rFonts w:ascii="Times New Roman" w:eastAsia="Times New Roman" w:hAnsi="Times New Roman" w:cs="Times New Roman"/>
          <w:i/>
          <w:iCs/>
          <w:color w:val="000000" w:themeColor="text1"/>
          <w:sz w:val="24"/>
          <w:szCs w:val="24"/>
        </w:rPr>
        <w:t xml:space="preserve">Design Science </w:t>
      </w:r>
      <w:proofErr w:type="spellStart"/>
      <w:r>
        <w:rPr>
          <w:rFonts w:ascii="Times New Roman" w:eastAsia="Times New Roman" w:hAnsi="Times New Roman" w:cs="Times New Roman"/>
          <w:i/>
          <w:iCs/>
          <w:color w:val="000000" w:themeColor="text1"/>
          <w:sz w:val="24"/>
          <w:szCs w:val="24"/>
        </w:rPr>
        <w:t>Research</w:t>
      </w:r>
      <w:proofErr w:type="spellEnd"/>
      <w:r>
        <w:rPr>
          <w:rFonts w:ascii="Times New Roman" w:eastAsia="Times New Roman" w:hAnsi="Times New Roman" w:cs="Times New Roman"/>
          <w:color w:val="000000" w:themeColor="text1"/>
          <w:sz w:val="24"/>
          <w:szCs w:val="24"/>
        </w:rPr>
        <w:t xml:space="preserve"> (DSR), que atua como o método de pesquisa e condutor de todas as atividades. </w:t>
      </w:r>
    </w:p>
    <w:p w14:paraId="36C45BA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complexidade de integrar variáveis exatas (dimensionamento de tanques e viabilidade financeira) com variáveis probabilísticas e qualitativas (licença social para operar e matrizes ESG) inviabiliza a adoção de um único procedimento, motivando a articulação da Pesquisa Bibliográfica com a </w:t>
      </w:r>
      <w:r>
        <w:rPr>
          <w:rFonts w:ascii="Times New Roman" w:eastAsia="Times New Roman" w:hAnsi="Times New Roman" w:cs="Times New Roman"/>
          <w:i/>
          <w:iCs/>
          <w:color w:val="000000" w:themeColor="text1"/>
          <w:sz w:val="24"/>
          <w:szCs w:val="24"/>
        </w:rPr>
        <w:t xml:space="preserve">Design Science </w:t>
      </w:r>
      <w:proofErr w:type="spellStart"/>
      <w:r>
        <w:rPr>
          <w:rFonts w:ascii="Times New Roman" w:eastAsia="Times New Roman" w:hAnsi="Times New Roman" w:cs="Times New Roman"/>
          <w:i/>
          <w:iCs/>
          <w:color w:val="000000" w:themeColor="text1"/>
          <w:sz w:val="24"/>
          <w:szCs w:val="24"/>
        </w:rPr>
        <w:t>Research</w:t>
      </w:r>
      <w:proofErr w:type="spellEnd"/>
      <w:r>
        <w:rPr>
          <w:rFonts w:ascii="Times New Roman" w:eastAsia="Times New Roman" w:hAnsi="Times New Roman" w:cs="Times New Roman"/>
          <w:color w:val="000000" w:themeColor="text1"/>
          <w:sz w:val="24"/>
          <w:szCs w:val="24"/>
        </w:rPr>
        <w:t xml:space="preserve"> (DSR), que estrutura o desenvolvimento do artefato em etapas iterativas integradas a procedimentos de verificação e validação.</w:t>
      </w:r>
    </w:p>
    <w:p w14:paraId="25FD915B" w14:textId="77777777" w:rsidR="000F5D62" w:rsidRPr="008E179E" w:rsidRDefault="000F5D62" w:rsidP="009A124B">
      <w:pPr>
        <w:spacing w:after="0" w:line="360" w:lineRule="auto"/>
        <w:ind w:firstLine="708"/>
        <w:jc w:val="both"/>
        <w:rPr>
          <w:rFonts w:ascii="Times New Roman" w:eastAsia="Times New Roman" w:hAnsi="Times New Roman" w:cs="Times New Roman"/>
          <w:color w:val="000000" w:themeColor="text1"/>
          <w:sz w:val="24"/>
          <w:szCs w:val="24"/>
        </w:rPr>
      </w:pPr>
    </w:p>
    <w:p w14:paraId="0BBE088F" w14:textId="77777777" w:rsidR="00245D9A" w:rsidRPr="007016B7" w:rsidRDefault="00B16CDA" w:rsidP="009A124B">
      <w:pPr>
        <w:spacing w:after="0"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a) </w:t>
      </w:r>
      <w:r>
        <w:rPr>
          <w:rFonts w:ascii="Times New Roman" w:eastAsia="Times New Roman" w:hAnsi="Times New Roman" w:cs="Times New Roman"/>
          <w:b/>
          <w:bCs/>
          <w:i/>
          <w:iCs/>
          <w:sz w:val="24"/>
          <w:szCs w:val="24"/>
          <w:lang w:val="en-US"/>
        </w:rPr>
        <w:t>Design Science Research</w:t>
      </w:r>
      <w:r>
        <w:rPr>
          <w:rFonts w:ascii="Times New Roman" w:eastAsia="Times New Roman" w:hAnsi="Times New Roman" w:cs="Times New Roman"/>
          <w:b/>
          <w:bCs/>
          <w:sz w:val="24"/>
          <w:szCs w:val="24"/>
          <w:lang w:val="en-US"/>
        </w:rPr>
        <w:t xml:space="preserve"> (DSR)</w:t>
      </w:r>
    </w:p>
    <w:p w14:paraId="145B07C8"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Procedimento principal para a estruturação lógica e arquitetural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com verificação e validação por especialistas. A DSR é voltada à criação e avaliação de artefatos, como construtos, modelos, métodos e instanciações, que solucionam problemas práticos reais, e atua como método quando o objetivo é construir um artefato ou uma recomendação, ao reduzir a lacuna entre a teoria acadêmica e a prática nas organizações sem </w:t>
      </w:r>
      <w:proofErr w:type="gramStart"/>
      <w:r>
        <w:rPr>
          <w:rFonts w:ascii="Times New Roman" w:eastAsia="Times New Roman" w:hAnsi="Times New Roman" w:cs="Times New Roman"/>
          <w:color w:val="000000" w:themeColor="text1"/>
          <w:sz w:val="24"/>
          <w:szCs w:val="24"/>
        </w:rPr>
        <w:t>abrir mão do</w:t>
      </w:r>
      <w:proofErr w:type="gramEnd"/>
      <w:r>
        <w:rPr>
          <w:rFonts w:ascii="Times New Roman" w:eastAsia="Times New Roman" w:hAnsi="Times New Roman" w:cs="Times New Roman"/>
          <w:color w:val="000000" w:themeColor="text1"/>
          <w:sz w:val="24"/>
          <w:szCs w:val="24"/>
        </w:rPr>
        <w:t xml:space="preserve"> rigor (Dresch; Lacerda; Antunes Jr., 2015).</w:t>
      </w:r>
    </w:p>
    <w:p w14:paraId="03462F1E"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desenvolvimento computacional iterativo da DSR permite construir e avaliar um sistema capaz de transformar situações atuais em estados desejáveis, ao processar simulações estocásticas que superam as limitações estáticas das planilhas eletrônicas e gerando soluções generalizáveis para uma classe específica de problemas.</w:t>
      </w:r>
    </w:p>
    <w:p w14:paraId="368A52DD" w14:textId="77777777" w:rsidR="00245D9A"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 Quadro 6 resume a classificação metodológica adotada nesta investigação.</w:t>
      </w:r>
    </w:p>
    <w:p w14:paraId="7399AE45" w14:textId="77777777" w:rsidR="00FC16AE" w:rsidRDefault="00FC16AE" w:rsidP="009A124B">
      <w:pPr>
        <w:spacing w:after="0" w:line="360" w:lineRule="auto"/>
        <w:ind w:firstLine="708"/>
        <w:jc w:val="both"/>
        <w:rPr>
          <w:rFonts w:ascii="Times New Roman" w:eastAsia="Times New Roman" w:hAnsi="Times New Roman" w:cs="Times New Roman"/>
          <w:color w:val="000000" w:themeColor="text1"/>
          <w:sz w:val="24"/>
          <w:szCs w:val="24"/>
        </w:rPr>
      </w:pPr>
    </w:p>
    <w:p w14:paraId="69BF7092" w14:textId="77777777" w:rsidR="00FC16AE" w:rsidRDefault="00FC16AE" w:rsidP="009A124B">
      <w:pPr>
        <w:spacing w:after="0" w:line="360" w:lineRule="auto"/>
        <w:ind w:firstLine="708"/>
        <w:jc w:val="both"/>
        <w:rPr>
          <w:rFonts w:ascii="Times New Roman" w:eastAsia="Times New Roman" w:hAnsi="Times New Roman" w:cs="Times New Roman"/>
          <w:color w:val="000000" w:themeColor="text1"/>
          <w:sz w:val="24"/>
          <w:szCs w:val="24"/>
        </w:rPr>
      </w:pPr>
    </w:p>
    <w:p w14:paraId="704E7344" w14:textId="77777777" w:rsidR="00FC16AE" w:rsidRPr="00735C07" w:rsidRDefault="00FC16AE" w:rsidP="009A124B">
      <w:pPr>
        <w:spacing w:after="0" w:line="360" w:lineRule="auto"/>
        <w:ind w:firstLine="708"/>
        <w:jc w:val="both"/>
        <w:rPr>
          <w:rFonts w:ascii="Times New Roman" w:eastAsia="Times New Roman" w:hAnsi="Times New Roman" w:cs="Times New Roman"/>
          <w:sz w:val="24"/>
          <w:szCs w:val="24"/>
        </w:rPr>
      </w:pPr>
    </w:p>
    <w:p w14:paraId="0CA8FCEE" w14:textId="77777777" w:rsidR="00245D9A" w:rsidRPr="00735C07" w:rsidRDefault="00E8542F" w:rsidP="009A124B">
      <w:pPr>
        <w:pStyle w:val="Legenda"/>
        <w:keepNext/>
        <w:spacing w:after="0" w:line="360" w:lineRule="auto"/>
        <w:jc w:val="center"/>
        <w:rPr>
          <w:rFonts w:asciiTheme="minorHAnsi" w:hAnsiTheme="minorHAnsi" w:cstheme="minorHAnsi"/>
          <w:color w:val="auto"/>
          <w:sz w:val="20"/>
          <w:szCs w:val="20"/>
        </w:rPr>
      </w:pPr>
      <w:bookmarkStart w:id="165" w:name="_Toc235197276"/>
      <w:r>
        <w:rPr>
          <w:rFonts w:asciiTheme="minorHAnsi" w:hAnsiTheme="minorHAnsi" w:cstheme="minorHAnsi"/>
          <w:color w:val="auto"/>
          <w:sz w:val="20"/>
          <w:szCs w:val="20"/>
        </w:rPr>
        <w:t xml:space="preserve">Quadro </w:t>
      </w:r>
      <w:r>
        <w:rPr>
          <w:rFonts w:asciiTheme="minorHAnsi" w:hAnsiTheme="minorHAnsi" w:cstheme="minorHAnsi"/>
          <w:color w:val="auto"/>
          <w:sz w:val="20"/>
          <w:szCs w:val="20"/>
        </w:rPr>
        <w:fldChar w:fldCharType="begin"/>
      </w:r>
      <w:r>
        <w:rPr>
          <w:rFonts w:ascii="Calibri" w:hAnsi="Calibri" w:cs="Calibri"/>
          <w:color w:val="auto"/>
          <w:sz w:val="20"/>
          <w:szCs w:val="20"/>
        </w:rPr>
        <w:instrText xml:space="preserve"> SEQ Quadro \* ARABIC </w:instrText>
      </w:r>
      <w:r>
        <w:rPr>
          <w:rFonts w:ascii="Calibri" w:hAnsi="Calibri" w:cs="Calibri"/>
          <w:color w:val="auto"/>
          <w:sz w:val="20"/>
          <w:szCs w:val="20"/>
        </w:rPr>
        <w:fldChar w:fldCharType="separate"/>
      </w:r>
      <w:r w:rsidR="00805C76">
        <w:rPr>
          <w:rFonts w:ascii="Calibri" w:hAnsi="Calibri" w:cs="Calibri"/>
          <w:noProof/>
          <w:color w:val="auto"/>
          <w:sz w:val="20"/>
          <w:szCs w:val="20"/>
        </w:rPr>
        <w:t>6</w:t>
      </w:r>
      <w:r>
        <w:rPr>
          <w:rFonts w:ascii="Calibri" w:hAnsi="Calibri" w:cs="Calibri"/>
          <w:color w:val="auto"/>
          <w:sz w:val="20"/>
          <w:szCs w:val="20"/>
        </w:rPr>
        <w:fldChar w:fldCharType="end"/>
      </w:r>
      <w:r>
        <w:rPr>
          <w:rFonts w:asciiTheme="minorHAnsi" w:hAnsiTheme="minorHAnsi" w:cstheme="minorHAnsi"/>
          <w:color w:val="auto"/>
          <w:sz w:val="20"/>
          <w:szCs w:val="20"/>
        </w:rPr>
        <w:t xml:space="preserve"> - Classificação metodológica</w:t>
      </w:r>
      <w:bookmarkEnd w:id="165"/>
    </w:p>
    <w:tbl>
      <w:tblPr>
        <w:tblW w:w="9000" w:type="dxa"/>
        <w:jc w:val="center"/>
        <w:tblLayout w:type="fixed"/>
        <w:tblCellMar>
          <w:top w:w="80" w:type="dxa"/>
          <w:left w:w="120" w:type="dxa"/>
          <w:bottom w:w="80" w:type="dxa"/>
          <w:right w:w="120" w:type="dxa"/>
        </w:tblCellMar>
        <w:tblLook w:val="04A0" w:firstRow="1" w:lastRow="0" w:firstColumn="1" w:lastColumn="0" w:noHBand="0" w:noVBand="1"/>
      </w:tblPr>
      <w:tblGrid>
        <w:gridCol w:w="2999"/>
        <w:gridCol w:w="6001"/>
      </w:tblGrid>
      <w:tr w:rsidR="00245D9A" w:rsidRPr="008E179E" w14:paraId="04E52481" w14:textId="77777777">
        <w:trPr>
          <w:tblHeader/>
          <w:jc w:val="center"/>
        </w:trPr>
        <w:tc>
          <w:tcPr>
            <w:tcW w:w="2999" w:type="dxa"/>
            <w:tcBorders>
              <w:top w:val="single" w:sz="4" w:space="0" w:color="000000"/>
              <w:left w:val="single" w:sz="4" w:space="0" w:color="000000"/>
              <w:bottom w:val="single" w:sz="4" w:space="0" w:color="000000"/>
              <w:right w:val="single" w:sz="4" w:space="0" w:color="000000"/>
            </w:tcBorders>
            <w:shd w:val="clear" w:color="auto" w:fill="D9E2F3"/>
          </w:tcPr>
          <w:p w14:paraId="49FBE870" w14:textId="77777777" w:rsidR="00245D9A" w:rsidRPr="008E179E" w:rsidRDefault="00E8542F" w:rsidP="009A124B">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Método</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Pr>
          <w:p w14:paraId="6010F072" w14:textId="77777777" w:rsidR="00245D9A" w:rsidRPr="008E179E" w:rsidRDefault="00E8542F" w:rsidP="009A124B">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Classificação da Pesquisa</w:t>
            </w:r>
          </w:p>
        </w:tc>
      </w:tr>
      <w:tr w:rsidR="00245D9A" w:rsidRPr="008E179E" w14:paraId="24828E11" w14:textId="77777777">
        <w:trPr>
          <w:jc w:val="center"/>
        </w:trPr>
        <w:tc>
          <w:tcPr>
            <w:tcW w:w="2999" w:type="dxa"/>
            <w:tcBorders>
              <w:top w:val="single" w:sz="4" w:space="0" w:color="000000"/>
              <w:left w:val="single" w:sz="4" w:space="0" w:color="000000"/>
              <w:bottom w:val="single" w:sz="4" w:space="0" w:color="000000"/>
              <w:right w:val="single" w:sz="4" w:space="0" w:color="000000"/>
            </w:tcBorders>
          </w:tcPr>
          <w:p w14:paraId="65B6093B"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Natureza</w:t>
            </w:r>
          </w:p>
        </w:tc>
        <w:tc>
          <w:tcPr>
            <w:tcW w:w="6000" w:type="dxa"/>
            <w:tcBorders>
              <w:top w:val="single" w:sz="4" w:space="0" w:color="000000"/>
              <w:left w:val="single" w:sz="4" w:space="0" w:color="000000"/>
              <w:bottom w:val="single" w:sz="4" w:space="0" w:color="000000"/>
              <w:right w:val="single" w:sz="4" w:space="0" w:color="000000"/>
            </w:tcBorders>
          </w:tcPr>
          <w:p w14:paraId="138D0842"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Aplicada</w:t>
            </w:r>
          </w:p>
        </w:tc>
      </w:tr>
      <w:tr w:rsidR="00245D9A" w:rsidRPr="008E179E" w14:paraId="00097069" w14:textId="77777777">
        <w:trPr>
          <w:jc w:val="center"/>
        </w:trPr>
        <w:tc>
          <w:tcPr>
            <w:tcW w:w="2999" w:type="dxa"/>
            <w:tcBorders>
              <w:top w:val="single" w:sz="4" w:space="0" w:color="000000"/>
              <w:left w:val="single" w:sz="4" w:space="0" w:color="000000"/>
              <w:bottom w:val="single" w:sz="4" w:space="0" w:color="000000"/>
              <w:right w:val="single" w:sz="4" w:space="0" w:color="000000"/>
            </w:tcBorders>
          </w:tcPr>
          <w:p w14:paraId="3F90DD98"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Abordagem</w:t>
            </w:r>
          </w:p>
        </w:tc>
        <w:tc>
          <w:tcPr>
            <w:tcW w:w="6000" w:type="dxa"/>
            <w:tcBorders>
              <w:top w:val="single" w:sz="4" w:space="0" w:color="000000"/>
              <w:left w:val="single" w:sz="4" w:space="0" w:color="000000"/>
              <w:bottom w:val="single" w:sz="4" w:space="0" w:color="000000"/>
              <w:right w:val="single" w:sz="4" w:space="0" w:color="000000"/>
            </w:tcBorders>
          </w:tcPr>
          <w:p w14:paraId="3391EBA2"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Qualiquantitativa</w:t>
            </w:r>
          </w:p>
        </w:tc>
      </w:tr>
      <w:tr w:rsidR="00245D9A" w:rsidRPr="008E179E" w14:paraId="2C32265A" w14:textId="77777777">
        <w:trPr>
          <w:jc w:val="center"/>
        </w:trPr>
        <w:tc>
          <w:tcPr>
            <w:tcW w:w="2999" w:type="dxa"/>
            <w:tcBorders>
              <w:top w:val="single" w:sz="4" w:space="0" w:color="000000"/>
              <w:left w:val="single" w:sz="4" w:space="0" w:color="000000"/>
              <w:bottom w:val="single" w:sz="4" w:space="0" w:color="000000"/>
              <w:right w:val="single" w:sz="4" w:space="0" w:color="000000"/>
            </w:tcBorders>
          </w:tcPr>
          <w:p w14:paraId="052A155C"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Objetivos</w:t>
            </w:r>
          </w:p>
        </w:tc>
        <w:tc>
          <w:tcPr>
            <w:tcW w:w="6000" w:type="dxa"/>
            <w:tcBorders>
              <w:top w:val="single" w:sz="4" w:space="0" w:color="000000"/>
              <w:left w:val="single" w:sz="4" w:space="0" w:color="000000"/>
              <w:bottom w:val="single" w:sz="4" w:space="0" w:color="000000"/>
              <w:right w:val="single" w:sz="4" w:space="0" w:color="000000"/>
            </w:tcBorders>
          </w:tcPr>
          <w:p w14:paraId="3A821A27" w14:textId="77777777" w:rsidR="00245D9A" w:rsidRPr="008E179E" w:rsidRDefault="00E8542F" w:rsidP="009A124B">
            <w:pPr>
              <w:spacing w:after="0" w:line="360" w:lineRule="auto"/>
              <w:jc w:val="both"/>
              <w:rPr>
                <w:rFonts w:ascii="Times New Roman" w:eastAsia="Times New Roman" w:hAnsi="Times New Roman" w:cs="Times New Roman"/>
                <w:color w:val="EE0000"/>
              </w:rPr>
            </w:pPr>
            <w:r>
              <w:rPr>
                <w:rFonts w:ascii="Times New Roman" w:eastAsia="Times New Roman" w:hAnsi="Times New Roman" w:cs="Times New Roman"/>
              </w:rPr>
              <w:t>Exploratório</w:t>
            </w:r>
          </w:p>
        </w:tc>
      </w:tr>
      <w:tr w:rsidR="00245D9A" w:rsidRPr="008E179E" w14:paraId="106EAF82" w14:textId="77777777">
        <w:trPr>
          <w:jc w:val="center"/>
        </w:trPr>
        <w:tc>
          <w:tcPr>
            <w:tcW w:w="2999" w:type="dxa"/>
            <w:tcBorders>
              <w:top w:val="single" w:sz="4" w:space="0" w:color="000000"/>
              <w:left w:val="single" w:sz="4" w:space="0" w:color="000000"/>
              <w:bottom w:val="single" w:sz="4" w:space="0" w:color="000000"/>
              <w:right w:val="single" w:sz="4" w:space="0" w:color="000000"/>
            </w:tcBorders>
          </w:tcPr>
          <w:p w14:paraId="1AF60657"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Procedimentos Técnicos</w:t>
            </w:r>
          </w:p>
        </w:tc>
        <w:tc>
          <w:tcPr>
            <w:tcW w:w="6000" w:type="dxa"/>
            <w:tcBorders>
              <w:top w:val="single" w:sz="4" w:space="0" w:color="000000"/>
              <w:left w:val="single" w:sz="4" w:space="0" w:color="000000"/>
              <w:bottom w:val="single" w:sz="4" w:space="0" w:color="000000"/>
              <w:right w:val="single" w:sz="4" w:space="0" w:color="000000"/>
            </w:tcBorders>
          </w:tcPr>
          <w:p w14:paraId="6B5E018F"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i/>
                <w:iCs/>
              </w:rPr>
              <w:t xml:space="preserve">Design Science </w:t>
            </w:r>
            <w:proofErr w:type="spellStart"/>
            <w:r>
              <w:rPr>
                <w:rFonts w:ascii="Times New Roman" w:eastAsia="Times New Roman" w:hAnsi="Times New Roman" w:cs="Times New Roman"/>
                <w:i/>
                <w:iCs/>
              </w:rPr>
              <w:t>Research</w:t>
            </w:r>
            <w:proofErr w:type="spellEnd"/>
            <w:r>
              <w:rPr>
                <w:rFonts w:ascii="Times New Roman" w:eastAsia="Times New Roman" w:hAnsi="Times New Roman" w:cs="Times New Roman"/>
                <w:i/>
                <w:iCs/>
              </w:rPr>
              <w:t xml:space="preserve"> (DSR)</w:t>
            </w:r>
          </w:p>
        </w:tc>
      </w:tr>
    </w:tbl>
    <w:p w14:paraId="014FB8B7" w14:textId="77777777" w:rsidR="00245D9A" w:rsidRPr="008E179E" w:rsidRDefault="00E8542F" w:rsidP="00B16CDA">
      <w:pPr>
        <w:spacing w:after="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Elaborado pelo autor</w:t>
      </w:r>
    </w:p>
    <w:p w14:paraId="6A6DF794" w14:textId="77777777" w:rsidR="000F5D62" w:rsidRPr="008E179E" w:rsidRDefault="000F5D62" w:rsidP="00B16CDA">
      <w:pPr>
        <w:spacing w:after="0" w:line="360" w:lineRule="auto"/>
        <w:jc w:val="center"/>
        <w:rPr>
          <w:rFonts w:ascii="Times New Roman" w:eastAsia="Times New Roman" w:hAnsi="Times New Roman" w:cs="Times New Roman"/>
          <w:sz w:val="20"/>
          <w:szCs w:val="20"/>
        </w:rPr>
      </w:pPr>
    </w:p>
    <w:p w14:paraId="17BFE454" w14:textId="77777777" w:rsidR="00245D9A" w:rsidRPr="00735C07" w:rsidRDefault="00735C07" w:rsidP="009A124B">
      <w:pPr>
        <w:pStyle w:val="Ttulo2"/>
        <w:spacing w:before="0" w:after="0" w:line="360" w:lineRule="auto"/>
        <w:rPr>
          <w:rFonts w:ascii="Times New Roman" w:eastAsia="Times New Roman" w:hAnsi="Times New Roman" w:cs="Times New Roman"/>
          <w:color w:val="000000" w:themeColor="text1"/>
          <w:sz w:val="28"/>
          <w:szCs w:val="28"/>
        </w:rPr>
      </w:pPr>
      <w:bookmarkStart w:id="166" w:name="_Toc229935458"/>
      <w:bookmarkStart w:id="167" w:name="_Toc229596853"/>
      <w:bookmarkStart w:id="168" w:name="_Toc242269155"/>
      <w:bookmarkStart w:id="169" w:name="_Toc242269234"/>
      <w:bookmarkStart w:id="170" w:name="_Toc242269315"/>
      <w:r>
        <w:rPr>
          <w:rFonts w:ascii="Times New Roman" w:eastAsia="Times New Roman" w:hAnsi="Times New Roman" w:cs="Times New Roman"/>
          <w:color w:val="000000" w:themeColor="text1"/>
          <w:sz w:val="28"/>
          <w:szCs w:val="28"/>
        </w:rPr>
        <w:t>3.2 A execução da pesquisa</w:t>
      </w:r>
      <w:bookmarkEnd w:id="166"/>
      <w:bookmarkEnd w:id="167"/>
      <w:bookmarkEnd w:id="168"/>
      <w:bookmarkEnd w:id="169"/>
      <w:bookmarkEnd w:id="170"/>
    </w:p>
    <w:p w14:paraId="37A71740"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execução da pesquisa operacionaliza o método definido em fases lógicas e sequenciais, relacionadas aos objetivos do estudo, de modo que o desenvolvimento do artefato computacional seja rastreável e auditável.</w:t>
      </w:r>
    </w:p>
    <w:p w14:paraId="2033B69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execução divide-se em três fases macro, que se interconectam e retroalimentam de forma iterativa.</w:t>
      </w:r>
    </w:p>
    <w:p w14:paraId="7AF06524"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EE0000"/>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t xml:space="preserve">A </w:t>
      </w:r>
      <w:r>
        <w:rPr>
          <w:rFonts w:ascii="Times New Roman" w:eastAsia="Times New Roman" w:hAnsi="Times New Roman" w:cs="Times New Roman"/>
          <w:b/>
          <w:bCs/>
          <w:color w:val="000000" w:themeColor="text1"/>
          <w:sz w:val="24"/>
          <w:szCs w:val="24"/>
        </w:rPr>
        <w:t xml:space="preserve">Fase 1: Imersão </w:t>
      </w:r>
      <w:proofErr w:type="spellStart"/>
      <w:r>
        <w:rPr>
          <w:rFonts w:ascii="Times New Roman" w:eastAsia="Times New Roman" w:hAnsi="Times New Roman" w:cs="Times New Roman"/>
          <w:b/>
          <w:bCs/>
          <w:color w:val="000000" w:themeColor="text1"/>
          <w:sz w:val="24"/>
          <w:szCs w:val="24"/>
        </w:rPr>
        <w:t>bilbliográfica</w:t>
      </w:r>
      <w:proofErr w:type="spellEnd"/>
      <w:r>
        <w:rPr>
          <w:rFonts w:ascii="Times New Roman" w:eastAsia="Times New Roman" w:hAnsi="Times New Roman" w:cs="Times New Roman"/>
          <w:color w:val="000000" w:themeColor="text1"/>
          <w:sz w:val="24"/>
          <w:szCs w:val="24"/>
        </w:rPr>
        <w:t xml:space="preserve"> está ligada ao objetivo de compreender as demandas do setor de piscicultura e as lacunas teóricas na integração das dimensões ESG, por meio da revisão sistemática da literatura, fornecendo a base de conhecimento para que o </w:t>
      </w:r>
      <w:r>
        <w:rPr>
          <w:rFonts w:ascii="Times New Roman" w:eastAsia="Times New Roman" w:hAnsi="Times New Roman" w:cs="Times New Roman"/>
          <w:i/>
          <w:iCs/>
          <w:color w:val="000000" w:themeColor="text1"/>
          <w:sz w:val="24"/>
          <w:szCs w:val="24"/>
        </w:rPr>
        <w:t>design</w:t>
      </w:r>
      <w:r>
        <w:rPr>
          <w:rFonts w:ascii="Times New Roman" w:eastAsia="Times New Roman" w:hAnsi="Times New Roman" w:cs="Times New Roman"/>
          <w:color w:val="000000" w:themeColor="text1"/>
          <w:sz w:val="24"/>
          <w:szCs w:val="24"/>
        </w:rPr>
        <w:t xml:space="preserve"> do artefato seja ancorado nas necessidades do mundo real.</w:t>
      </w:r>
    </w:p>
    <w:p w14:paraId="73650F4F"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t xml:space="preserve">A </w:t>
      </w:r>
      <w:r>
        <w:rPr>
          <w:rFonts w:ascii="Times New Roman" w:eastAsia="Times New Roman" w:hAnsi="Times New Roman" w:cs="Times New Roman"/>
          <w:b/>
          <w:bCs/>
          <w:color w:val="000000" w:themeColor="text1"/>
          <w:sz w:val="24"/>
          <w:szCs w:val="24"/>
        </w:rPr>
        <w:t xml:space="preserve">Fase 2: O ciclo da </w:t>
      </w:r>
      <w:r>
        <w:rPr>
          <w:rFonts w:ascii="Times New Roman" w:eastAsia="Times New Roman" w:hAnsi="Times New Roman" w:cs="Times New Roman"/>
          <w:b/>
          <w:bCs/>
          <w:i/>
          <w:iCs/>
          <w:color w:val="000000" w:themeColor="text1"/>
          <w:sz w:val="24"/>
          <w:szCs w:val="24"/>
        </w:rPr>
        <w:t xml:space="preserve">Design Science </w:t>
      </w:r>
      <w:proofErr w:type="spellStart"/>
      <w:r>
        <w:rPr>
          <w:rFonts w:ascii="Times New Roman" w:eastAsia="Times New Roman" w:hAnsi="Times New Roman" w:cs="Times New Roman"/>
          <w:b/>
          <w:bCs/>
          <w:i/>
          <w:iCs/>
          <w:color w:val="000000" w:themeColor="text1"/>
          <w:sz w:val="24"/>
          <w:szCs w:val="24"/>
        </w:rPr>
        <w:t>Research</w:t>
      </w:r>
      <w:proofErr w:type="spellEnd"/>
      <w:r>
        <w:rPr>
          <w:rFonts w:ascii="Times New Roman" w:eastAsia="Times New Roman" w:hAnsi="Times New Roman" w:cs="Times New Roman"/>
          <w:b/>
          <w:bCs/>
          <w:color w:val="000000" w:themeColor="text1"/>
          <w:sz w:val="24"/>
          <w:szCs w:val="24"/>
        </w:rPr>
        <w:t xml:space="preserve"> (DSR)</w:t>
      </w:r>
      <w:r>
        <w:rPr>
          <w:rFonts w:ascii="Times New Roman" w:eastAsia="Times New Roman" w:hAnsi="Times New Roman" w:cs="Times New Roman"/>
          <w:color w:val="000000" w:themeColor="text1"/>
          <w:sz w:val="24"/>
          <w:szCs w:val="24"/>
        </w:rPr>
        <w:t xml:space="preserve"> distingue-se por seu compromisso prescritivo: projetar artefatos que modifiquem a realidade em direção a um estado desejado, gerando regras tecnológicas generalizáveis (Dresch; Lacerda; Antunes Jr., 2015). Em doze passos, o ciclo articula identificação do problema, sugestão de design, desenvolvimento, avaliação e conclusão, consolidando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como contribuição científica prescritiva.</w:t>
      </w:r>
    </w:p>
    <w:p w14:paraId="07094602"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t xml:space="preserve">A </w:t>
      </w:r>
      <w:r>
        <w:rPr>
          <w:rFonts w:ascii="Times New Roman" w:eastAsia="Times New Roman" w:hAnsi="Times New Roman" w:cs="Times New Roman"/>
          <w:b/>
          <w:bCs/>
          <w:color w:val="000000" w:themeColor="text1"/>
          <w:sz w:val="24"/>
          <w:szCs w:val="24"/>
        </w:rPr>
        <w:t>Fase 3:</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bCs/>
          <w:color w:val="000000" w:themeColor="text1"/>
          <w:sz w:val="24"/>
          <w:szCs w:val="24"/>
        </w:rPr>
        <w:t>Verificação, Validação (V&amp;V)</w:t>
      </w:r>
      <w:r>
        <w:rPr>
          <w:rFonts w:ascii="Times New Roman" w:eastAsia="Times New Roman" w:hAnsi="Times New Roman" w:cs="Times New Roman"/>
          <w:color w:val="000000" w:themeColor="text1"/>
          <w:sz w:val="24"/>
          <w:szCs w:val="24"/>
        </w:rPr>
        <w:t xml:space="preserve"> vincula-se ao objetivo de atestar a robustez e a aplicabilidade da ferramenta construída. Nesta fase, o código Python é submetido a auditorias sintáticas e lógicas (Verificação), para atestar se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está sendo construído corretamente (Boehm, 1984), e à apreciação de dois especialistas, um em desenvolvimento de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 outro em piscicultura, para avaliar se o artefato resolve o problema certo no ambiente de destino (Validação), conforme Ryan e </w:t>
      </w:r>
      <w:proofErr w:type="spellStart"/>
      <w:r>
        <w:rPr>
          <w:rFonts w:ascii="Times New Roman" w:eastAsia="Times New Roman" w:hAnsi="Times New Roman" w:cs="Times New Roman"/>
          <w:color w:val="000000" w:themeColor="text1"/>
          <w:sz w:val="24"/>
          <w:szCs w:val="24"/>
        </w:rPr>
        <w:t>Wheatcraft</w:t>
      </w:r>
      <w:proofErr w:type="spellEnd"/>
      <w:r>
        <w:rPr>
          <w:rFonts w:ascii="Times New Roman" w:eastAsia="Times New Roman" w:hAnsi="Times New Roman" w:cs="Times New Roman"/>
          <w:color w:val="000000" w:themeColor="text1"/>
          <w:sz w:val="24"/>
          <w:szCs w:val="24"/>
        </w:rPr>
        <w:t xml:space="preserve"> (2017). Os retornos geram relatórios de anomalias e sugestões de melhoria que retroalimentam a Fase 2 até a maturidade do artefato.</w:t>
      </w:r>
    </w:p>
    <w:p w14:paraId="09CF7B65" w14:textId="77777777" w:rsidR="00735C07" w:rsidRPr="008E179E" w:rsidRDefault="00735C07" w:rsidP="009A124B">
      <w:pPr>
        <w:spacing w:after="0" w:line="360" w:lineRule="auto"/>
        <w:ind w:firstLine="708"/>
        <w:jc w:val="both"/>
        <w:rPr>
          <w:rFonts w:ascii="Times New Roman" w:eastAsia="Times New Roman" w:hAnsi="Times New Roman" w:cs="Times New Roman"/>
          <w:color w:val="000000" w:themeColor="text1"/>
          <w:sz w:val="24"/>
          <w:szCs w:val="24"/>
        </w:rPr>
      </w:pPr>
    </w:p>
    <w:p w14:paraId="77BD7BCC" w14:textId="77777777" w:rsidR="00245D9A" w:rsidRPr="00735C07" w:rsidRDefault="00735C07" w:rsidP="009A124B">
      <w:pPr>
        <w:pStyle w:val="Ttulo2"/>
        <w:spacing w:before="0" w:after="0" w:line="360" w:lineRule="auto"/>
        <w:rPr>
          <w:rFonts w:ascii="Times New Roman" w:eastAsia="Times New Roman" w:hAnsi="Times New Roman" w:cs="Times New Roman"/>
          <w:color w:val="000000" w:themeColor="text1"/>
          <w:sz w:val="28"/>
          <w:szCs w:val="28"/>
        </w:rPr>
      </w:pPr>
      <w:bookmarkStart w:id="171" w:name="_Toc229596854"/>
      <w:bookmarkStart w:id="172" w:name="_Toc229935459"/>
      <w:bookmarkStart w:id="173" w:name="_Toc242269156"/>
      <w:bookmarkStart w:id="174" w:name="_Toc242269235"/>
      <w:bookmarkStart w:id="175" w:name="_Toc242269316"/>
      <w:r>
        <w:rPr>
          <w:rFonts w:ascii="Times New Roman" w:eastAsia="Times New Roman" w:hAnsi="Times New Roman" w:cs="Times New Roman"/>
          <w:color w:val="000000" w:themeColor="text1"/>
          <w:sz w:val="28"/>
          <w:szCs w:val="28"/>
        </w:rPr>
        <w:t>3.3 Detalhamento metodológico</w:t>
      </w:r>
      <w:bookmarkEnd w:id="171"/>
      <w:bookmarkEnd w:id="172"/>
      <w:bookmarkEnd w:id="173"/>
      <w:bookmarkEnd w:id="174"/>
      <w:bookmarkEnd w:id="175"/>
    </w:p>
    <w:p w14:paraId="3B434476" w14:textId="77777777" w:rsidR="00735C07" w:rsidRDefault="00E8542F" w:rsidP="00735C07">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detalhamento metodológico divide-se em etapas interdependentes: a revisão bibliográfica e sistemática da literatura, o ciclo de doze etapas da </w:t>
      </w:r>
      <w:r>
        <w:rPr>
          <w:rFonts w:ascii="Times New Roman" w:eastAsia="Times New Roman" w:hAnsi="Times New Roman" w:cs="Times New Roman"/>
          <w:i/>
          <w:iCs/>
          <w:color w:val="000000" w:themeColor="text1"/>
          <w:sz w:val="24"/>
          <w:szCs w:val="24"/>
        </w:rPr>
        <w:t xml:space="preserve">Design Science </w:t>
      </w:r>
      <w:proofErr w:type="spellStart"/>
      <w:r>
        <w:rPr>
          <w:rFonts w:ascii="Times New Roman" w:eastAsia="Times New Roman" w:hAnsi="Times New Roman" w:cs="Times New Roman"/>
          <w:i/>
          <w:iCs/>
          <w:color w:val="000000" w:themeColor="text1"/>
          <w:sz w:val="24"/>
          <w:szCs w:val="24"/>
        </w:rPr>
        <w:t>Research</w:t>
      </w:r>
      <w:proofErr w:type="spellEnd"/>
      <w:r>
        <w:rPr>
          <w:rFonts w:ascii="Times New Roman" w:eastAsia="Times New Roman" w:hAnsi="Times New Roman" w:cs="Times New Roman"/>
          <w:color w:val="000000" w:themeColor="text1"/>
          <w:sz w:val="24"/>
          <w:szCs w:val="24"/>
        </w:rPr>
        <w:t xml:space="preserve"> e os procedimentos de Verificação e Validação.</w:t>
      </w:r>
    </w:p>
    <w:p w14:paraId="1EA62661" w14:textId="77777777" w:rsidR="00735C07" w:rsidRPr="008E179E" w:rsidRDefault="00735C07" w:rsidP="00735C07">
      <w:pPr>
        <w:spacing w:after="0" w:line="360" w:lineRule="auto"/>
        <w:ind w:firstLine="708"/>
        <w:jc w:val="both"/>
        <w:rPr>
          <w:rFonts w:ascii="Times New Roman" w:eastAsia="Times New Roman" w:hAnsi="Times New Roman" w:cs="Times New Roman"/>
          <w:color w:val="000000" w:themeColor="text1"/>
          <w:sz w:val="24"/>
          <w:szCs w:val="24"/>
        </w:rPr>
      </w:pPr>
    </w:p>
    <w:p w14:paraId="671B23F6" w14:textId="77777777" w:rsidR="00245D9A" w:rsidRPr="008E179E" w:rsidRDefault="00735C07" w:rsidP="009A124B">
      <w:pPr>
        <w:pStyle w:val="Ttulo3"/>
        <w:spacing w:before="0" w:after="0" w:line="360" w:lineRule="auto"/>
        <w:rPr>
          <w:rFonts w:ascii="Times New Roman" w:eastAsia="Times New Roman" w:hAnsi="Times New Roman" w:cs="Times New Roman"/>
          <w:color w:val="000000" w:themeColor="text1"/>
          <w:sz w:val="26"/>
          <w:szCs w:val="26"/>
        </w:rPr>
      </w:pPr>
      <w:bookmarkStart w:id="176" w:name="_Toc229935460"/>
      <w:bookmarkStart w:id="177" w:name="_Toc229596855"/>
      <w:bookmarkStart w:id="178" w:name="_Toc242269157"/>
      <w:bookmarkStart w:id="179" w:name="_Toc242269236"/>
      <w:bookmarkStart w:id="180" w:name="_Toc242269317"/>
      <w:r>
        <w:rPr>
          <w:rFonts w:ascii="Times New Roman" w:eastAsia="Times New Roman" w:hAnsi="Times New Roman" w:cs="Times New Roman"/>
          <w:color w:val="000000" w:themeColor="text1"/>
          <w:sz w:val="26"/>
          <w:szCs w:val="26"/>
        </w:rPr>
        <w:t xml:space="preserve">3.3.1 O ciclo estruturado da </w:t>
      </w:r>
      <w:r>
        <w:rPr>
          <w:rFonts w:ascii="Times New Roman" w:eastAsia="Times New Roman" w:hAnsi="Times New Roman" w:cs="Times New Roman"/>
          <w:i/>
          <w:iCs/>
          <w:color w:val="000000" w:themeColor="text1"/>
          <w:sz w:val="26"/>
          <w:szCs w:val="26"/>
        </w:rPr>
        <w:t xml:space="preserve">Design Science </w:t>
      </w:r>
      <w:proofErr w:type="spellStart"/>
      <w:r>
        <w:rPr>
          <w:rFonts w:ascii="Times New Roman" w:eastAsia="Times New Roman" w:hAnsi="Times New Roman" w:cs="Times New Roman"/>
          <w:i/>
          <w:iCs/>
          <w:color w:val="000000" w:themeColor="text1"/>
          <w:sz w:val="26"/>
          <w:szCs w:val="26"/>
        </w:rPr>
        <w:t>Research</w:t>
      </w:r>
      <w:proofErr w:type="spellEnd"/>
      <w:r>
        <w:rPr>
          <w:rFonts w:ascii="Times New Roman" w:eastAsia="Times New Roman" w:hAnsi="Times New Roman" w:cs="Times New Roman"/>
          <w:color w:val="000000" w:themeColor="text1"/>
          <w:sz w:val="26"/>
          <w:szCs w:val="26"/>
        </w:rPr>
        <w:t xml:space="preserve"> (DSR)</w:t>
      </w:r>
      <w:bookmarkEnd w:id="176"/>
      <w:bookmarkEnd w:id="177"/>
      <w:bookmarkEnd w:id="178"/>
      <w:bookmarkEnd w:id="179"/>
      <w:bookmarkEnd w:id="180"/>
    </w:p>
    <w:p w14:paraId="173F9493"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w:t>
      </w:r>
      <w:r>
        <w:rPr>
          <w:rFonts w:ascii="Times New Roman" w:eastAsia="Times New Roman" w:hAnsi="Times New Roman" w:cs="Times New Roman"/>
          <w:i/>
          <w:iCs/>
          <w:color w:val="000000" w:themeColor="text1"/>
          <w:sz w:val="24"/>
          <w:szCs w:val="24"/>
        </w:rPr>
        <w:t xml:space="preserve">Design Science </w:t>
      </w:r>
      <w:proofErr w:type="spellStart"/>
      <w:r>
        <w:rPr>
          <w:rFonts w:ascii="Times New Roman" w:eastAsia="Times New Roman" w:hAnsi="Times New Roman" w:cs="Times New Roman"/>
          <w:i/>
          <w:iCs/>
          <w:color w:val="000000" w:themeColor="text1"/>
          <w:sz w:val="24"/>
          <w:szCs w:val="24"/>
        </w:rPr>
        <w:t>Research</w:t>
      </w:r>
      <w:proofErr w:type="spellEnd"/>
      <w:r>
        <w:rPr>
          <w:rFonts w:ascii="Times New Roman" w:eastAsia="Times New Roman" w:hAnsi="Times New Roman" w:cs="Times New Roman"/>
          <w:color w:val="000000" w:themeColor="text1"/>
          <w:sz w:val="24"/>
          <w:szCs w:val="24"/>
        </w:rPr>
        <w:t xml:space="preserve"> postula que a compreensão de um problema não é suficiente: a ciência deve prover os meios para resolvê-lo, gerando regras tecnológicas testadas e artefatos prescritivos com relevância direta para a prática organizacional (Dresch; Lacerda; Antunes Jr., 2015).</w:t>
      </w:r>
    </w:p>
    <w:p w14:paraId="7D3376B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Para fundamentar a superioridade do artefato proposto em relação às soluções concorrentes, a pesquisa adota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conceitual proposto por </w:t>
      </w:r>
      <w:proofErr w:type="spellStart"/>
      <w:r>
        <w:rPr>
          <w:rFonts w:ascii="Times New Roman" w:eastAsia="Times New Roman" w:hAnsi="Times New Roman" w:cs="Times New Roman"/>
          <w:color w:val="000000" w:themeColor="text1"/>
          <w:sz w:val="24"/>
          <w:szCs w:val="24"/>
        </w:rPr>
        <w:t>Wazlawick</w:t>
      </w:r>
      <w:proofErr w:type="spellEnd"/>
      <w:r>
        <w:rPr>
          <w:rFonts w:ascii="Times New Roman" w:eastAsia="Times New Roman" w:hAnsi="Times New Roman" w:cs="Times New Roman"/>
          <w:color w:val="000000" w:themeColor="text1"/>
          <w:sz w:val="24"/>
          <w:szCs w:val="24"/>
        </w:rPr>
        <w:t xml:space="preserve"> (2009). O autor classifica a proposição de frameworks como uma contribuição legítima da Ciência da Computação, desde que o pesquisador demonstre, mediante revisão bibliográfica sistemática e tabela comparativa, a existência de propriedades inéditas ou de uma combinação inédita de propriedades em relação a artefatos preexistentes.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enquadra-se nesta segunda hipótese: a originalidade reside na composição integrada de simulação estocástica, ponderação de matrizes ESG e arquitetura em nuvem em um único artefato.</w:t>
      </w:r>
    </w:p>
    <w:p w14:paraId="3A5DFD82"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pesquisa adota as 12 etapas iterativas da DSR propostas por Dresch, Lacerda e Antunes Jr. (2015):</w:t>
      </w:r>
    </w:p>
    <w:p w14:paraId="42D33287"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1: Identificação do problema</w:t>
      </w:r>
      <w:r>
        <w:rPr>
          <w:rFonts w:ascii="Times New Roman" w:eastAsia="Times New Roman" w:hAnsi="Times New Roman" w:cs="Times New Roman"/>
          <w:color w:val="000000" w:themeColor="text1"/>
          <w:sz w:val="24"/>
          <w:szCs w:val="24"/>
        </w:rPr>
        <w:t>. Identifica-se que os produtores e investidores do setor de piscicultura carecem de instrumentos sistemáticos para avaliar de forma integrada a viabilidade de seus empreendimentos. Os modelos tradicionais restringem-se ao retorno financeiro imediato, negligenciando falhas sistêmicas originadas por violações ambientais ou pela falta de licença social comunitária.</w:t>
      </w:r>
    </w:p>
    <w:p w14:paraId="3B4637C4"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2: Compreensão do problema</w:t>
      </w:r>
      <w:r>
        <w:rPr>
          <w:rFonts w:ascii="Times New Roman" w:eastAsia="Times New Roman" w:hAnsi="Times New Roman" w:cs="Times New Roman"/>
          <w:color w:val="000000" w:themeColor="text1"/>
          <w:sz w:val="24"/>
          <w:szCs w:val="24"/>
        </w:rPr>
        <w:t>. Compreende-se que a dificuldade de integrar variáveis tão dissimilares (custos de ração vs. impacto de efluentes vs. aceitação comunitária) decorre da ausência de modelos heurísticos capazes de ponderar dados exatos e critérios qualitativos de forma coesa. Define-se que uma solução computacional dotada de algoritmos de simulação e interfaces amigáveis poderá mitigar a dor dos tomadores de decisão.</w:t>
      </w:r>
    </w:p>
    <w:p w14:paraId="0FD62210"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3: Revisão Sistemática da Literatura e levantamento bibliográfico.</w:t>
      </w:r>
      <w:r>
        <w:rPr>
          <w:rFonts w:ascii="Times New Roman" w:eastAsia="Times New Roman" w:hAnsi="Times New Roman" w:cs="Times New Roman"/>
          <w:color w:val="000000" w:themeColor="text1"/>
          <w:sz w:val="24"/>
          <w:szCs w:val="24"/>
        </w:rPr>
        <w:t xml:space="preserve"> Consultam-se as bases de conhecimento das ciências tradicionais e da ciência do </w:t>
      </w:r>
      <w:r>
        <w:rPr>
          <w:rFonts w:ascii="Times New Roman" w:eastAsia="Times New Roman" w:hAnsi="Times New Roman" w:cs="Times New Roman"/>
          <w:i/>
          <w:iCs/>
          <w:color w:val="000000" w:themeColor="text1"/>
          <w:sz w:val="24"/>
          <w:szCs w:val="24"/>
        </w:rPr>
        <w:t>design</w:t>
      </w:r>
      <w:r>
        <w:rPr>
          <w:rFonts w:ascii="Times New Roman" w:eastAsia="Times New Roman" w:hAnsi="Times New Roman" w:cs="Times New Roman"/>
          <w:color w:val="000000" w:themeColor="text1"/>
          <w:sz w:val="24"/>
          <w:szCs w:val="24"/>
        </w:rPr>
        <w:t xml:space="preserve"> para mapear teorias fundamentais sobre aquicultura, economia, sustentabilidade e governança (ESG), bem como para identificar </w:t>
      </w:r>
      <w:r>
        <w:rPr>
          <w:rFonts w:ascii="Times New Roman" w:eastAsia="Times New Roman" w:hAnsi="Times New Roman" w:cs="Times New Roman"/>
          <w:i/>
          <w:iCs/>
          <w:color w:val="000000" w:themeColor="text1"/>
          <w:sz w:val="24"/>
          <w:szCs w:val="24"/>
        </w:rPr>
        <w:t>frameworks</w:t>
      </w:r>
      <w:r>
        <w:rPr>
          <w:rFonts w:ascii="Times New Roman" w:eastAsia="Times New Roman" w:hAnsi="Times New Roman" w:cs="Times New Roman"/>
          <w:color w:val="000000" w:themeColor="text1"/>
          <w:sz w:val="24"/>
          <w:szCs w:val="24"/>
        </w:rPr>
        <w:t xml:space="preserve"> de </w:t>
      </w:r>
      <w:r>
        <w:rPr>
          <w:rFonts w:ascii="Times New Roman" w:eastAsia="Times New Roman" w:hAnsi="Times New Roman" w:cs="Times New Roman"/>
          <w:i/>
          <w:iCs/>
          <w:color w:val="000000" w:themeColor="text1"/>
          <w:sz w:val="24"/>
          <w:szCs w:val="24"/>
        </w:rPr>
        <w:t>software</w:t>
      </w:r>
      <w:r>
        <w:rPr>
          <w:rFonts w:ascii="Times New Roman" w:eastAsia="Times New Roman" w:hAnsi="Times New Roman" w:cs="Times New Roman"/>
          <w:color w:val="000000" w:themeColor="text1"/>
          <w:sz w:val="24"/>
          <w:szCs w:val="24"/>
        </w:rPr>
        <w:t xml:space="preserve"> preexistentes.</w:t>
      </w:r>
    </w:p>
    <w:p w14:paraId="24E57AB5"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4: Identificação de artefatos e configuração das classes de problemas.</w:t>
      </w:r>
      <w:r>
        <w:rPr>
          <w:rFonts w:ascii="Times New Roman" w:eastAsia="Times New Roman" w:hAnsi="Times New Roman" w:cs="Times New Roman"/>
          <w:color w:val="000000" w:themeColor="text1"/>
          <w:sz w:val="24"/>
          <w:szCs w:val="24"/>
        </w:rPr>
        <w:t xml:space="preserve"> Os resultados da revisão bibliográfica permitem classificar o problema estudado dentro de uma "classe de problemas" mais ampla, qual seja: "modelagem de suporte à decisão multicritério sob incerteza em agroindústrias". Identificam-se artefatos prévios e analisa-se por que eles falham em resolver plenamente a questão, seja por falta de integração em nuvem, por deficiência na simulação estocástica ou por negligenciarem as dimensões ESG.</w:t>
      </w:r>
    </w:p>
    <w:p w14:paraId="12A142C1"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5: Proposição do artefato</w:t>
      </w:r>
      <w:r>
        <w:rPr>
          <w:rFonts w:ascii="Times New Roman" w:eastAsia="Times New Roman" w:hAnsi="Times New Roman" w:cs="Times New Roman"/>
          <w:color w:val="000000" w:themeColor="text1"/>
          <w:sz w:val="24"/>
          <w:szCs w:val="24"/>
        </w:rPr>
        <w:t>. Propõe-se a criação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definido como um artefato do tipo </w:t>
      </w:r>
      <w:r>
        <w:rPr>
          <w:rFonts w:ascii="Times New Roman" w:eastAsia="Times New Roman" w:hAnsi="Times New Roman" w:cs="Times New Roman"/>
          <w:i/>
          <w:iCs/>
          <w:color w:val="000000" w:themeColor="text1"/>
          <w:sz w:val="24"/>
          <w:szCs w:val="24"/>
        </w:rPr>
        <w:t>instanciação</w:t>
      </w:r>
      <w:r>
        <w:rPr>
          <w:rFonts w:ascii="Times New Roman" w:eastAsia="Times New Roman" w:hAnsi="Times New Roman" w:cs="Times New Roman"/>
          <w:color w:val="000000" w:themeColor="text1"/>
          <w:sz w:val="24"/>
          <w:szCs w:val="24"/>
        </w:rPr>
        <w:t xml:space="preserve"> (um sistema de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operante) conjugado a um </w:t>
      </w:r>
      <w:r>
        <w:rPr>
          <w:rFonts w:ascii="Times New Roman" w:eastAsia="Times New Roman" w:hAnsi="Times New Roman" w:cs="Times New Roman"/>
          <w:i/>
          <w:iCs/>
          <w:color w:val="000000" w:themeColor="text1"/>
          <w:sz w:val="24"/>
          <w:szCs w:val="24"/>
        </w:rPr>
        <w:t>modelo</w:t>
      </w:r>
      <w:r>
        <w:rPr>
          <w:rFonts w:ascii="Times New Roman" w:eastAsia="Times New Roman" w:hAnsi="Times New Roman" w:cs="Times New Roman"/>
          <w:color w:val="000000" w:themeColor="text1"/>
          <w:sz w:val="24"/>
          <w:szCs w:val="24"/>
        </w:rPr>
        <w:t xml:space="preserve"> (uma representação matemática da viabilidade). A proposição estabelece os requisitos de alto nível: a ferramenta deve ser processada em Python, capaz de traduzir inputs qualitativos em métricas de risco financeiro.</w:t>
      </w:r>
    </w:p>
    <w:p w14:paraId="4F8AA727"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 xml:space="preserve">Etapa 6: </w:t>
      </w:r>
      <w:r>
        <w:rPr>
          <w:rFonts w:ascii="Times New Roman" w:eastAsia="Times New Roman" w:hAnsi="Times New Roman" w:cs="Times New Roman"/>
          <w:b/>
          <w:bCs/>
          <w:i/>
          <w:iCs/>
          <w:color w:val="000000" w:themeColor="text1"/>
          <w:sz w:val="24"/>
          <w:szCs w:val="24"/>
        </w:rPr>
        <w:t>Design</w:t>
      </w:r>
      <w:r>
        <w:rPr>
          <w:rFonts w:ascii="Times New Roman" w:eastAsia="Times New Roman" w:hAnsi="Times New Roman" w:cs="Times New Roman"/>
          <w:b/>
          <w:bCs/>
          <w:color w:val="000000" w:themeColor="text1"/>
          <w:sz w:val="24"/>
          <w:szCs w:val="24"/>
        </w:rPr>
        <w:t xml:space="preserve"> do artefato</w:t>
      </w:r>
      <w:r>
        <w:rPr>
          <w:rFonts w:ascii="Times New Roman" w:eastAsia="Times New Roman" w:hAnsi="Times New Roman" w:cs="Times New Roman"/>
          <w:color w:val="000000" w:themeColor="text1"/>
          <w:sz w:val="24"/>
          <w:szCs w:val="24"/>
        </w:rPr>
        <w:t xml:space="preserve">. O </w:t>
      </w:r>
      <w:r>
        <w:rPr>
          <w:rFonts w:ascii="Times New Roman" w:eastAsia="Times New Roman" w:hAnsi="Times New Roman" w:cs="Times New Roman"/>
          <w:i/>
          <w:iCs/>
          <w:color w:val="000000" w:themeColor="text1"/>
          <w:sz w:val="24"/>
          <w:szCs w:val="24"/>
        </w:rPr>
        <w:t>design</w:t>
      </w:r>
      <w:r>
        <w:rPr>
          <w:rFonts w:ascii="Times New Roman" w:eastAsia="Times New Roman" w:hAnsi="Times New Roman" w:cs="Times New Roman"/>
          <w:color w:val="000000" w:themeColor="text1"/>
          <w:sz w:val="24"/>
          <w:szCs w:val="24"/>
        </w:rPr>
        <w:t xml:space="preserve"> engloba a definição das estruturas de dados, das bibliotecas matemáticas que serão empregadas, a interface de interação com o usuário e a lógica de fluxos do programa. O pesquisador mapeia como as variáveis técnicas (tamanho de tanques), econômicas (preço da ração), ambientais (emissões) e sociais (geração de postos de trabalhos) serão parametrizadas e interligadas no núcleo de processamento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w:t>
      </w:r>
    </w:p>
    <w:p w14:paraId="153B501F"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7: Desenvolvimento do artefato.</w:t>
      </w:r>
      <w:r>
        <w:rPr>
          <w:rFonts w:ascii="Times New Roman" w:eastAsia="Times New Roman" w:hAnsi="Times New Roman" w:cs="Times New Roman"/>
          <w:color w:val="000000" w:themeColor="text1"/>
          <w:sz w:val="24"/>
          <w:szCs w:val="24"/>
        </w:rPr>
        <w:t xml:space="preserve"> O design é convertido em código-fonte operacional. A construção em Python exige ciclos iterativos de programação, compilação e depuração. As heurísticas concebidas na etapa de design são programadas rigorosamente, garantindo que o sistema seja capaz de rodar as simulações e apresentar os resultados por meio de </w:t>
      </w:r>
      <w:r>
        <w:rPr>
          <w:rFonts w:ascii="Times New Roman" w:eastAsia="Times New Roman" w:hAnsi="Times New Roman" w:cs="Times New Roman"/>
          <w:i/>
          <w:iCs/>
          <w:color w:val="000000" w:themeColor="text1"/>
          <w:sz w:val="24"/>
          <w:szCs w:val="24"/>
        </w:rPr>
        <w:t>dashboards</w:t>
      </w:r>
      <w:r>
        <w:rPr>
          <w:rFonts w:ascii="Times New Roman" w:eastAsia="Times New Roman" w:hAnsi="Times New Roman" w:cs="Times New Roman"/>
          <w:color w:val="000000" w:themeColor="text1"/>
          <w:sz w:val="24"/>
          <w:szCs w:val="24"/>
        </w:rPr>
        <w:t xml:space="preserve"> de viabilidade integrada.</w:t>
      </w:r>
    </w:p>
    <w:p w14:paraId="1F7D7DA5"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8: Avaliação do Artefato.</w:t>
      </w:r>
      <w:r>
        <w:rPr>
          <w:rFonts w:ascii="Times New Roman" w:eastAsia="Times New Roman" w:hAnsi="Times New Roman" w:cs="Times New Roman"/>
          <w:color w:val="000000" w:themeColor="text1"/>
          <w:sz w:val="24"/>
          <w:szCs w:val="24"/>
        </w:rPr>
        <w:t xml:space="preserve"> O protótipo é avaliado para verificar se os requisitos estabelecidos na Etapa 5 foram satisfeitos. O artefato é avaliado não apenas em sua capacidade de não falhar (ausência de bugs), mas principalmente em sua utilidade prática. O desempenho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é testado por meio da inserção de dados reais ou simulados de cenários de piscicultura, verificando-se a coerência dos relatórios gerados. Os procedimentos específicos desta etapa encontram-se pormenorizados na Seção 3.3.2.</w:t>
      </w:r>
    </w:p>
    <w:p w14:paraId="2C49E840"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9: Explicitação das aprendizagens.</w:t>
      </w:r>
      <w:r>
        <w:rPr>
          <w:rFonts w:ascii="Times New Roman" w:eastAsia="Times New Roman" w:hAnsi="Times New Roman" w:cs="Times New Roman"/>
          <w:color w:val="000000" w:themeColor="text1"/>
          <w:sz w:val="24"/>
          <w:szCs w:val="24"/>
        </w:rPr>
        <w:t xml:space="preserve"> A DSR exige a documentação reflexiva das lições colhidas durante a jornada construtiva. O pesquisador explicita formalmente as dificuldades encontradas na integração de algoritmos de risco com matrizes qualitativas ESG, os erros lógicos superados e os fatores determinantes para o sucesso da proposição.</w:t>
      </w:r>
    </w:p>
    <w:p w14:paraId="2A5FB9C4"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10: Conclusão.</w:t>
      </w:r>
      <w:r>
        <w:rPr>
          <w:rFonts w:ascii="Times New Roman" w:eastAsia="Times New Roman" w:hAnsi="Times New Roman" w:cs="Times New Roman"/>
          <w:color w:val="000000" w:themeColor="text1"/>
          <w:sz w:val="24"/>
          <w:szCs w:val="24"/>
        </w:rPr>
        <w:t xml:space="preserve"> Sintetizam-se os resultados, confirmando se as etapas anteriores culminaram em solução satisfatória para o problema. Avalia-se o impacto da intervenção proposta e as limitações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reconhecendo que em </w:t>
      </w:r>
      <w:r>
        <w:rPr>
          <w:rFonts w:ascii="Times New Roman" w:eastAsia="Times New Roman" w:hAnsi="Times New Roman" w:cs="Times New Roman"/>
          <w:i/>
          <w:iCs/>
          <w:color w:val="000000" w:themeColor="text1"/>
          <w:sz w:val="24"/>
          <w:szCs w:val="24"/>
        </w:rPr>
        <w:t>Design Science</w:t>
      </w:r>
      <w:r>
        <w:rPr>
          <w:rFonts w:ascii="Times New Roman" w:eastAsia="Times New Roman" w:hAnsi="Times New Roman" w:cs="Times New Roman"/>
          <w:color w:val="000000" w:themeColor="text1"/>
          <w:sz w:val="24"/>
          <w:szCs w:val="24"/>
        </w:rPr>
        <w:t xml:space="preserve"> busca-se a adequação e a suficiência da resposta a um problema complexo, em detrimento de uma ilusória perfeição absoluta.</w:t>
      </w:r>
    </w:p>
    <w:p w14:paraId="356657DD"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11: Generalização para a classe de problemas.</w:t>
      </w:r>
      <w:r>
        <w:rPr>
          <w:rFonts w:ascii="Times New Roman" w:eastAsia="Times New Roman" w:hAnsi="Times New Roman" w:cs="Times New Roman"/>
          <w:color w:val="000000" w:themeColor="text1"/>
          <w:sz w:val="24"/>
          <w:szCs w:val="24"/>
        </w:rPr>
        <w:t xml:space="preserve"> Teoriza-se sobre como o motor algorítmico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e suas lógicas de integração multicritério pode ser adaptados e aplicados para avaliar a viabilidade de outras cadeias agroindustriais complexas, elevando o status do artefato de uma ferramenta isolada para uma Regra Tecnológica fundamentada.</w:t>
      </w:r>
    </w:p>
    <w:p w14:paraId="324593F3" w14:textId="77777777" w:rsidR="00245D9A"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Etapa 12: Comunicação dos resultados</w:t>
      </w:r>
      <w:r>
        <w:rPr>
          <w:rFonts w:ascii="Times New Roman" w:eastAsia="Times New Roman" w:hAnsi="Times New Roman" w:cs="Times New Roman"/>
          <w:color w:val="000000" w:themeColor="text1"/>
          <w:sz w:val="24"/>
          <w:szCs w:val="24"/>
        </w:rPr>
        <w:t>. A documentação do processo, a arquitetura do artefato e as descobertas metodológicas são compiladas e disseminadas em formatos adequados para o público acadêmico (dissertação e artigos científicos) e para os profissionais do setor (manuais de usuário e apresentações tecnológicas).</w:t>
      </w:r>
    </w:p>
    <w:p w14:paraId="3249A2E0" w14:textId="77777777" w:rsidR="004B72EF" w:rsidRPr="008E179E" w:rsidRDefault="004B72EF" w:rsidP="009A124B">
      <w:pPr>
        <w:spacing w:after="0" w:line="360" w:lineRule="auto"/>
        <w:ind w:left="720" w:hanging="360"/>
        <w:jc w:val="both"/>
        <w:rPr>
          <w:rFonts w:ascii="Times New Roman" w:eastAsia="Times New Roman" w:hAnsi="Times New Roman" w:cs="Times New Roman"/>
          <w:color w:val="000000" w:themeColor="text1"/>
          <w:sz w:val="24"/>
          <w:szCs w:val="24"/>
        </w:rPr>
      </w:pPr>
    </w:p>
    <w:p w14:paraId="4DFA3DCC" w14:textId="77777777" w:rsidR="00245D9A" w:rsidRPr="008E179E" w:rsidRDefault="00735C07" w:rsidP="009A124B">
      <w:pPr>
        <w:pStyle w:val="Ttulo3"/>
        <w:spacing w:before="0" w:after="0" w:line="360" w:lineRule="auto"/>
        <w:rPr>
          <w:rFonts w:ascii="Times New Roman" w:eastAsia="Times New Roman" w:hAnsi="Times New Roman" w:cs="Times New Roman"/>
          <w:color w:val="000000" w:themeColor="text1"/>
          <w:sz w:val="26"/>
          <w:szCs w:val="26"/>
        </w:rPr>
      </w:pPr>
      <w:bookmarkStart w:id="181" w:name="_Toc229596856"/>
      <w:bookmarkStart w:id="182" w:name="_Toc242269158"/>
      <w:bookmarkStart w:id="183" w:name="_Toc242269237"/>
      <w:bookmarkStart w:id="184" w:name="_Toc242269318"/>
      <w:r>
        <w:rPr>
          <w:rFonts w:ascii="Times New Roman" w:eastAsia="Times New Roman" w:hAnsi="Times New Roman" w:cs="Times New Roman"/>
          <w:color w:val="000000" w:themeColor="text1"/>
          <w:sz w:val="26"/>
          <w:szCs w:val="26"/>
        </w:rPr>
        <w:t>3.3.2 Verificação e Validação (V&amp;V)</w:t>
      </w:r>
      <w:bookmarkEnd w:id="181"/>
      <w:bookmarkEnd w:id="182"/>
      <w:bookmarkEnd w:id="183"/>
      <w:bookmarkEnd w:id="184"/>
    </w:p>
    <w:p w14:paraId="14218D7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fase de Avaliação submete o artefato a procedimentos sistemáticos, rastreáveis e baseados em evidências de Verificação e Validação (V&amp;V), a fim de comprovar sua correção e utilidade.</w:t>
      </w:r>
    </w:p>
    <w:p w14:paraId="663C8CE1"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referencial metodológico para esta etapa ancora-se em Boehm (1984), pioneiro na organização da terminologia da indústria de software. Derivada de </w:t>
      </w:r>
      <w:proofErr w:type="spellStart"/>
      <w:r>
        <w:rPr>
          <w:rFonts w:ascii="Times New Roman" w:eastAsia="Times New Roman" w:hAnsi="Times New Roman" w:cs="Times New Roman"/>
          <w:i/>
          <w:iCs/>
          <w:color w:val="000000" w:themeColor="text1"/>
          <w:sz w:val="24"/>
          <w:szCs w:val="24"/>
        </w:rPr>
        <w:t>veritas</w:t>
      </w:r>
      <w:proofErr w:type="spellEnd"/>
      <w:r>
        <w:rPr>
          <w:rFonts w:ascii="Times New Roman" w:eastAsia="Times New Roman" w:hAnsi="Times New Roman" w:cs="Times New Roman"/>
          <w:color w:val="000000" w:themeColor="text1"/>
          <w:sz w:val="24"/>
          <w:szCs w:val="24"/>
        </w:rPr>
        <w:t xml:space="preserve"> (verdade), a </w:t>
      </w:r>
      <w:r>
        <w:rPr>
          <w:rFonts w:ascii="Times New Roman" w:eastAsia="Times New Roman" w:hAnsi="Times New Roman" w:cs="Times New Roman"/>
          <w:b/>
          <w:bCs/>
          <w:color w:val="000000" w:themeColor="text1"/>
          <w:sz w:val="24"/>
          <w:szCs w:val="24"/>
        </w:rPr>
        <w:t>Verificação</w:t>
      </w:r>
      <w:r>
        <w:rPr>
          <w:rFonts w:ascii="Times New Roman" w:eastAsia="Times New Roman" w:hAnsi="Times New Roman" w:cs="Times New Roman"/>
          <w:color w:val="000000" w:themeColor="text1"/>
          <w:sz w:val="24"/>
          <w:szCs w:val="24"/>
        </w:rPr>
        <w:t xml:space="preserve"> busca estabelecer a correspondência entre o software desenvolvido e sua especificação de design, respondendo à pergunta: </w:t>
      </w:r>
      <w:r>
        <w:rPr>
          <w:rFonts w:ascii="Times New Roman" w:eastAsia="Times New Roman" w:hAnsi="Times New Roman" w:cs="Times New Roman"/>
          <w:i/>
          <w:iCs/>
          <w:color w:val="000000" w:themeColor="text1"/>
          <w:sz w:val="24"/>
          <w:szCs w:val="24"/>
        </w:rPr>
        <w:t>"Estamos construindo o produto corretamente?"</w:t>
      </w:r>
      <w:r>
        <w:rPr>
          <w:rFonts w:ascii="Times New Roman" w:eastAsia="Times New Roman" w:hAnsi="Times New Roman" w:cs="Times New Roman"/>
          <w:color w:val="000000" w:themeColor="text1"/>
          <w:sz w:val="24"/>
          <w:szCs w:val="24"/>
        </w:rPr>
        <w:t>. Abrange a checagem sintática do código, a garantia de que fórmulas como VPL e Monte Carlo foram transcritas em Python sem erros lógicos e de que o banco de dados processa as informações sem anomalias (</w:t>
      </w:r>
      <w:r>
        <w:rPr>
          <w:rFonts w:ascii="Times New Roman" w:eastAsia="Times New Roman" w:hAnsi="Times New Roman" w:cs="Times New Roman"/>
          <w:i/>
          <w:iCs/>
          <w:color w:val="000000" w:themeColor="text1"/>
          <w:sz w:val="24"/>
          <w:szCs w:val="24"/>
        </w:rPr>
        <w:t>bugs</w:t>
      </w:r>
      <w:r>
        <w:rPr>
          <w:rFonts w:ascii="Times New Roman" w:eastAsia="Times New Roman" w:hAnsi="Times New Roman" w:cs="Times New Roman"/>
          <w:color w:val="000000" w:themeColor="text1"/>
          <w:sz w:val="24"/>
          <w:szCs w:val="24"/>
        </w:rPr>
        <w:t>).</w:t>
      </w:r>
    </w:p>
    <w:p w14:paraId="3BF5899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Derivada de </w:t>
      </w:r>
      <w:proofErr w:type="spellStart"/>
      <w:r>
        <w:rPr>
          <w:rFonts w:ascii="Times New Roman" w:eastAsia="Times New Roman" w:hAnsi="Times New Roman" w:cs="Times New Roman"/>
          <w:i/>
          <w:iCs/>
          <w:color w:val="000000" w:themeColor="text1"/>
          <w:sz w:val="24"/>
          <w:szCs w:val="24"/>
        </w:rPr>
        <w:t>valere</w:t>
      </w:r>
      <w:proofErr w:type="spellEnd"/>
      <w:r>
        <w:rPr>
          <w:rFonts w:ascii="Times New Roman" w:eastAsia="Times New Roman" w:hAnsi="Times New Roman" w:cs="Times New Roman"/>
          <w:color w:val="000000" w:themeColor="text1"/>
          <w:sz w:val="24"/>
          <w:szCs w:val="24"/>
        </w:rPr>
        <w:t xml:space="preserve"> (ter valor), a Validação, conduzida por meio de pesquisa qualitativa, busca estabelecer a adequação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à sua missão operacional, respondendo à pergunta: </w:t>
      </w:r>
      <w:r>
        <w:rPr>
          <w:rFonts w:ascii="Times New Roman" w:eastAsia="Times New Roman" w:hAnsi="Times New Roman" w:cs="Times New Roman"/>
          <w:i/>
          <w:iCs/>
          <w:color w:val="000000" w:themeColor="text1"/>
          <w:sz w:val="24"/>
          <w:szCs w:val="24"/>
        </w:rPr>
        <w:t>"Estamos construindo o produto certo?"</w:t>
      </w:r>
      <w:r>
        <w:rPr>
          <w:rFonts w:ascii="Times New Roman" w:eastAsia="Times New Roman" w:hAnsi="Times New Roman" w:cs="Times New Roman"/>
          <w:color w:val="000000" w:themeColor="text1"/>
          <w:sz w:val="24"/>
          <w:szCs w:val="24"/>
        </w:rPr>
        <w:t xml:space="preserve">. Trata-se de determinar se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de fato resolve o problema da piscicultura, se a interface é útil para o produtor e se a ponderação dos dados ESG gera recomendações gerenciais que fazem sentido econômico e ecológico no ambiente de destino. O autor estabelece, ainda, que as especificações 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resultante devem ser julgados por quatro critérios mandatórios: completude, consistência, viabilidade e testabilidade.</w:t>
      </w:r>
    </w:p>
    <w:p w14:paraId="55ACA812"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Ryan e </w:t>
      </w:r>
      <w:proofErr w:type="spellStart"/>
      <w:r>
        <w:rPr>
          <w:rFonts w:ascii="Times New Roman" w:eastAsia="Times New Roman" w:hAnsi="Times New Roman" w:cs="Times New Roman"/>
          <w:color w:val="000000" w:themeColor="text1"/>
          <w:sz w:val="24"/>
          <w:szCs w:val="24"/>
        </w:rPr>
        <w:t>Wheatcraft</w:t>
      </w:r>
      <w:proofErr w:type="spellEnd"/>
      <w:r>
        <w:rPr>
          <w:rFonts w:ascii="Times New Roman" w:eastAsia="Times New Roman" w:hAnsi="Times New Roman" w:cs="Times New Roman"/>
          <w:color w:val="000000" w:themeColor="text1"/>
          <w:sz w:val="24"/>
          <w:szCs w:val="24"/>
        </w:rPr>
        <w:t xml:space="preserve"> (2017) advertem que o uso genérico e intercambiável dos termos "verificação" e "validação" é causa primária de mal-entendidos em projetos de engenharia de sistemas, razão pela qual cada termo deve ser acompanhado de um modificador explícito que indique o objeto do processo.</w:t>
      </w:r>
    </w:p>
    <w:p w14:paraId="5BB88D2F"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Combinando as diretrizes de Ryan e </w:t>
      </w:r>
      <w:proofErr w:type="spellStart"/>
      <w:r>
        <w:rPr>
          <w:rFonts w:ascii="Times New Roman" w:eastAsia="Times New Roman" w:hAnsi="Times New Roman" w:cs="Times New Roman"/>
          <w:color w:val="000000" w:themeColor="text1"/>
          <w:sz w:val="24"/>
          <w:szCs w:val="24"/>
        </w:rPr>
        <w:t>Wheatcraft</w:t>
      </w:r>
      <w:proofErr w:type="spellEnd"/>
      <w:r>
        <w:rPr>
          <w:rFonts w:ascii="Times New Roman" w:eastAsia="Times New Roman" w:hAnsi="Times New Roman" w:cs="Times New Roman"/>
          <w:color w:val="000000" w:themeColor="text1"/>
          <w:sz w:val="24"/>
          <w:szCs w:val="24"/>
        </w:rPr>
        <w:t xml:space="preserve"> à matriz de Boehm, a Etapa de Avaliação do artefato subdivide-se em:</w:t>
      </w:r>
    </w:p>
    <w:p w14:paraId="520D2B53"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Verificação de requisitos e de projeto (</w:t>
      </w:r>
      <w:r>
        <w:rPr>
          <w:rFonts w:ascii="Times New Roman" w:eastAsia="Times New Roman" w:hAnsi="Times New Roman" w:cs="Times New Roman"/>
          <w:b/>
          <w:bCs/>
          <w:i/>
          <w:iCs/>
          <w:color w:val="000000" w:themeColor="text1"/>
          <w:sz w:val="24"/>
          <w:szCs w:val="24"/>
        </w:rPr>
        <w:t xml:space="preserve">Design </w:t>
      </w:r>
      <w:proofErr w:type="spellStart"/>
      <w:r>
        <w:rPr>
          <w:rFonts w:ascii="Times New Roman" w:eastAsia="Times New Roman" w:hAnsi="Times New Roman" w:cs="Times New Roman"/>
          <w:b/>
          <w:bCs/>
          <w:i/>
          <w:iCs/>
          <w:color w:val="000000" w:themeColor="text1"/>
          <w:sz w:val="24"/>
          <w:szCs w:val="24"/>
        </w:rPr>
        <w:t>Verification</w:t>
      </w:r>
      <w:proofErr w:type="spellEnd"/>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Nesta </w:t>
      </w:r>
      <w:proofErr w:type="spellStart"/>
      <w:r>
        <w:rPr>
          <w:rFonts w:ascii="Times New Roman" w:eastAsia="Times New Roman" w:hAnsi="Times New Roman" w:cs="Times New Roman"/>
          <w:color w:val="000000" w:themeColor="text1"/>
          <w:sz w:val="24"/>
          <w:szCs w:val="24"/>
        </w:rPr>
        <w:t>subetapa</w:t>
      </w:r>
      <w:proofErr w:type="spellEnd"/>
      <w:r>
        <w:rPr>
          <w:rFonts w:ascii="Times New Roman" w:eastAsia="Times New Roman" w:hAnsi="Times New Roman" w:cs="Times New Roman"/>
          <w:color w:val="000000" w:themeColor="text1"/>
          <w:sz w:val="24"/>
          <w:szCs w:val="24"/>
        </w:rPr>
        <w:t xml:space="preserve">, ocorre o processo formal de avaliação do </w:t>
      </w:r>
      <w:r>
        <w:rPr>
          <w:rFonts w:ascii="Times New Roman" w:eastAsia="Times New Roman" w:hAnsi="Times New Roman" w:cs="Times New Roman"/>
          <w:i/>
          <w:iCs/>
          <w:color w:val="000000" w:themeColor="text1"/>
          <w:sz w:val="24"/>
          <w:szCs w:val="24"/>
        </w:rPr>
        <w:t>design</w:t>
      </w:r>
      <w:r>
        <w:rPr>
          <w:rFonts w:ascii="Times New Roman" w:eastAsia="Times New Roman" w:hAnsi="Times New Roman" w:cs="Times New Roman"/>
          <w:color w:val="000000" w:themeColor="text1"/>
          <w:sz w:val="24"/>
          <w:szCs w:val="24"/>
        </w:rPr>
        <w:t xml:space="preserve">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contra as teorias </w:t>
      </w:r>
      <w:r>
        <w:rPr>
          <w:rFonts w:ascii="Times New Roman" w:eastAsia="Times New Roman" w:hAnsi="Times New Roman" w:cs="Times New Roman"/>
          <w:i/>
          <w:iCs/>
          <w:color w:val="000000" w:themeColor="text1"/>
          <w:sz w:val="24"/>
          <w:szCs w:val="24"/>
        </w:rPr>
        <w:t>kernel</w:t>
      </w:r>
      <w:r>
        <w:rPr>
          <w:rFonts w:ascii="Times New Roman" w:eastAsia="Times New Roman" w:hAnsi="Times New Roman" w:cs="Times New Roman"/>
          <w:color w:val="000000" w:themeColor="text1"/>
          <w:sz w:val="24"/>
          <w:szCs w:val="24"/>
        </w:rPr>
        <w:t xml:space="preserve"> e meta-requisitos levantados. Confirma-se se a equação matemática de fluxo de caixa livre descontado está coerente com os postulados da engenharia econômica e se o código em Python atende às premissas lógicas de programação orientada a objetos.</w:t>
      </w:r>
    </w:p>
    <w:p w14:paraId="5E43F487"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 xml:space="preserve">Verificação do </w:t>
      </w:r>
      <w:r>
        <w:rPr>
          <w:rFonts w:ascii="Times New Roman" w:eastAsia="Times New Roman" w:hAnsi="Times New Roman" w:cs="Times New Roman"/>
          <w:b/>
          <w:bCs/>
          <w:i/>
          <w:iCs/>
          <w:color w:val="000000" w:themeColor="text1"/>
          <w:sz w:val="24"/>
          <w:szCs w:val="24"/>
        </w:rPr>
        <w:t>framework</w:t>
      </w:r>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Com o artefato construído, executam-se testes em ambiente controlado para comprovar, por evidências de console de execução, que o sistema opera sem falhas computacionais, consolidando a premissa de completude e testabilidade de Boehm.</w:t>
      </w:r>
    </w:p>
    <w:p w14:paraId="7008D607" w14:textId="77777777" w:rsidR="00245D9A" w:rsidRPr="008E179E" w:rsidRDefault="00E8542F" w:rsidP="009A124B">
      <w:pPr>
        <w:spacing w:after="0" w:line="360" w:lineRule="auto"/>
        <w:ind w:left="720" w:hanging="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b/>
          <w:bCs/>
          <w:color w:val="000000" w:themeColor="text1"/>
          <w:sz w:val="24"/>
          <w:szCs w:val="24"/>
        </w:rPr>
        <w:t xml:space="preserve">Validação do </w:t>
      </w:r>
      <w:r>
        <w:rPr>
          <w:rFonts w:ascii="Times New Roman" w:eastAsia="Times New Roman" w:hAnsi="Times New Roman" w:cs="Times New Roman"/>
          <w:b/>
          <w:bCs/>
          <w:i/>
          <w:iCs/>
          <w:color w:val="000000" w:themeColor="text1"/>
          <w:sz w:val="24"/>
          <w:szCs w:val="24"/>
        </w:rPr>
        <w:t>framework</w:t>
      </w:r>
      <w:r>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Busca-se demonstrar que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atende ao seu uso pretendido quando inserido em seu ambiente de operação, conferindo confiança de que ele é capaz de atingir suas metas junto aos usuários finais. Para executar esta Validação, em consonância com a delimitação temporal e o escopo da presente pesquisa, opta-se pela consulta a dois especialistas qualificados, dispensando-se a constituição de painéis ampliados ou de estudos de caso reais. O primeiro especialista, com formação e atuação na área de desenvolvimento de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encarrega-se da apreciação técnico-computacional do artefato, examinando a coerência arquitetural, a qualidade do código, a aderência às boas práticas de programação em Python e a robustez das rotinas de simulação. O segundo especialista, com formação e atuação em piscicultura, encarrega-se da verificação técnica do conteúdo aplicado ao domínio, examinando se as variáveis técnicas, os parâmetros zootécnicos e as premissas de produção aquícola incorporadas ao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representam fidedignamente a realidade do setor.</w:t>
      </w:r>
    </w:p>
    <w:p w14:paraId="1E07B578" w14:textId="77777777" w:rsidR="00245D9A"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Para essa consulta, a pesquisa recorre aos métodos de inspeção em IHC (Leitão; Prates, 2017), nos quais avaliadores especialistas examinam a interface segundo diretrizes estruturadas para identificar potenciais problemas de interpretação no contexto de uso real. No escopo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a validação ancora-se na </w:t>
      </w:r>
      <w:r>
        <w:rPr>
          <w:rFonts w:ascii="Times New Roman" w:eastAsia="Times New Roman" w:hAnsi="Times New Roman" w:cs="Times New Roman"/>
          <w:i/>
          <w:iCs/>
          <w:color w:val="000000" w:themeColor="text1"/>
          <w:sz w:val="24"/>
          <w:szCs w:val="24"/>
        </w:rPr>
        <w:t>comunicabilidade</w:t>
      </w:r>
      <w:r>
        <w:rPr>
          <w:rFonts w:ascii="Times New Roman" w:eastAsia="Times New Roman" w:hAnsi="Times New Roman" w:cs="Times New Roman"/>
          <w:color w:val="000000" w:themeColor="text1"/>
          <w:sz w:val="24"/>
          <w:szCs w:val="24"/>
        </w:rPr>
        <w:t xml:space="preserve"> do sistema: os avaliadores inspecionam se o artefato transmite aos tomadores de decisão, de forma organizada e consistente, a lógica subjacente e as intenções de design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traduzindo adequadamente a integração das matrizes ESG e financeiras.</w:t>
      </w:r>
    </w:p>
    <w:p w14:paraId="28C977DD" w14:textId="77777777" w:rsidR="00735C07" w:rsidRPr="008E179E" w:rsidRDefault="00735C07" w:rsidP="009A124B">
      <w:pPr>
        <w:spacing w:after="0" w:line="360" w:lineRule="auto"/>
        <w:ind w:firstLine="708"/>
        <w:jc w:val="both"/>
        <w:rPr>
          <w:rFonts w:ascii="Times New Roman" w:eastAsia="Times New Roman" w:hAnsi="Times New Roman" w:cs="Times New Roman"/>
          <w:color w:val="000000" w:themeColor="text1"/>
          <w:sz w:val="24"/>
          <w:szCs w:val="24"/>
        </w:rPr>
      </w:pPr>
    </w:p>
    <w:p w14:paraId="540826C3" w14:textId="77777777" w:rsidR="00245D9A" w:rsidRPr="004B72EF" w:rsidRDefault="00735C07" w:rsidP="009A124B">
      <w:pPr>
        <w:pStyle w:val="Ttulo2"/>
        <w:spacing w:before="0" w:after="0" w:line="360" w:lineRule="auto"/>
        <w:rPr>
          <w:rFonts w:ascii="Times New Roman" w:eastAsia="Times New Roman" w:hAnsi="Times New Roman" w:cs="Times New Roman"/>
          <w:color w:val="000000" w:themeColor="text1"/>
          <w:sz w:val="28"/>
          <w:szCs w:val="28"/>
        </w:rPr>
      </w:pPr>
      <w:bookmarkStart w:id="185" w:name="_Toc229935462"/>
      <w:bookmarkStart w:id="186" w:name="_Toc242269159"/>
      <w:bookmarkStart w:id="187" w:name="_Toc242269238"/>
      <w:bookmarkStart w:id="188" w:name="_Toc242269319"/>
      <w:r>
        <w:rPr>
          <w:rFonts w:ascii="Times New Roman" w:eastAsia="Times New Roman" w:hAnsi="Times New Roman" w:cs="Times New Roman"/>
          <w:color w:val="000000" w:themeColor="text1"/>
          <w:sz w:val="28"/>
          <w:szCs w:val="28"/>
        </w:rPr>
        <w:t>3.4 Métodos de análise de dados</w:t>
      </w:r>
      <w:bookmarkEnd w:id="185"/>
      <w:bookmarkEnd w:id="186"/>
      <w:bookmarkEnd w:id="187"/>
      <w:bookmarkEnd w:id="188"/>
    </w:p>
    <w:p w14:paraId="57C3D9A2" w14:textId="77777777" w:rsidR="00245D9A" w:rsidRPr="004B72EF"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natureza qualiquantitativa da pesquisa exige que a análise de dados seja estruturada em dois caminhos metodológicos complementares, que operam paralelamente nas Fases 1 (Compreensão Qualitativa) e 3 (Avaliação V&amp;V).</w:t>
      </w:r>
    </w:p>
    <w:p w14:paraId="0F81110B" w14:textId="77777777" w:rsidR="00245D9A" w:rsidRPr="004B72EF"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Conforme Flick (2009), a pesquisa qualitativa trabalha com a construção, a transcrição e a interpretação em profundidade de textos. Adicionalmente, a aplicação de métodos qualitativos em projetos de computação, como defendido por Leitão e Prates (2017), é fundamental para traduzir práticas institucionais e demandas sociais em requisitos de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aderentes à realidade.</w:t>
      </w:r>
    </w:p>
    <w:p w14:paraId="657789C4" w14:textId="77777777" w:rsidR="00245D9A" w:rsidRPr="004B72EF"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Para processar esses dados qualitativos, a pesquisa emprega métodos sistemáticos de análise e codificação temática baseados no texto a partir das respostas dos especialistas. O objetivo é extrair categorias lógicas, relações causais e heurísticas de decisão, identificando padrões de importância que as comunidades e os órgãos reguladores atribuem a fatores como impacto visual de tanques de piscicultura, emissão de efluentes ou geração de renda local. Esses achados dão sustentação lógica às árvores de decisão e aos pesos matemáticos que serão posteriormente parametrizados dentro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Python.</w:t>
      </w:r>
    </w:p>
    <w:p w14:paraId="35ED1BF1" w14:textId="77777777" w:rsidR="00245D9A" w:rsidRPr="004B72EF" w:rsidRDefault="00224E41" w:rsidP="00224E41">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Espera-se que a análise quantitativa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seja realizada ela escala </w:t>
      </w:r>
      <w:proofErr w:type="spellStart"/>
      <w:r>
        <w:rPr>
          <w:rFonts w:ascii="Times New Roman" w:eastAsia="Times New Roman" w:hAnsi="Times New Roman" w:cs="Times New Roman"/>
          <w:i/>
          <w:iCs/>
          <w:color w:val="000000" w:themeColor="text1"/>
          <w:sz w:val="24"/>
          <w:szCs w:val="24"/>
        </w:rPr>
        <w:t>Likert</w:t>
      </w:r>
      <w:proofErr w:type="spellEnd"/>
      <w:r>
        <w:rPr>
          <w:rFonts w:ascii="Times New Roman" w:eastAsia="Times New Roman" w:hAnsi="Times New Roman" w:cs="Times New Roman"/>
          <w:color w:val="000000" w:themeColor="text1"/>
          <w:sz w:val="24"/>
          <w:szCs w:val="24"/>
        </w:rPr>
        <w:t xml:space="preserve"> de cinco pontos. Cada critério identificado nas dimensões técnica, econômica, ambiental e social é submetido à apreciação dos dois especialistas consultados na etapa de Verificação e Validação, que atribuem a cada item um valor inteiro entre 1 (irrelevante) e 5 (essencial), conforme apresentado no Quadro 7. Os valores atribuídos por critério são posteriormente normalizados pela razão entre o escore individual e o somatório total dos escores, gerando pesos relativos cuja soma resulta na unidade, condição necessária para sua utilização como coeficientes de ponderação nas rotinas de simulação estocástica e nos índices compostos de viabilidade. Esse procedimento formaliza a ponte entre a análise qualitativa e a parametrização determinística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conferindo rastreabilidade documental e mitigando a inserção de juízos subjetivos não declarados na codificação algorítmica.</w:t>
      </w:r>
    </w:p>
    <w:p w14:paraId="6455AA11" w14:textId="77777777" w:rsidR="005B179C" w:rsidRPr="004B72EF" w:rsidRDefault="005B179C" w:rsidP="009A124B">
      <w:pPr>
        <w:spacing w:after="0" w:line="360" w:lineRule="auto"/>
        <w:ind w:firstLine="708"/>
        <w:jc w:val="both"/>
        <w:rPr>
          <w:rFonts w:ascii="Times New Roman" w:eastAsia="Times New Roman" w:hAnsi="Times New Roman" w:cs="Times New Roman"/>
          <w:color w:val="000000" w:themeColor="text1"/>
          <w:sz w:val="24"/>
          <w:szCs w:val="24"/>
        </w:rPr>
      </w:pPr>
    </w:p>
    <w:p w14:paraId="456A2CE3" w14:textId="77777777" w:rsidR="00245D9A" w:rsidRPr="008E179E" w:rsidRDefault="00E8542F" w:rsidP="009A124B">
      <w:pPr>
        <w:pStyle w:val="Legenda"/>
        <w:keepNext/>
        <w:spacing w:after="0" w:line="360" w:lineRule="auto"/>
        <w:jc w:val="center"/>
        <w:rPr>
          <w:rFonts w:asciiTheme="minorHAnsi" w:hAnsiTheme="minorHAnsi" w:cstheme="minorHAnsi"/>
          <w:color w:val="auto"/>
          <w:sz w:val="20"/>
          <w:szCs w:val="20"/>
        </w:rPr>
      </w:pPr>
      <w:bookmarkStart w:id="189" w:name="_Toc235197277"/>
      <w:r>
        <w:rPr>
          <w:rFonts w:asciiTheme="minorHAnsi" w:hAnsiTheme="minorHAnsi" w:cstheme="minorHAnsi"/>
          <w:color w:val="auto"/>
          <w:sz w:val="20"/>
          <w:szCs w:val="20"/>
        </w:rPr>
        <w:t xml:space="preserve">Quadro </w:t>
      </w:r>
      <w:r>
        <w:rPr>
          <w:rFonts w:asciiTheme="minorHAnsi" w:hAnsiTheme="minorHAnsi" w:cstheme="minorHAnsi"/>
          <w:color w:val="auto"/>
          <w:sz w:val="20"/>
          <w:szCs w:val="20"/>
        </w:rPr>
        <w:fldChar w:fldCharType="begin"/>
      </w:r>
      <w:r>
        <w:rPr>
          <w:rFonts w:ascii="Calibri" w:hAnsi="Calibri" w:cs="Calibri"/>
          <w:color w:val="auto"/>
          <w:sz w:val="20"/>
          <w:szCs w:val="20"/>
        </w:rPr>
        <w:instrText xml:space="preserve"> SEQ Quadro \* ARABIC </w:instrText>
      </w:r>
      <w:r>
        <w:rPr>
          <w:rFonts w:ascii="Calibri" w:hAnsi="Calibri" w:cs="Calibri"/>
          <w:color w:val="auto"/>
          <w:sz w:val="20"/>
          <w:szCs w:val="20"/>
        </w:rPr>
        <w:fldChar w:fldCharType="separate"/>
      </w:r>
      <w:r w:rsidR="00805C76">
        <w:rPr>
          <w:rFonts w:ascii="Calibri" w:hAnsi="Calibri" w:cs="Calibri"/>
          <w:noProof/>
          <w:color w:val="auto"/>
          <w:sz w:val="20"/>
          <w:szCs w:val="20"/>
        </w:rPr>
        <w:t>7</w:t>
      </w:r>
      <w:r>
        <w:rPr>
          <w:rFonts w:ascii="Calibri" w:hAnsi="Calibri" w:cs="Calibri"/>
          <w:color w:val="auto"/>
          <w:sz w:val="20"/>
          <w:szCs w:val="20"/>
        </w:rPr>
        <w:fldChar w:fldCharType="end"/>
      </w:r>
      <w:r>
        <w:rPr>
          <w:rFonts w:asciiTheme="minorHAnsi" w:hAnsiTheme="minorHAnsi" w:cstheme="minorHAnsi"/>
          <w:color w:val="auto"/>
          <w:sz w:val="20"/>
          <w:szCs w:val="20"/>
        </w:rPr>
        <w:t xml:space="preserve"> - Escala </w:t>
      </w:r>
      <w:proofErr w:type="spellStart"/>
      <w:r>
        <w:rPr>
          <w:rFonts w:asciiTheme="minorHAnsi" w:hAnsiTheme="minorHAnsi" w:cstheme="minorHAnsi"/>
          <w:color w:val="auto"/>
          <w:sz w:val="20"/>
          <w:szCs w:val="20"/>
        </w:rPr>
        <w:t>Likert</w:t>
      </w:r>
      <w:proofErr w:type="spellEnd"/>
      <w:r>
        <w:rPr>
          <w:rFonts w:asciiTheme="minorHAnsi" w:hAnsiTheme="minorHAnsi" w:cstheme="minorHAnsi"/>
          <w:color w:val="auto"/>
          <w:sz w:val="20"/>
          <w:szCs w:val="20"/>
        </w:rPr>
        <w:t xml:space="preserve"> de relevância para parametrização dos pesos do framework EVTEAS-</w:t>
      </w:r>
      <w:proofErr w:type="spellStart"/>
      <w:r>
        <w:rPr>
          <w:rFonts w:asciiTheme="minorHAnsi" w:hAnsiTheme="minorHAnsi" w:cstheme="minorHAnsi"/>
          <w:color w:val="auto"/>
          <w:sz w:val="20"/>
          <w:szCs w:val="20"/>
        </w:rPr>
        <w:t>Py</w:t>
      </w:r>
      <w:bookmarkEnd w:id="189"/>
      <w:proofErr w:type="spellEnd"/>
    </w:p>
    <w:tbl>
      <w:tblPr>
        <w:tblW w:w="9000" w:type="dxa"/>
        <w:jc w:val="center"/>
        <w:tblLayout w:type="fixed"/>
        <w:tblCellMar>
          <w:top w:w="80" w:type="dxa"/>
          <w:left w:w="120" w:type="dxa"/>
          <w:bottom w:w="80" w:type="dxa"/>
          <w:right w:w="120" w:type="dxa"/>
        </w:tblCellMar>
        <w:tblLook w:val="04A0" w:firstRow="1" w:lastRow="0" w:firstColumn="1" w:lastColumn="0" w:noHBand="0" w:noVBand="1"/>
      </w:tblPr>
      <w:tblGrid>
        <w:gridCol w:w="999"/>
        <w:gridCol w:w="2401"/>
        <w:gridCol w:w="5600"/>
      </w:tblGrid>
      <w:tr w:rsidR="00245D9A" w:rsidRPr="008E179E" w14:paraId="136F44F4" w14:textId="77777777">
        <w:trPr>
          <w:tblHeader/>
          <w:jc w:val="center"/>
        </w:trPr>
        <w:tc>
          <w:tcPr>
            <w:tcW w:w="999" w:type="dxa"/>
            <w:tcBorders>
              <w:top w:val="single" w:sz="4" w:space="0" w:color="000000"/>
              <w:left w:val="single" w:sz="4" w:space="0" w:color="000000"/>
              <w:bottom w:val="single" w:sz="4" w:space="0" w:color="000000"/>
              <w:right w:val="single" w:sz="4" w:space="0" w:color="000000"/>
            </w:tcBorders>
            <w:shd w:val="clear" w:color="auto" w:fill="D9E2F3"/>
          </w:tcPr>
          <w:p w14:paraId="1548CAB9" w14:textId="77777777" w:rsidR="00245D9A" w:rsidRPr="008E179E" w:rsidRDefault="00E8542F" w:rsidP="009A124B">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Escore</w:t>
            </w:r>
          </w:p>
        </w:tc>
        <w:tc>
          <w:tcPr>
            <w:tcW w:w="2401" w:type="dxa"/>
            <w:tcBorders>
              <w:top w:val="single" w:sz="4" w:space="0" w:color="000000"/>
              <w:left w:val="single" w:sz="4" w:space="0" w:color="000000"/>
              <w:bottom w:val="single" w:sz="4" w:space="0" w:color="000000"/>
              <w:right w:val="single" w:sz="4" w:space="0" w:color="000000"/>
            </w:tcBorders>
            <w:shd w:val="clear" w:color="auto" w:fill="D9E2F3"/>
          </w:tcPr>
          <w:p w14:paraId="2495CEE9" w14:textId="77777777" w:rsidR="00245D9A" w:rsidRPr="008E179E" w:rsidRDefault="00E8542F" w:rsidP="009A124B">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Classificação</w:t>
            </w:r>
          </w:p>
        </w:tc>
        <w:tc>
          <w:tcPr>
            <w:tcW w:w="5600" w:type="dxa"/>
            <w:tcBorders>
              <w:top w:val="single" w:sz="4" w:space="0" w:color="000000"/>
              <w:left w:val="single" w:sz="4" w:space="0" w:color="000000"/>
              <w:bottom w:val="single" w:sz="4" w:space="0" w:color="000000"/>
              <w:right w:val="single" w:sz="4" w:space="0" w:color="000000"/>
            </w:tcBorders>
            <w:shd w:val="clear" w:color="auto" w:fill="D9E2F3"/>
          </w:tcPr>
          <w:p w14:paraId="222F80DC" w14:textId="77777777" w:rsidR="00245D9A" w:rsidRPr="008E179E" w:rsidRDefault="00E8542F" w:rsidP="009A124B">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Descrição operacional para o avaliador</w:t>
            </w:r>
          </w:p>
        </w:tc>
      </w:tr>
      <w:tr w:rsidR="00245D9A" w:rsidRPr="008E179E" w14:paraId="3C8BA7E0" w14:textId="77777777">
        <w:trPr>
          <w:jc w:val="center"/>
        </w:trPr>
        <w:tc>
          <w:tcPr>
            <w:tcW w:w="999" w:type="dxa"/>
            <w:tcBorders>
              <w:top w:val="single" w:sz="4" w:space="0" w:color="000000"/>
              <w:left w:val="single" w:sz="4" w:space="0" w:color="000000"/>
              <w:bottom w:val="single" w:sz="4" w:space="0" w:color="000000"/>
              <w:right w:val="single" w:sz="4" w:space="0" w:color="000000"/>
            </w:tcBorders>
          </w:tcPr>
          <w:p w14:paraId="2EB4EDA1"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401" w:type="dxa"/>
            <w:tcBorders>
              <w:top w:val="single" w:sz="4" w:space="0" w:color="000000"/>
              <w:left w:val="single" w:sz="4" w:space="0" w:color="000000"/>
              <w:bottom w:val="single" w:sz="4" w:space="0" w:color="000000"/>
              <w:right w:val="single" w:sz="4" w:space="0" w:color="000000"/>
            </w:tcBorders>
          </w:tcPr>
          <w:p w14:paraId="6E0CFAAC"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Irrelevante</w:t>
            </w:r>
          </w:p>
        </w:tc>
        <w:tc>
          <w:tcPr>
            <w:tcW w:w="5600" w:type="dxa"/>
            <w:tcBorders>
              <w:top w:val="single" w:sz="4" w:space="0" w:color="000000"/>
              <w:left w:val="single" w:sz="4" w:space="0" w:color="000000"/>
              <w:bottom w:val="single" w:sz="4" w:space="0" w:color="000000"/>
              <w:right w:val="single" w:sz="4" w:space="0" w:color="000000"/>
            </w:tcBorders>
          </w:tcPr>
          <w:p w14:paraId="02F999BD"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 critério não exerce influência observável sobre a viabilidade do empreendimento de piscicultura e pode ser desprezado na composição do índice integrado.</w:t>
            </w:r>
          </w:p>
        </w:tc>
      </w:tr>
      <w:tr w:rsidR="00245D9A" w:rsidRPr="008E179E" w14:paraId="1CD90C70" w14:textId="77777777">
        <w:trPr>
          <w:jc w:val="center"/>
        </w:trPr>
        <w:tc>
          <w:tcPr>
            <w:tcW w:w="999" w:type="dxa"/>
            <w:tcBorders>
              <w:top w:val="single" w:sz="4" w:space="0" w:color="000000"/>
              <w:left w:val="single" w:sz="4" w:space="0" w:color="000000"/>
              <w:bottom w:val="single" w:sz="4" w:space="0" w:color="000000"/>
              <w:right w:val="single" w:sz="4" w:space="0" w:color="000000"/>
            </w:tcBorders>
          </w:tcPr>
          <w:p w14:paraId="54B40967"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2401" w:type="dxa"/>
            <w:tcBorders>
              <w:top w:val="single" w:sz="4" w:space="0" w:color="000000"/>
              <w:left w:val="single" w:sz="4" w:space="0" w:color="000000"/>
              <w:bottom w:val="single" w:sz="4" w:space="0" w:color="000000"/>
              <w:right w:val="single" w:sz="4" w:space="0" w:color="000000"/>
            </w:tcBorders>
          </w:tcPr>
          <w:p w14:paraId="19D99AC6"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Pouco relevante</w:t>
            </w:r>
          </w:p>
        </w:tc>
        <w:tc>
          <w:tcPr>
            <w:tcW w:w="5600" w:type="dxa"/>
            <w:tcBorders>
              <w:top w:val="single" w:sz="4" w:space="0" w:color="000000"/>
              <w:left w:val="single" w:sz="4" w:space="0" w:color="000000"/>
              <w:bottom w:val="single" w:sz="4" w:space="0" w:color="000000"/>
              <w:right w:val="single" w:sz="4" w:space="0" w:color="000000"/>
            </w:tcBorders>
          </w:tcPr>
          <w:p w14:paraId="4C13560D"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 critério apresenta influência marginal, cabendo ponderação reduzida no modelo, sem impacto determinante sobre as decisões de investimento.</w:t>
            </w:r>
          </w:p>
        </w:tc>
      </w:tr>
      <w:tr w:rsidR="00245D9A" w:rsidRPr="008E179E" w14:paraId="407AE67C" w14:textId="77777777">
        <w:trPr>
          <w:jc w:val="center"/>
        </w:trPr>
        <w:tc>
          <w:tcPr>
            <w:tcW w:w="999" w:type="dxa"/>
            <w:tcBorders>
              <w:top w:val="single" w:sz="4" w:space="0" w:color="000000"/>
              <w:left w:val="single" w:sz="4" w:space="0" w:color="000000"/>
              <w:bottom w:val="single" w:sz="4" w:space="0" w:color="000000"/>
              <w:right w:val="single" w:sz="4" w:space="0" w:color="000000"/>
            </w:tcBorders>
          </w:tcPr>
          <w:p w14:paraId="4DBEE4C0"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2401" w:type="dxa"/>
            <w:tcBorders>
              <w:top w:val="single" w:sz="4" w:space="0" w:color="000000"/>
              <w:left w:val="single" w:sz="4" w:space="0" w:color="000000"/>
              <w:bottom w:val="single" w:sz="4" w:space="0" w:color="000000"/>
              <w:right w:val="single" w:sz="4" w:space="0" w:color="000000"/>
            </w:tcBorders>
          </w:tcPr>
          <w:p w14:paraId="2F5A7F34"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Moderadamente relevante</w:t>
            </w:r>
          </w:p>
        </w:tc>
        <w:tc>
          <w:tcPr>
            <w:tcW w:w="5600" w:type="dxa"/>
            <w:tcBorders>
              <w:top w:val="single" w:sz="4" w:space="0" w:color="000000"/>
              <w:left w:val="single" w:sz="4" w:space="0" w:color="000000"/>
              <w:bottom w:val="single" w:sz="4" w:space="0" w:color="000000"/>
              <w:right w:val="single" w:sz="4" w:space="0" w:color="000000"/>
            </w:tcBorders>
          </w:tcPr>
          <w:p w14:paraId="3DCEC57B"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 critério exerce influência intermediária e deve compor o índice com peso equilibrado, sendo considerado em conjunto com os demais fatores.</w:t>
            </w:r>
          </w:p>
        </w:tc>
      </w:tr>
      <w:tr w:rsidR="00245D9A" w:rsidRPr="008E179E" w14:paraId="309659EF" w14:textId="77777777">
        <w:trPr>
          <w:jc w:val="center"/>
        </w:trPr>
        <w:tc>
          <w:tcPr>
            <w:tcW w:w="999" w:type="dxa"/>
            <w:tcBorders>
              <w:top w:val="single" w:sz="4" w:space="0" w:color="000000"/>
              <w:left w:val="single" w:sz="4" w:space="0" w:color="000000"/>
              <w:bottom w:val="single" w:sz="4" w:space="0" w:color="000000"/>
              <w:right w:val="single" w:sz="4" w:space="0" w:color="000000"/>
            </w:tcBorders>
          </w:tcPr>
          <w:p w14:paraId="45E904FA"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2401" w:type="dxa"/>
            <w:tcBorders>
              <w:top w:val="single" w:sz="4" w:space="0" w:color="000000"/>
              <w:left w:val="single" w:sz="4" w:space="0" w:color="000000"/>
              <w:bottom w:val="single" w:sz="4" w:space="0" w:color="000000"/>
              <w:right w:val="single" w:sz="4" w:space="0" w:color="000000"/>
            </w:tcBorders>
          </w:tcPr>
          <w:p w14:paraId="1770D42C"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Muito relevante</w:t>
            </w:r>
          </w:p>
        </w:tc>
        <w:tc>
          <w:tcPr>
            <w:tcW w:w="5600" w:type="dxa"/>
            <w:tcBorders>
              <w:top w:val="single" w:sz="4" w:space="0" w:color="000000"/>
              <w:left w:val="single" w:sz="4" w:space="0" w:color="000000"/>
              <w:bottom w:val="single" w:sz="4" w:space="0" w:color="000000"/>
              <w:right w:val="single" w:sz="4" w:space="0" w:color="000000"/>
            </w:tcBorders>
          </w:tcPr>
          <w:p w14:paraId="5E885E4B"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 critério apresenta influência substancial sobre a viabilidade e deve receber ponderação destacada, condicionando partes expressivas da análise.</w:t>
            </w:r>
          </w:p>
        </w:tc>
      </w:tr>
      <w:tr w:rsidR="00245D9A" w:rsidRPr="008E179E" w14:paraId="7333ECB8" w14:textId="77777777">
        <w:trPr>
          <w:jc w:val="center"/>
        </w:trPr>
        <w:tc>
          <w:tcPr>
            <w:tcW w:w="999" w:type="dxa"/>
            <w:tcBorders>
              <w:top w:val="single" w:sz="4" w:space="0" w:color="000000"/>
              <w:left w:val="single" w:sz="4" w:space="0" w:color="000000"/>
              <w:bottom w:val="single" w:sz="4" w:space="0" w:color="000000"/>
              <w:right w:val="single" w:sz="4" w:space="0" w:color="000000"/>
            </w:tcBorders>
          </w:tcPr>
          <w:p w14:paraId="1304F4E0"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2401" w:type="dxa"/>
            <w:tcBorders>
              <w:top w:val="single" w:sz="4" w:space="0" w:color="000000"/>
              <w:left w:val="single" w:sz="4" w:space="0" w:color="000000"/>
              <w:bottom w:val="single" w:sz="4" w:space="0" w:color="000000"/>
              <w:right w:val="single" w:sz="4" w:space="0" w:color="000000"/>
            </w:tcBorders>
          </w:tcPr>
          <w:p w14:paraId="4033010E" w14:textId="77777777" w:rsidR="00245D9A" w:rsidRPr="008E179E" w:rsidRDefault="00E8542F" w:rsidP="00297466">
            <w:pPr>
              <w:rPr>
                <w:rFonts w:ascii="Times New Roman" w:eastAsia="Times New Roman" w:hAnsi="Times New Roman" w:cs="Times New Roman"/>
              </w:rPr>
            </w:pPr>
            <w:r>
              <w:rPr>
                <w:rFonts w:ascii="Times New Roman" w:eastAsia="Times New Roman" w:hAnsi="Times New Roman" w:cs="Times New Roman"/>
              </w:rPr>
              <w:t>Essencial</w:t>
            </w:r>
          </w:p>
        </w:tc>
        <w:tc>
          <w:tcPr>
            <w:tcW w:w="5600" w:type="dxa"/>
            <w:tcBorders>
              <w:top w:val="single" w:sz="4" w:space="0" w:color="000000"/>
              <w:left w:val="single" w:sz="4" w:space="0" w:color="000000"/>
              <w:bottom w:val="single" w:sz="4" w:space="0" w:color="000000"/>
              <w:right w:val="single" w:sz="4" w:space="0" w:color="000000"/>
            </w:tcBorders>
          </w:tcPr>
          <w:p w14:paraId="7FBC3B17" w14:textId="77777777" w:rsidR="00245D9A" w:rsidRPr="008E179E" w:rsidRDefault="00E8542F" w:rsidP="009A124B">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 critério é determinante para a viabilidade do empreendimento e deve receber o maior peso na composição do índice integrado, sob pena de invalidar a análise.</w:t>
            </w:r>
          </w:p>
        </w:tc>
      </w:tr>
    </w:tbl>
    <w:p w14:paraId="2A0D495A" w14:textId="77777777" w:rsidR="00245D9A" w:rsidRPr="008E179E" w:rsidRDefault="00E8542F" w:rsidP="009A124B">
      <w:pPr>
        <w:spacing w:after="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Elaborado pelo autor (2026).</w:t>
      </w:r>
    </w:p>
    <w:p w14:paraId="5AC3DAEF"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validade do achado qualitativo, conforme Flick (2009), é reforçada pela triangulação entre fontes. Neste estudo, a inspeção conjunta pelo especialista em desenvolvimento de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e pelo especialista em piscicultura constitui triangulação por avaliadores, mitigando o viés do pesquisador único.</w:t>
      </w:r>
    </w:p>
    <w:p w14:paraId="26B2E97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segundo caminho diz respeito à análise de dados quantitativos e avaliação Paramétrica. Esse trajeto é ativado na execução das simulações numéricas do artefato. O processamento quantitativo afasta-se da análise estatística multivariada tradicional baseada em amostras populacionais, uma vez que não se trata de uma pesquisa descritiva de comportamento social e, em alinhamento às premissas metodológicas para a ciência da computação delineadas por </w:t>
      </w:r>
      <w:proofErr w:type="spellStart"/>
      <w:r>
        <w:rPr>
          <w:rFonts w:ascii="Times New Roman" w:eastAsia="Times New Roman" w:hAnsi="Times New Roman" w:cs="Times New Roman"/>
          <w:color w:val="000000" w:themeColor="text1"/>
          <w:sz w:val="24"/>
          <w:szCs w:val="24"/>
        </w:rPr>
        <w:t>Wazlawick</w:t>
      </w:r>
      <w:proofErr w:type="spellEnd"/>
      <w:r>
        <w:rPr>
          <w:rFonts w:ascii="Times New Roman" w:eastAsia="Times New Roman" w:hAnsi="Times New Roman" w:cs="Times New Roman"/>
          <w:color w:val="000000" w:themeColor="text1"/>
          <w:sz w:val="24"/>
          <w:szCs w:val="24"/>
        </w:rPr>
        <w:t xml:space="preserve"> (2009), assume o formato de análise determinística e estocástica focada em desenvolvimento de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w:t>
      </w:r>
    </w:p>
    <w:p w14:paraId="38B3C151"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 âmbito da avaliação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a análise quantitativa atua na compilação dos dados de saída (</w:t>
      </w:r>
      <w:r>
        <w:rPr>
          <w:rFonts w:ascii="Times New Roman" w:eastAsia="Times New Roman" w:hAnsi="Times New Roman" w:cs="Times New Roman"/>
          <w:i/>
          <w:iCs/>
          <w:color w:val="000000" w:themeColor="text1"/>
          <w:sz w:val="24"/>
          <w:szCs w:val="24"/>
        </w:rPr>
        <w:t>outputs</w:t>
      </w:r>
      <w:r>
        <w:rPr>
          <w:rFonts w:ascii="Times New Roman" w:eastAsia="Times New Roman" w:hAnsi="Times New Roman" w:cs="Times New Roman"/>
          <w:color w:val="000000" w:themeColor="text1"/>
          <w:sz w:val="24"/>
          <w:szCs w:val="24"/>
        </w:rPr>
        <w:t>) gerados pelo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Por meio de simulações programadas na linguagem Python, o sistema produzirá milhares de iterações matemáticas, por exemplo, nas margens de variação de preços, custos e riscos ambientais inseridos como entradas (</w:t>
      </w:r>
      <w:r>
        <w:rPr>
          <w:rFonts w:ascii="Times New Roman" w:eastAsia="Times New Roman" w:hAnsi="Times New Roman" w:cs="Times New Roman"/>
          <w:i/>
          <w:iCs/>
          <w:color w:val="000000" w:themeColor="text1"/>
          <w:sz w:val="24"/>
          <w:szCs w:val="24"/>
        </w:rPr>
        <w:t>inputs</w:t>
      </w:r>
      <w:r>
        <w:rPr>
          <w:rFonts w:ascii="Times New Roman" w:eastAsia="Times New Roman" w:hAnsi="Times New Roman" w:cs="Times New Roman"/>
          <w:color w:val="000000" w:themeColor="text1"/>
          <w:sz w:val="24"/>
          <w:szCs w:val="24"/>
        </w:rPr>
        <w:t xml:space="preserve">). O método de análise concentra-se na avaliação da consistência algorítmica desses resultados, mensurando dados como, por exemplo, as distribuições de probabilidade de lucro, a variância do Valor Presente Líquido (VPL) e as margens de erro associadas às externalidades ESG. Adicionalmente, as diretrizes de verificação preconizadas por Boehm (1984), aliadas aos conceitos de validação sistêmica discutidos por Ryan e </w:t>
      </w:r>
      <w:proofErr w:type="spellStart"/>
      <w:r>
        <w:rPr>
          <w:rFonts w:ascii="Times New Roman" w:eastAsia="Times New Roman" w:hAnsi="Times New Roman" w:cs="Times New Roman"/>
          <w:color w:val="000000" w:themeColor="text1"/>
          <w:sz w:val="24"/>
          <w:szCs w:val="24"/>
        </w:rPr>
        <w:t>Wheatcraft</w:t>
      </w:r>
      <w:proofErr w:type="spellEnd"/>
      <w:r>
        <w:rPr>
          <w:rFonts w:ascii="Times New Roman" w:eastAsia="Times New Roman" w:hAnsi="Times New Roman" w:cs="Times New Roman"/>
          <w:color w:val="000000" w:themeColor="text1"/>
          <w:sz w:val="24"/>
          <w:szCs w:val="24"/>
        </w:rPr>
        <w:t xml:space="preserve"> (2017), são parametrizadas em métricas quantitativas de testabilidade do código: contabilização da cobertura de testes das funções, índices de completude sintática das APIs e medição de consumo de recursos operacionais da infraestrutura. A integração dos dois caminhos analíticos fundamenta a conclusão sobre a relevância científica do artefato.</w:t>
      </w:r>
    </w:p>
    <w:p w14:paraId="630C0BA7" w14:textId="77777777" w:rsidR="000F5D62" w:rsidRPr="008E179E" w:rsidRDefault="000F5D62" w:rsidP="009A124B">
      <w:pPr>
        <w:spacing w:after="0" w:line="360" w:lineRule="auto"/>
        <w:ind w:firstLine="708"/>
        <w:jc w:val="both"/>
        <w:rPr>
          <w:rFonts w:ascii="Times New Roman" w:eastAsia="Times New Roman" w:hAnsi="Times New Roman" w:cs="Times New Roman"/>
          <w:color w:val="000000" w:themeColor="text1"/>
          <w:sz w:val="24"/>
          <w:szCs w:val="24"/>
        </w:rPr>
      </w:pPr>
    </w:p>
    <w:p w14:paraId="6027ED98" w14:textId="77777777" w:rsidR="00245D9A" w:rsidRPr="008E179E" w:rsidRDefault="00735C07" w:rsidP="009A124B">
      <w:pPr>
        <w:pStyle w:val="Ttulo2"/>
        <w:spacing w:before="0" w:after="0" w:line="360" w:lineRule="auto"/>
        <w:rPr>
          <w:rFonts w:ascii="Times New Roman" w:eastAsia="Times New Roman" w:hAnsi="Times New Roman" w:cs="Times New Roman"/>
          <w:b/>
          <w:bCs/>
          <w:color w:val="000000" w:themeColor="text1"/>
          <w:sz w:val="28"/>
          <w:szCs w:val="28"/>
        </w:rPr>
      </w:pPr>
      <w:bookmarkStart w:id="190" w:name="_Toc229935463"/>
      <w:bookmarkStart w:id="191" w:name="_Toc229596858"/>
      <w:bookmarkStart w:id="192" w:name="_Toc242269160"/>
      <w:bookmarkStart w:id="193" w:name="_Toc242269239"/>
      <w:bookmarkStart w:id="194" w:name="_Toc242269320"/>
      <w:r>
        <w:rPr>
          <w:rFonts w:ascii="Times New Roman" w:eastAsia="Times New Roman" w:hAnsi="Times New Roman" w:cs="Times New Roman"/>
          <w:b/>
          <w:bCs/>
          <w:color w:val="000000" w:themeColor="text1"/>
          <w:sz w:val="28"/>
          <w:szCs w:val="28"/>
        </w:rPr>
        <w:t xml:space="preserve">3.5 Integração de inteligência artificial generativa no desenvolvimento do </w:t>
      </w:r>
      <w:r>
        <w:rPr>
          <w:rFonts w:ascii="Times New Roman" w:eastAsia="Times New Roman" w:hAnsi="Times New Roman" w:cs="Times New Roman"/>
          <w:b/>
          <w:bCs/>
          <w:i/>
          <w:iCs/>
          <w:color w:val="000000" w:themeColor="text1"/>
          <w:sz w:val="28"/>
          <w:szCs w:val="28"/>
        </w:rPr>
        <w:t>framework</w:t>
      </w:r>
      <w:r>
        <w:rPr>
          <w:rFonts w:ascii="Times New Roman" w:eastAsia="Times New Roman" w:hAnsi="Times New Roman" w:cs="Times New Roman"/>
          <w:b/>
          <w:bCs/>
          <w:color w:val="000000" w:themeColor="text1"/>
          <w:sz w:val="28"/>
          <w:szCs w:val="28"/>
        </w:rPr>
        <w:t xml:space="preserve"> EVTEAS-</w:t>
      </w:r>
      <w:proofErr w:type="spellStart"/>
      <w:r>
        <w:rPr>
          <w:rFonts w:ascii="Times New Roman" w:eastAsia="Times New Roman" w:hAnsi="Times New Roman" w:cs="Times New Roman"/>
          <w:b/>
          <w:bCs/>
          <w:color w:val="000000" w:themeColor="text1"/>
          <w:sz w:val="28"/>
          <w:szCs w:val="28"/>
        </w:rPr>
        <w:t>Py</w:t>
      </w:r>
      <w:bookmarkEnd w:id="192"/>
      <w:bookmarkEnd w:id="193"/>
      <w:bookmarkEnd w:id="194"/>
      <w:proofErr w:type="spellEnd"/>
      <w:r>
        <w:rPr>
          <w:rFonts w:ascii="Times New Roman" w:eastAsia="Times New Roman" w:hAnsi="Times New Roman" w:cs="Times New Roman"/>
          <w:b/>
          <w:bCs/>
          <w:color w:val="000000" w:themeColor="text1"/>
          <w:sz w:val="28"/>
          <w:szCs w:val="28"/>
        </w:rPr>
        <w:t xml:space="preserve"> </w:t>
      </w:r>
      <w:bookmarkEnd w:id="190"/>
      <w:bookmarkEnd w:id="191"/>
    </w:p>
    <w:p w14:paraId="76D2B795"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construção de um artefato tecnológico fundamentado na </w:t>
      </w:r>
      <w:r>
        <w:rPr>
          <w:rFonts w:ascii="Times New Roman" w:eastAsia="Times New Roman" w:hAnsi="Times New Roman" w:cs="Times New Roman"/>
          <w:i/>
          <w:iCs/>
          <w:color w:val="000000" w:themeColor="text1"/>
          <w:sz w:val="24"/>
          <w:szCs w:val="24"/>
        </w:rPr>
        <w:t xml:space="preserve">Design Science </w:t>
      </w:r>
      <w:proofErr w:type="spellStart"/>
      <w:r>
        <w:rPr>
          <w:rFonts w:ascii="Times New Roman" w:eastAsia="Times New Roman" w:hAnsi="Times New Roman" w:cs="Times New Roman"/>
          <w:i/>
          <w:iCs/>
          <w:color w:val="000000" w:themeColor="text1"/>
          <w:sz w:val="24"/>
          <w:szCs w:val="24"/>
        </w:rPr>
        <w:t>Research</w:t>
      </w:r>
      <w:proofErr w:type="spellEnd"/>
      <w:r>
        <w:rPr>
          <w:rFonts w:ascii="Times New Roman" w:eastAsia="Times New Roman" w:hAnsi="Times New Roman" w:cs="Times New Roman"/>
          <w:color w:val="000000" w:themeColor="text1"/>
          <w:sz w:val="24"/>
          <w:szCs w:val="24"/>
        </w:rPr>
        <w:t xml:space="preserve"> exige rigor na modelagem estocástica do risco agroindustrial, na implementação em Python e na usabilidade do </w:t>
      </w:r>
      <w:r>
        <w:rPr>
          <w:rFonts w:ascii="Times New Roman" w:eastAsia="Times New Roman" w:hAnsi="Times New Roman" w:cs="Times New Roman"/>
          <w:i/>
          <w:iCs/>
          <w:color w:val="000000" w:themeColor="text1"/>
          <w:sz w:val="24"/>
          <w:szCs w:val="24"/>
        </w:rPr>
        <w:t>software</w:t>
      </w:r>
      <w:r>
        <w:rPr>
          <w:rFonts w:ascii="Times New Roman" w:eastAsia="Times New Roman" w:hAnsi="Times New Roman" w:cs="Times New Roman"/>
          <w:color w:val="000000" w:themeColor="text1"/>
          <w:sz w:val="24"/>
          <w:szCs w:val="24"/>
        </w:rPr>
        <w:t xml:space="preserve"> para os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w:t>
      </w:r>
    </w:p>
    <w:p w14:paraId="0CD9C764"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Para superar os gargalos da materialização técnica 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a metodologia incorpora tecnologias de Inteligência Artificial (IA) Generativa: Grandes Modelos de Linguagem (</w:t>
      </w:r>
      <w:r>
        <w:rPr>
          <w:rFonts w:ascii="Times New Roman" w:eastAsia="Times New Roman" w:hAnsi="Times New Roman" w:cs="Times New Roman"/>
          <w:i/>
          <w:iCs/>
          <w:color w:val="000000" w:themeColor="text1"/>
          <w:sz w:val="24"/>
          <w:szCs w:val="24"/>
        </w:rPr>
        <w:t xml:space="preserve">Large </w:t>
      </w:r>
      <w:proofErr w:type="spellStart"/>
      <w:r>
        <w:rPr>
          <w:rFonts w:ascii="Times New Roman" w:eastAsia="Times New Roman" w:hAnsi="Times New Roman" w:cs="Times New Roman"/>
          <w:i/>
          <w:iCs/>
          <w:color w:val="000000" w:themeColor="text1"/>
          <w:sz w:val="24"/>
          <w:szCs w:val="24"/>
        </w:rPr>
        <w:t>Language</w:t>
      </w:r>
      <w:proofErr w:type="spellEnd"/>
      <w:r>
        <w:rPr>
          <w:rFonts w:ascii="Times New Roman" w:eastAsia="Times New Roman" w:hAnsi="Times New Roman" w:cs="Times New Roman"/>
          <w:i/>
          <w:iCs/>
          <w:color w:val="000000" w:themeColor="text1"/>
          <w:sz w:val="24"/>
          <w:szCs w:val="24"/>
        </w:rPr>
        <w:t xml:space="preserve"> Models</w:t>
      </w:r>
      <w:r>
        <w:rPr>
          <w:rFonts w:ascii="Times New Roman" w:eastAsia="Times New Roman" w:hAnsi="Times New Roman" w:cs="Times New Roman"/>
          <w:color w:val="000000" w:themeColor="text1"/>
          <w:sz w:val="24"/>
          <w:szCs w:val="24"/>
        </w:rPr>
        <w:t xml:space="preserve"> - </w:t>
      </w:r>
      <w:proofErr w:type="spellStart"/>
      <w:r>
        <w:rPr>
          <w:rFonts w:ascii="Times New Roman" w:eastAsia="Times New Roman" w:hAnsi="Times New Roman" w:cs="Times New Roman"/>
          <w:color w:val="000000" w:themeColor="text1"/>
          <w:sz w:val="24"/>
          <w:szCs w:val="24"/>
        </w:rPr>
        <w:t>LLMs</w:t>
      </w:r>
      <w:proofErr w:type="spellEnd"/>
      <w:r>
        <w:rPr>
          <w:rFonts w:ascii="Times New Roman" w:eastAsia="Times New Roman" w:hAnsi="Times New Roman" w:cs="Times New Roman"/>
          <w:color w:val="000000" w:themeColor="text1"/>
          <w:sz w:val="24"/>
          <w:szCs w:val="24"/>
        </w:rPr>
        <w:t xml:space="preserve">) e arquiteturas de desenvolvimento </w:t>
      </w:r>
      <w:proofErr w:type="spellStart"/>
      <w:r>
        <w:rPr>
          <w:rFonts w:ascii="Times New Roman" w:eastAsia="Times New Roman" w:hAnsi="Times New Roman" w:cs="Times New Roman"/>
          <w:i/>
          <w:iCs/>
          <w:color w:val="000000" w:themeColor="text1"/>
          <w:sz w:val="24"/>
          <w:szCs w:val="24"/>
        </w:rPr>
        <w:t>full-stack</w:t>
      </w:r>
      <w:proofErr w:type="spellEnd"/>
      <w:r>
        <w:rPr>
          <w:rFonts w:ascii="Times New Roman" w:eastAsia="Times New Roman" w:hAnsi="Times New Roman" w:cs="Times New Roman"/>
          <w:color w:val="000000" w:themeColor="text1"/>
          <w:sz w:val="24"/>
          <w:szCs w:val="24"/>
        </w:rPr>
        <w:t xml:space="preserve"> na nuvem agilizam as fases de "Design e Desenvolvimento" (Etapas 6 e 7 do modelo DSR), conforme detalhado a seguir.</w:t>
      </w:r>
    </w:p>
    <w:p w14:paraId="19C30F56"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utilização estratégica da IA fundamenta-se no fato de a dissertação pertencer à linha de gestão, com desenvolvimento de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para a tomada de decisão de </w:t>
      </w:r>
      <w:r>
        <w:rPr>
          <w:rFonts w:ascii="Times New Roman" w:eastAsia="Times New Roman" w:hAnsi="Times New Roman" w:cs="Times New Roman"/>
          <w:i/>
          <w:iCs/>
          <w:color w:val="000000" w:themeColor="text1"/>
          <w:sz w:val="24"/>
          <w:szCs w:val="24"/>
        </w:rPr>
        <w:t>stakeholders</w:t>
      </w:r>
      <w:r>
        <w:rPr>
          <w:rFonts w:ascii="Times New Roman" w:eastAsia="Times New Roman" w:hAnsi="Times New Roman" w:cs="Times New Roman"/>
          <w:color w:val="000000" w:themeColor="text1"/>
          <w:sz w:val="24"/>
          <w:szCs w:val="24"/>
        </w:rPr>
        <w:t xml:space="preserve"> interessados em investir em piscicultura.</w:t>
      </w:r>
    </w:p>
    <w:p w14:paraId="6B301F12"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sectPr w:rsidR="00245D9A" w:rsidRPr="008E179E">
          <w:headerReference w:type="default" r:id="rId27"/>
          <w:headerReference w:type="first" r:id="rId28"/>
          <w:pgSz w:w="11906" w:h="16838"/>
          <w:pgMar w:top="1417" w:right="1701" w:bottom="1417" w:left="1701" w:header="708" w:footer="0" w:gutter="0"/>
          <w:cols w:space="720"/>
          <w:formProt w:val="0"/>
          <w:docGrid w:linePitch="100" w:charSpace="4096"/>
        </w:sectPr>
      </w:pPr>
      <w:r>
        <w:rPr>
          <w:rFonts w:ascii="Times New Roman" w:eastAsia="Times New Roman" w:hAnsi="Times New Roman" w:cs="Times New Roman"/>
          <w:color w:val="000000" w:themeColor="text1"/>
          <w:sz w:val="24"/>
          <w:szCs w:val="24"/>
        </w:rPr>
        <w:t xml:space="preserve">A Figura 10 apresenta um mapa mental que sintetiza as ramificações da pesquisa. O esquema ilustra a interconexão entre o enquadramento metodológico geral, as fases macro de execução, o ciclo da </w:t>
      </w:r>
      <w:r>
        <w:rPr>
          <w:rFonts w:ascii="Times New Roman" w:eastAsia="Times New Roman" w:hAnsi="Times New Roman" w:cs="Times New Roman"/>
          <w:i/>
          <w:iCs/>
          <w:color w:val="000000" w:themeColor="text1"/>
          <w:sz w:val="24"/>
          <w:szCs w:val="24"/>
        </w:rPr>
        <w:t xml:space="preserve">Design Science </w:t>
      </w:r>
      <w:proofErr w:type="spellStart"/>
      <w:r>
        <w:rPr>
          <w:rFonts w:ascii="Times New Roman" w:eastAsia="Times New Roman" w:hAnsi="Times New Roman" w:cs="Times New Roman"/>
          <w:i/>
          <w:iCs/>
          <w:color w:val="000000" w:themeColor="text1"/>
          <w:sz w:val="24"/>
          <w:szCs w:val="24"/>
        </w:rPr>
        <w:t>Research</w:t>
      </w:r>
      <w:proofErr w:type="spellEnd"/>
      <w:r>
        <w:rPr>
          <w:rFonts w:ascii="Times New Roman" w:eastAsia="Times New Roman" w:hAnsi="Times New Roman" w:cs="Times New Roman"/>
          <w:color w:val="000000" w:themeColor="text1"/>
          <w:sz w:val="24"/>
          <w:szCs w:val="24"/>
        </w:rPr>
        <w:t xml:space="preserve"> (DSR), os métodos de coleta e análise, bem como a integração de inteligência artificial generativa.</w:t>
      </w:r>
    </w:p>
    <w:p w14:paraId="3024E4A9" w14:textId="77777777" w:rsidR="00245D9A" w:rsidRPr="008E179E" w:rsidRDefault="00E8542F" w:rsidP="009A124B">
      <w:pPr>
        <w:pStyle w:val="Legenda"/>
        <w:keepNext/>
        <w:spacing w:after="0" w:line="360" w:lineRule="auto"/>
        <w:jc w:val="center"/>
        <w:rPr>
          <w:rFonts w:asciiTheme="minorHAnsi" w:hAnsiTheme="minorHAnsi" w:cstheme="minorHAnsi"/>
          <w:color w:val="auto"/>
          <w:sz w:val="20"/>
          <w:szCs w:val="20"/>
        </w:rPr>
      </w:pPr>
      <w:bookmarkStart w:id="195" w:name="_Toc240362131"/>
      <w:r>
        <w:rPr>
          <w:rFonts w:asciiTheme="minorHAnsi" w:hAnsiTheme="minorHAnsi" w:cstheme="minorHAnsi"/>
          <w:color w:val="auto"/>
          <w:sz w:val="20"/>
          <w:szCs w:val="20"/>
        </w:rPr>
        <w:t xml:space="preserve">Figura </w:t>
      </w:r>
      <w:r>
        <w:rPr>
          <w:rFonts w:asciiTheme="minorHAnsi" w:hAnsiTheme="minorHAnsi" w:cstheme="minorHAnsi"/>
          <w:color w:val="auto"/>
          <w:sz w:val="20"/>
          <w:szCs w:val="20"/>
        </w:rPr>
        <w:fldChar w:fldCharType="begin"/>
      </w:r>
      <w:r>
        <w:rPr>
          <w:rFonts w:asciiTheme="minorHAnsi" w:hAnsiTheme="minorHAnsi" w:cstheme="minorHAnsi"/>
          <w:color w:val="auto"/>
          <w:sz w:val="20"/>
          <w:szCs w:val="20"/>
        </w:rPr>
        <w:instrText xml:space="preserve"> SEQ Figura \* ARABIC </w:instrText>
      </w:r>
      <w:r>
        <w:rPr>
          <w:rFonts w:asciiTheme="minorHAnsi" w:hAnsiTheme="minorHAnsi" w:cstheme="minorHAnsi"/>
          <w:color w:val="auto"/>
          <w:sz w:val="20"/>
          <w:szCs w:val="20"/>
        </w:rPr>
        <w:fldChar w:fldCharType="separate"/>
      </w:r>
      <w:r w:rsidR="00805C76">
        <w:rPr>
          <w:rFonts w:asciiTheme="minorHAnsi" w:hAnsiTheme="minorHAnsi" w:cstheme="minorHAnsi"/>
          <w:noProof/>
          <w:color w:val="auto"/>
          <w:sz w:val="20"/>
          <w:szCs w:val="20"/>
        </w:rPr>
        <w:t>10</w:t>
      </w:r>
      <w:r>
        <w:rPr>
          <w:rFonts w:asciiTheme="minorHAnsi" w:hAnsiTheme="minorHAnsi" w:cstheme="minorHAnsi"/>
          <w:color w:val="auto"/>
          <w:sz w:val="20"/>
          <w:szCs w:val="20"/>
        </w:rPr>
        <w:fldChar w:fldCharType="end"/>
      </w:r>
      <w:r>
        <w:rPr>
          <w:rFonts w:asciiTheme="minorHAnsi" w:hAnsiTheme="minorHAnsi" w:cstheme="minorHAnsi"/>
          <w:color w:val="auto"/>
          <w:sz w:val="20"/>
          <w:szCs w:val="20"/>
        </w:rPr>
        <w:t xml:space="preserve"> - Mapa mental da </w:t>
      </w:r>
      <w:r>
        <w:rPr>
          <w:rFonts w:asciiTheme="minorHAnsi" w:hAnsiTheme="minorHAnsi" w:cstheme="minorHAnsi"/>
          <w:i w:val="0"/>
          <w:iCs w:val="0"/>
          <w:color w:val="auto"/>
          <w:sz w:val="20"/>
          <w:szCs w:val="20"/>
        </w:rPr>
        <w:t>metodologia</w:t>
      </w:r>
      <w:r>
        <w:rPr>
          <w:rFonts w:asciiTheme="minorHAnsi" w:hAnsiTheme="minorHAnsi" w:cstheme="minorHAnsi"/>
          <w:color w:val="auto"/>
          <w:sz w:val="20"/>
          <w:szCs w:val="20"/>
        </w:rPr>
        <w:t xml:space="preserve"> de pesquisa</w:t>
      </w:r>
      <w:bookmarkEnd w:id="195"/>
      <w:r>
        <w:rPr>
          <w:rFonts w:asciiTheme="minorHAnsi" w:hAnsiTheme="minorHAnsi" w:cstheme="minorHAnsi"/>
          <w:color w:val="auto"/>
          <w:sz w:val="20"/>
          <w:szCs w:val="20"/>
        </w:rPr>
        <w:t xml:space="preserve"> </w:t>
      </w:r>
    </w:p>
    <w:p w14:paraId="1264E942" w14:textId="77777777" w:rsidR="000F5D62" w:rsidRPr="008E179E" w:rsidRDefault="000F5D62" w:rsidP="000F5D62">
      <w:r>
        <w:rPr>
          <w:noProof/>
        </w:rPr>
        <w:drawing>
          <wp:inline distT="0" distB="0" distL="0" distR="0" wp14:anchorId="764DAD01" wp14:editId="46404DC2">
            <wp:extent cx="8892540" cy="4848860"/>
            <wp:effectExtent l="0" t="0" r="3810" b="8890"/>
            <wp:docPr id="2991312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1259" name=""/>
                    <pic:cNvPicPr/>
                  </pic:nvPicPr>
                  <pic:blipFill>
                    <a:blip r:embed="rId29"/>
                    <a:stretch>
                      <a:fillRect/>
                    </a:stretch>
                  </pic:blipFill>
                  <pic:spPr>
                    <a:xfrm>
                      <a:off x="0" y="0"/>
                      <a:ext cx="8892540" cy="4848860"/>
                    </a:xfrm>
                    <a:prstGeom prst="rect">
                      <a:avLst/>
                    </a:prstGeom>
                  </pic:spPr>
                </pic:pic>
              </a:graphicData>
            </a:graphic>
          </wp:inline>
        </w:drawing>
      </w:r>
    </w:p>
    <w:p w14:paraId="445555DA" w14:textId="77777777" w:rsidR="00245D9A" w:rsidRPr="008E179E" w:rsidRDefault="00E8542F" w:rsidP="009A124B">
      <w:pPr>
        <w:spacing w:after="0" w:line="360" w:lineRule="auto"/>
        <w:jc w:val="center"/>
        <w:rPr>
          <w:rFonts w:asciiTheme="minorHAnsi" w:eastAsia="Times New Roman" w:hAnsiTheme="minorHAnsi" w:cstheme="minorHAnsi"/>
          <w:color w:val="000000" w:themeColor="text1"/>
          <w:sz w:val="16"/>
          <w:szCs w:val="16"/>
        </w:rPr>
        <w:sectPr w:rsidR="00245D9A" w:rsidRPr="008E179E">
          <w:headerReference w:type="default" r:id="rId30"/>
          <w:headerReference w:type="first" r:id="rId31"/>
          <w:pgSz w:w="16838" w:h="11906" w:orient="landscape"/>
          <w:pgMar w:top="1701" w:right="1417" w:bottom="1701" w:left="1417" w:header="708" w:footer="0" w:gutter="0"/>
          <w:cols w:space="720"/>
          <w:formProt w:val="0"/>
          <w:docGrid w:linePitch="299" w:charSpace="4096"/>
        </w:sectPr>
      </w:pPr>
      <w:r>
        <w:rPr>
          <w:rFonts w:asciiTheme="minorHAnsi" w:eastAsia="Times New Roman" w:hAnsiTheme="minorHAnsi" w:cstheme="minorHAnsi"/>
          <w:color w:val="000000" w:themeColor="text1"/>
          <w:sz w:val="16"/>
          <w:szCs w:val="16"/>
        </w:rPr>
        <w:t>Fonte: Elaborado pelo autor (2026)</w:t>
      </w:r>
    </w:p>
    <w:p w14:paraId="18CB73F9" w14:textId="77777777" w:rsidR="00245D9A" w:rsidRPr="008E179E" w:rsidRDefault="00735C07" w:rsidP="009A124B">
      <w:pPr>
        <w:pStyle w:val="Ttulo3"/>
        <w:spacing w:before="0" w:after="0" w:line="360" w:lineRule="auto"/>
        <w:rPr>
          <w:rFonts w:ascii="Times New Roman" w:eastAsia="Times New Roman" w:hAnsi="Times New Roman" w:cs="Times New Roman"/>
          <w:color w:val="000000" w:themeColor="text1"/>
          <w:sz w:val="26"/>
          <w:szCs w:val="26"/>
        </w:rPr>
      </w:pPr>
      <w:bookmarkStart w:id="196" w:name="_Toc229596859"/>
      <w:bookmarkStart w:id="197" w:name="_Toc242269161"/>
      <w:bookmarkStart w:id="198" w:name="_Toc242269240"/>
      <w:bookmarkStart w:id="199" w:name="_Toc242269321"/>
      <w:r>
        <w:rPr>
          <w:rFonts w:ascii="Times New Roman" w:eastAsia="Times New Roman" w:hAnsi="Times New Roman" w:cs="Times New Roman"/>
          <w:color w:val="000000" w:themeColor="text1"/>
          <w:sz w:val="26"/>
          <w:szCs w:val="26"/>
        </w:rPr>
        <w:t>3.5.1 Adoção estratégica da inteligência artificial no ciclo de desenvolvimento de framework</w:t>
      </w:r>
      <w:bookmarkEnd w:id="196"/>
      <w:bookmarkEnd w:id="197"/>
      <w:bookmarkEnd w:id="198"/>
      <w:bookmarkEnd w:id="199"/>
    </w:p>
    <w:p w14:paraId="502CE0E3"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utilização de IA generativa no presente trabalho foi realizada para apoiar no levantamento bibliográfico, organização de texto, adaptação e geração de imagens a partir de dados sistematizados de modo crítico, com leitura e escrita sob responsabilidade do autor.</w:t>
      </w:r>
    </w:p>
    <w:p w14:paraId="64BC3E9A"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 recurso a esse ferramental justifica-se porque a automação provida pelas interfaces generativas qualifica o processo analítico e acelera o esforço de programação (Osório, 2025, p. 55-56). Estudos indicam que a aplicação de </w:t>
      </w:r>
      <w:proofErr w:type="spellStart"/>
      <w:r>
        <w:rPr>
          <w:rFonts w:ascii="Times New Roman" w:eastAsia="Times New Roman" w:hAnsi="Times New Roman" w:cs="Times New Roman"/>
          <w:color w:val="000000" w:themeColor="text1"/>
          <w:sz w:val="24"/>
          <w:szCs w:val="24"/>
        </w:rPr>
        <w:t>LLMs</w:t>
      </w:r>
      <w:proofErr w:type="spellEnd"/>
      <w:r>
        <w:rPr>
          <w:rFonts w:ascii="Times New Roman" w:eastAsia="Times New Roman" w:hAnsi="Times New Roman" w:cs="Times New Roman"/>
          <w:color w:val="000000" w:themeColor="text1"/>
          <w:sz w:val="24"/>
          <w:szCs w:val="24"/>
        </w:rPr>
        <w:t xml:space="preserve"> no ciclo de desenvolvimento de </w:t>
      </w:r>
      <w:r>
        <w:rPr>
          <w:rFonts w:ascii="Times New Roman" w:eastAsia="Times New Roman" w:hAnsi="Times New Roman" w:cs="Times New Roman"/>
          <w:i/>
          <w:iCs/>
          <w:color w:val="000000" w:themeColor="text1"/>
          <w:sz w:val="24"/>
          <w:szCs w:val="24"/>
        </w:rPr>
        <w:t>software</w:t>
      </w:r>
      <w:r>
        <w:rPr>
          <w:rFonts w:ascii="Times New Roman" w:eastAsia="Times New Roman" w:hAnsi="Times New Roman" w:cs="Times New Roman"/>
          <w:color w:val="000000" w:themeColor="text1"/>
          <w:sz w:val="24"/>
          <w:szCs w:val="24"/>
        </w:rPr>
        <w:t xml:space="preserve"> libera entre 30% e 50% do tempo gasto por desenvolvedores em tarefas operacionais de baixa complexidade (Candido, 2025), permitindo ao pesquisador concentrar-se na modelagem do negócio, nas simulações estocásticas, nos fatores ambientais e nos painéis de verificação e validação.</w:t>
      </w:r>
    </w:p>
    <w:p w14:paraId="24BA877E"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inteligência artificial é, assim, posicionada como engrenagem de inovação que agrega agilidade, eficiência processual e garantia de qualidade (McKinsey, 2025), aplicável à geração automatizada de relatórios, a correções sintáticas e à extração semântica de informações em grandes volumes de dados (Osório, 2025, p. 68-77).</w:t>
      </w:r>
    </w:p>
    <w:p w14:paraId="22ECB5AE" w14:textId="77777777" w:rsidR="00245D9A"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escolha da linguagem Python como núcleo lógico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é amparada por exame de 15.770 repositórios de código aberto, que constatou o domínio das bibliotecas em Python na intersecção com a inteligência artificial e a modelagem matemática (Ubaldo; Coelho, 2024, p. 14), em razão da versatilidade da linguagem e de seu ecossistema de bibliotecas (Campos, 2025).</w:t>
      </w:r>
    </w:p>
    <w:p w14:paraId="6E02A3EF" w14:textId="77777777" w:rsidR="00735C07" w:rsidRPr="008E179E" w:rsidRDefault="00735C07" w:rsidP="009A124B">
      <w:pPr>
        <w:spacing w:after="0" w:line="360" w:lineRule="auto"/>
        <w:ind w:firstLine="708"/>
        <w:jc w:val="both"/>
        <w:rPr>
          <w:rFonts w:ascii="Times New Roman" w:eastAsia="Times New Roman" w:hAnsi="Times New Roman" w:cs="Times New Roman"/>
          <w:color w:val="000000" w:themeColor="text1"/>
          <w:sz w:val="24"/>
          <w:szCs w:val="24"/>
        </w:rPr>
      </w:pPr>
    </w:p>
    <w:p w14:paraId="7657EBDA" w14:textId="77777777" w:rsidR="00245D9A" w:rsidRPr="008E179E" w:rsidRDefault="00735C07" w:rsidP="009A124B">
      <w:pPr>
        <w:pStyle w:val="Ttulo3"/>
        <w:spacing w:before="0" w:after="0" w:line="360" w:lineRule="auto"/>
        <w:rPr>
          <w:rFonts w:ascii="Times New Roman" w:eastAsia="Times New Roman" w:hAnsi="Times New Roman" w:cs="Times New Roman"/>
          <w:color w:val="000000" w:themeColor="text1"/>
          <w:sz w:val="26"/>
          <w:szCs w:val="26"/>
        </w:rPr>
      </w:pPr>
      <w:bookmarkStart w:id="200" w:name="_Toc229935465"/>
      <w:bookmarkStart w:id="201" w:name="_Toc229596860"/>
      <w:bookmarkStart w:id="202" w:name="_Toc242269162"/>
      <w:bookmarkStart w:id="203" w:name="_Toc242269241"/>
      <w:bookmarkStart w:id="204" w:name="_Toc242269322"/>
      <w:r>
        <w:rPr>
          <w:rFonts w:ascii="Times New Roman" w:eastAsia="Times New Roman" w:hAnsi="Times New Roman" w:cs="Times New Roman"/>
          <w:color w:val="000000" w:themeColor="text1"/>
          <w:sz w:val="26"/>
          <w:szCs w:val="26"/>
        </w:rPr>
        <w:t>3.5.2 Processos generativos em refatoração, otimização e prevenção de anomalias</w:t>
      </w:r>
      <w:bookmarkEnd w:id="200"/>
      <w:bookmarkEnd w:id="201"/>
      <w:bookmarkEnd w:id="202"/>
      <w:bookmarkEnd w:id="203"/>
      <w:bookmarkEnd w:id="204"/>
    </w:p>
    <w:p w14:paraId="25FFF6EB"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Na Etapa 7 da </w:t>
      </w:r>
      <w:r>
        <w:rPr>
          <w:rFonts w:ascii="Times New Roman" w:eastAsia="Times New Roman" w:hAnsi="Times New Roman" w:cs="Times New Roman"/>
          <w:i/>
          <w:iCs/>
          <w:color w:val="000000" w:themeColor="text1"/>
          <w:sz w:val="24"/>
          <w:szCs w:val="24"/>
        </w:rPr>
        <w:t xml:space="preserve">Design Science </w:t>
      </w:r>
      <w:proofErr w:type="spellStart"/>
      <w:r>
        <w:rPr>
          <w:rFonts w:ascii="Times New Roman" w:eastAsia="Times New Roman" w:hAnsi="Times New Roman" w:cs="Times New Roman"/>
          <w:i/>
          <w:iCs/>
          <w:color w:val="000000" w:themeColor="text1"/>
          <w:sz w:val="24"/>
          <w:szCs w:val="24"/>
        </w:rPr>
        <w:t>Research</w:t>
      </w:r>
      <w:proofErr w:type="spellEnd"/>
      <w:r>
        <w:rPr>
          <w:rFonts w:ascii="Times New Roman" w:eastAsia="Times New Roman" w:hAnsi="Times New Roman" w:cs="Times New Roman"/>
          <w:color w:val="000000" w:themeColor="text1"/>
          <w:sz w:val="24"/>
          <w:szCs w:val="24"/>
        </w:rPr>
        <w:t>, a codificação de milhares de laços de simulação e de fluxos de caixa livre descontados exige sintaxe computacional impecável, pois o custo de processamento das projeções de risco de longo prazo não tolera complexidade ciclomática injustificada ou alocação imprecisa de memória.</w:t>
      </w:r>
    </w:p>
    <w:p w14:paraId="67B05E6D"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Diante desses requisitos de "viabilidade técnica" (Boehm, 1984), a IA generativa atua na refatoração inteligente de código legado ou rascunhado.</w:t>
      </w:r>
    </w:p>
    <w:p w14:paraId="74235941"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Na prática, algoritmos baseados em IA examinam o código em Python, promovendo a substituição de funções lentas ou obsoletas por implementações vetoriais mais velozes e seguras, e avaliam a integridade das Árvores de Sintaxe Abstrata (</w:t>
      </w:r>
      <w:r>
        <w:rPr>
          <w:rFonts w:ascii="Times New Roman" w:eastAsia="Times New Roman" w:hAnsi="Times New Roman" w:cs="Times New Roman"/>
          <w:i/>
          <w:iCs/>
          <w:color w:val="000000" w:themeColor="text1"/>
          <w:sz w:val="24"/>
          <w:szCs w:val="24"/>
        </w:rPr>
        <w:t xml:space="preserve">Abstract </w:t>
      </w:r>
      <w:proofErr w:type="spellStart"/>
      <w:r>
        <w:rPr>
          <w:rFonts w:ascii="Times New Roman" w:eastAsia="Times New Roman" w:hAnsi="Times New Roman" w:cs="Times New Roman"/>
          <w:i/>
          <w:iCs/>
          <w:color w:val="000000" w:themeColor="text1"/>
          <w:sz w:val="24"/>
          <w:szCs w:val="24"/>
        </w:rPr>
        <w:t>Syntax</w:t>
      </w:r>
      <w:proofErr w:type="spellEnd"/>
      <w:r>
        <w:rPr>
          <w:rFonts w:ascii="Times New Roman" w:eastAsia="Times New Roman" w:hAnsi="Times New Roman" w:cs="Times New Roman"/>
          <w:i/>
          <w:iCs/>
          <w:color w:val="000000" w:themeColor="text1"/>
          <w:sz w:val="24"/>
          <w:szCs w:val="24"/>
        </w:rPr>
        <w:t xml:space="preserve"> </w:t>
      </w:r>
      <w:proofErr w:type="spellStart"/>
      <w:r>
        <w:rPr>
          <w:rFonts w:ascii="Times New Roman" w:eastAsia="Times New Roman" w:hAnsi="Times New Roman" w:cs="Times New Roman"/>
          <w:i/>
          <w:iCs/>
          <w:color w:val="000000" w:themeColor="text1"/>
          <w:sz w:val="24"/>
          <w:szCs w:val="24"/>
        </w:rPr>
        <w:t>Trees</w:t>
      </w:r>
      <w:proofErr w:type="spellEnd"/>
      <w:r>
        <w:rPr>
          <w:rFonts w:ascii="Times New Roman" w:eastAsia="Times New Roman" w:hAnsi="Times New Roman" w:cs="Times New Roman"/>
          <w:color w:val="000000" w:themeColor="text1"/>
          <w:sz w:val="24"/>
          <w:szCs w:val="24"/>
        </w:rPr>
        <w:t xml:space="preserve"> - AST) do </w:t>
      </w:r>
      <w:r>
        <w:rPr>
          <w:rFonts w:ascii="Times New Roman" w:eastAsia="Times New Roman" w:hAnsi="Times New Roman" w:cs="Times New Roman"/>
          <w:i/>
          <w:iCs/>
          <w:color w:val="000000" w:themeColor="text1"/>
          <w:sz w:val="24"/>
          <w:szCs w:val="24"/>
        </w:rPr>
        <w:t>software</w:t>
      </w:r>
      <w:r>
        <w:rPr>
          <w:rFonts w:ascii="Times New Roman" w:eastAsia="Times New Roman" w:hAnsi="Times New Roman" w:cs="Times New Roman"/>
          <w:color w:val="000000" w:themeColor="text1"/>
          <w:sz w:val="24"/>
          <w:szCs w:val="24"/>
        </w:rPr>
        <w:t xml:space="preserve"> (Garcia, 2025). Se detectada, por exemplo, similaridade sintática de 85% entre trechos que calculam riscos sociais da operação, o assistente recomenda a refatoração por meio da extração parametrizada de uma função unificada.</w:t>
      </w:r>
    </w:p>
    <w:p w14:paraId="0B2414C4" w14:textId="77777777" w:rsidR="00245D9A" w:rsidRPr="008E179E" w:rsidRDefault="00735C07" w:rsidP="009A124B">
      <w:pPr>
        <w:pStyle w:val="Ttulo3"/>
        <w:spacing w:before="0" w:after="0" w:line="360" w:lineRule="auto"/>
        <w:rPr>
          <w:rFonts w:ascii="Times New Roman" w:eastAsia="Times New Roman" w:hAnsi="Times New Roman" w:cs="Times New Roman"/>
          <w:color w:val="000000" w:themeColor="text1"/>
          <w:sz w:val="26"/>
          <w:szCs w:val="26"/>
        </w:rPr>
      </w:pPr>
      <w:bookmarkStart w:id="205" w:name="_Toc229935466"/>
      <w:bookmarkStart w:id="206" w:name="_Toc229596861"/>
      <w:bookmarkStart w:id="207" w:name="_Toc242269163"/>
      <w:bookmarkStart w:id="208" w:name="_Toc242269242"/>
      <w:bookmarkStart w:id="209" w:name="_Toc242269323"/>
      <w:r>
        <w:rPr>
          <w:rFonts w:ascii="Times New Roman" w:eastAsia="Times New Roman" w:hAnsi="Times New Roman" w:cs="Times New Roman"/>
          <w:color w:val="000000" w:themeColor="text1"/>
          <w:sz w:val="26"/>
          <w:szCs w:val="26"/>
        </w:rPr>
        <w:t>3.5.3 A Governança cognitiva algorítmica e o paradigma "</w:t>
      </w:r>
      <w:proofErr w:type="spellStart"/>
      <w:r>
        <w:rPr>
          <w:rFonts w:ascii="Times New Roman" w:eastAsia="Times New Roman" w:hAnsi="Times New Roman" w:cs="Times New Roman"/>
          <w:i/>
          <w:iCs/>
          <w:color w:val="000000" w:themeColor="text1"/>
          <w:sz w:val="26"/>
          <w:szCs w:val="26"/>
        </w:rPr>
        <w:t>Human</w:t>
      </w:r>
      <w:proofErr w:type="spellEnd"/>
      <w:r>
        <w:rPr>
          <w:rFonts w:ascii="Times New Roman" w:eastAsia="Times New Roman" w:hAnsi="Times New Roman" w:cs="Times New Roman"/>
          <w:i/>
          <w:iCs/>
          <w:color w:val="000000" w:themeColor="text1"/>
          <w:sz w:val="26"/>
          <w:szCs w:val="26"/>
        </w:rPr>
        <w:t>-in-</w:t>
      </w:r>
      <w:proofErr w:type="spellStart"/>
      <w:r>
        <w:rPr>
          <w:rFonts w:ascii="Times New Roman" w:eastAsia="Times New Roman" w:hAnsi="Times New Roman" w:cs="Times New Roman"/>
          <w:i/>
          <w:iCs/>
          <w:color w:val="000000" w:themeColor="text1"/>
          <w:sz w:val="26"/>
          <w:szCs w:val="26"/>
        </w:rPr>
        <w:t>the</w:t>
      </w:r>
      <w:proofErr w:type="spellEnd"/>
      <w:r>
        <w:rPr>
          <w:rFonts w:ascii="Times New Roman" w:eastAsia="Times New Roman" w:hAnsi="Times New Roman" w:cs="Times New Roman"/>
          <w:i/>
          <w:iCs/>
          <w:color w:val="000000" w:themeColor="text1"/>
          <w:sz w:val="26"/>
          <w:szCs w:val="26"/>
        </w:rPr>
        <w:t>-Loop</w:t>
      </w:r>
      <w:r>
        <w:rPr>
          <w:rFonts w:ascii="Times New Roman" w:eastAsia="Times New Roman" w:hAnsi="Times New Roman" w:cs="Times New Roman"/>
          <w:color w:val="000000" w:themeColor="text1"/>
          <w:sz w:val="26"/>
          <w:szCs w:val="26"/>
        </w:rPr>
        <w:t>"</w:t>
      </w:r>
      <w:bookmarkEnd w:id="205"/>
      <w:bookmarkEnd w:id="206"/>
      <w:bookmarkEnd w:id="207"/>
      <w:bookmarkEnd w:id="208"/>
      <w:bookmarkEnd w:id="209"/>
    </w:p>
    <w:p w14:paraId="023D6A50"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Os benefícios em produtividade não autorizam a alienação da responsabilidade cognitiva do autor. Modelos baseados na arquitetura </w:t>
      </w:r>
      <w:proofErr w:type="spellStart"/>
      <w:r>
        <w:rPr>
          <w:rFonts w:ascii="Times New Roman" w:eastAsia="Times New Roman" w:hAnsi="Times New Roman" w:cs="Times New Roman"/>
          <w:color w:val="000000" w:themeColor="text1"/>
          <w:sz w:val="24"/>
          <w:szCs w:val="24"/>
        </w:rPr>
        <w:t>Transformer</w:t>
      </w:r>
      <w:proofErr w:type="spellEnd"/>
      <w:r>
        <w:rPr>
          <w:rFonts w:ascii="Times New Roman" w:eastAsia="Times New Roman" w:hAnsi="Times New Roman" w:cs="Times New Roman"/>
          <w:color w:val="000000" w:themeColor="text1"/>
          <w:sz w:val="24"/>
          <w:szCs w:val="24"/>
        </w:rPr>
        <w:t>, que alicerça as atuais ferramentas de IA generativa, consistem em sistemas de análise estatística focados na previsão do elemento textual ou numérico subsequente mais provável em uma sequência (Osório, 2025, p. 71).</w:t>
      </w:r>
    </w:p>
    <w:p w14:paraId="09244101"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Essas inteligências artificiais são desprovidas de senciência, de intencionalidade e de "bom senso" frente ao mundo real (Osório, 2025, p. 73) e, diante de lacunas em seus dados de treinamento, podem incorrer em "alucinações algorítmicas", gerando textos, referências bibliográficas ou códigos verossímeis, porém repletos de incongruências lógicas ou falhas conceituais (Osório, 2025, p. 74).</w:t>
      </w:r>
    </w:p>
    <w:p w14:paraId="4EDE70D9" w14:textId="77777777" w:rsidR="00245D9A" w:rsidRPr="008E179E" w:rsidRDefault="00E8542F" w:rsidP="009A124B">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Além disso, pesquisas do MIT CSAIL indicam que, embora os </w:t>
      </w:r>
      <w:proofErr w:type="spellStart"/>
      <w:r>
        <w:rPr>
          <w:rFonts w:ascii="Times New Roman" w:eastAsia="Times New Roman" w:hAnsi="Times New Roman" w:cs="Times New Roman"/>
          <w:color w:val="000000" w:themeColor="text1"/>
          <w:sz w:val="24"/>
          <w:szCs w:val="24"/>
        </w:rPr>
        <w:t>LLMs</w:t>
      </w:r>
      <w:proofErr w:type="spellEnd"/>
      <w:r>
        <w:rPr>
          <w:rFonts w:ascii="Times New Roman" w:eastAsia="Times New Roman" w:hAnsi="Times New Roman" w:cs="Times New Roman"/>
          <w:color w:val="000000" w:themeColor="text1"/>
          <w:sz w:val="24"/>
          <w:szCs w:val="24"/>
        </w:rPr>
        <w:t xml:space="preserve"> apresentem bom desempenho ao gerar trechos isolados de programação, revelam insuficiências no raciocínio holístico e na orquestração arquitetural; ponderar </w:t>
      </w:r>
      <w:r>
        <w:rPr>
          <w:rFonts w:ascii="Times New Roman" w:eastAsia="Times New Roman" w:hAnsi="Times New Roman" w:cs="Times New Roman"/>
          <w:i/>
          <w:iCs/>
          <w:color w:val="000000" w:themeColor="text1"/>
          <w:sz w:val="24"/>
          <w:szCs w:val="24"/>
        </w:rPr>
        <w:t>trade-</w:t>
      </w:r>
      <w:proofErr w:type="spellStart"/>
      <w:r>
        <w:rPr>
          <w:rFonts w:ascii="Times New Roman" w:eastAsia="Times New Roman" w:hAnsi="Times New Roman" w:cs="Times New Roman"/>
          <w:i/>
          <w:iCs/>
          <w:color w:val="000000" w:themeColor="text1"/>
          <w:sz w:val="24"/>
          <w:szCs w:val="24"/>
        </w:rPr>
        <w:t>offs</w:t>
      </w:r>
      <w:proofErr w:type="spellEnd"/>
      <w:r>
        <w:rPr>
          <w:rFonts w:ascii="Times New Roman" w:eastAsia="Times New Roman" w:hAnsi="Times New Roman" w:cs="Times New Roman"/>
          <w:color w:val="000000" w:themeColor="text1"/>
          <w:sz w:val="24"/>
          <w:szCs w:val="24"/>
        </w:rPr>
        <w:t>, como o consumo de memória versus a fidelidade dos impactos socioambientais reportados, exige maturidade de engenharia humana (IBM, 2025).</w:t>
      </w:r>
    </w:p>
    <w:p w14:paraId="469C091E" w14:textId="77777777" w:rsidR="00653C5E" w:rsidRPr="008E179E" w:rsidRDefault="00E8542F" w:rsidP="00653C5E">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Consequentemente, adota-se o paradigma </w:t>
      </w:r>
      <w:proofErr w:type="spellStart"/>
      <w:r>
        <w:rPr>
          <w:rFonts w:ascii="Times New Roman" w:eastAsia="Times New Roman" w:hAnsi="Times New Roman" w:cs="Times New Roman"/>
          <w:i/>
          <w:iCs/>
          <w:color w:val="000000" w:themeColor="text1"/>
          <w:sz w:val="24"/>
          <w:szCs w:val="24"/>
        </w:rPr>
        <w:t>Human</w:t>
      </w:r>
      <w:proofErr w:type="spellEnd"/>
      <w:r>
        <w:rPr>
          <w:rFonts w:ascii="Times New Roman" w:eastAsia="Times New Roman" w:hAnsi="Times New Roman" w:cs="Times New Roman"/>
          <w:i/>
          <w:iCs/>
          <w:color w:val="000000" w:themeColor="text1"/>
          <w:sz w:val="24"/>
          <w:szCs w:val="24"/>
        </w:rPr>
        <w:t>-in-</w:t>
      </w:r>
      <w:proofErr w:type="spellStart"/>
      <w:r>
        <w:rPr>
          <w:rFonts w:ascii="Times New Roman" w:eastAsia="Times New Roman" w:hAnsi="Times New Roman" w:cs="Times New Roman"/>
          <w:i/>
          <w:iCs/>
          <w:color w:val="000000" w:themeColor="text1"/>
          <w:sz w:val="24"/>
          <w:szCs w:val="24"/>
        </w:rPr>
        <w:t>the</w:t>
      </w:r>
      <w:proofErr w:type="spellEnd"/>
      <w:r>
        <w:rPr>
          <w:rFonts w:ascii="Times New Roman" w:eastAsia="Times New Roman" w:hAnsi="Times New Roman" w:cs="Times New Roman"/>
          <w:i/>
          <w:iCs/>
          <w:color w:val="000000" w:themeColor="text1"/>
          <w:sz w:val="24"/>
          <w:szCs w:val="24"/>
        </w:rPr>
        <w:t>-Loop</w:t>
      </w:r>
      <w:r>
        <w:rPr>
          <w:rFonts w:ascii="Times New Roman" w:eastAsia="Times New Roman" w:hAnsi="Times New Roman" w:cs="Times New Roman"/>
          <w:color w:val="000000" w:themeColor="text1"/>
          <w:sz w:val="24"/>
          <w:szCs w:val="24"/>
        </w:rPr>
        <w:t xml:space="preserve"> (HITL): a inteligência artificial atua como "copiloto" assistente, e o pesquisador, como "piloto", rege, avalia, </w:t>
      </w:r>
      <w:proofErr w:type="spellStart"/>
      <w:r>
        <w:rPr>
          <w:rFonts w:ascii="Times New Roman" w:eastAsia="Times New Roman" w:hAnsi="Times New Roman" w:cs="Times New Roman"/>
          <w:color w:val="000000" w:themeColor="text1"/>
          <w:sz w:val="24"/>
          <w:szCs w:val="24"/>
        </w:rPr>
        <w:t>valida</w:t>
      </w:r>
      <w:proofErr w:type="spellEnd"/>
      <w:r>
        <w:rPr>
          <w:rFonts w:ascii="Times New Roman" w:eastAsia="Times New Roman" w:hAnsi="Times New Roman" w:cs="Times New Roman"/>
          <w:color w:val="000000" w:themeColor="text1"/>
          <w:sz w:val="24"/>
          <w:szCs w:val="24"/>
        </w:rPr>
        <w:t xml:space="preserve"> e conduz as saídas da máquina, assumindo a responsabilidade intelectual final pelo artefato (Osório, 2025, p. 76). A IA generativa pode apoiar a prototipagem de sistemas, a automatização de procedimentos e a tomada de decisão, mas como ferramenta auxiliar, e não como substituta do julgamento profissional: Santos </w:t>
      </w:r>
      <w:r>
        <w:rPr>
          <w:rFonts w:ascii="Times New Roman" w:eastAsia="Times New Roman" w:hAnsi="Times New Roman" w:cs="Times New Roman"/>
          <w:i/>
          <w:iCs/>
          <w:color w:val="000000" w:themeColor="text1"/>
          <w:sz w:val="24"/>
          <w:szCs w:val="24"/>
        </w:rPr>
        <w:t xml:space="preserve">et al. </w:t>
      </w:r>
      <w:r>
        <w:rPr>
          <w:rFonts w:ascii="Times New Roman" w:eastAsia="Times New Roman" w:hAnsi="Times New Roman" w:cs="Times New Roman"/>
          <w:color w:val="000000" w:themeColor="text1"/>
          <w:sz w:val="24"/>
          <w:szCs w:val="24"/>
        </w:rPr>
        <w:t>(2025, p. 11–12) demonstram que seus resultados ainda podem apresentar limitações funcionais, exigindo refinamento dos comandos, testagem, supervisão humana, capacitação em engenharia de prompts e governança transparente.</w:t>
      </w:r>
    </w:p>
    <w:p w14:paraId="6B169BB6" w14:textId="77777777" w:rsidR="00245D9A" w:rsidRDefault="00653C5E" w:rsidP="00105B50">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 construção de soluções com IA generativa depende também da formulação criteriosa dos prompts. Santos </w:t>
      </w:r>
      <w:r>
        <w:rPr>
          <w:rFonts w:ascii="Times New Roman" w:eastAsia="Times New Roman" w:hAnsi="Times New Roman" w:cs="Times New Roman"/>
          <w:i/>
          <w:iCs/>
          <w:color w:val="000000" w:themeColor="text1"/>
          <w:sz w:val="24"/>
          <w:szCs w:val="24"/>
        </w:rPr>
        <w:t>et al.</w:t>
      </w:r>
      <w:r>
        <w:rPr>
          <w:rFonts w:ascii="Times New Roman" w:eastAsia="Times New Roman" w:hAnsi="Times New Roman" w:cs="Times New Roman"/>
          <w:color w:val="000000" w:themeColor="text1"/>
          <w:sz w:val="24"/>
          <w:szCs w:val="24"/>
        </w:rPr>
        <w:t xml:space="preserve"> (2025, p. 4–5) articularam a engenharia de prompts aos princípios do </w:t>
      </w:r>
      <w:r>
        <w:rPr>
          <w:rFonts w:ascii="Times New Roman" w:eastAsia="Times New Roman" w:hAnsi="Times New Roman" w:cs="Times New Roman"/>
          <w:i/>
          <w:iCs/>
          <w:color w:val="000000" w:themeColor="text1"/>
          <w:sz w:val="24"/>
          <w:szCs w:val="24"/>
        </w:rPr>
        <w:t xml:space="preserve">Design </w:t>
      </w:r>
      <w:proofErr w:type="spellStart"/>
      <w:r>
        <w:rPr>
          <w:rFonts w:ascii="Times New Roman" w:eastAsia="Times New Roman" w:hAnsi="Times New Roman" w:cs="Times New Roman"/>
          <w:i/>
          <w:iCs/>
          <w:color w:val="000000" w:themeColor="text1"/>
          <w:sz w:val="24"/>
          <w:szCs w:val="24"/>
        </w:rPr>
        <w:t>Thinking</w:t>
      </w:r>
      <w:proofErr w:type="spellEnd"/>
      <w:r>
        <w:rPr>
          <w:rFonts w:ascii="Times New Roman" w:eastAsia="Times New Roman" w:hAnsi="Times New Roman" w:cs="Times New Roman"/>
          <w:color w:val="000000" w:themeColor="text1"/>
          <w:sz w:val="24"/>
          <w:szCs w:val="24"/>
        </w:rPr>
        <w:t>, envolvendo a compreensão do problema, a definição das variáveis de entrada, os critérios de priorização e os resultados esperados, seguidos de prototipagem e testagem. Na codificação do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isso significa fornecer premissas detalhadas sobre o escopo geográfico, a biometria aquícola e os parâmetros do fluxo de caixa antes de extrair do copiloto propostas lógicas de processamento.</w:t>
      </w:r>
    </w:p>
    <w:p w14:paraId="5D6090D3" w14:textId="77777777" w:rsidR="004B72EF" w:rsidRPr="008E179E" w:rsidRDefault="004B72EF" w:rsidP="00105B50">
      <w:pPr>
        <w:spacing w:after="0" w:line="360" w:lineRule="auto"/>
        <w:ind w:firstLine="708"/>
        <w:jc w:val="both"/>
        <w:rPr>
          <w:rFonts w:ascii="Times New Roman" w:eastAsia="Times New Roman" w:hAnsi="Times New Roman" w:cs="Times New Roman"/>
          <w:color w:val="000000" w:themeColor="text1"/>
          <w:sz w:val="24"/>
          <w:szCs w:val="24"/>
        </w:rPr>
      </w:pPr>
    </w:p>
    <w:p w14:paraId="5CA0C44B" w14:textId="77777777" w:rsidR="0015199C" w:rsidRPr="008E179E" w:rsidRDefault="00735C07" w:rsidP="0015199C">
      <w:pPr>
        <w:pStyle w:val="Ttulo2"/>
        <w:spacing w:before="0" w:after="0" w:line="360" w:lineRule="auto"/>
        <w:rPr>
          <w:rFonts w:ascii="Times New Roman" w:eastAsia="Times New Roman" w:hAnsi="Times New Roman" w:cs="Times New Roman"/>
          <w:b/>
          <w:bCs/>
          <w:color w:val="000000" w:themeColor="text1"/>
          <w:sz w:val="28"/>
          <w:szCs w:val="28"/>
        </w:rPr>
      </w:pPr>
      <w:bookmarkStart w:id="210" w:name="_Toc242269164"/>
      <w:bookmarkStart w:id="211" w:name="_Toc242269243"/>
      <w:bookmarkStart w:id="212" w:name="_Toc242269324"/>
      <w:r>
        <w:rPr>
          <w:rFonts w:ascii="Times New Roman" w:eastAsia="Times New Roman" w:hAnsi="Times New Roman" w:cs="Times New Roman"/>
          <w:b/>
          <w:bCs/>
          <w:color w:val="000000" w:themeColor="text1"/>
          <w:sz w:val="28"/>
          <w:szCs w:val="28"/>
        </w:rPr>
        <w:t>3.6 Resultados esperados</w:t>
      </w:r>
      <w:bookmarkEnd w:id="210"/>
      <w:bookmarkEnd w:id="211"/>
      <w:bookmarkEnd w:id="212"/>
    </w:p>
    <w:p w14:paraId="1E9762B1" w14:textId="77777777" w:rsidR="007075BC" w:rsidRPr="008E179E" w:rsidRDefault="007075BC" w:rsidP="007075BC">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Ao término do percurso metodológico delineado, espera-se obter como principal resultado o artefato tecnológico denominado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plenamente funcional e capaz de integrar, de forma sistemática e automatizada, as dimensões técnica, econômica, ambiental e social dos estudos de viabilidade aplicados à piscicultura. Projeta-se que o artefato seja apto a receber dados de entrada parametrizados pelo usuário e gerar, como resultados, indicadores de desempenho - </w:t>
      </w:r>
      <w:r>
        <w:rPr>
          <w:rFonts w:ascii="Times New Roman" w:eastAsia="Times New Roman" w:hAnsi="Times New Roman" w:cs="Times New Roman"/>
          <w:i/>
          <w:iCs/>
          <w:color w:val="000000" w:themeColor="text1"/>
          <w:sz w:val="24"/>
          <w:szCs w:val="24"/>
        </w:rPr>
        <w:t xml:space="preserve">Key Performance </w:t>
      </w:r>
      <w:proofErr w:type="spellStart"/>
      <w:r>
        <w:rPr>
          <w:rFonts w:ascii="Times New Roman" w:eastAsia="Times New Roman" w:hAnsi="Times New Roman" w:cs="Times New Roman"/>
          <w:i/>
          <w:iCs/>
          <w:color w:val="000000" w:themeColor="text1"/>
          <w:sz w:val="24"/>
          <w:szCs w:val="24"/>
        </w:rPr>
        <w:t>Indicators</w:t>
      </w:r>
      <w:proofErr w:type="spellEnd"/>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(KPIs), métricas econômico-financeiras e índices compostos de viabilidade que sintetizem o mérito sustentável do empreendimento.</w:t>
      </w:r>
    </w:p>
    <w:p w14:paraId="30B1D3ED" w14:textId="77777777" w:rsidR="007075BC" w:rsidRPr="008E179E" w:rsidRDefault="007075BC" w:rsidP="007075BC">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Espera-se, particularmente, que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seja aplicável à avaliação </w:t>
      </w:r>
      <w:proofErr w:type="spellStart"/>
      <w:r>
        <w:rPr>
          <w:rFonts w:ascii="Times New Roman" w:eastAsia="Times New Roman" w:hAnsi="Times New Roman" w:cs="Times New Roman"/>
          <w:i/>
          <w:iCs/>
          <w:color w:val="000000" w:themeColor="text1"/>
          <w:sz w:val="24"/>
          <w:szCs w:val="24"/>
        </w:rPr>
        <w:t>ex</w:t>
      </w:r>
      <w:proofErr w:type="spellEnd"/>
      <w:r>
        <w:rPr>
          <w:rFonts w:ascii="Times New Roman" w:eastAsia="Times New Roman" w:hAnsi="Times New Roman" w:cs="Times New Roman"/>
          <w:i/>
          <w:iCs/>
          <w:color w:val="000000" w:themeColor="text1"/>
          <w:sz w:val="24"/>
          <w:szCs w:val="24"/>
        </w:rPr>
        <w:t xml:space="preserve"> ante</w:t>
      </w:r>
      <w:r>
        <w:rPr>
          <w:rFonts w:ascii="Times New Roman" w:eastAsia="Times New Roman" w:hAnsi="Times New Roman" w:cs="Times New Roman"/>
          <w:color w:val="000000" w:themeColor="text1"/>
          <w:sz w:val="24"/>
          <w:szCs w:val="24"/>
        </w:rPr>
        <w:t xml:space="preserve"> de empreendimentos aquícolas ainda não implantados ou em fase inicial de planejamento. Como esses empreendimentos podem não possuir dados pretéritos de produção, custos, mortalidade ou desempenho socioambiental, o </w:t>
      </w:r>
      <w:r>
        <w:rPr>
          <w:rFonts w:ascii="Times New Roman" w:eastAsia="Times New Roman" w:hAnsi="Times New Roman" w:cs="Times New Roman"/>
          <w:i/>
          <w:iCs/>
          <w:color w:val="000000" w:themeColor="text1"/>
          <w:sz w:val="24"/>
          <w:szCs w:val="24"/>
        </w:rPr>
        <w:t xml:space="preserve">framework </w:t>
      </w:r>
      <w:r>
        <w:rPr>
          <w:rFonts w:ascii="Times New Roman" w:eastAsia="Times New Roman" w:hAnsi="Times New Roman" w:cs="Times New Roman"/>
          <w:color w:val="000000" w:themeColor="text1"/>
          <w:sz w:val="24"/>
          <w:szCs w:val="24"/>
        </w:rPr>
        <w:t>não deverá depender de séries históricas, exigência que inviabilizaria a análise de projetos em concepção.</w:t>
      </w:r>
    </w:p>
    <w:p w14:paraId="311C0AB5" w14:textId="77777777" w:rsidR="007075BC" w:rsidRPr="008E179E" w:rsidRDefault="007075BC" w:rsidP="007075BC">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Quando houver dados históricos confiáveis, estes poderão ser empregados para estimar as distribuições de probabilidade das variáveis. Todavia, na ausência dessas informações, espera-se que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permita a utilização de dados provenientes de estimativas técnicas, cotações de mercado, estudos de viabilidade, parâmetros zootécnicos, referências bibliográficas, empreendimentos análogos e julgamentos fundamentados de especialistas. Oliveira e Medeiros Neto (2012, p. 454) indicam que, na ausência de séries de dados, a incerteza pode ser representada por probabilidades subjetivas e por distribuições uniformes ou triangulares.</w:t>
      </w:r>
    </w:p>
    <w:p w14:paraId="1BD392E7" w14:textId="77777777" w:rsidR="007075BC" w:rsidRPr="008E179E" w:rsidRDefault="007075BC" w:rsidP="007075BC">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Espera-se que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permita selecionar a distribuição mais adequada à informação disponível: a uniforme, quando forem conhecidos apenas os limites mínimo e máximo da variável; e a triangular, quando, além dos limites, for possível estabelecer um valor mais provável com base em conhecimento técnico ou avaliação especializada. Essa estrutura deverá possibilitar a modelagem de variáveis como preço de venda, produtividade, taxa de sobrevivência, conversão alimentar, custos de ração, consumo de energia e água, investimentos, despesas operacionais e demais parâmetros sujeitos à variabilidade. Do ponto de vista computacional, essa lógica corresponde ao procedimento clássico da simulação estocástica descrito por Rubinstein e </w:t>
      </w:r>
      <w:proofErr w:type="spellStart"/>
      <w:r>
        <w:rPr>
          <w:rFonts w:ascii="Times New Roman" w:eastAsia="Times New Roman" w:hAnsi="Times New Roman" w:cs="Times New Roman"/>
          <w:color w:val="000000" w:themeColor="text1"/>
          <w:sz w:val="24"/>
          <w:szCs w:val="24"/>
        </w:rPr>
        <w:t>Kroese</w:t>
      </w:r>
      <w:proofErr w:type="spellEnd"/>
      <w:r>
        <w:rPr>
          <w:rFonts w:ascii="Times New Roman" w:eastAsia="Times New Roman" w:hAnsi="Times New Roman" w:cs="Times New Roman"/>
          <w:color w:val="000000" w:themeColor="text1"/>
          <w:sz w:val="24"/>
          <w:szCs w:val="24"/>
        </w:rPr>
        <w:t xml:space="preserve"> (2017, p. </w:t>
      </w:r>
      <w:proofErr w:type="spellStart"/>
      <w:r>
        <w:rPr>
          <w:rFonts w:ascii="Times New Roman" w:eastAsia="Times New Roman" w:hAnsi="Times New Roman" w:cs="Times New Roman"/>
          <w:color w:val="000000" w:themeColor="text1"/>
          <w:sz w:val="24"/>
          <w:szCs w:val="24"/>
        </w:rPr>
        <w:t>xiii</w:t>
      </w:r>
      <w:proofErr w:type="spellEnd"/>
      <w:r>
        <w:rPr>
          <w:rFonts w:ascii="Times New Roman" w:eastAsia="Times New Roman" w:hAnsi="Times New Roman" w:cs="Times New Roman"/>
          <w:color w:val="000000" w:themeColor="text1"/>
          <w:sz w:val="24"/>
          <w:szCs w:val="24"/>
        </w:rPr>
        <w:t>), no qual a aleatoriedade é introduzida no modelo por meio de variáveis aleatórias independentes e uniformemente distribuídas, empregadas como blocos construtivos para simular sistemas estocásticos mais gerais; no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são esses números uniformes que darão origem às variáveis de entrada com distribuição uniforme ou triangular.</w:t>
      </w:r>
    </w:p>
    <w:p w14:paraId="1EB776E5" w14:textId="77777777" w:rsidR="007075BC" w:rsidRPr="008E179E" w:rsidRDefault="007075BC" w:rsidP="007075BC">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Quanto à análise quantitativa, espera-se que a Simulação de Monte Carlo converta os valores pontuais do modelo determinístico em distribuições de resultados possíveis. Mediante milhares de iterações,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deverá produzir distribuições probabilísticas para indicadores como Valor Presente Líquido (VPL), Taxa Interna de Retorno (TIR), retorno sobre o investimento, período de retorno e outros indicadores técnicos, econômicos e socioambientais selecionados. A partir dessas distribuições, deverão ser calculadas medidas como: médias, mediana, desvio-padrão, variância, percentis, intervalos de confiança e probabilidade de ocorrência de resultados críticos, como a probabilidade de o VPL ser negativo. Na terminologia de Rubinstein e </w:t>
      </w:r>
      <w:proofErr w:type="spellStart"/>
      <w:r>
        <w:rPr>
          <w:rFonts w:ascii="Times New Roman" w:eastAsia="Times New Roman" w:hAnsi="Times New Roman" w:cs="Times New Roman"/>
          <w:color w:val="000000" w:themeColor="text1"/>
          <w:sz w:val="24"/>
          <w:szCs w:val="24"/>
        </w:rPr>
        <w:t>Kroese</w:t>
      </w:r>
      <w:proofErr w:type="spellEnd"/>
      <w:r>
        <w:rPr>
          <w:rFonts w:ascii="Times New Roman" w:eastAsia="Times New Roman" w:hAnsi="Times New Roman" w:cs="Times New Roman"/>
          <w:color w:val="000000" w:themeColor="text1"/>
          <w:sz w:val="24"/>
          <w:szCs w:val="24"/>
        </w:rPr>
        <w:t xml:space="preserve"> (2017, p. </w:t>
      </w:r>
      <w:proofErr w:type="spellStart"/>
      <w:r>
        <w:rPr>
          <w:rFonts w:ascii="Times New Roman" w:eastAsia="Times New Roman" w:hAnsi="Times New Roman" w:cs="Times New Roman"/>
          <w:color w:val="000000" w:themeColor="text1"/>
          <w:sz w:val="24"/>
          <w:szCs w:val="24"/>
        </w:rPr>
        <w:t>xiv</w:t>
      </w:r>
      <w:proofErr w:type="spellEnd"/>
      <w:r>
        <w:rPr>
          <w:rFonts w:ascii="Times New Roman" w:eastAsia="Times New Roman" w:hAnsi="Times New Roman" w:cs="Times New Roman"/>
          <w:color w:val="000000" w:themeColor="text1"/>
          <w:sz w:val="24"/>
          <w:szCs w:val="24"/>
        </w:rPr>
        <w:t>), trata-se de um modelo de simulação estático, isto é, que não evolui no tempo, ao contrário dos modelos dinâmicos, cujos dados de saída são submetidos à análise estatística: cada iteração amostra um vetor de premissas e recalcula os fluxos de caixa de todo o horizonte de análise, sem representar a trajetória do sistema como um processo estocástico.</w:t>
      </w:r>
    </w:p>
    <w:p w14:paraId="7F58F3E6" w14:textId="77777777" w:rsidR="007075BC" w:rsidRPr="008E179E" w:rsidRDefault="007075BC" w:rsidP="007075BC">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Espera-se ainda que o </w:t>
      </w:r>
      <w:r>
        <w:rPr>
          <w:rFonts w:ascii="Times New Roman" w:eastAsia="Times New Roman" w:hAnsi="Times New Roman" w:cs="Times New Roman"/>
          <w:i/>
          <w:iCs/>
          <w:color w:val="000000" w:themeColor="text1"/>
          <w:sz w:val="24"/>
          <w:szCs w:val="24"/>
        </w:rPr>
        <w:t>framework</w:t>
      </w:r>
      <w:r>
        <w:rPr>
          <w:rFonts w:ascii="Times New Roman" w:eastAsia="Times New Roman" w:hAnsi="Times New Roman" w:cs="Times New Roman"/>
          <w:color w:val="000000" w:themeColor="text1"/>
          <w:sz w:val="24"/>
          <w:szCs w:val="24"/>
        </w:rPr>
        <w:t xml:space="preserve"> registre a origem de cada parâmetro utilizado, diferenciando dados históricos, dados secundários, cotações de mercado, valores normativos, parâmetros bibliográficos e estimativas fornecidas por especialistas. Os valores mínimo, máximo e mais provável deverão permanecer visíveis e editáveis pelo usuário, garantindo transparência, rastreabilidade e possibilidade de atualização das premissas.</w:t>
      </w:r>
    </w:p>
    <w:p w14:paraId="1291AE0D" w14:textId="77777777" w:rsidR="007075BC" w:rsidRPr="008E179E" w:rsidRDefault="007075BC" w:rsidP="007075BC">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 tocante à etapa de Verificação e Validação (V&amp;V), espera-se que a apreciação do artefato por dois especialistas, um da área de desenvolvimento de frameworks computacionais e outro da área de piscicultura, confirme sua aderência funcional, consistência algorítmica e pertinência prática. Espera-se, ademais, que a parametrização dos pesos pela escala </w:t>
      </w:r>
      <w:proofErr w:type="spellStart"/>
      <w:r>
        <w:rPr>
          <w:rFonts w:ascii="Times New Roman" w:eastAsia="Times New Roman" w:hAnsi="Times New Roman" w:cs="Times New Roman"/>
          <w:color w:val="000000" w:themeColor="text1"/>
          <w:sz w:val="24"/>
          <w:szCs w:val="24"/>
        </w:rPr>
        <w:t>Likert</w:t>
      </w:r>
      <w:proofErr w:type="spellEnd"/>
      <w:r>
        <w:rPr>
          <w:rFonts w:ascii="Times New Roman" w:eastAsia="Times New Roman" w:hAnsi="Times New Roman" w:cs="Times New Roman"/>
          <w:color w:val="000000" w:themeColor="text1"/>
          <w:sz w:val="24"/>
          <w:szCs w:val="24"/>
        </w:rPr>
        <w:t xml:space="preserve"> (Quadro 7) e a triangulação das avaliações resultem em índices de viabilidade rastreáveis e auditáveis, reduzindo o viés individual do pesquisador.</w:t>
      </w:r>
    </w:p>
    <w:p w14:paraId="79CEE6FC" w14:textId="77777777" w:rsidR="007075BC" w:rsidRDefault="007075BC" w:rsidP="007075BC">
      <w:pPr>
        <w:spacing w:after="0" w:line="360"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Como contribuição final, espera-se que o EVTEAS-</w:t>
      </w:r>
      <w:proofErr w:type="spellStart"/>
      <w:r>
        <w:rPr>
          <w:rFonts w:ascii="Times New Roman" w:eastAsia="Times New Roman" w:hAnsi="Times New Roman" w:cs="Times New Roman"/>
          <w:color w:val="000000" w:themeColor="text1"/>
          <w:sz w:val="24"/>
          <w:szCs w:val="24"/>
        </w:rPr>
        <w:t>Py</w:t>
      </w:r>
      <w:proofErr w:type="spellEnd"/>
      <w:r>
        <w:rPr>
          <w:rFonts w:ascii="Times New Roman" w:eastAsia="Times New Roman" w:hAnsi="Times New Roman" w:cs="Times New Roman"/>
          <w:color w:val="000000" w:themeColor="text1"/>
          <w:sz w:val="24"/>
          <w:szCs w:val="24"/>
        </w:rPr>
        <w:t xml:space="preserve"> constitua uma metodologia replicável para a elaboração de estudos de viabilidade de empreendimentos aquícolas, especialmente aqueles em fase de planejamento e sem histórico operacional próprio. Pretende-se, assim, oferecer aos produtores, comunidades, organizações fomentadoras e gestores públicos uma ferramenta de apoio à decisão que explicite tanto o potencial de viabilidade sustentável quanto os riscos decorrentes da insuficiência de dados e das incertezas inerentes às projeções futuras.</w:t>
      </w:r>
    </w:p>
    <w:p w14:paraId="11804F94" w14:textId="712BA721" w:rsidR="00245D9A" w:rsidRPr="00805C76" w:rsidRDefault="00735C07" w:rsidP="00805C76">
      <w:pPr>
        <w:pStyle w:val="Ttulo2"/>
        <w:spacing w:before="0" w:after="0" w:line="360" w:lineRule="auto"/>
        <w:rPr>
          <w:rFonts w:ascii="Times New Roman" w:eastAsia="Times New Roman" w:hAnsi="Times New Roman" w:cs="Times New Roman"/>
          <w:b/>
          <w:bCs/>
          <w:color w:val="000000" w:themeColor="text1"/>
          <w:sz w:val="28"/>
          <w:szCs w:val="28"/>
        </w:rPr>
      </w:pPr>
      <w:bookmarkStart w:id="213" w:name="_Toc242269165"/>
      <w:bookmarkStart w:id="214" w:name="_Toc242269244"/>
      <w:bookmarkStart w:id="215" w:name="_Toc242269325"/>
      <w:r w:rsidRPr="00805C76">
        <w:rPr>
          <w:rFonts w:ascii="Times New Roman" w:eastAsia="Times New Roman" w:hAnsi="Times New Roman" w:cs="Times New Roman"/>
          <w:b/>
          <w:bCs/>
          <w:color w:val="000000" w:themeColor="text1"/>
          <w:sz w:val="28"/>
          <w:szCs w:val="28"/>
        </w:rPr>
        <w:t xml:space="preserve">3.7 </w:t>
      </w:r>
      <w:r w:rsidR="00264EF8" w:rsidRPr="00805C76">
        <w:rPr>
          <w:rFonts w:ascii="Times New Roman" w:eastAsia="Times New Roman" w:hAnsi="Times New Roman" w:cs="Times New Roman"/>
          <w:b/>
          <w:bCs/>
          <w:color w:val="000000" w:themeColor="text1"/>
          <w:sz w:val="28"/>
          <w:szCs w:val="28"/>
        </w:rPr>
        <w:t xml:space="preserve">Cronograma </w:t>
      </w:r>
      <w:r w:rsidR="00264EF8">
        <w:rPr>
          <w:rFonts w:ascii="Times New Roman" w:eastAsia="Times New Roman" w:hAnsi="Times New Roman" w:cs="Times New Roman"/>
          <w:b/>
          <w:bCs/>
          <w:color w:val="000000" w:themeColor="text1"/>
          <w:sz w:val="28"/>
          <w:szCs w:val="28"/>
        </w:rPr>
        <w:t>d</w:t>
      </w:r>
      <w:r w:rsidR="00264EF8" w:rsidRPr="00805C76">
        <w:rPr>
          <w:rFonts w:ascii="Times New Roman" w:eastAsia="Times New Roman" w:hAnsi="Times New Roman" w:cs="Times New Roman"/>
          <w:b/>
          <w:bCs/>
          <w:color w:val="000000" w:themeColor="text1"/>
          <w:sz w:val="28"/>
          <w:szCs w:val="28"/>
        </w:rPr>
        <w:t>a Pesquisa</w:t>
      </w:r>
      <w:bookmarkEnd w:id="213"/>
      <w:bookmarkEnd w:id="214"/>
      <w:bookmarkEnd w:id="215"/>
    </w:p>
    <w:p w14:paraId="0279A854" w14:textId="77777777" w:rsidR="00245D9A" w:rsidRPr="008E179E" w:rsidRDefault="00E8542F" w:rsidP="009A124B">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cronograma exposto a seguir estrutura a continuação desta investigação após a banca de qualificação, segundo as três fases macro e as doze etapas da DSR descritas no Capítulo 3, em dois quadros complementares: o Quadro 8 detalha, para cada fase metodológica, os objetivos específicos perseguidos, as atividades executadas ou previstas, o status atual e a janela temporal correspondente; o Quadro 9 traduz essas atividades em um cronograma mensal de execução, totalizando nove meses entre junho de 2026 e fevereiro de 2027.</w:t>
      </w:r>
    </w:p>
    <w:p w14:paraId="103B3D8A" w14:textId="77777777" w:rsidR="00245D9A" w:rsidRPr="008E179E" w:rsidRDefault="00245D9A" w:rsidP="009A124B">
      <w:pPr>
        <w:spacing w:after="0" w:line="360" w:lineRule="auto"/>
        <w:rPr>
          <w:rFonts w:asciiTheme="minorHAnsi" w:hAnsiTheme="minorHAnsi" w:cstheme="minorHAnsi"/>
          <w:color w:val="000000" w:themeColor="text1"/>
          <w:sz w:val="20"/>
          <w:szCs w:val="20"/>
        </w:rPr>
      </w:pPr>
    </w:p>
    <w:p w14:paraId="4BB49241" w14:textId="77777777" w:rsidR="00245D9A" w:rsidRPr="008E179E" w:rsidRDefault="00E8542F" w:rsidP="009A124B">
      <w:pPr>
        <w:pStyle w:val="Legenda"/>
        <w:keepNext/>
        <w:spacing w:after="0" w:line="360" w:lineRule="auto"/>
        <w:jc w:val="center"/>
        <w:rPr>
          <w:rFonts w:asciiTheme="minorHAnsi" w:hAnsiTheme="minorHAnsi" w:cstheme="minorHAnsi"/>
          <w:color w:val="000000" w:themeColor="text1"/>
          <w:sz w:val="20"/>
          <w:szCs w:val="20"/>
        </w:rPr>
      </w:pPr>
      <w:bookmarkStart w:id="216" w:name="_Toc235197278"/>
      <w:r>
        <w:rPr>
          <w:rFonts w:asciiTheme="minorHAnsi" w:hAnsiTheme="minorHAnsi" w:cstheme="minorHAnsi"/>
          <w:color w:val="000000" w:themeColor="text1"/>
          <w:sz w:val="20"/>
          <w:szCs w:val="20"/>
        </w:rPr>
        <w:t xml:space="preserve">Quadro </w:t>
      </w:r>
      <w:r>
        <w:rPr>
          <w:rFonts w:asciiTheme="minorHAnsi" w:hAnsiTheme="minorHAnsi" w:cstheme="minorHAnsi"/>
          <w:color w:val="000000" w:themeColor="text1"/>
          <w:sz w:val="20"/>
          <w:szCs w:val="20"/>
        </w:rPr>
        <w:fldChar w:fldCharType="begin"/>
      </w:r>
      <w:r>
        <w:rPr>
          <w:rFonts w:ascii="Calibri" w:hAnsi="Calibri" w:cs="Calibri"/>
          <w:color w:val="000000" w:themeColor="text1"/>
          <w:sz w:val="20"/>
          <w:szCs w:val="20"/>
        </w:rPr>
        <w:instrText xml:space="preserve"> SEQ Quadro \* ARABIC </w:instrText>
      </w:r>
      <w:r>
        <w:rPr>
          <w:rFonts w:ascii="Calibri" w:hAnsi="Calibri" w:cs="Calibri"/>
          <w:color w:val="000000" w:themeColor="text1"/>
          <w:sz w:val="20"/>
          <w:szCs w:val="20"/>
        </w:rPr>
        <w:fldChar w:fldCharType="separate"/>
      </w:r>
      <w:r w:rsidR="00805C76">
        <w:rPr>
          <w:rFonts w:ascii="Calibri" w:hAnsi="Calibri" w:cs="Calibri"/>
          <w:noProof/>
          <w:color w:val="000000" w:themeColor="text1"/>
          <w:sz w:val="20"/>
          <w:szCs w:val="20"/>
        </w:rPr>
        <w:t>8</w:t>
      </w:r>
      <w:r>
        <w:rPr>
          <w:rFonts w:ascii="Calibri" w:hAnsi="Calibri" w:cs="Calibri"/>
          <w:color w:val="000000" w:themeColor="text1"/>
          <w:sz w:val="20"/>
          <w:szCs w:val="20"/>
        </w:rPr>
        <w:fldChar w:fldCharType="end"/>
      </w:r>
      <w:r>
        <w:rPr>
          <w:rFonts w:asciiTheme="minorHAnsi" w:hAnsiTheme="minorHAnsi" w:cstheme="minorHAnsi"/>
          <w:color w:val="000000" w:themeColor="text1"/>
          <w:sz w:val="20"/>
          <w:szCs w:val="20"/>
        </w:rPr>
        <w:t xml:space="preserve"> - Atividades inerentes à dissertação</w:t>
      </w:r>
      <w:bookmarkEnd w:id="216"/>
    </w:p>
    <w:tbl>
      <w:tblPr>
        <w:tblW w:w="8504" w:type="dxa"/>
        <w:jc w:val="center"/>
        <w:tblLayout w:type="fixed"/>
        <w:tblCellMar>
          <w:top w:w="80" w:type="dxa"/>
          <w:left w:w="120" w:type="dxa"/>
          <w:bottom w:w="80" w:type="dxa"/>
          <w:right w:w="120" w:type="dxa"/>
        </w:tblCellMar>
        <w:tblLook w:val="04A0" w:firstRow="1" w:lastRow="0" w:firstColumn="1" w:lastColumn="0" w:noHBand="0" w:noVBand="1"/>
      </w:tblPr>
      <w:tblGrid>
        <w:gridCol w:w="1500"/>
        <w:gridCol w:w="1899"/>
        <w:gridCol w:w="2900"/>
        <w:gridCol w:w="901"/>
        <w:gridCol w:w="1304"/>
      </w:tblGrid>
      <w:tr w:rsidR="00245D9A" w:rsidRPr="008E179E" w14:paraId="5F4F6759" w14:textId="77777777">
        <w:trPr>
          <w:tblHeader/>
          <w:jc w:val="center"/>
        </w:trPr>
        <w:tc>
          <w:tcPr>
            <w:tcW w:w="1500" w:type="dxa"/>
            <w:tcBorders>
              <w:top w:val="single" w:sz="4" w:space="0" w:color="999999"/>
              <w:left w:val="single" w:sz="4" w:space="0" w:color="999999"/>
              <w:bottom w:val="single" w:sz="4" w:space="0" w:color="999999"/>
              <w:right w:val="single" w:sz="4" w:space="0" w:color="999999"/>
            </w:tcBorders>
            <w:shd w:val="clear" w:color="auto" w:fill="D5E8F0"/>
            <w:vAlign w:val="center"/>
          </w:tcPr>
          <w:p w14:paraId="695B9E27" w14:textId="77777777" w:rsidR="00245D9A" w:rsidRPr="008E179E" w:rsidRDefault="00E8542F" w:rsidP="009A124B">
            <w:pPr>
              <w:spacing w:after="0" w:line="360" w:lineRule="auto"/>
              <w:jc w:val="center"/>
            </w:pPr>
            <w:r>
              <w:rPr>
                <w:rFonts w:ascii="Times New Roman" w:eastAsia="Times New Roman" w:hAnsi="Times New Roman" w:cs="Times New Roman"/>
                <w:b/>
                <w:bCs/>
                <w:sz w:val="20"/>
                <w:szCs w:val="20"/>
              </w:rPr>
              <w:t>Fase metodológica</w:t>
            </w:r>
          </w:p>
        </w:tc>
        <w:tc>
          <w:tcPr>
            <w:tcW w:w="1899" w:type="dxa"/>
            <w:tcBorders>
              <w:top w:val="single" w:sz="4" w:space="0" w:color="999999"/>
              <w:left w:val="single" w:sz="4" w:space="0" w:color="999999"/>
              <w:bottom w:val="single" w:sz="4" w:space="0" w:color="999999"/>
              <w:right w:val="single" w:sz="4" w:space="0" w:color="999999"/>
            </w:tcBorders>
            <w:shd w:val="clear" w:color="auto" w:fill="D5E8F0"/>
            <w:vAlign w:val="center"/>
          </w:tcPr>
          <w:p w14:paraId="7ACF3680" w14:textId="77777777" w:rsidR="00245D9A" w:rsidRPr="008E179E" w:rsidRDefault="00E8542F" w:rsidP="009A124B">
            <w:pPr>
              <w:spacing w:after="0" w:line="360" w:lineRule="auto"/>
              <w:jc w:val="center"/>
            </w:pPr>
            <w:r>
              <w:rPr>
                <w:rFonts w:ascii="Times New Roman" w:eastAsia="Times New Roman" w:hAnsi="Times New Roman" w:cs="Times New Roman"/>
                <w:b/>
                <w:bCs/>
                <w:sz w:val="20"/>
                <w:szCs w:val="20"/>
              </w:rPr>
              <w:t>Etapas</w:t>
            </w:r>
          </w:p>
        </w:tc>
        <w:tc>
          <w:tcPr>
            <w:tcW w:w="2900" w:type="dxa"/>
            <w:tcBorders>
              <w:top w:val="single" w:sz="4" w:space="0" w:color="999999"/>
              <w:left w:val="single" w:sz="4" w:space="0" w:color="999999"/>
              <w:bottom w:val="single" w:sz="4" w:space="0" w:color="999999"/>
              <w:right w:val="single" w:sz="4" w:space="0" w:color="999999"/>
            </w:tcBorders>
            <w:shd w:val="clear" w:color="auto" w:fill="D5E8F0"/>
            <w:vAlign w:val="center"/>
          </w:tcPr>
          <w:p w14:paraId="7A6AC1C2" w14:textId="77777777" w:rsidR="00245D9A" w:rsidRPr="008E179E" w:rsidRDefault="00E8542F" w:rsidP="009A124B">
            <w:pPr>
              <w:spacing w:after="0" w:line="360" w:lineRule="auto"/>
              <w:jc w:val="center"/>
            </w:pPr>
            <w:r>
              <w:rPr>
                <w:rFonts w:ascii="Times New Roman" w:eastAsia="Times New Roman" w:hAnsi="Times New Roman" w:cs="Times New Roman"/>
                <w:b/>
                <w:bCs/>
                <w:sz w:val="20"/>
                <w:szCs w:val="20"/>
              </w:rPr>
              <w:t>Detalhamento</w:t>
            </w:r>
          </w:p>
        </w:tc>
        <w:tc>
          <w:tcPr>
            <w:tcW w:w="901" w:type="dxa"/>
            <w:tcBorders>
              <w:top w:val="single" w:sz="4" w:space="0" w:color="999999"/>
              <w:left w:val="single" w:sz="4" w:space="0" w:color="999999"/>
              <w:bottom w:val="single" w:sz="4" w:space="0" w:color="999999"/>
              <w:right w:val="single" w:sz="4" w:space="0" w:color="999999"/>
            </w:tcBorders>
            <w:shd w:val="clear" w:color="auto" w:fill="D5E8F0"/>
            <w:vAlign w:val="center"/>
          </w:tcPr>
          <w:p w14:paraId="6C983A04" w14:textId="77777777" w:rsidR="00245D9A" w:rsidRPr="008E179E" w:rsidRDefault="00E8542F" w:rsidP="009A124B">
            <w:pPr>
              <w:spacing w:after="0" w:line="360" w:lineRule="auto"/>
              <w:jc w:val="center"/>
            </w:pPr>
            <w:r>
              <w:rPr>
                <w:rFonts w:ascii="Times New Roman" w:eastAsia="Times New Roman" w:hAnsi="Times New Roman" w:cs="Times New Roman"/>
                <w:b/>
                <w:bCs/>
                <w:sz w:val="20"/>
                <w:szCs w:val="20"/>
              </w:rPr>
              <w:t>Status</w:t>
            </w:r>
          </w:p>
        </w:tc>
        <w:tc>
          <w:tcPr>
            <w:tcW w:w="1304" w:type="dxa"/>
            <w:tcBorders>
              <w:top w:val="single" w:sz="4" w:space="0" w:color="999999"/>
              <w:left w:val="single" w:sz="4" w:space="0" w:color="999999"/>
              <w:bottom w:val="single" w:sz="4" w:space="0" w:color="999999"/>
              <w:right w:val="single" w:sz="4" w:space="0" w:color="999999"/>
            </w:tcBorders>
            <w:shd w:val="clear" w:color="auto" w:fill="D5E8F0"/>
            <w:vAlign w:val="center"/>
          </w:tcPr>
          <w:p w14:paraId="26F6A61D" w14:textId="77777777" w:rsidR="00245D9A" w:rsidRPr="008E179E" w:rsidRDefault="00E8542F" w:rsidP="009A124B">
            <w:pPr>
              <w:spacing w:after="0" w:line="360" w:lineRule="auto"/>
              <w:jc w:val="center"/>
            </w:pPr>
            <w:r>
              <w:rPr>
                <w:rFonts w:ascii="Times New Roman" w:eastAsia="Times New Roman" w:hAnsi="Times New Roman" w:cs="Times New Roman"/>
                <w:b/>
                <w:bCs/>
                <w:sz w:val="20"/>
                <w:szCs w:val="20"/>
              </w:rPr>
              <w:t>Período</w:t>
            </w:r>
          </w:p>
        </w:tc>
      </w:tr>
      <w:tr w:rsidR="00245D9A" w:rsidRPr="008E179E" w14:paraId="2FB1DE09" w14:textId="77777777">
        <w:trPr>
          <w:jc w:val="center"/>
        </w:trPr>
        <w:tc>
          <w:tcPr>
            <w:tcW w:w="1500" w:type="dxa"/>
            <w:vMerge w:val="restart"/>
            <w:tcBorders>
              <w:top w:val="single" w:sz="4" w:space="0" w:color="999999"/>
              <w:left w:val="single" w:sz="4" w:space="0" w:color="999999"/>
              <w:bottom w:val="single" w:sz="4" w:space="0" w:color="999999"/>
              <w:right w:val="single" w:sz="4" w:space="0" w:color="999999"/>
            </w:tcBorders>
            <w:shd w:val="clear" w:color="auto" w:fill="EEF6FB"/>
            <w:vAlign w:val="center"/>
          </w:tcPr>
          <w:p w14:paraId="043C9FBF" w14:textId="77777777" w:rsidR="00245D9A" w:rsidRPr="008E179E" w:rsidRDefault="00E8542F" w:rsidP="009A124B">
            <w:pPr>
              <w:spacing w:after="0" w:line="360" w:lineRule="auto"/>
            </w:pPr>
            <w:r>
              <w:rPr>
                <w:rFonts w:ascii="Times New Roman" w:eastAsia="Times New Roman" w:hAnsi="Times New Roman" w:cs="Times New Roman"/>
                <w:b/>
                <w:bCs/>
                <w:sz w:val="20"/>
                <w:szCs w:val="20"/>
              </w:rPr>
              <w:t>Fase 1 -Fundamentação e imersão qualitativa</w:t>
            </w:r>
          </w:p>
        </w:tc>
        <w:tc>
          <w:tcPr>
            <w:tcW w:w="1899" w:type="dxa"/>
            <w:tcBorders>
              <w:top w:val="single" w:sz="4" w:space="0" w:color="999999"/>
              <w:left w:val="single" w:sz="4" w:space="0" w:color="999999"/>
              <w:bottom w:val="single" w:sz="4" w:space="0" w:color="999999"/>
              <w:right w:val="single" w:sz="4" w:space="0" w:color="999999"/>
            </w:tcBorders>
            <w:vAlign w:val="center"/>
          </w:tcPr>
          <w:p w14:paraId="24C910C5" w14:textId="77777777" w:rsidR="00245D9A" w:rsidRPr="008E179E" w:rsidRDefault="00E8542F" w:rsidP="009A124B">
            <w:pPr>
              <w:spacing w:after="0" w:line="360" w:lineRule="auto"/>
            </w:pPr>
            <w:r>
              <w:rPr>
                <w:rFonts w:ascii="Times New Roman" w:eastAsia="Times New Roman" w:hAnsi="Times New Roman" w:cs="Times New Roman"/>
                <w:sz w:val="20"/>
                <w:szCs w:val="20"/>
              </w:rPr>
              <w:t xml:space="preserve">Mapear o estado da arte sobre EVTEAS, </w:t>
            </w:r>
            <w:r>
              <w:rPr>
                <w:rFonts w:ascii="Times New Roman" w:eastAsia="Times New Roman" w:hAnsi="Times New Roman" w:cs="Times New Roman"/>
                <w:i/>
                <w:iCs/>
                <w:sz w:val="20"/>
                <w:szCs w:val="20"/>
              </w:rPr>
              <w:t>Lean-Green</w:t>
            </w:r>
            <w:r>
              <w:rPr>
                <w:rFonts w:ascii="Times New Roman" w:eastAsia="Times New Roman" w:hAnsi="Times New Roman" w:cs="Times New Roman"/>
                <w:sz w:val="20"/>
                <w:szCs w:val="20"/>
              </w:rPr>
              <w:t xml:space="preserve"> e ESG na piscicultura</w:t>
            </w:r>
          </w:p>
        </w:tc>
        <w:tc>
          <w:tcPr>
            <w:tcW w:w="2900" w:type="dxa"/>
            <w:tcBorders>
              <w:top w:val="single" w:sz="4" w:space="0" w:color="999999"/>
              <w:left w:val="single" w:sz="4" w:space="0" w:color="999999"/>
              <w:bottom w:val="single" w:sz="4" w:space="0" w:color="999999"/>
              <w:right w:val="single" w:sz="4" w:space="0" w:color="999999"/>
            </w:tcBorders>
            <w:vAlign w:val="center"/>
          </w:tcPr>
          <w:p w14:paraId="509519C0" w14:textId="77777777" w:rsidR="00245D9A" w:rsidRPr="008E179E" w:rsidRDefault="00E8542F" w:rsidP="009A124B">
            <w:pPr>
              <w:spacing w:after="0" w:line="360" w:lineRule="auto"/>
            </w:pPr>
            <w:r>
              <w:rPr>
                <w:rFonts w:ascii="Times New Roman" w:eastAsia="Times New Roman" w:hAnsi="Times New Roman" w:cs="Times New Roman"/>
                <w:sz w:val="20"/>
                <w:szCs w:val="20"/>
              </w:rPr>
              <w:t>Realização do levantamento bibliográfico inicial  e da Revisão Sistemática da Literatura (RSL) com aplicação do protocolo PRISMA</w:t>
            </w:r>
          </w:p>
        </w:tc>
        <w:tc>
          <w:tcPr>
            <w:tcW w:w="901" w:type="dxa"/>
            <w:tcBorders>
              <w:top w:val="single" w:sz="4" w:space="0" w:color="999999"/>
              <w:left w:val="single" w:sz="4" w:space="0" w:color="999999"/>
              <w:bottom w:val="single" w:sz="4" w:space="0" w:color="999999"/>
              <w:right w:val="single" w:sz="4" w:space="0" w:color="999999"/>
            </w:tcBorders>
            <w:shd w:val="clear" w:color="auto" w:fill="D9F2D9"/>
            <w:vAlign w:val="center"/>
          </w:tcPr>
          <w:p w14:paraId="0309BFD5" w14:textId="77777777" w:rsidR="00245D9A" w:rsidRPr="008E179E" w:rsidRDefault="00E8542F" w:rsidP="009A124B">
            <w:pPr>
              <w:spacing w:after="0" w:line="360" w:lineRule="auto"/>
              <w:jc w:val="center"/>
            </w:pPr>
            <w:r>
              <w:rPr>
                <w:rFonts w:ascii="Times New Roman" w:eastAsia="Times New Roman" w:hAnsi="Times New Roman" w:cs="Times New Roman"/>
                <w:sz w:val="20"/>
                <w:szCs w:val="20"/>
              </w:rPr>
              <w:t>Concluído</w:t>
            </w:r>
          </w:p>
        </w:tc>
        <w:tc>
          <w:tcPr>
            <w:tcW w:w="1304" w:type="dxa"/>
            <w:tcBorders>
              <w:top w:val="single" w:sz="4" w:space="0" w:color="999999"/>
              <w:left w:val="single" w:sz="4" w:space="0" w:color="999999"/>
              <w:bottom w:val="single" w:sz="4" w:space="0" w:color="999999"/>
              <w:right w:val="single" w:sz="4" w:space="0" w:color="999999"/>
            </w:tcBorders>
            <w:vAlign w:val="center"/>
          </w:tcPr>
          <w:p w14:paraId="28110321" w14:textId="77777777" w:rsidR="00245D9A" w:rsidRPr="008E179E" w:rsidRDefault="00E8542F" w:rsidP="009A124B">
            <w:pPr>
              <w:spacing w:after="0" w:line="360" w:lineRule="auto"/>
              <w:jc w:val="center"/>
            </w:pPr>
            <w:proofErr w:type="spellStart"/>
            <w:r>
              <w:rPr>
                <w:rFonts w:ascii="Times New Roman" w:eastAsia="Times New Roman" w:hAnsi="Times New Roman" w:cs="Times New Roman"/>
                <w:sz w:val="20"/>
                <w:szCs w:val="20"/>
              </w:rPr>
              <w:t>Ago</w:t>
            </w:r>
            <w:proofErr w:type="spellEnd"/>
            <w:r>
              <w:rPr>
                <w:rFonts w:ascii="Times New Roman" w:eastAsia="Times New Roman" w:hAnsi="Times New Roman" w:cs="Times New Roman"/>
                <w:sz w:val="20"/>
                <w:szCs w:val="20"/>
              </w:rPr>
              <w:t>/2025 a Mai/2026</w:t>
            </w:r>
          </w:p>
        </w:tc>
      </w:tr>
      <w:tr w:rsidR="00245D9A" w:rsidRPr="008E179E" w14:paraId="205B0B3C" w14:textId="77777777">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EEF6FB"/>
            <w:vAlign w:val="center"/>
          </w:tcPr>
          <w:p w14:paraId="559FCFF7" w14:textId="77777777" w:rsidR="00245D9A" w:rsidRPr="008E179E" w:rsidRDefault="00245D9A" w:rsidP="009A124B">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6EFA289E" w14:textId="77777777" w:rsidR="00245D9A" w:rsidRPr="008E179E" w:rsidRDefault="00E8542F" w:rsidP="009A124B">
            <w:pPr>
              <w:spacing w:after="0" w:line="360" w:lineRule="auto"/>
            </w:pPr>
            <w:r>
              <w:rPr>
                <w:rFonts w:ascii="Times New Roman" w:eastAsia="Times New Roman" w:hAnsi="Times New Roman" w:cs="Times New Roman"/>
                <w:sz w:val="20"/>
                <w:szCs w:val="20"/>
              </w:rPr>
              <w:t>Identificar lacunas teóricas na integração ESG. Lean e EVTEAS</w:t>
            </w:r>
          </w:p>
        </w:tc>
        <w:tc>
          <w:tcPr>
            <w:tcW w:w="2900" w:type="dxa"/>
            <w:tcBorders>
              <w:top w:val="single" w:sz="4" w:space="0" w:color="999999"/>
              <w:left w:val="single" w:sz="4" w:space="0" w:color="999999"/>
              <w:bottom w:val="single" w:sz="4" w:space="0" w:color="999999"/>
              <w:right w:val="single" w:sz="4" w:space="0" w:color="999999"/>
            </w:tcBorders>
            <w:vAlign w:val="center"/>
          </w:tcPr>
          <w:p w14:paraId="0DF53933" w14:textId="77777777" w:rsidR="00245D9A" w:rsidRPr="008E179E" w:rsidRDefault="00E8542F" w:rsidP="009A124B">
            <w:pPr>
              <w:spacing w:after="0" w:line="360" w:lineRule="auto"/>
            </w:pPr>
            <w:r>
              <w:rPr>
                <w:rFonts w:ascii="Times New Roman" w:eastAsia="Times New Roman" w:hAnsi="Times New Roman" w:cs="Times New Roman"/>
                <w:sz w:val="20"/>
                <w:szCs w:val="20"/>
              </w:rPr>
              <w:t>Estruturação dos três eixos temáticos da fundamentação teórica e síntese analítica dos resultados</w:t>
            </w:r>
          </w:p>
        </w:tc>
        <w:tc>
          <w:tcPr>
            <w:tcW w:w="901" w:type="dxa"/>
            <w:tcBorders>
              <w:top w:val="single" w:sz="4" w:space="0" w:color="999999"/>
              <w:left w:val="single" w:sz="4" w:space="0" w:color="999999"/>
              <w:bottom w:val="single" w:sz="4" w:space="0" w:color="999999"/>
              <w:right w:val="single" w:sz="4" w:space="0" w:color="999999"/>
            </w:tcBorders>
            <w:shd w:val="clear" w:color="auto" w:fill="D9F2D9"/>
            <w:vAlign w:val="center"/>
          </w:tcPr>
          <w:p w14:paraId="13A0207D" w14:textId="77777777" w:rsidR="00245D9A" w:rsidRPr="008E179E" w:rsidRDefault="00E8542F" w:rsidP="009A124B">
            <w:pPr>
              <w:spacing w:after="0" w:line="360" w:lineRule="auto"/>
              <w:jc w:val="center"/>
            </w:pPr>
            <w:r>
              <w:rPr>
                <w:rFonts w:ascii="Times New Roman" w:eastAsia="Times New Roman" w:hAnsi="Times New Roman" w:cs="Times New Roman"/>
                <w:sz w:val="20"/>
                <w:szCs w:val="20"/>
              </w:rPr>
              <w:t>Concluído</w:t>
            </w:r>
          </w:p>
        </w:tc>
        <w:tc>
          <w:tcPr>
            <w:tcW w:w="1304" w:type="dxa"/>
            <w:tcBorders>
              <w:top w:val="single" w:sz="4" w:space="0" w:color="999999"/>
              <w:left w:val="single" w:sz="4" w:space="0" w:color="999999"/>
              <w:bottom w:val="single" w:sz="4" w:space="0" w:color="999999"/>
              <w:right w:val="single" w:sz="4" w:space="0" w:color="999999"/>
            </w:tcBorders>
            <w:vAlign w:val="center"/>
          </w:tcPr>
          <w:p w14:paraId="010B0F6A" w14:textId="77777777" w:rsidR="00245D9A" w:rsidRPr="008E179E" w:rsidRDefault="00E8542F" w:rsidP="009A124B">
            <w:pPr>
              <w:spacing w:after="0" w:line="360" w:lineRule="auto"/>
              <w:jc w:val="center"/>
            </w:pPr>
            <w:r>
              <w:rPr>
                <w:rFonts w:ascii="Times New Roman" w:eastAsia="Times New Roman" w:hAnsi="Times New Roman" w:cs="Times New Roman"/>
                <w:sz w:val="20"/>
                <w:szCs w:val="20"/>
              </w:rPr>
              <w:t>Out/2025 a Mai/2026</w:t>
            </w:r>
          </w:p>
        </w:tc>
      </w:tr>
      <w:tr w:rsidR="00245D9A" w:rsidRPr="008E179E" w14:paraId="4B024C83" w14:textId="77777777">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EEF6FB"/>
            <w:vAlign w:val="center"/>
          </w:tcPr>
          <w:p w14:paraId="5FCAB957" w14:textId="77777777" w:rsidR="00245D9A" w:rsidRPr="008E179E" w:rsidRDefault="00245D9A" w:rsidP="009A124B">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7F351AF3" w14:textId="77777777" w:rsidR="00245D9A" w:rsidRPr="008E179E" w:rsidRDefault="00E8542F" w:rsidP="009A124B">
            <w:pPr>
              <w:spacing w:after="0" w:line="360" w:lineRule="auto"/>
            </w:pPr>
            <w:r>
              <w:rPr>
                <w:rFonts w:ascii="Times New Roman" w:eastAsia="Times New Roman" w:hAnsi="Times New Roman" w:cs="Times New Roman"/>
                <w:sz w:val="20"/>
                <w:szCs w:val="20"/>
              </w:rPr>
              <w:t>Consolidar a metodologia de pesquisa</w:t>
            </w:r>
          </w:p>
        </w:tc>
        <w:tc>
          <w:tcPr>
            <w:tcW w:w="2900" w:type="dxa"/>
            <w:tcBorders>
              <w:top w:val="single" w:sz="4" w:space="0" w:color="999999"/>
              <w:left w:val="single" w:sz="4" w:space="0" w:color="999999"/>
              <w:bottom w:val="single" w:sz="4" w:space="0" w:color="999999"/>
              <w:right w:val="single" w:sz="4" w:space="0" w:color="999999"/>
            </w:tcBorders>
            <w:vAlign w:val="center"/>
          </w:tcPr>
          <w:p w14:paraId="3357EACB" w14:textId="77777777" w:rsidR="00245D9A" w:rsidRPr="008E179E" w:rsidRDefault="00E8542F" w:rsidP="009A124B">
            <w:pPr>
              <w:spacing w:after="0" w:line="360" w:lineRule="auto"/>
            </w:pPr>
            <w:r>
              <w:rPr>
                <w:rFonts w:ascii="Times New Roman" w:eastAsia="Times New Roman" w:hAnsi="Times New Roman" w:cs="Times New Roman"/>
                <w:sz w:val="20"/>
                <w:szCs w:val="20"/>
              </w:rPr>
              <w:t>Redação do Capítulo 3 (Metodologia), definindo a articulação entre DSR, V&amp;V e métodos de análise qualiquantitativa</w:t>
            </w:r>
          </w:p>
        </w:tc>
        <w:tc>
          <w:tcPr>
            <w:tcW w:w="901" w:type="dxa"/>
            <w:tcBorders>
              <w:top w:val="single" w:sz="4" w:space="0" w:color="999999"/>
              <w:left w:val="single" w:sz="4" w:space="0" w:color="999999"/>
              <w:bottom w:val="single" w:sz="4" w:space="0" w:color="999999"/>
              <w:right w:val="single" w:sz="4" w:space="0" w:color="999999"/>
            </w:tcBorders>
            <w:shd w:val="clear" w:color="auto" w:fill="D9F2D9"/>
            <w:vAlign w:val="center"/>
          </w:tcPr>
          <w:p w14:paraId="4ED733CE" w14:textId="77777777" w:rsidR="00245D9A" w:rsidRPr="008E179E" w:rsidRDefault="00E8542F" w:rsidP="009A124B">
            <w:pPr>
              <w:spacing w:after="0" w:line="360" w:lineRule="auto"/>
              <w:jc w:val="center"/>
            </w:pPr>
            <w:r>
              <w:rPr>
                <w:rFonts w:ascii="Times New Roman" w:eastAsia="Times New Roman" w:hAnsi="Times New Roman" w:cs="Times New Roman"/>
                <w:sz w:val="20"/>
                <w:szCs w:val="20"/>
              </w:rPr>
              <w:t>Concluído</w:t>
            </w:r>
          </w:p>
        </w:tc>
        <w:tc>
          <w:tcPr>
            <w:tcW w:w="1304" w:type="dxa"/>
            <w:tcBorders>
              <w:top w:val="single" w:sz="4" w:space="0" w:color="999999"/>
              <w:left w:val="single" w:sz="4" w:space="0" w:color="999999"/>
              <w:bottom w:val="single" w:sz="4" w:space="0" w:color="999999"/>
              <w:right w:val="single" w:sz="4" w:space="0" w:color="999999"/>
            </w:tcBorders>
            <w:vAlign w:val="center"/>
          </w:tcPr>
          <w:p w14:paraId="30EB394F" w14:textId="77777777" w:rsidR="00245D9A" w:rsidRPr="008E179E" w:rsidRDefault="00E8542F" w:rsidP="009A124B">
            <w:pPr>
              <w:spacing w:after="0" w:line="360" w:lineRule="auto"/>
              <w:jc w:val="center"/>
            </w:pPr>
            <w:proofErr w:type="spellStart"/>
            <w:r>
              <w:rPr>
                <w:rFonts w:ascii="Times New Roman" w:eastAsia="Times New Roman" w:hAnsi="Times New Roman" w:cs="Times New Roman"/>
                <w:sz w:val="20"/>
                <w:szCs w:val="20"/>
              </w:rPr>
              <w:t>Fev</w:t>
            </w:r>
            <w:proofErr w:type="spellEnd"/>
            <w:r>
              <w:rPr>
                <w:rFonts w:ascii="Times New Roman" w:eastAsia="Times New Roman" w:hAnsi="Times New Roman" w:cs="Times New Roman"/>
                <w:sz w:val="20"/>
                <w:szCs w:val="20"/>
              </w:rPr>
              <w:t>/2026 a Mai/2026</w:t>
            </w:r>
          </w:p>
        </w:tc>
      </w:tr>
      <w:tr w:rsidR="008525B9" w:rsidRPr="008E179E" w14:paraId="152E5F23" w14:textId="77777777" w:rsidTr="00B46821">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EEF6FB"/>
            <w:vAlign w:val="center"/>
          </w:tcPr>
          <w:p w14:paraId="323E1C00"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13C500BF" w14:textId="77777777" w:rsidR="008525B9" w:rsidRPr="008E179E" w:rsidRDefault="008525B9" w:rsidP="008525B9">
            <w:pPr>
              <w:spacing w:after="0" w:line="360" w:lineRule="auto"/>
            </w:pPr>
            <w:r>
              <w:rPr>
                <w:rFonts w:ascii="Times New Roman" w:eastAsia="Times New Roman" w:hAnsi="Times New Roman" w:cs="Times New Roman"/>
                <w:sz w:val="20"/>
                <w:szCs w:val="20"/>
              </w:rPr>
              <w:t>Submeter a proposta à banca de qualificação</w:t>
            </w:r>
          </w:p>
        </w:tc>
        <w:tc>
          <w:tcPr>
            <w:tcW w:w="2900" w:type="dxa"/>
            <w:tcBorders>
              <w:top w:val="single" w:sz="4" w:space="0" w:color="999999"/>
              <w:left w:val="single" w:sz="4" w:space="0" w:color="999999"/>
              <w:bottom w:val="single" w:sz="4" w:space="0" w:color="999999"/>
              <w:right w:val="single" w:sz="4" w:space="0" w:color="999999"/>
            </w:tcBorders>
            <w:vAlign w:val="center"/>
          </w:tcPr>
          <w:p w14:paraId="07BA6393" w14:textId="77777777" w:rsidR="008525B9" w:rsidRPr="008E179E" w:rsidRDefault="008525B9" w:rsidP="008525B9">
            <w:pPr>
              <w:spacing w:after="0" w:line="360" w:lineRule="auto"/>
            </w:pPr>
            <w:r>
              <w:rPr>
                <w:rFonts w:ascii="Times New Roman" w:eastAsia="Times New Roman" w:hAnsi="Times New Roman" w:cs="Times New Roman"/>
                <w:sz w:val="20"/>
                <w:szCs w:val="20"/>
              </w:rPr>
              <w:t>Defesa da qualificação e incorporação das contribuições da banca</w:t>
            </w:r>
          </w:p>
        </w:tc>
        <w:tc>
          <w:tcPr>
            <w:tcW w:w="901" w:type="dxa"/>
            <w:tcBorders>
              <w:top w:val="single" w:sz="4" w:space="0" w:color="999999"/>
              <w:left w:val="single" w:sz="4" w:space="0" w:color="999999"/>
              <w:bottom w:val="single" w:sz="4" w:space="0" w:color="999999"/>
              <w:right w:val="single" w:sz="4" w:space="0" w:color="999999"/>
            </w:tcBorders>
            <w:shd w:val="clear" w:color="auto" w:fill="FFF2CC"/>
            <w:vAlign w:val="center"/>
          </w:tcPr>
          <w:p w14:paraId="148ABD1F" w14:textId="77777777" w:rsidR="008525B9" w:rsidRPr="008E179E" w:rsidRDefault="00B46821" w:rsidP="008525B9">
            <w:pPr>
              <w:spacing w:after="0" w:line="360" w:lineRule="auto"/>
              <w:jc w:val="center"/>
            </w:pPr>
            <w:r>
              <w:rPr>
                <w:rFonts w:ascii="Times New Roman" w:eastAsia="Times New Roman" w:hAnsi="Times New Roman" w:cs="Times New Roman"/>
                <w:sz w:val="20"/>
                <w:szCs w:val="20"/>
              </w:rPr>
              <w:t>Em andamento</w:t>
            </w:r>
          </w:p>
        </w:tc>
        <w:tc>
          <w:tcPr>
            <w:tcW w:w="1304" w:type="dxa"/>
            <w:tcBorders>
              <w:top w:val="single" w:sz="4" w:space="0" w:color="999999"/>
              <w:left w:val="single" w:sz="4" w:space="0" w:color="999999"/>
              <w:bottom w:val="single" w:sz="4" w:space="0" w:color="999999"/>
              <w:right w:val="single" w:sz="4" w:space="0" w:color="999999"/>
            </w:tcBorders>
            <w:vAlign w:val="center"/>
          </w:tcPr>
          <w:p w14:paraId="29860303" w14:textId="77777777" w:rsidR="008525B9" w:rsidRPr="008E179E" w:rsidRDefault="008525B9" w:rsidP="008525B9">
            <w:pPr>
              <w:spacing w:after="0" w:line="360" w:lineRule="auto"/>
              <w:jc w:val="center"/>
            </w:pPr>
            <w:proofErr w:type="spellStart"/>
            <w:r>
              <w:rPr>
                <w:rFonts w:ascii="Times New Roman" w:eastAsia="Times New Roman" w:hAnsi="Times New Roman" w:cs="Times New Roman"/>
                <w:sz w:val="20"/>
                <w:szCs w:val="20"/>
              </w:rPr>
              <w:t>Jun</w:t>
            </w:r>
            <w:proofErr w:type="spellEnd"/>
            <w:r>
              <w:rPr>
                <w:rFonts w:ascii="Times New Roman" w:eastAsia="Times New Roman" w:hAnsi="Times New Roman" w:cs="Times New Roman"/>
                <w:sz w:val="20"/>
                <w:szCs w:val="20"/>
              </w:rPr>
              <w:t xml:space="preserve">/2026 a </w:t>
            </w:r>
            <w:proofErr w:type="spellStart"/>
            <w:r>
              <w:rPr>
                <w:rFonts w:ascii="Times New Roman" w:eastAsia="Times New Roman" w:hAnsi="Times New Roman" w:cs="Times New Roman"/>
                <w:sz w:val="20"/>
                <w:szCs w:val="20"/>
              </w:rPr>
              <w:t>Ago</w:t>
            </w:r>
            <w:proofErr w:type="spellEnd"/>
            <w:r>
              <w:rPr>
                <w:rFonts w:ascii="Times New Roman" w:eastAsia="Times New Roman" w:hAnsi="Times New Roman" w:cs="Times New Roman"/>
                <w:sz w:val="20"/>
                <w:szCs w:val="20"/>
              </w:rPr>
              <w:t>/2026</w:t>
            </w:r>
          </w:p>
        </w:tc>
      </w:tr>
      <w:tr w:rsidR="008525B9" w:rsidRPr="008E179E" w14:paraId="3C02209A" w14:textId="77777777">
        <w:trPr>
          <w:jc w:val="center"/>
        </w:trPr>
        <w:tc>
          <w:tcPr>
            <w:tcW w:w="1500" w:type="dxa"/>
            <w:vMerge w:val="restart"/>
            <w:tcBorders>
              <w:top w:val="single" w:sz="4" w:space="0" w:color="999999"/>
              <w:left w:val="single" w:sz="4" w:space="0" w:color="999999"/>
              <w:bottom w:val="single" w:sz="4" w:space="0" w:color="999999"/>
              <w:right w:val="single" w:sz="4" w:space="0" w:color="999999"/>
            </w:tcBorders>
            <w:shd w:val="clear" w:color="auto" w:fill="F5F0E8"/>
            <w:vAlign w:val="center"/>
          </w:tcPr>
          <w:p w14:paraId="2F047B69" w14:textId="77777777" w:rsidR="008525B9" w:rsidRPr="008E179E" w:rsidRDefault="008525B9" w:rsidP="008525B9">
            <w:pPr>
              <w:spacing w:after="0" w:line="360" w:lineRule="auto"/>
            </w:pPr>
            <w:r>
              <w:rPr>
                <w:rFonts w:ascii="Times New Roman" w:eastAsia="Times New Roman" w:hAnsi="Times New Roman" w:cs="Times New Roman"/>
                <w:b/>
                <w:bCs/>
                <w:sz w:val="20"/>
                <w:szCs w:val="20"/>
              </w:rPr>
              <w:t xml:space="preserve">Fase 2 - Ciclo Design Science </w:t>
            </w:r>
            <w:proofErr w:type="spellStart"/>
            <w:r>
              <w:rPr>
                <w:rFonts w:ascii="Times New Roman" w:eastAsia="Times New Roman" w:hAnsi="Times New Roman" w:cs="Times New Roman"/>
                <w:b/>
                <w:bCs/>
                <w:sz w:val="20"/>
                <w:szCs w:val="20"/>
              </w:rPr>
              <w:t>Research</w:t>
            </w:r>
            <w:proofErr w:type="spellEnd"/>
            <w:r>
              <w:rPr>
                <w:rFonts w:ascii="Times New Roman" w:eastAsia="Times New Roman" w:hAnsi="Times New Roman" w:cs="Times New Roman"/>
                <w:b/>
                <w:bCs/>
                <w:sz w:val="20"/>
                <w:szCs w:val="20"/>
              </w:rPr>
              <w:t xml:space="preserve"> (DSR)</w:t>
            </w:r>
          </w:p>
        </w:tc>
        <w:tc>
          <w:tcPr>
            <w:tcW w:w="1899" w:type="dxa"/>
            <w:tcBorders>
              <w:top w:val="single" w:sz="4" w:space="0" w:color="999999"/>
              <w:left w:val="single" w:sz="4" w:space="0" w:color="999999"/>
              <w:bottom w:val="single" w:sz="4" w:space="0" w:color="999999"/>
              <w:right w:val="single" w:sz="4" w:space="0" w:color="999999"/>
            </w:tcBorders>
            <w:vAlign w:val="center"/>
          </w:tcPr>
          <w:p w14:paraId="59FF3FBD" w14:textId="77777777" w:rsidR="008525B9" w:rsidRPr="008E179E" w:rsidRDefault="008525B9" w:rsidP="008525B9">
            <w:pPr>
              <w:spacing w:after="0" w:line="360" w:lineRule="auto"/>
            </w:pPr>
            <w:r>
              <w:rPr>
                <w:rFonts w:ascii="Times New Roman" w:eastAsia="Times New Roman" w:hAnsi="Times New Roman" w:cs="Times New Roman"/>
                <w:sz w:val="20"/>
                <w:szCs w:val="20"/>
              </w:rPr>
              <w:t>Identificar artefatos prévios e configurar a classe de problemas (Etapa 4 DSR)</w:t>
            </w:r>
          </w:p>
        </w:tc>
        <w:tc>
          <w:tcPr>
            <w:tcW w:w="2900" w:type="dxa"/>
            <w:tcBorders>
              <w:top w:val="single" w:sz="4" w:space="0" w:color="999999"/>
              <w:left w:val="single" w:sz="4" w:space="0" w:color="999999"/>
              <w:bottom w:val="single" w:sz="4" w:space="0" w:color="999999"/>
              <w:right w:val="single" w:sz="4" w:space="0" w:color="999999"/>
            </w:tcBorders>
            <w:vAlign w:val="center"/>
          </w:tcPr>
          <w:p w14:paraId="303D1246" w14:textId="77777777" w:rsidR="008525B9" w:rsidRPr="008E179E" w:rsidRDefault="008525B9" w:rsidP="008525B9">
            <w:pPr>
              <w:spacing w:after="0" w:line="360" w:lineRule="auto"/>
            </w:pPr>
            <w:r>
              <w:rPr>
                <w:rFonts w:ascii="Times New Roman" w:eastAsia="Times New Roman" w:hAnsi="Times New Roman" w:cs="Times New Roman"/>
                <w:sz w:val="20"/>
                <w:szCs w:val="20"/>
              </w:rPr>
              <w:t xml:space="preserve">Análise comparativa dos </w:t>
            </w:r>
            <w:r>
              <w:rPr>
                <w:rFonts w:ascii="Times New Roman" w:eastAsia="Times New Roman" w:hAnsi="Times New Roman" w:cs="Times New Roman"/>
                <w:i/>
                <w:iCs/>
                <w:sz w:val="20"/>
                <w:szCs w:val="20"/>
              </w:rPr>
              <w:t xml:space="preserve">frameworks </w:t>
            </w:r>
            <w:r>
              <w:rPr>
                <w:rFonts w:ascii="Times New Roman" w:eastAsia="Times New Roman" w:hAnsi="Times New Roman" w:cs="Times New Roman"/>
                <w:sz w:val="20"/>
                <w:szCs w:val="20"/>
              </w:rPr>
              <w:t xml:space="preserve">existentes para </w:t>
            </w:r>
            <w:proofErr w:type="spellStart"/>
            <w:r>
              <w:rPr>
                <w:rFonts w:ascii="Times New Roman" w:eastAsia="Times New Roman" w:hAnsi="Times New Roman" w:cs="Times New Roman"/>
                <w:sz w:val="20"/>
                <w:szCs w:val="20"/>
              </w:rPr>
              <w:t>EVTEAs</w:t>
            </w:r>
            <w:proofErr w:type="spellEnd"/>
            <w:r>
              <w:rPr>
                <w:rFonts w:ascii="Times New Roman" w:eastAsia="Times New Roman" w:hAnsi="Times New Roman" w:cs="Times New Roman"/>
                <w:sz w:val="20"/>
                <w:szCs w:val="20"/>
              </w:rPr>
              <w:t xml:space="preserve"> em aquicultura e mapeamento das suas limitações</w:t>
            </w:r>
          </w:p>
        </w:tc>
        <w:tc>
          <w:tcPr>
            <w:tcW w:w="901" w:type="dxa"/>
            <w:tcBorders>
              <w:top w:val="single" w:sz="4" w:space="0" w:color="999999"/>
              <w:left w:val="single" w:sz="4" w:space="0" w:color="999999"/>
              <w:bottom w:val="single" w:sz="4" w:space="0" w:color="999999"/>
              <w:right w:val="single" w:sz="4" w:space="0" w:color="999999"/>
            </w:tcBorders>
            <w:shd w:val="clear" w:color="auto" w:fill="FFF2CC"/>
            <w:vAlign w:val="center"/>
          </w:tcPr>
          <w:p w14:paraId="31F2CE63"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Em andamento</w:t>
            </w:r>
          </w:p>
        </w:tc>
        <w:tc>
          <w:tcPr>
            <w:tcW w:w="1304" w:type="dxa"/>
            <w:tcBorders>
              <w:top w:val="single" w:sz="4" w:space="0" w:color="999999"/>
              <w:left w:val="single" w:sz="4" w:space="0" w:color="999999"/>
              <w:bottom w:val="single" w:sz="4" w:space="0" w:color="999999"/>
              <w:right w:val="single" w:sz="4" w:space="0" w:color="999999"/>
            </w:tcBorders>
            <w:vAlign w:val="center"/>
          </w:tcPr>
          <w:p w14:paraId="4AE48654"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Jul/2026 a Set/2026</w:t>
            </w:r>
          </w:p>
        </w:tc>
      </w:tr>
      <w:tr w:rsidR="008525B9" w:rsidRPr="008E179E" w14:paraId="766773C3" w14:textId="77777777">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F5F0E8"/>
            <w:vAlign w:val="center"/>
          </w:tcPr>
          <w:p w14:paraId="38A996DA"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5D0CFA0B" w14:textId="77777777" w:rsidR="008525B9" w:rsidRPr="008E179E" w:rsidRDefault="008525B9" w:rsidP="008525B9">
            <w:pPr>
              <w:spacing w:after="0" w:line="360" w:lineRule="auto"/>
            </w:pPr>
            <w:r>
              <w:rPr>
                <w:rFonts w:ascii="Times New Roman" w:eastAsia="Times New Roman" w:hAnsi="Times New Roman" w:cs="Times New Roman"/>
                <w:sz w:val="20"/>
                <w:szCs w:val="20"/>
              </w:rPr>
              <w:t>Propor formalmente o artefato EVTEAS-</w:t>
            </w:r>
            <w:proofErr w:type="spellStart"/>
            <w:r>
              <w:rPr>
                <w:rFonts w:ascii="Times New Roman" w:eastAsia="Times New Roman" w:hAnsi="Times New Roman" w:cs="Times New Roman"/>
                <w:sz w:val="20"/>
                <w:szCs w:val="20"/>
              </w:rPr>
              <w:t>Py</w:t>
            </w:r>
            <w:proofErr w:type="spellEnd"/>
            <w:r>
              <w:rPr>
                <w:rFonts w:ascii="Times New Roman" w:eastAsia="Times New Roman" w:hAnsi="Times New Roman" w:cs="Times New Roman"/>
                <w:sz w:val="20"/>
                <w:szCs w:val="20"/>
              </w:rPr>
              <w:t xml:space="preserve"> (Etapa 5 DSR)</w:t>
            </w:r>
          </w:p>
        </w:tc>
        <w:tc>
          <w:tcPr>
            <w:tcW w:w="2900" w:type="dxa"/>
            <w:tcBorders>
              <w:top w:val="single" w:sz="4" w:space="0" w:color="999999"/>
              <w:left w:val="single" w:sz="4" w:space="0" w:color="999999"/>
              <w:bottom w:val="single" w:sz="4" w:space="0" w:color="999999"/>
              <w:right w:val="single" w:sz="4" w:space="0" w:color="999999"/>
            </w:tcBorders>
            <w:vAlign w:val="center"/>
          </w:tcPr>
          <w:p w14:paraId="55E15176" w14:textId="77777777" w:rsidR="008525B9" w:rsidRPr="008E179E" w:rsidRDefault="008525B9" w:rsidP="008525B9">
            <w:pPr>
              <w:spacing w:after="0" w:line="360" w:lineRule="auto"/>
            </w:pPr>
            <w:r>
              <w:rPr>
                <w:rFonts w:ascii="Times New Roman" w:eastAsia="Times New Roman" w:hAnsi="Times New Roman" w:cs="Times New Roman"/>
                <w:sz w:val="20"/>
                <w:szCs w:val="20"/>
              </w:rPr>
              <w:t xml:space="preserve">Definição dos requisitos de alto nível, da arquitetura conceitual e das fronteiras de aplicação do </w:t>
            </w:r>
            <w:r>
              <w:rPr>
                <w:rFonts w:ascii="Times New Roman" w:eastAsia="Times New Roman" w:hAnsi="Times New Roman" w:cs="Times New Roman"/>
                <w:i/>
                <w:iCs/>
                <w:sz w:val="20"/>
                <w:szCs w:val="20"/>
              </w:rPr>
              <w:t>framework</w:t>
            </w:r>
          </w:p>
        </w:tc>
        <w:tc>
          <w:tcPr>
            <w:tcW w:w="901" w:type="dxa"/>
            <w:tcBorders>
              <w:top w:val="single" w:sz="4" w:space="0" w:color="999999"/>
              <w:left w:val="single" w:sz="4" w:space="0" w:color="999999"/>
              <w:bottom w:val="single" w:sz="4" w:space="0" w:color="999999"/>
              <w:right w:val="single" w:sz="4" w:space="0" w:color="999999"/>
            </w:tcBorders>
            <w:shd w:val="clear" w:color="auto" w:fill="FFF2CC"/>
            <w:vAlign w:val="center"/>
          </w:tcPr>
          <w:p w14:paraId="3FFEF110"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Em andamento</w:t>
            </w:r>
          </w:p>
        </w:tc>
        <w:tc>
          <w:tcPr>
            <w:tcW w:w="1304" w:type="dxa"/>
            <w:tcBorders>
              <w:top w:val="single" w:sz="4" w:space="0" w:color="999999"/>
              <w:left w:val="single" w:sz="4" w:space="0" w:color="999999"/>
              <w:bottom w:val="single" w:sz="4" w:space="0" w:color="999999"/>
              <w:right w:val="single" w:sz="4" w:space="0" w:color="999999"/>
            </w:tcBorders>
            <w:vAlign w:val="center"/>
          </w:tcPr>
          <w:p w14:paraId="3272BA72"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Jul/2026 Set/2026</w:t>
            </w:r>
          </w:p>
        </w:tc>
      </w:tr>
      <w:tr w:rsidR="008525B9" w:rsidRPr="008E179E" w14:paraId="4DAF5ABB" w14:textId="77777777">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F5F0E8"/>
            <w:vAlign w:val="center"/>
          </w:tcPr>
          <w:p w14:paraId="79D10390"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628291BD" w14:textId="77777777" w:rsidR="008525B9" w:rsidRPr="008E179E" w:rsidRDefault="008525B9" w:rsidP="008525B9">
            <w:pPr>
              <w:spacing w:after="0" w:line="360" w:lineRule="auto"/>
            </w:pPr>
            <w:r>
              <w:rPr>
                <w:rFonts w:ascii="Times New Roman" w:eastAsia="Times New Roman" w:hAnsi="Times New Roman" w:cs="Times New Roman"/>
                <w:sz w:val="20"/>
                <w:szCs w:val="20"/>
              </w:rPr>
              <w:t>Projetar o design do artefato (Etapa 6 DSR)</w:t>
            </w:r>
          </w:p>
        </w:tc>
        <w:tc>
          <w:tcPr>
            <w:tcW w:w="2900" w:type="dxa"/>
            <w:tcBorders>
              <w:top w:val="single" w:sz="4" w:space="0" w:color="999999"/>
              <w:left w:val="single" w:sz="4" w:space="0" w:color="999999"/>
              <w:bottom w:val="single" w:sz="4" w:space="0" w:color="999999"/>
              <w:right w:val="single" w:sz="4" w:space="0" w:color="999999"/>
            </w:tcBorders>
            <w:vAlign w:val="center"/>
          </w:tcPr>
          <w:p w14:paraId="461DE530" w14:textId="77777777" w:rsidR="008525B9" w:rsidRPr="008E179E" w:rsidRDefault="008525B9" w:rsidP="008525B9">
            <w:pPr>
              <w:spacing w:after="0" w:line="360" w:lineRule="auto"/>
            </w:pPr>
            <w:r>
              <w:rPr>
                <w:rFonts w:ascii="Times New Roman" w:eastAsia="Times New Roman" w:hAnsi="Times New Roman" w:cs="Times New Roman"/>
                <w:sz w:val="20"/>
                <w:szCs w:val="20"/>
              </w:rPr>
              <w:t>Modelagem das estruturas de dados, escolha das bibliotecas Python e desenho dos fluxos lógicos das dimensões técnica, econômica, ambiental e social</w:t>
            </w:r>
          </w:p>
        </w:tc>
        <w:tc>
          <w:tcPr>
            <w:tcW w:w="901" w:type="dxa"/>
            <w:tcBorders>
              <w:top w:val="single" w:sz="4" w:space="0" w:color="999999"/>
              <w:left w:val="single" w:sz="4" w:space="0" w:color="999999"/>
              <w:bottom w:val="single" w:sz="4" w:space="0" w:color="999999"/>
              <w:right w:val="single" w:sz="4" w:space="0" w:color="999999"/>
            </w:tcBorders>
            <w:vAlign w:val="center"/>
          </w:tcPr>
          <w:p w14:paraId="03EE4100"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66405951" w14:textId="77777777" w:rsidR="008525B9" w:rsidRPr="008E179E" w:rsidRDefault="008525B9" w:rsidP="008525B9">
            <w:pPr>
              <w:spacing w:after="0" w:line="360" w:lineRule="auto"/>
              <w:jc w:val="center"/>
            </w:pPr>
            <w:proofErr w:type="spellStart"/>
            <w:r>
              <w:rPr>
                <w:rFonts w:ascii="Times New Roman" w:eastAsia="Times New Roman" w:hAnsi="Times New Roman" w:cs="Times New Roman"/>
                <w:sz w:val="20"/>
                <w:szCs w:val="20"/>
              </w:rPr>
              <w:t>Ago</w:t>
            </w:r>
            <w:proofErr w:type="spellEnd"/>
            <w:r>
              <w:rPr>
                <w:rFonts w:ascii="Times New Roman" w:eastAsia="Times New Roman" w:hAnsi="Times New Roman" w:cs="Times New Roman"/>
                <w:sz w:val="20"/>
                <w:szCs w:val="20"/>
              </w:rPr>
              <w:t>/2026 a Set/2026</w:t>
            </w:r>
          </w:p>
        </w:tc>
      </w:tr>
      <w:tr w:rsidR="008525B9" w:rsidRPr="008E179E" w14:paraId="76462256" w14:textId="77777777">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F5F0E8"/>
            <w:vAlign w:val="center"/>
          </w:tcPr>
          <w:p w14:paraId="5B389DC3"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260915E9" w14:textId="77777777" w:rsidR="008525B9" w:rsidRPr="008E179E" w:rsidRDefault="008525B9" w:rsidP="008525B9">
            <w:pPr>
              <w:spacing w:after="0" w:line="360" w:lineRule="auto"/>
            </w:pPr>
            <w:r>
              <w:rPr>
                <w:rFonts w:ascii="Times New Roman" w:eastAsia="Times New Roman" w:hAnsi="Times New Roman" w:cs="Times New Roman"/>
                <w:sz w:val="20"/>
                <w:szCs w:val="20"/>
              </w:rPr>
              <w:t>Desenvolver o artefato em Python (Etapa 7 DSR)</w:t>
            </w:r>
          </w:p>
        </w:tc>
        <w:tc>
          <w:tcPr>
            <w:tcW w:w="2900" w:type="dxa"/>
            <w:tcBorders>
              <w:top w:val="single" w:sz="4" w:space="0" w:color="999999"/>
              <w:left w:val="single" w:sz="4" w:space="0" w:color="999999"/>
              <w:bottom w:val="single" w:sz="4" w:space="0" w:color="999999"/>
              <w:right w:val="single" w:sz="4" w:space="0" w:color="999999"/>
            </w:tcBorders>
            <w:vAlign w:val="center"/>
          </w:tcPr>
          <w:p w14:paraId="459A5DD7" w14:textId="77777777" w:rsidR="008525B9" w:rsidRPr="008E179E" w:rsidRDefault="008525B9" w:rsidP="008525B9">
            <w:pPr>
              <w:spacing w:after="0" w:line="360" w:lineRule="auto"/>
            </w:pPr>
            <w:r>
              <w:rPr>
                <w:rFonts w:ascii="Times New Roman" w:eastAsia="Times New Roman" w:hAnsi="Times New Roman" w:cs="Times New Roman"/>
                <w:sz w:val="20"/>
                <w:szCs w:val="20"/>
              </w:rPr>
              <w:t xml:space="preserve">Codificação do núcleo de cálculo (VPL, TIR, </w:t>
            </w:r>
            <w:proofErr w:type="spellStart"/>
            <w:r>
              <w:rPr>
                <w:rFonts w:ascii="Times New Roman" w:eastAsia="Times New Roman" w:hAnsi="Times New Roman" w:cs="Times New Roman"/>
                <w:i/>
                <w:iCs/>
                <w:sz w:val="20"/>
                <w:szCs w:val="20"/>
              </w:rPr>
              <w:t>payback</w:t>
            </w:r>
            <w:proofErr w:type="spellEnd"/>
            <w:r>
              <w:rPr>
                <w:rFonts w:ascii="Times New Roman" w:eastAsia="Times New Roman" w:hAnsi="Times New Roman" w:cs="Times New Roman"/>
                <w:sz w:val="20"/>
                <w:szCs w:val="20"/>
              </w:rPr>
              <w:t>, simulação de Monte Carlo) e da matriz ponderada ESG do EVTEAS-</w:t>
            </w:r>
            <w:proofErr w:type="spellStart"/>
            <w:r>
              <w:rPr>
                <w:rFonts w:ascii="Times New Roman" w:eastAsia="Times New Roman" w:hAnsi="Times New Roman" w:cs="Times New Roman"/>
                <w:sz w:val="20"/>
                <w:szCs w:val="20"/>
              </w:rPr>
              <w:t>Py</w:t>
            </w:r>
            <w:proofErr w:type="spellEnd"/>
          </w:p>
        </w:tc>
        <w:tc>
          <w:tcPr>
            <w:tcW w:w="901" w:type="dxa"/>
            <w:tcBorders>
              <w:top w:val="single" w:sz="4" w:space="0" w:color="999999"/>
              <w:left w:val="single" w:sz="4" w:space="0" w:color="999999"/>
              <w:bottom w:val="single" w:sz="4" w:space="0" w:color="999999"/>
              <w:right w:val="single" w:sz="4" w:space="0" w:color="999999"/>
            </w:tcBorders>
            <w:vAlign w:val="center"/>
          </w:tcPr>
          <w:p w14:paraId="4E0EE4E9"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2C709663"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 xml:space="preserve">Set/2026 a </w:t>
            </w:r>
            <w:proofErr w:type="spellStart"/>
            <w:r>
              <w:rPr>
                <w:rFonts w:ascii="Times New Roman" w:eastAsia="Times New Roman" w:hAnsi="Times New Roman" w:cs="Times New Roman"/>
                <w:sz w:val="20"/>
                <w:szCs w:val="20"/>
              </w:rPr>
              <w:t>Nov</w:t>
            </w:r>
            <w:proofErr w:type="spellEnd"/>
            <w:r>
              <w:rPr>
                <w:rFonts w:ascii="Times New Roman" w:eastAsia="Times New Roman" w:hAnsi="Times New Roman" w:cs="Times New Roman"/>
                <w:sz w:val="20"/>
                <w:szCs w:val="20"/>
              </w:rPr>
              <w:t>/2026</w:t>
            </w:r>
          </w:p>
        </w:tc>
      </w:tr>
      <w:tr w:rsidR="008525B9" w:rsidRPr="008E179E" w14:paraId="2C71314E" w14:textId="77777777">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F5F0E8"/>
            <w:vAlign w:val="center"/>
          </w:tcPr>
          <w:p w14:paraId="7BA03D4B"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4D5C506B" w14:textId="77777777" w:rsidR="008525B9" w:rsidRPr="008E179E" w:rsidRDefault="008525B9" w:rsidP="008525B9">
            <w:pPr>
              <w:spacing w:after="0" w:line="360" w:lineRule="auto"/>
            </w:pPr>
            <w:proofErr w:type="spellStart"/>
            <w:r>
              <w:rPr>
                <w:rFonts w:ascii="Times New Roman" w:eastAsia="Times New Roman" w:hAnsi="Times New Roman" w:cs="Times New Roman"/>
                <w:sz w:val="20"/>
                <w:szCs w:val="20"/>
              </w:rPr>
              <w:t>Prototipar</w:t>
            </w:r>
            <w:proofErr w:type="spellEnd"/>
            <w:r>
              <w:rPr>
                <w:rFonts w:ascii="Times New Roman" w:eastAsia="Times New Roman" w:hAnsi="Times New Roman" w:cs="Times New Roman"/>
                <w:sz w:val="20"/>
                <w:szCs w:val="20"/>
              </w:rPr>
              <w:t xml:space="preserve"> a interface no </w:t>
            </w:r>
            <w:proofErr w:type="spellStart"/>
            <w:r>
              <w:rPr>
                <w:rFonts w:ascii="Times New Roman" w:eastAsia="Times New Roman" w:hAnsi="Times New Roman" w:cs="Times New Roman"/>
                <w:sz w:val="20"/>
                <w:szCs w:val="20"/>
              </w:rPr>
              <w:t>Firebase</w:t>
            </w:r>
            <w:proofErr w:type="spellEnd"/>
            <w:r>
              <w:rPr>
                <w:rFonts w:ascii="Times New Roman" w:eastAsia="Times New Roman" w:hAnsi="Times New Roman" w:cs="Times New Roman"/>
                <w:sz w:val="20"/>
                <w:szCs w:val="20"/>
              </w:rPr>
              <w:t xml:space="preserve"> Studio com assistência da IA generativa</w:t>
            </w:r>
          </w:p>
        </w:tc>
        <w:tc>
          <w:tcPr>
            <w:tcW w:w="2900" w:type="dxa"/>
            <w:tcBorders>
              <w:top w:val="single" w:sz="4" w:space="0" w:color="999999"/>
              <w:left w:val="single" w:sz="4" w:space="0" w:color="999999"/>
              <w:bottom w:val="single" w:sz="4" w:space="0" w:color="999999"/>
              <w:right w:val="single" w:sz="4" w:space="0" w:color="999999"/>
            </w:tcBorders>
            <w:vAlign w:val="center"/>
          </w:tcPr>
          <w:p w14:paraId="6986018B" w14:textId="77777777" w:rsidR="008525B9" w:rsidRPr="008E179E" w:rsidRDefault="008525B9" w:rsidP="008525B9">
            <w:pPr>
              <w:spacing w:after="0" w:line="360" w:lineRule="auto"/>
            </w:pPr>
            <w:r>
              <w:rPr>
                <w:rFonts w:ascii="Times New Roman" w:eastAsia="Times New Roman" w:hAnsi="Times New Roman" w:cs="Times New Roman"/>
                <w:sz w:val="20"/>
                <w:szCs w:val="20"/>
              </w:rPr>
              <w:t xml:space="preserve">Construção dos painéis web no </w:t>
            </w:r>
            <w:proofErr w:type="spellStart"/>
            <w:r>
              <w:rPr>
                <w:rFonts w:ascii="Times New Roman" w:eastAsia="Times New Roman" w:hAnsi="Times New Roman" w:cs="Times New Roman"/>
                <w:sz w:val="20"/>
                <w:szCs w:val="20"/>
              </w:rPr>
              <w:t>Firebase</w:t>
            </w:r>
            <w:proofErr w:type="spellEnd"/>
            <w:r>
              <w:rPr>
                <w:rFonts w:ascii="Times New Roman" w:eastAsia="Times New Roman" w:hAnsi="Times New Roman" w:cs="Times New Roman"/>
                <w:sz w:val="20"/>
                <w:szCs w:val="20"/>
              </w:rPr>
              <w:t xml:space="preserve">, integração com Gemini in </w:t>
            </w:r>
            <w:proofErr w:type="spellStart"/>
            <w:r>
              <w:rPr>
                <w:rFonts w:ascii="Times New Roman" w:eastAsia="Times New Roman" w:hAnsi="Times New Roman" w:cs="Times New Roman"/>
                <w:sz w:val="20"/>
                <w:szCs w:val="20"/>
              </w:rPr>
              <w:t>Firebase</w:t>
            </w:r>
            <w:proofErr w:type="spellEnd"/>
            <w:r>
              <w:rPr>
                <w:rFonts w:ascii="Times New Roman" w:eastAsia="Times New Roman" w:hAnsi="Times New Roman" w:cs="Times New Roman"/>
                <w:sz w:val="20"/>
                <w:szCs w:val="20"/>
              </w:rPr>
              <w:t xml:space="preserve"> sob governança HITL e configuração das </w:t>
            </w:r>
            <w:proofErr w:type="spellStart"/>
            <w:r>
              <w:rPr>
                <w:rFonts w:ascii="Times New Roman" w:eastAsia="Times New Roman" w:hAnsi="Times New Roman" w:cs="Times New Roman"/>
                <w:sz w:val="20"/>
                <w:szCs w:val="20"/>
              </w:rPr>
              <w:t>Firebase</w:t>
            </w:r>
            <w:proofErr w:type="spellEnd"/>
            <w:r>
              <w:rPr>
                <w:rFonts w:ascii="Times New Roman" w:eastAsia="Times New Roman" w:hAnsi="Times New Roman" w:cs="Times New Roman"/>
                <w:sz w:val="20"/>
                <w:szCs w:val="20"/>
              </w:rPr>
              <w:t xml:space="preserve"> Security </w:t>
            </w:r>
            <w:proofErr w:type="spellStart"/>
            <w:r>
              <w:rPr>
                <w:rFonts w:ascii="Times New Roman" w:eastAsia="Times New Roman" w:hAnsi="Times New Roman" w:cs="Times New Roman"/>
                <w:sz w:val="20"/>
                <w:szCs w:val="20"/>
              </w:rPr>
              <w:t>Rules</w:t>
            </w:r>
            <w:proofErr w:type="spellEnd"/>
            <w:r>
              <w:rPr>
                <w:rFonts w:ascii="Times New Roman" w:eastAsia="Times New Roman" w:hAnsi="Times New Roman" w:cs="Times New Roman"/>
                <w:sz w:val="20"/>
                <w:szCs w:val="20"/>
              </w:rPr>
              <w:t xml:space="preserve"> em conformidade com a LGPD (Brasil, 2018)</w:t>
            </w:r>
          </w:p>
        </w:tc>
        <w:tc>
          <w:tcPr>
            <w:tcW w:w="901" w:type="dxa"/>
            <w:tcBorders>
              <w:top w:val="single" w:sz="4" w:space="0" w:color="999999"/>
              <w:left w:val="single" w:sz="4" w:space="0" w:color="999999"/>
              <w:bottom w:val="single" w:sz="4" w:space="0" w:color="999999"/>
              <w:right w:val="single" w:sz="4" w:space="0" w:color="999999"/>
            </w:tcBorders>
            <w:vAlign w:val="center"/>
          </w:tcPr>
          <w:p w14:paraId="54F6282E"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02706221"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Out/2026 a Dez/2026</w:t>
            </w:r>
          </w:p>
        </w:tc>
      </w:tr>
      <w:tr w:rsidR="008525B9" w:rsidRPr="008E179E" w14:paraId="67D653F4" w14:textId="77777777">
        <w:trPr>
          <w:jc w:val="center"/>
        </w:trPr>
        <w:tc>
          <w:tcPr>
            <w:tcW w:w="1500" w:type="dxa"/>
            <w:vMerge w:val="restart"/>
            <w:tcBorders>
              <w:top w:val="single" w:sz="4" w:space="0" w:color="999999"/>
              <w:left w:val="single" w:sz="4" w:space="0" w:color="999999"/>
              <w:bottom w:val="single" w:sz="4" w:space="0" w:color="999999"/>
              <w:right w:val="single" w:sz="4" w:space="0" w:color="999999"/>
            </w:tcBorders>
            <w:shd w:val="clear" w:color="auto" w:fill="EEF8E8"/>
            <w:vAlign w:val="center"/>
          </w:tcPr>
          <w:p w14:paraId="0D7D425A" w14:textId="77777777" w:rsidR="008525B9" w:rsidRPr="008E179E" w:rsidRDefault="008525B9" w:rsidP="008525B9">
            <w:pPr>
              <w:spacing w:after="0" w:line="360" w:lineRule="auto"/>
            </w:pPr>
            <w:r>
              <w:rPr>
                <w:rFonts w:ascii="Times New Roman" w:eastAsia="Times New Roman" w:hAnsi="Times New Roman" w:cs="Times New Roman"/>
                <w:b/>
                <w:bCs/>
                <w:sz w:val="20"/>
                <w:szCs w:val="20"/>
              </w:rPr>
              <w:t>Fase 3 - Verificação e Validação (V&amp;V)</w:t>
            </w:r>
          </w:p>
        </w:tc>
        <w:tc>
          <w:tcPr>
            <w:tcW w:w="1899" w:type="dxa"/>
            <w:tcBorders>
              <w:top w:val="single" w:sz="4" w:space="0" w:color="999999"/>
              <w:left w:val="single" w:sz="4" w:space="0" w:color="999999"/>
              <w:bottom w:val="single" w:sz="4" w:space="0" w:color="999999"/>
              <w:right w:val="single" w:sz="4" w:space="0" w:color="999999"/>
            </w:tcBorders>
            <w:vAlign w:val="center"/>
          </w:tcPr>
          <w:p w14:paraId="196725FA" w14:textId="77777777" w:rsidR="008525B9" w:rsidRPr="008E179E" w:rsidRDefault="008525B9" w:rsidP="008525B9">
            <w:pPr>
              <w:spacing w:after="0" w:line="360" w:lineRule="auto"/>
            </w:pPr>
            <w:r>
              <w:rPr>
                <w:rFonts w:ascii="Times New Roman" w:eastAsia="Times New Roman" w:hAnsi="Times New Roman" w:cs="Times New Roman"/>
                <w:sz w:val="20"/>
                <w:szCs w:val="20"/>
              </w:rPr>
              <w:t xml:space="preserve">Verificar o </w:t>
            </w:r>
            <w:r>
              <w:rPr>
                <w:rFonts w:ascii="Times New Roman" w:eastAsia="Times New Roman" w:hAnsi="Times New Roman" w:cs="Times New Roman"/>
                <w:i/>
                <w:iCs/>
                <w:sz w:val="20"/>
                <w:szCs w:val="20"/>
              </w:rPr>
              <w:t>framework</w:t>
            </w:r>
            <w:r>
              <w:rPr>
                <w:rFonts w:ascii="Times New Roman" w:eastAsia="Times New Roman" w:hAnsi="Times New Roman" w:cs="Times New Roman"/>
                <w:sz w:val="20"/>
                <w:szCs w:val="20"/>
              </w:rPr>
              <w:t xml:space="preserve"> quanto à integridade sintática e lógica</w:t>
            </w:r>
          </w:p>
        </w:tc>
        <w:tc>
          <w:tcPr>
            <w:tcW w:w="2900" w:type="dxa"/>
            <w:tcBorders>
              <w:top w:val="single" w:sz="4" w:space="0" w:color="999999"/>
              <w:left w:val="single" w:sz="4" w:space="0" w:color="999999"/>
              <w:bottom w:val="single" w:sz="4" w:space="0" w:color="999999"/>
              <w:right w:val="single" w:sz="4" w:space="0" w:color="999999"/>
            </w:tcBorders>
            <w:vAlign w:val="center"/>
          </w:tcPr>
          <w:p w14:paraId="2528B2E7" w14:textId="77777777" w:rsidR="008525B9" w:rsidRPr="008E179E" w:rsidRDefault="008525B9" w:rsidP="008525B9">
            <w:pPr>
              <w:spacing w:after="0" w:line="360" w:lineRule="auto"/>
            </w:pPr>
            <w:r>
              <w:rPr>
                <w:rFonts w:ascii="Times New Roman" w:eastAsia="Times New Roman" w:hAnsi="Times New Roman" w:cs="Times New Roman"/>
                <w:sz w:val="20"/>
                <w:szCs w:val="20"/>
              </w:rPr>
              <w:t>Auditoria do código Python, cobertura de testes unitários e checagem das fórmulas de engenharia econômica conforme Boehm (1984)</w:t>
            </w:r>
          </w:p>
        </w:tc>
        <w:tc>
          <w:tcPr>
            <w:tcW w:w="901" w:type="dxa"/>
            <w:tcBorders>
              <w:top w:val="single" w:sz="4" w:space="0" w:color="999999"/>
              <w:left w:val="single" w:sz="4" w:space="0" w:color="999999"/>
              <w:bottom w:val="single" w:sz="4" w:space="0" w:color="999999"/>
              <w:right w:val="single" w:sz="4" w:space="0" w:color="999999"/>
            </w:tcBorders>
            <w:vAlign w:val="center"/>
          </w:tcPr>
          <w:p w14:paraId="2563FB8C"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07B5E31C" w14:textId="77777777" w:rsidR="008525B9" w:rsidRPr="008E179E" w:rsidRDefault="008525B9" w:rsidP="008525B9">
            <w:pPr>
              <w:spacing w:after="0" w:line="360" w:lineRule="auto"/>
              <w:jc w:val="center"/>
            </w:pPr>
            <w:proofErr w:type="spellStart"/>
            <w:r>
              <w:rPr>
                <w:rFonts w:ascii="Times New Roman" w:eastAsia="Times New Roman" w:hAnsi="Times New Roman" w:cs="Times New Roman"/>
                <w:sz w:val="20"/>
                <w:szCs w:val="20"/>
              </w:rPr>
              <w:t>Nov</w:t>
            </w:r>
            <w:proofErr w:type="spellEnd"/>
            <w:r>
              <w:rPr>
                <w:rFonts w:ascii="Times New Roman" w:eastAsia="Times New Roman" w:hAnsi="Times New Roman" w:cs="Times New Roman"/>
                <w:sz w:val="20"/>
                <w:szCs w:val="20"/>
              </w:rPr>
              <w:t>/2026 a Dez/2026</w:t>
            </w:r>
          </w:p>
        </w:tc>
      </w:tr>
      <w:tr w:rsidR="008525B9" w:rsidRPr="008E179E" w14:paraId="1FE2C26A" w14:textId="77777777">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EEF8E8"/>
            <w:vAlign w:val="center"/>
          </w:tcPr>
          <w:p w14:paraId="245FACFB"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057BDDE6" w14:textId="77777777" w:rsidR="008525B9" w:rsidRPr="008E179E" w:rsidRDefault="008525B9" w:rsidP="008525B9">
            <w:pPr>
              <w:spacing w:after="0" w:line="360" w:lineRule="auto"/>
            </w:pPr>
            <w:r>
              <w:rPr>
                <w:rFonts w:ascii="Times New Roman" w:eastAsia="Times New Roman" w:hAnsi="Times New Roman" w:cs="Times New Roman"/>
                <w:sz w:val="20"/>
                <w:szCs w:val="20"/>
              </w:rPr>
              <w:t>Validar o framework com o especialista em desenvolvimento de framework</w:t>
            </w:r>
          </w:p>
        </w:tc>
        <w:tc>
          <w:tcPr>
            <w:tcW w:w="2900" w:type="dxa"/>
            <w:tcBorders>
              <w:top w:val="single" w:sz="4" w:space="0" w:color="999999"/>
              <w:left w:val="single" w:sz="4" w:space="0" w:color="999999"/>
              <w:bottom w:val="single" w:sz="4" w:space="0" w:color="999999"/>
              <w:right w:val="single" w:sz="4" w:space="0" w:color="999999"/>
            </w:tcBorders>
            <w:vAlign w:val="center"/>
          </w:tcPr>
          <w:p w14:paraId="7BFC6351" w14:textId="77777777" w:rsidR="008525B9" w:rsidRPr="008E179E" w:rsidRDefault="008525B9" w:rsidP="008525B9">
            <w:pPr>
              <w:spacing w:after="0" w:line="360" w:lineRule="auto"/>
            </w:pPr>
            <w:r>
              <w:rPr>
                <w:rFonts w:ascii="Times New Roman" w:eastAsia="Times New Roman" w:hAnsi="Times New Roman" w:cs="Times New Roman"/>
                <w:sz w:val="20"/>
                <w:szCs w:val="20"/>
              </w:rPr>
              <w:t xml:space="preserve">Aplicação do roteiro de inspeção técnico-computacional e tabulação das observações segundo a escala </w:t>
            </w:r>
            <w:proofErr w:type="spellStart"/>
            <w:r>
              <w:rPr>
                <w:rFonts w:ascii="Times New Roman" w:eastAsia="Times New Roman" w:hAnsi="Times New Roman" w:cs="Times New Roman"/>
                <w:sz w:val="20"/>
                <w:szCs w:val="20"/>
              </w:rPr>
              <w:t>Likert</w:t>
            </w:r>
            <w:proofErr w:type="spellEnd"/>
            <w:r>
              <w:rPr>
                <w:rFonts w:ascii="Times New Roman" w:eastAsia="Times New Roman" w:hAnsi="Times New Roman" w:cs="Times New Roman"/>
                <w:sz w:val="20"/>
                <w:szCs w:val="20"/>
              </w:rPr>
              <w:t xml:space="preserve"> do Quadro 7</w:t>
            </w:r>
          </w:p>
        </w:tc>
        <w:tc>
          <w:tcPr>
            <w:tcW w:w="901" w:type="dxa"/>
            <w:tcBorders>
              <w:top w:val="single" w:sz="4" w:space="0" w:color="999999"/>
              <w:left w:val="single" w:sz="4" w:space="0" w:color="999999"/>
              <w:bottom w:val="single" w:sz="4" w:space="0" w:color="999999"/>
              <w:right w:val="single" w:sz="4" w:space="0" w:color="999999"/>
            </w:tcBorders>
            <w:vAlign w:val="center"/>
          </w:tcPr>
          <w:p w14:paraId="1C7B256C"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3B57519D"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Dez/2026 a Jan/2027</w:t>
            </w:r>
          </w:p>
        </w:tc>
      </w:tr>
      <w:tr w:rsidR="008525B9" w:rsidRPr="008E179E" w14:paraId="76384B7C" w14:textId="77777777">
        <w:trPr>
          <w:trHeight w:val="4877"/>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EEF8E8"/>
            <w:vAlign w:val="center"/>
          </w:tcPr>
          <w:p w14:paraId="59490FD5"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62F1487A" w14:textId="77777777" w:rsidR="008525B9" w:rsidRPr="008E179E" w:rsidRDefault="008525B9" w:rsidP="008525B9">
            <w:pPr>
              <w:spacing w:after="0" w:line="360" w:lineRule="auto"/>
            </w:pPr>
            <w:r>
              <w:rPr>
                <w:rFonts w:ascii="Times New Roman" w:eastAsia="Times New Roman" w:hAnsi="Times New Roman" w:cs="Times New Roman"/>
                <w:sz w:val="20"/>
                <w:szCs w:val="20"/>
              </w:rPr>
              <w:t xml:space="preserve">Validar o </w:t>
            </w:r>
            <w:r>
              <w:rPr>
                <w:rFonts w:ascii="Times New Roman" w:eastAsia="Times New Roman" w:hAnsi="Times New Roman" w:cs="Times New Roman"/>
                <w:i/>
                <w:iCs/>
                <w:sz w:val="20"/>
                <w:szCs w:val="20"/>
              </w:rPr>
              <w:t>framework</w:t>
            </w:r>
            <w:r>
              <w:rPr>
                <w:rFonts w:ascii="Times New Roman" w:eastAsia="Times New Roman" w:hAnsi="Times New Roman" w:cs="Times New Roman"/>
                <w:sz w:val="20"/>
                <w:szCs w:val="20"/>
              </w:rPr>
              <w:t xml:space="preserve"> com o especialista em piscicultura</w:t>
            </w:r>
          </w:p>
        </w:tc>
        <w:tc>
          <w:tcPr>
            <w:tcW w:w="2900" w:type="dxa"/>
            <w:tcBorders>
              <w:top w:val="single" w:sz="4" w:space="0" w:color="999999"/>
              <w:left w:val="single" w:sz="4" w:space="0" w:color="999999"/>
              <w:bottom w:val="single" w:sz="4" w:space="0" w:color="999999"/>
              <w:right w:val="single" w:sz="4" w:space="0" w:color="999999"/>
            </w:tcBorders>
            <w:vAlign w:val="center"/>
          </w:tcPr>
          <w:p w14:paraId="5D7651F3" w14:textId="77777777" w:rsidR="008525B9" w:rsidRPr="008E179E" w:rsidRDefault="008525B9" w:rsidP="008525B9">
            <w:pPr>
              <w:spacing w:after="0" w:line="360" w:lineRule="auto"/>
            </w:pPr>
            <w:r>
              <w:rPr>
                <w:rFonts w:ascii="Times New Roman" w:eastAsia="Times New Roman" w:hAnsi="Times New Roman" w:cs="Times New Roman"/>
                <w:sz w:val="20"/>
                <w:szCs w:val="20"/>
              </w:rPr>
              <w:t>Inspeção dos parâmetros zootécnicos e ESG do EVTEAS-</w:t>
            </w:r>
            <w:proofErr w:type="spellStart"/>
            <w:r>
              <w:rPr>
                <w:rFonts w:ascii="Times New Roman" w:eastAsia="Times New Roman" w:hAnsi="Times New Roman" w:cs="Times New Roman"/>
                <w:sz w:val="20"/>
                <w:szCs w:val="20"/>
              </w:rPr>
              <w:t>Py</w:t>
            </w:r>
            <w:proofErr w:type="spellEnd"/>
            <w:r>
              <w:rPr>
                <w:rFonts w:ascii="Times New Roman" w:eastAsia="Times New Roman" w:hAnsi="Times New Roman" w:cs="Times New Roman"/>
                <w:sz w:val="20"/>
                <w:szCs w:val="20"/>
              </w:rPr>
              <w:t xml:space="preserve"> e ajuste dos pesos da matriz integrada de viabilidade</w:t>
            </w:r>
          </w:p>
        </w:tc>
        <w:tc>
          <w:tcPr>
            <w:tcW w:w="901" w:type="dxa"/>
            <w:tcBorders>
              <w:top w:val="single" w:sz="4" w:space="0" w:color="999999"/>
              <w:left w:val="single" w:sz="4" w:space="0" w:color="999999"/>
              <w:bottom w:val="single" w:sz="4" w:space="0" w:color="999999"/>
              <w:right w:val="single" w:sz="4" w:space="0" w:color="999999"/>
            </w:tcBorders>
            <w:vAlign w:val="center"/>
          </w:tcPr>
          <w:p w14:paraId="1F32CB1E"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7AA710B1"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Dez/2026 a Jan/2027</w:t>
            </w:r>
          </w:p>
        </w:tc>
      </w:tr>
      <w:tr w:rsidR="008525B9" w:rsidRPr="008E179E" w14:paraId="70E49F49" w14:textId="77777777">
        <w:trPr>
          <w:jc w:val="center"/>
        </w:trPr>
        <w:tc>
          <w:tcPr>
            <w:tcW w:w="1500" w:type="dxa"/>
            <w:vMerge w:val="restart"/>
            <w:tcBorders>
              <w:top w:val="single" w:sz="4" w:space="0" w:color="999999"/>
              <w:left w:val="single" w:sz="4" w:space="0" w:color="999999"/>
              <w:bottom w:val="single" w:sz="4" w:space="0" w:color="999999"/>
              <w:right w:val="single" w:sz="4" w:space="0" w:color="999999"/>
            </w:tcBorders>
            <w:shd w:val="clear" w:color="auto" w:fill="F8E8F0"/>
            <w:vAlign w:val="center"/>
          </w:tcPr>
          <w:p w14:paraId="68B4D78B" w14:textId="77777777" w:rsidR="008525B9" w:rsidRPr="008E179E" w:rsidRDefault="008525B9" w:rsidP="008525B9">
            <w:pPr>
              <w:spacing w:after="0" w:line="360" w:lineRule="auto"/>
            </w:pPr>
            <w:r>
              <w:rPr>
                <w:rFonts w:ascii="Times New Roman" w:eastAsia="Times New Roman" w:hAnsi="Times New Roman" w:cs="Times New Roman"/>
                <w:b/>
                <w:bCs/>
                <w:sz w:val="20"/>
                <w:szCs w:val="20"/>
              </w:rPr>
              <w:t>Encerramento da pesquisa (Etapas 8 a 12 DSR)</w:t>
            </w:r>
          </w:p>
        </w:tc>
        <w:tc>
          <w:tcPr>
            <w:tcW w:w="1899" w:type="dxa"/>
            <w:tcBorders>
              <w:top w:val="single" w:sz="4" w:space="0" w:color="999999"/>
              <w:left w:val="single" w:sz="4" w:space="0" w:color="999999"/>
              <w:bottom w:val="single" w:sz="4" w:space="0" w:color="999999"/>
              <w:right w:val="single" w:sz="4" w:space="0" w:color="999999"/>
            </w:tcBorders>
            <w:vAlign w:val="center"/>
          </w:tcPr>
          <w:p w14:paraId="7CBDE74E" w14:textId="77777777" w:rsidR="008525B9" w:rsidRPr="008E179E" w:rsidRDefault="008525B9" w:rsidP="008525B9">
            <w:pPr>
              <w:spacing w:after="0" w:line="360" w:lineRule="auto"/>
            </w:pPr>
            <w:r>
              <w:rPr>
                <w:rFonts w:ascii="Times New Roman" w:eastAsia="Times New Roman" w:hAnsi="Times New Roman" w:cs="Times New Roman"/>
                <w:sz w:val="20"/>
                <w:szCs w:val="20"/>
              </w:rPr>
              <w:t>Avaliar o artefato e explicitar as aprendizagens (Etapas 8 e 9 DSR)</w:t>
            </w:r>
          </w:p>
        </w:tc>
        <w:tc>
          <w:tcPr>
            <w:tcW w:w="2900" w:type="dxa"/>
            <w:tcBorders>
              <w:top w:val="single" w:sz="4" w:space="0" w:color="999999"/>
              <w:left w:val="single" w:sz="4" w:space="0" w:color="999999"/>
              <w:bottom w:val="single" w:sz="4" w:space="0" w:color="999999"/>
              <w:right w:val="single" w:sz="4" w:space="0" w:color="999999"/>
            </w:tcBorders>
            <w:vAlign w:val="center"/>
          </w:tcPr>
          <w:p w14:paraId="1C5F8630" w14:textId="77777777" w:rsidR="008525B9" w:rsidRPr="008E179E" w:rsidRDefault="008525B9" w:rsidP="008525B9">
            <w:pPr>
              <w:spacing w:after="0" w:line="360" w:lineRule="auto"/>
            </w:pPr>
            <w:r>
              <w:rPr>
                <w:rFonts w:ascii="Times New Roman" w:eastAsia="Times New Roman" w:hAnsi="Times New Roman" w:cs="Times New Roman"/>
                <w:sz w:val="20"/>
                <w:szCs w:val="20"/>
              </w:rPr>
              <w:t>Análise dos resultados da V&amp;V, refatoração assistida por IA das anomalias detectadas e documentação reflexiva das lições aprendidas</w:t>
            </w:r>
          </w:p>
        </w:tc>
        <w:tc>
          <w:tcPr>
            <w:tcW w:w="901" w:type="dxa"/>
            <w:tcBorders>
              <w:top w:val="single" w:sz="4" w:space="0" w:color="999999"/>
              <w:left w:val="single" w:sz="4" w:space="0" w:color="999999"/>
              <w:bottom w:val="single" w:sz="4" w:space="0" w:color="999999"/>
              <w:right w:val="single" w:sz="4" w:space="0" w:color="999999"/>
            </w:tcBorders>
            <w:vAlign w:val="center"/>
          </w:tcPr>
          <w:p w14:paraId="17AB93D1"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2C526B21"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Jan/2027</w:t>
            </w:r>
          </w:p>
        </w:tc>
      </w:tr>
      <w:tr w:rsidR="008525B9" w:rsidRPr="008E179E" w14:paraId="229F3F1C" w14:textId="77777777">
        <w:trPr>
          <w:trHeight w:val="3023"/>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F8E8F0"/>
            <w:vAlign w:val="center"/>
          </w:tcPr>
          <w:p w14:paraId="0DBFAC9B"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0D4D7E2B" w14:textId="77777777" w:rsidR="008525B9" w:rsidRPr="008E179E" w:rsidRDefault="008525B9" w:rsidP="008525B9">
            <w:pPr>
              <w:spacing w:after="0" w:line="360" w:lineRule="auto"/>
            </w:pPr>
            <w:r>
              <w:rPr>
                <w:rFonts w:ascii="Times New Roman" w:eastAsia="Times New Roman" w:hAnsi="Times New Roman" w:cs="Times New Roman"/>
                <w:sz w:val="20"/>
                <w:szCs w:val="20"/>
              </w:rPr>
              <w:t>Redigir os capítulos finais da dissertação</w:t>
            </w:r>
          </w:p>
        </w:tc>
        <w:tc>
          <w:tcPr>
            <w:tcW w:w="2900" w:type="dxa"/>
            <w:tcBorders>
              <w:top w:val="single" w:sz="4" w:space="0" w:color="999999"/>
              <w:left w:val="single" w:sz="4" w:space="0" w:color="999999"/>
              <w:bottom w:val="single" w:sz="4" w:space="0" w:color="999999"/>
              <w:right w:val="single" w:sz="4" w:space="0" w:color="999999"/>
            </w:tcBorders>
            <w:vAlign w:val="center"/>
          </w:tcPr>
          <w:p w14:paraId="70EDF283" w14:textId="77777777" w:rsidR="008525B9" w:rsidRPr="008E179E" w:rsidRDefault="008525B9" w:rsidP="008525B9">
            <w:pPr>
              <w:spacing w:after="0" w:line="360" w:lineRule="auto"/>
            </w:pPr>
            <w:r>
              <w:rPr>
                <w:rFonts w:ascii="Times New Roman" w:eastAsia="Times New Roman" w:hAnsi="Times New Roman" w:cs="Times New Roman"/>
                <w:sz w:val="20"/>
                <w:szCs w:val="20"/>
              </w:rPr>
              <w:t>Escrita dos capítulos de Resultados, Discussão, Conclusão e Generalização para a classe de problemas (Etapas 10 e 11 DSR)</w:t>
            </w:r>
          </w:p>
        </w:tc>
        <w:tc>
          <w:tcPr>
            <w:tcW w:w="901" w:type="dxa"/>
            <w:tcBorders>
              <w:top w:val="single" w:sz="4" w:space="0" w:color="999999"/>
              <w:left w:val="single" w:sz="4" w:space="0" w:color="999999"/>
              <w:bottom w:val="single" w:sz="4" w:space="0" w:color="999999"/>
              <w:right w:val="single" w:sz="4" w:space="0" w:color="999999"/>
            </w:tcBorders>
            <w:vAlign w:val="center"/>
          </w:tcPr>
          <w:p w14:paraId="737D82F3"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31158BC1"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 xml:space="preserve">Jan/2027 a </w:t>
            </w:r>
            <w:proofErr w:type="spellStart"/>
            <w:r>
              <w:rPr>
                <w:rFonts w:ascii="Times New Roman" w:eastAsia="Times New Roman" w:hAnsi="Times New Roman" w:cs="Times New Roman"/>
                <w:sz w:val="20"/>
                <w:szCs w:val="20"/>
              </w:rPr>
              <w:t>Fev</w:t>
            </w:r>
            <w:proofErr w:type="spellEnd"/>
            <w:r>
              <w:rPr>
                <w:rFonts w:ascii="Times New Roman" w:eastAsia="Times New Roman" w:hAnsi="Times New Roman" w:cs="Times New Roman"/>
                <w:sz w:val="20"/>
                <w:szCs w:val="20"/>
              </w:rPr>
              <w:t>/2027</w:t>
            </w:r>
          </w:p>
        </w:tc>
      </w:tr>
      <w:tr w:rsidR="008525B9" w:rsidRPr="008E179E" w14:paraId="37D87807" w14:textId="77777777">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F8E8F0"/>
            <w:vAlign w:val="center"/>
          </w:tcPr>
          <w:p w14:paraId="5244E066"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376190FB" w14:textId="77777777" w:rsidR="008525B9" w:rsidRPr="008E179E" w:rsidRDefault="008525B9" w:rsidP="008525B9">
            <w:pPr>
              <w:spacing w:after="0" w:line="360" w:lineRule="auto"/>
            </w:pPr>
            <w:r>
              <w:rPr>
                <w:rFonts w:ascii="Times New Roman" w:eastAsia="Times New Roman" w:hAnsi="Times New Roman" w:cs="Times New Roman"/>
                <w:sz w:val="20"/>
                <w:szCs w:val="20"/>
              </w:rPr>
              <w:t>Comunicar os resultados (Etapa 12 DSR)</w:t>
            </w:r>
          </w:p>
        </w:tc>
        <w:tc>
          <w:tcPr>
            <w:tcW w:w="2900" w:type="dxa"/>
            <w:tcBorders>
              <w:top w:val="single" w:sz="4" w:space="0" w:color="999999"/>
              <w:left w:val="single" w:sz="4" w:space="0" w:color="999999"/>
              <w:bottom w:val="single" w:sz="4" w:space="0" w:color="999999"/>
              <w:right w:val="single" w:sz="4" w:space="0" w:color="999999"/>
            </w:tcBorders>
            <w:vAlign w:val="center"/>
          </w:tcPr>
          <w:p w14:paraId="3503C48D" w14:textId="77777777" w:rsidR="008525B9" w:rsidRPr="008E179E" w:rsidRDefault="008525B9" w:rsidP="008525B9">
            <w:pPr>
              <w:spacing w:after="0" w:line="360" w:lineRule="auto"/>
            </w:pPr>
            <w:r>
              <w:rPr>
                <w:rFonts w:ascii="Times New Roman" w:eastAsia="Times New Roman" w:hAnsi="Times New Roman" w:cs="Times New Roman"/>
                <w:sz w:val="20"/>
                <w:szCs w:val="20"/>
              </w:rPr>
              <w:t>Revisão final, formatação ABNT, entrega do trabalho à banca e preparação dos artigos científicos derivados</w:t>
            </w:r>
          </w:p>
        </w:tc>
        <w:tc>
          <w:tcPr>
            <w:tcW w:w="901" w:type="dxa"/>
            <w:tcBorders>
              <w:top w:val="single" w:sz="4" w:space="0" w:color="999999"/>
              <w:left w:val="single" w:sz="4" w:space="0" w:color="999999"/>
              <w:bottom w:val="single" w:sz="4" w:space="0" w:color="999999"/>
              <w:right w:val="single" w:sz="4" w:space="0" w:color="999999"/>
            </w:tcBorders>
            <w:vAlign w:val="center"/>
          </w:tcPr>
          <w:p w14:paraId="6C98271E"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24219832" w14:textId="77777777" w:rsidR="008525B9" w:rsidRPr="008E179E" w:rsidRDefault="008525B9" w:rsidP="008525B9">
            <w:pPr>
              <w:spacing w:after="0" w:line="360" w:lineRule="auto"/>
              <w:jc w:val="center"/>
            </w:pPr>
            <w:proofErr w:type="spellStart"/>
            <w:r>
              <w:rPr>
                <w:rFonts w:ascii="Times New Roman" w:eastAsia="Times New Roman" w:hAnsi="Times New Roman" w:cs="Times New Roman"/>
                <w:sz w:val="20"/>
                <w:szCs w:val="20"/>
              </w:rPr>
              <w:t>Fev</w:t>
            </w:r>
            <w:proofErr w:type="spellEnd"/>
            <w:r>
              <w:rPr>
                <w:rFonts w:ascii="Times New Roman" w:eastAsia="Times New Roman" w:hAnsi="Times New Roman" w:cs="Times New Roman"/>
                <w:sz w:val="20"/>
                <w:szCs w:val="20"/>
              </w:rPr>
              <w:t>/2027</w:t>
            </w:r>
          </w:p>
        </w:tc>
      </w:tr>
      <w:tr w:rsidR="008525B9" w:rsidRPr="008E179E" w14:paraId="578EB6EA" w14:textId="77777777">
        <w:trPr>
          <w:jc w:val="center"/>
        </w:trPr>
        <w:tc>
          <w:tcPr>
            <w:tcW w:w="1500" w:type="dxa"/>
            <w:vMerge/>
            <w:tcBorders>
              <w:top w:val="single" w:sz="4" w:space="0" w:color="999999"/>
              <w:left w:val="single" w:sz="4" w:space="0" w:color="999999"/>
              <w:bottom w:val="single" w:sz="4" w:space="0" w:color="999999"/>
              <w:right w:val="single" w:sz="4" w:space="0" w:color="999999"/>
            </w:tcBorders>
            <w:shd w:val="clear" w:color="auto" w:fill="F8E8F0"/>
            <w:vAlign w:val="center"/>
          </w:tcPr>
          <w:p w14:paraId="0681716C" w14:textId="77777777" w:rsidR="008525B9" w:rsidRPr="008E179E" w:rsidRDefault="008525B9" w:rsidP="008525B9">
            <w:pPr>
              <w:spacing w:after="0" w:line="360" w:lineRule="auto"/>
            </w:pPr>
          </w:p>
        </w:tc>
        <w:tc>
          <w:tcPr>
            <w:tcW w:w="1899" w:type="dxa"/>
            <w:tcBorders>
              <w:top w:val="single" w:sz="4" w:space="0" w:color="999999"/>
              <w:left w:val="single" w:sz="4" w:space="0" w:color="999999"/>
              <w:bottom w:val="single" w:sz="4" w:space="0" w:color="999999"/>
              <w:right w:val="single" w:sz="4" w:space="0" w:color="999999"/>
            </w:tcBorders>
            <w:vAlign w:val="center"/>
          </w:tcPr>
          <w:p w14:paraId="2EE8FDA6" w14:textId="77777777" w:rsidR="008525B9" w:rsidRPr="008E179E" w:rsidRDefault="008525B9" w:rsidP="008525B9">
            <w:pPr>
              <w:spacing w:after="0" w:line="360" w:lineRule="auto"/>
            </w:pPr>
            <w:r>
              <w:rPr>
                <w:rFonts w:ascii="Times New Roman" w:eastAsia="Times New Roman" w:hAnsi="Times New Roman" w:cs="Times New Roman"/>
                <w:sz w:val="20"/>
                <w:szCs w:val="20"/>
              </w:rPr>
              <w:t>Defender a dissertação</w:t>
            </w:r>
          </w:p>
        </w:tc>
        <w:tc>
          <w:tcPr>
            <w:tcW w:w="2900" w:type="dxa"/>
            <w:tcBorders>
              <w:top w:val="single" w:sz="4" w:space="0" w:color="999999"/>
              <w:left w:val="single" w:sz="4" w:space="0" w:color="999999"/>
              <w:bottom w:val="single" w:sz="4" w:space="0" w:color="999999"/>
              <w:right w:val="single" w:sz="4" w:space="0" w:color="999999"/>
            </w:tcBorders>
            <w:vAlign w:val="center"/>
          </w:tcPr>
          <w:p w14:paraId="3B5792BC" w14:textId="77777777" w:rsidR="008525B9" w:rsidRPr="008E179E" w:rsidRDefault="008525B9" w:rsidP="008525B9">
            <w:pPr>
              <w:spacing w:after="0" w:line="360" w:lineRule="auto"/>
            </w:pPr>
            <w:r>
              <w:rPr>
                <w:rFonts w:ascii="Times New Roman" w:eastAsia="Times New Roman" w:hAnsi="Times New Roman" w:cs="Times New Roman"/>
                <w:sz w:val="20"/>
                <w:szCs w:val="20"/>
              </w:rPr>
              <w:t>Apresentação oral perante a banca examinadora e incorporação das contribuições finais</w:t>
            </w:r>
          </w:p>
        </w:tc>
        <w:tc>
          <w:tcPr>
            <w:tcW w:w="901" w:type="dxa"/>
            <w:tcBorders>
              <w:top w:val="single" w:sz="4" w:space="0" w:color="999999"/>
              <w:left w:val="single" w:sz="4" w:space="0" w:color="999999"/>
              <w:bottom w:val="single" w:sz="4" w:space="0" w:color="999999"/>
              <w:right w:val="single" w:sz="4" w:space="0" w:color="999999"/>
            </w:tcBorders>
            <w:vAlign w:val="center"/>
          </w:tcPr>
          <w:p w14:paraId="29A51070" w14:textId="77777777" w:rsidR="008525B9" w:rsidRPr="008E179E" w:rsidRDefault="008525B9" w:rsidP="008525B9">
            <w:pPr>
              <w:spacing w:after="0" w:line="360" w:lineRule="auto"/>
              <w:jc w:val="center"/>
            </w:pPr>
            <w:r>
              <w:rPr>
                <w:rFonts w:ascii="Times New Roman" w:eastAsia="Times New Roman" w:hAnsi="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14:paraId="3C745FDF" w14:textId="77777777" w:rsidR="008525B9" w:rsidRPr="008E179E" w:rsidRDefault="008525B9" w:rsidP="008525B9">
            <w:pPr>
              <w:spacing w:after="0" w:line="360" w:lineRule="auto"/>
              <w:jc w:val="center"/>
            </w:pPr>
            <w:proofErr w:type="spellStart"/>
            <w:r>
              <w:rPr>
                <w:rFonts w:ascii="Times New Roman" w:eastAsia="Times New Roman" w:hAnsi="Times New Roman" w:cs="Times New Roman"/>
                <w:sz w:val="20"/>
                <w:szCs w:val="20"/>
              </w:rPr>
              <w:t>Fev</w:t>
            </w:r>
            <w:proofErr w:type="spellEnd"/>
            <w:r>
              <w:rPr>
                <w:rFonts w:ascii="Times New Roman" w:eastAsia="Times New Roman" w:hAnsi="Times New Roman" w:cs="Times New Roman"/>
                <w:sz w:val="20"/>
                <w:szCs w:val="20"/>
              </w:rPr>
              <w:t>/2027</w:t>
            </w:r>
          </w:p>
        </w:tc>
      </w:tr>
    </w:tbl>
    <w:p w14:paraId="190C2519" w14:textId="77777777" w:rsidR="00245D9A" w:rsidRPr="008E179E" w:rsidRDefault="00E8542F" w:rsidP="009A124B">
      <w:pPr>
        <w:spacing w:after="0" w:line="360" w:lineRule="auto"/>
        <w:jc w:val="center"/>
      </w:pPr>
      <w:r>
        <w:rPr>
          <w:rFonts w:ascii="Times New Roman" w:eastAsia="Times New Roman" w:hAnsi="Times New Roman" w:cs="Times New Roman"/>
          <w:sz w:val="20"/>
          <w:szCs w:val="20"/>
        </w:rPr>
        <w:t>Fonte: Elaborado pelo autor (2026).</w:t>
      </w:r>
    </w:p>
    <w:p w14:paraId="01F7EDC1" w14:textId="77777777" w:rsidR="00245D9A" w:rsidRPr="008E179E" w:rsidRDefault="00E8542F" w:rsidP="009A124B">
      <w:pPr>
        <w:spacing w:after="0" w:line="360" w:lineRule="auto"/>
        <w:ind w:firstLine="708"/>
        <w:jc w:val="both"/>
      </w:pPr>
      <w:r>
        <w:rPr>
          <w:rFonts w:ascii="Times New Roman" w:eastAsia="Times New Roman" w:hAnsi="Times New Roman" w:cs="Times New Roman"/>
          <w:sz w:val="24"/>
          <w:szCs w:val="24"/>
        </w:rPr>
        <w:t>O Quadro 9 desdobra as atividades do Quadro 8 em treze tarefas operacionais (T1 a T13), distribuídas em uma matriz tempo-tarefa. A marcação indica os meses em que cada tarefa será conduzida, evidenciando a sobreposição esperada entre o desenvolvimento do framework e os ciclos iterativos de verificação e validação</w:t>
      </w:r>
      <w:r>
        <w:rPr>
          <w:rFonts w:ascii="Times New Roman" w:eastAsia="Times New Roman" w:hAnsi="Times New Roman" w:cs="Times New Roman"/>
          <w:i/>
          <w:iCs/>
          <w:sz w:val="24"/>
          <w:szCs w:val="24"/>
        </w:rPr>
        <w:t>.</w:t>
      </w:r>
    </w:p>
    <w:p w14:paraId="1F68A509" w14:textId="77777777" w:rsidR="00245D9A" w:rsidRPr="008E179E" w:rsidRDefault="00245D9A" w:rsidP="00727EE0">
      <w:pPr>
        <w:spacing w:after="0" w:line="360" w:lineRule="auto"/>
        <w:rPr>
          <w:rFonts w:ascii="Times New Roman" w:eastAsia="Times New Roman" w:hAnsi="Times New Roman" w:cs="Times New Roman"/>
          <w:sz w:val="20"/>
          <w:szCs w:val="20"/>
        </w:rPr>
        <w:sectPr w:rsidR="00245D9A" w:rsidRPr="008E179E">
          <w:headerReference w:type="default" r:id="rId32"/>
          <w:headerReference w:type="first" r:id="rId33"/>
          <w:pgSz w:w="11906" w:h="16838"/>
          <w:pgMar w:top="1417" w:right="1701" w:bottom="1417" w:left="1701" w:header="708" w:footer="0" w:gutter="0"/>
          <w:cols w:space="720"/>
          <w:formProt w:val="0"/>
          <w:docGrid w:linePitch="100" w:charSpace="4096"/>
        </w:sectPr>
      </w:pPr>
    </w:p>
    <w:p w14:paraId="0C900C4A" w14:textId="77777777" w:rsidR="00245D9A" w:rsidRPr="008E179E" w:rsidRDefault="00245D9A" w:rsidP="009A124B">
      <w:pPr>
        <w:spacing w:after="0" w:line="360" w:lineRule="auto"/>
      </w:pPr>
    </w:p>
    <w:p w14:paraId="0D3417FA" w14:textId="77777777" w:rsidR="00245D9A" w:rsidRPr="008E179E" w:rsidRDefault="00E8542F" w:rsidP="009A124B">
      <w:pPr>
        <w:pStyle w:val="Legenda"/>
        <w:keepNext/>
        <w:spacing w:after="0" w:line="360" w:lineRule="auto"/>
        <w:jc w:val="center"/>
        <w:rPr>
          <w:rFonts w:asciiTheme="minorHAnsi" w:hAnsiTheme="minorHAnsi" w:cstheme="minorHAnsi"/>
          <w:color w:val="000000" w:themeColor="text1"/>
          <w:sz w:val="20"/>
          <w:szCs w:val="20"/>
        </w:rPr>
      </w:pPr>
      <w:bookmarkStart w:id="217" w:name="_Toc235197279"/>
      <w:r>
        <w:rPr>
          <w:rFonts w:asciiTheme="minorHAnsi" w:hAnsiTheme="minorHAnsi" w:cstheme="minorHAnsi"/>
          <w:color w:val="000000" w:themeColor="text1"/>
          <w:sz w:val="20"/>
          <w:szCs w:val="20"/>
        </w:rPr>
        <w:t xml:space="preserve">Quadro </w:t>
      </w:r>
      <w:r>
        <w:rPr>
          <w:rFonts w:asciiTheme="minorHAnsi" w:hAnsiTheme="minorHAnsi" w:cstheme="minorHAnsi"/>
          <w:color w:val="000000" w:themeColor="text1"/>
          <w:sz w:val="20"/>
          <w:szCs w:val="20"/>
        </w:rPr>
        <w:fldChar w:fldCharType="begin"/>
      </w:r>
      <w:r>
        <w:rPr>
          <w:rFonts w:ascii="Calibri" w:hAnsi="Calibri" w:cs="Calibri"/>
          <w:color w:val="000000" w:themeColor="text1"/>
          <w:sz w:val="20"/>
          <w:szCs w:val="20"/>
        </w:rPr>
        <w:instrText xml:space="preserve"> SEQ Quadro \* ARABIC </w:instrText>
      </w:r>
      <w:r>
        <w:rPr>
          <w:rFonts w:ascii="Calibri" w:hAnsi="Calibri" w:cs="Calibri"/>
          <w:color w:val="000000" w:themeColor="text1"/>
          <w:sz w:val="20"/>
          <w:szCs w:val="20"/>
        </w:rPr>
        <w:fldChar w:fldCharType="separate"/>
      </w:r>
      <w:r w:rsidR="00805C76">
        <w:rPr>
          <w:rFonts w:ascii="Calibri" w:hAnsi="Calibri" w:cs="Calibri"/>
          <w:noProof/>
          <w:color w:val="000000" w:themeColor="text1"/>
          <w:sz w:val="20"/>
          <w:szCs w:val="20"/>
        </w:rPr>
        <w:t>9</w:t>
      </w:r>
      <w:r>
        <w:rPr>
          <w:rFonts w:ascii="Calibri" w:hAnsi="Calibri" w:cs="Calibri"/>
          <w:color w:val="000000" w:themeColor="text1"/>
          <w:sz w:val="20"/>
          <w:szCs w:val="20"/>
        </w:rPr>
        <w:fldChar w:fldCharType="end"/>
      </w:r>
      <w:r>
        <w:rPr>
          <w:rFonts w:asciiTheme="minorHAnsi" w:hAnsiTheme="minorHAnsi" w:cstheme="minorHAnsi"/>
          <w:color w:val="000000" w:themeColor="text1"/>
          <w:sz w:val="20"/>
          <w:szCs w:val="20"/>
        </w:rPr>
        <w:t xml:space="preserve"> - Cronograma mensal de execução das tarefas (</w:t>
      </w:r>
      <w:proofErr w:type="spellStart"/>
      <w:r>
        <w:rPr>
          <w:rFonts w:asciiTheme="minorHAnsi" w:hAnsiTheme="minorHAnsi" w:cstheme="minorHAnsi"/>
          <w:color w:val="000000" w:themeColor="text1"/>
          <w:sz w:val="20"/>
          <w:szCs w:val="20"/>
        </w:rPr>
        <w:t>jun</w:t>
      </w:r>
      <w:proofErr w:type="spellEnd"/>
      <w:r>
        <w:rPr>
          <w:rFonts w:asciiTheme="minorHAnsi" w:hAnsiTheme="minorHAnsi" w:cstheme="minorHAnsi"/>
          <w:color w:val="000000" w:themeColor="text1"/>
          <w:sz w:val="20"/>
          <w:szCs w:val="20"/>
        </w:rPr>
        <w:t xml:space="preserve">/2026 a </w:t>
      </w:r>
      <w:proofErr w:type="spellStart"/>
      <w:r>
        <w:rPr>
          <w:rFonts w:asciiTheme="minorHAnsi" w:hAnsiTheme="minorHAnsi" w:cstheme="minorHAnsi"/>
          <w:color w:val="000000" w:themeColor="text1"/>
          <w:sz w:val="20"/>
          <w:szCs w:val="20"/>
        </w:rPr>
        <w:t>fev</w:t>
      </w:r>
      <w:proofErr w:type="spellEnd"/>
      <w:r>
        <w:rPr>
          <w:rFonts w:asciiTheme="minorHAnsi" w:hAnsiTheme="minorHAnsi" w:cstheme="minorHAnsi"/>
          <w:color w:val="000000" w:themeColor="text1"/>
          <w:sz w:val="20"/>
          <w:szCs w:val="20"/>
        </w:rPr>
        <w:t>/2027)</w:t>
      </w:r>
      <w:bookmarkEnd w:id="217"/>
    </w:p>
    <w:tbl>
      <w:tblPr>
        <w:tblW w:w="14206" w:type="dxa"/>
        <w:jc w:val="center"/>
        <w:tblLayout w:type="fixed"/>
        <w:tblLook w:val="04A0" w:firstRow="1" w:lastRow="0" w:firstColumn="1" w:lastColumn="0" w:noHBand="0" w:noVBand="1"/>
      </w:tblPr>
      <w:tblGrid>
        <w:gridCol w:w="5683"/>
        <w:gridCol w:w="947"/>
        <w:gridCol w:w="947"/>
        <w:gridCol w:w="947"/>
        <w:gridCol w:w="947"/>
        <w:gridCol w:w="947"/>
        <w:gridCol w:w="947"/>
        <w:gridCol w:w="947"/>
        <w:gridCol w:w="947"/>
        <w:gridCol w:w="947"/>
      </w:tblGrid>
      <w:tr w:rsidR="00B46821" w:rsidRPr="008E179E" w14:paraId="32483579" w14:textId="77777777" w:rsidTr="00B46821">
        <w:trPr>
          <w:trHeight w:hRule="exact" w:val="485"/>
          <w:tblHeader/>
          <w:jc w:val="center"/>
        </w:trPr>
        <w:tc>
          <w:tcPr>
            <w:tcW w:w="5683"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228881ED" w14:textId="77777777" w:rsidR="00B46821" w:rsidRPr="008E179E" w:rsidRDefault="00B46821" w:rsidP="00E2291C">
            <w:pPr>
              <w:spacing w:after="0" w:line="240" w:lineRule="auto"/>
              <w:jc w:val="center"/>
            </w:pPr>
            <w:r>
              <w:rPr>
                <w:rFonts w:ascii="Times New Roman" w:hAnsi="Times New Roman"/>
                <w:b/>
                <w:color w:val="000000"/>
                <w:sz w:val="18"/>
              </w:rPr>
              <w:t>Tarefa</w:t>
            </w:r>
          </w:p>
        </w:tc>
        <w:tc>
          <w:tcPr>
            <w:tcW w:w="947"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69ED2C19" w14:textId="77777777" w:rsidR="00B46821" w:rsidRPr="008E179E" w:rsidRDefault="00B46821" w:rsidP="00E2291C">
            <w:pPr>
              <w:spacing w:after="0" w:line="240" w:lineRule="auto"/>
              <w:jc w:val="center"/>
            </w:pPr>
            <w:proofErr w:type="spellStart"/>
            <w:r>
              <w:rPr>
                <w:rFonts w:ascii="Times New Roman" w:hAnsi="Times New Roman"/>
                <w:b/>
                <w:i/>
                <w:color w:val="000000"/>
                <w:sz w:val="15"/>
              </w:rPr>
              <w:t>Jun</w:t>
            </w:r>
            <w:proofErr w:type="spellEnd"/>
            <w:r>
              <w:rPr>
                <w:rFonts w:ascii="Times New Roman" w:hAnsi="Times New Roman"/>
                <w:b/>
                <w:i/>
                <w:color w:val="000000"/>
                <w:sz w:val="15"/>
              </w:rPr>
              <w:t>/26</w:t>
            </w:r>
          </w:p>
        </w:tc>
        <w:tc>
          <w:tcPr>
            <w:tcW w:w="947"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4AC1B477" w14:textId="77777777" w:rsidR="00B46821" w:rsidRPr="008E179E" w:rsidRDefault="00B46821" w:rsidP="00E2291C">
            <w:pPr>
              <w:spacing w:after="0" w:line="240" w:lineRule="auto"/>
              <w:jc w:val="center"/>
            </w:pPr>
            <w:r>
              <w:rPr>
                <w:rFonts w:ascii="Times New Roman" w:hAnsi="Times New Roman"/>
                <w:b/>
                <w:color w:val="000000"/>
                <w:sz w:val="15"/>
              </w:rPr>
              <w:t>Jul/26</w:t>
            </w:r>
          </w:p>
        </w:tc>
        <w:tc>
          <w:tcPr>
            <w:tcW w:w="947"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04351CF7" w14:textId="77777777" w:rsidR="00B46821" w:rsidRPr="008E179E" w:rsidRDefault="00B46821" w:rsidP="00E2291C">
            <w:pPr>
              <w:spacing w:after="0" w:line="240" w:lineRule="auto"/>
              <w:jc w:val="center"/>
            </w:pPr>
            <w:proofErr w:type="spellStart"/>
            <w:r>
              <w:rPr>
                <w:rFonts w:ascii="Times New Roman" w:hAnsi="Times New Roman"/>
                <w:b/>
                <w:i/>
                <w:color w:val="000000"/>
                <w:sz w:val="15"/>
              </w:rPr>
              <w:t>Ago</w:t>
            </w:r>
            <w:proofErr w:type="spellEnd"/>
            <w:r>
              <w:rPr>
                <w:rFonts w:ascii="Times New Roman" w:hAnsi="Times New Roman"/>
                <w:b/>
                <w:i/>
                <w:color w:val="000000"/>
                <w:sz w:val="15"/>
              </w:rPr>
              <w:t>/26</w:t>
            </w:r>
          </w:p>
        </w:tc>
        <w:tc>
          <w:tcPr>
            <w:tcW w:w="947"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04A4DA25" w14:textId="77777777" w:rsidR="00B46821" w:rsidRPr="008E179E" w:rsidRDefault="00B46821" w:rsidP="00E2291C">
            <w:pPr>
              <w:spacing w:after="0" w:line="240" w:lineRule="auto"/>
              <w:jc w:val="center"/>
            </w:pPr>
            <w:r>
              <w:rPr>
                <w:rFonts w:ascii="Times New Roman" w:hAnsi="Times New Roman"/>
                <w:b/>
                <w:color w:val="000000"/>
                <w:sz w:val="15"/>
              </w:rPr>
              <w:t>Set/26</w:t>
            </w:r>
          </w:p>
        </w:tc>
        <w:tc>
          <w:tcPr>
            <w:tcW w:w="947"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43516993" w14:textId="77777777" w:rsidR="00B46821" w:rsidRPr="008E179E" w:rsidRDefault="00B46821" w:rsidP="00E2291C">
            <w:pPr>
              <w:spacing w:after="0" w:line="240" w:lineRule="auto"/>
              <w:jc w:val="center"/>
            </w:pPr>
            <w:r>
              <w:rPr>
                <w:rFonts w:ascii="Times New Roman" w:hAnsi="Times New Roman"/>
                <w:b/>
                <w:color w:val="000000"/>
                <w:sz w:val="15"/>
              </w:rPr>
              <w:t>Out/26</w:t>
            </w:r>
          </w:p>
        </w:tc>
        <w:tc>
          <w:tcPr>
            <w:tcW w:w="947"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254C05B8" w14:textId="77777777" w:rsidR="00B46821" w:rsidRPr="008E179E" w:rsidRDefault="00B46821" w:rsidP="00E2291C">
            <w:pPr>
              <w:spacing w:after="0" w:line="240" w:lineRule="auto"/>
              <w:jc w:val="center"/>
            </w:pPr>
            <w:proofErr w:type="spellStart"/>
            <w:r>
              <w:rPr>
                <w:rFonts w:ascii="Times New Roman" w:hAnsi="Times New Roman"/>
                <w:b/>
                <w:i/>
                <w:color w:val="000000"/>
                <w:sz w:val="15"/>
              </w:rPr>
              <w:t>Nov</w:t>
            </w:r>
            <w:proofErr w:type="spellEnd"/>
            <w:r>
              <w:rPr>
                <w:rFonts w:ascii="Times New Roman" w:hAnsi="Times New Roman"/>
                <w:b/>
                <w:i/>
                <w:color w:val="000000"/>
                <w:sz w:val="15"/>
              </w:rPr>
              <w:t>/26</w:t>
            </w:r>
          </w:p>
        </w:tc>
        <w:tc>
          <w:tcPr>
            <w:tcW w:w="947"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70842B19" w14:textId="77777777" w:rsidR="00B46821" w:rsidRPr="008E179E" w:rsidRDefault="00B46821" w:rsidP="00E2291C">
            <w:pPr>
              <w:spacing w:after="0" w:line="240" w:lineRule="auto"/>
              <w:jc w:val="center"/>
            </w:pPr>
            <w:r>
              <w:rPr>
                <w:rFonts w:ascii="Times New Roman" w:hAnsi="Times New Roman"/>
                <w:b/>
                <w:color w:val="000000"/>
                <w:sz w:val="15"/>
              </w:rPr>
              <w:t>Dez/26</w:t>
            </w:r>
          </w:p>
        </w:tc>
        <w:tc>
          <w:tcPr>
            <w:tcW w:w="947"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19765452" w14:textId="77777777" w:rsidR="00B46821" w:rsidRPr="008E179E" w:rsidRDefault="00B46821" w:rsidP="00E2291C">
            <w:pPr>
              <w:spacing w:after="0" w:line="240" w:lineRule="auto"/>
              <w:jc w:val="center"/>
            </w:pPr>
            <w:r>
              <w:rPr>
                <w:rFonts w:ascii="Times New Roman" w:hAnsi="Times New Roman"/>
                <w:b/>
                <w:color w:val="000000"/>
                <w:sz w:val="15"/>
              </w:rPr>
              <w:t>Jan/27</w:t>
            </w:r>
          </w:p>
        </w:tc>
        <w:tc>
          <w:tcPr>
            <w:tcW w:w="947"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6B8D998A" w14:textId="77777777" w:rsidR="00B46821" w:rsidRPr="008E179E" w:rsidRDefault="00B46821" w:rsidP="00E2291C">
            <w:pPr>
              <w:spacing w:after="0" w:line="240" w:lineRule="auto"/>
              <w:jc w:val="center"/>
            </w:pPr>
            <w:proofErr w:type="spellStart"/>
            <w:r>
              <w:rPr>
                <w:rFonts w:ascii="Times New Roman" w:hAnsi="Times New Roman"/>
                <w:b/>
                <w:i/>
                <w:color w:val="000000"/>
                <w:sz w:val="15"/>
              </w:rPr>
              <w:t>Fev</w:t>
            </w:r>
            <w:proofErr w:type="spellEnd"/>
            <w:r>
              <w:rPr>
                <w:rFonts w:ascii="Times New Roman" w:hAnsi="Times New Roman"/>
                <w:b/>
                <w:i/>
                <w:color w:val="000000"/>
                <w:sz w:val="15"/>
              </w:rPr>
              <w:t>/27</w:t>
            </w:r>
          </w:p>
        </w:tc>
      </w:tr>
      <w:tr w:rsidR="00B46821" w:rsidRPr="008E179E" w14:paraId="565DF931" w14:textId="77777777" w:rsidTr="00B46821">
        <w:trPr>
          <w:cantSplit/>
          <w:trHeight w:val="569"/>
          <w:jc w:val="center"/>
        </w:trPr>
        <w:tc>
          <w:tcPr>
            <w:tcW w:w="568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73843FE" w14:textId="77777777" w:rsidR="00B46821" w:rsidRPr="008E179E" w:rsidRDefault="00B46821" w:rsidP="00E2291C">
            <w:pPr>
              <w:spacing w:after="0" w:line="240" w:lineRule="auto"/>
            </w:pPr>
            <w:r>
              <w:rPr>
                <w:rFonts w:ascii="Times New Roman" w:hAnsi="Times New Roman"/>
                <w:color w:val="000000"/>
                <w:sz w:val="17"/>
              </w:rPr>
              <w:t>T1 - Defesa de qualificação e incorporação das contribuições da banca</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6495235D"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487A9A8D"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2287DF0D" w14:textId="77777777" w:rsidR="00B46821" w:rsidRPr="008E179E" w:rsidRDefault="00B46821" w:rsidP="00E2291C">
            <w:pPr>
              <w:spacing w:after="0" w:line="240" w:lineRule="auto"/>
              <w:jc w:val="center"/>
            </w:pPr>
            <w:r>
              <w:rPr>
                <w:color w:val="FFFFFF" w:themeColor="background1"/>
              </w:rPr>
              <w:t>x</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184C8AB"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E1324E1"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F7AC6FE"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430F6D5"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57A2D41"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B271BAF" w14:textId="77777777" w:rsidR="00B46821" w:rsidRPr="008E179E" w:rsidRDefault="00B46821" w:rsidP="00E2291C">
            <w:pPr>
              <w:spacing w:after="0" w:line="240" w:lineRule="auto"/>
              <w:jc w:val="center"/>
            </w:pPr>
          </w:p>
        </w:tc>
      </w:tr>
      <w:tr w:rsidR="00B46821" w:rsidRPr="008E179E" w14:paraId="60BDCFEC" w14:textId="77777777" w:rsidTr="00B46821">
        <w:trPr>
          <w:cantSplit/>
          <w:trHeight w:val="569"/>
          <w:jc w:val="center"/>
        </w:trPr>
        <w:tc>
          <w:tcPr>
            <w:tcW w:w="568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E2DA6F0" w14:textId="77777777" w:rsidR="00B46821" w:rsidRPr="008E179E" w:rsidRDefault="00B46821" w:rsidP="00E2291C">
            <w:pPr>
              <w:spacing w:after="0" w:line="240" w:lineRule="auto"/>
            </w:pPr>
            <w:r>
              <w:rPr>
                <w:rFonts w:ascii="Times New Roman" w:hAnsi="Times New Roman"/>
                <w:color w:val="000000"/>
                <w:sz w:val="17"/>
              </w:rPr>
              <w:t>T2 - Identificação de artefatos prévios e configuração da classe de problemas</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86A32BB"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4D291F5A"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3DA49D5B"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6F3587D8"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3A956DC"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2763D9E"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D26AE70"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FFEE8EF"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13B0864" w14:textId="77777777" w:rsidR="00B46821" w:rsidRPr="008E179E" w:rsidRDefault="00B46821" w:rsidP="00E2291C">
            <w:pPr>
              <w:spacing w:after="0" w:line="240" w:lineRule="auto"/>
              <w:jc w:val="center"/>
            </w:pPr>
          </w:p>
        </w:tc>
      </w:tr>
      <w:tr w:rsidR="00B46821" w:rsidRPr="008E179E" w14:paraId="02476744" w14:textId="77777777" w:rsidTr="00B46821">
        <w:trPr>
          <w:cantSplit/>
          <w:trHeight w:val="569"/>
          <w:jc w:val="center"/>
        </w:trPr>
        <w:tc>
          <w:tcPr>
            <w:tcW w:w="568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CDE8AA4" w14:textId="77777777" w:rsidR="00B46821" w:rsidRPr="008E179E" w:rsidRDefault="00B46821" w:rsidP="00E2291C">
            <w:pPr>
              <w:spacing w:after="0" w:line="240" w:lineRule="auto"/>
            </w:pPr>
            <w:r>
              <w:rPr>
                <w:rFonts w:ascii="Times New Roman" w:hAnsi="Times New Roman"/>
                <w:color w:val="000000"/>
                <w:sz w:val="17"/>
              </w:rPr>
              <w:t>T3 - Proposição formal do artefato EVTEAS-</w:t>
            </w:r>
            <w:proofErr w:type="spellStart"/>
            <w:r>
              <w:rPr>
                <w:rFonts w:ascii="Times New Roman" w:hAnsi="Times New Roman"/>
                <w:color w:val="000000"/>
                <w:sz w:val="17"/>
              </w:rPr>
              <w:t>Py</w:t>
            </w:r>
            <w:proofErr w:type="spellEnd"/>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079A3B9"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458ACAA5"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788CFEFE"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541F5B6C"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2030F88"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A77B151"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CDA5342"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EB8D4DC"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3CAB325" w14:textId="77777777" w:rsidR="00B46821" w:rsidRPr="008E179E" w:rsidRDefault="00B46821" w:rsidP="00E2291C">
            <w:pPr>
              <w:spacing w:after="0" w:line="240" w:lineRule="auto"/>
              <w:jc w:val="center"/>
            </w:pPr>
          </w:p>
        </w:tc>
      </w:tr>
      <w:tr w:rsidR="00B46821" w:rsidRPr="008E179E" w14:paraId="69D3D94E" w14:textId="77777777" w:rsidTr="00B46821">
        <w:trPr>
          <w:cantSplit/>
          <w:trHeight w:val="569"/>
          <w:jc w:val="center"/>
        </w:trPr>
        <w:tc>
          <w:tcPr>
            <w:tcW w:w="568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851407F" w14:textId="77777777" w:rsidR="00B46821" w:rsidRPr="008E179E" w:rsidRDefault="00B46821" w:rsidP="00E2291C">
            <w:pPr>
              <w:spacing w:after="0" w:line="240" w:lineRule="auto"/>
            </w:pPr>
            <w:r>
              <w:rPr>
                <w:rFonts w:ascii="Times New Roman" w:hAnsi="Times New Roman"/>
                <w:color w:val="000000"/>
                <w:sz w:val="17"/>
              </w:rPr>
              <w:t>T4 - Design e modelagem da arquitetura do framework</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02402BC"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089B269"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6D8E6C14"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0BD51C27"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9A5B267"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4B9CFAB"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7609A14"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003CBA1"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CA7BB94" w14:textId="77777777" w:rsidR="00B46821" w:rsidRPr="008E179E" w:rsidRDefault="00B46821" w:rsidP="00E2291C">
            <w:pPr>
              <w:spacing w:after="0" w:line="240" w:lineRule="auto"/>
              <w:jc w:val="center"/>
            </w:pPr>
          </w:p>
        </w:tc>
      </w:tr>
      <w:tr w:rsidR="00B46821" w:rsidRPr="008E179E" w14:paraId="6593B93B" w14:textId="77777777" w:rsidTr="00B46821">
        <w:trPr>
          <w:cantSplit/>
          <w:trHeight w:val="569"/>
          <w:jc w:val="center"/>
        </w:trPr>
        <w:tc>
          <w:tcPr>
            <w:tcW w:w="568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F447C8B" w14:textId="77777777" w:rsidR="00B46821" w:rsidRPr="008E179E" w:rsidRDefault="00B46821" w:rsidP="00E2291C">
            <w:pPr>
              <w:spacing w:after="0" w:line="240" w:lineRule="auto"/>
            </w:pPr>
            <w:r>
              <w:rPr>
                <w:rFonts w:ascii="Times New Roman" w:hAnsi="Times New Roman"/>
                <w:color w:val="000000"/>
                <w:sz w:val="17"/>
              </w:rPr>
              <w:t>T5 - Desenvolvimento do núcleo de cálculo em Python</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16AE054"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C2CA57E"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7D5CEB4"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4067C567"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680CDD7A"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50998216"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2C206DFF"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328879B"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4E73972" w14:textId="77777777" w:rsidR="00B46821" w:rsidRPr="008E179E" w:rsidRDefault="00B46821" w:rsidP="00E2291C">
            <w:pPr>
              <w:spacing w:after="0" w:line="240" w:lineRule="auto"/>
              <w:jc w:val="center"/>
            </w:pPr>
          </w:p>
        </w:tc>
      </w:tr>
      <w:tr w:rsidR="00B46821" w:rsidRPr="008E179E" w14:paraId="369AAC2A" w14:textId="77777777" w:rsidTr="00B46821">
        <w:trPr>
          <w:cantSplit/>
          <w:trHeight w:val="569"/>
          <w:jc w:val="center"/>
        </w:trPr>
        <w:tc>
          <w:tcPr>
            <w:tcW w:w="568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F35FF25" w14:textId="77777777" w:rsidR="00B46821" w:rsidRPr="008E179E" w:rsidRDefault="00B46821" w:rsidP="00E2291C">
            <w:pPr>
              <w:spacing w:after="0" w:line="240" w:lineRule="auto"/>
            </w:pPr>
            <w:r>
              <w:rPr>
                <w:rFonts w:ascii="Times New Roman" w:hAnsi="Times New Roman"/>
                <w:color w:val="000000"/>
                <w:sz w:val="17"/>
              </w:rPr>
              <w:t xml:space="preserve">T6 - Prototipação da interface no </w:t>
            </w:r>
            <w:proofErr w:type="spellStart"/>
            <w:r>
              <w:rPr>
                <w:rFonts w:ascii="Times New Roman" w:hAnsi="Times New Roman"/>
                <w:color w:val="000000"/>
                <w:sz w:val="17"/>
              </w:rPr>
              <w:t>Firebase</w:t>
            </w:r>
            <w:proofErr w:type="spellEnd"/>
            <w:r>
              <w:rPr>
                <w:rFonts w:ascii="Times New Roman" w:hAnsi="Times New Roman"/>
                <w:color w:val="000000"/>
                <w:sz w:val="17"/>
              </w:rPr>
              <w:t xml:space="preserve"> Studio com assistência da IA generativa</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58A322B"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21B35BB0"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8D12E06"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BDF9A23"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1C28F13B"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69BB26F8"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4BD2DD52"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3817BD6"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978B3E8" w14:textId="77777777" w:rsidR="00B46821" w:rsidRPr="008E179E" w:rsidRDefault="00B46821" w:rsidP="00E2291C">
            <w:pPr>
              <w:spacing w:after="0" w:line="240" w:lineRule="auto"/>
              <w:jc w:val="center"/>
            </w:pPr>
          </w:p>
        </w:tc>
      </w:tr>
      <w:tr w:rsidR="00B46821" w:rsidRPr="008E179E" w14:paraId="3A286CB7" w14:textId="77777777" w:rsidTr="00B46821">
        <w:trPr>
          <w:cantSplit/>
          <w:trHeight w:val="569"/>
          <w:jc w:val="center"/>
        </w:trPr>
        <w:tc>
          <w:tcPr>
            <w:tcW w:w="568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6CB9BC6" w14:textId="77777777" w:rsidR="00B46821" w:rsidRPr="008E179E" w:rsidRDefault="00B46821" w:rsidP="00E2291C">
            <w:pPr>
              <w:spacing w:after="0" w:line="240" w:lineRule="auto"/>
            </w:pPr>
            <w:r>
              <w:rPr>
                <w:rFonts w:ascii="Times New Roman" w:hAnsi="Times New Roman"/>
                <w:color w:val="000000"/>
                <w:sz w:val="17"/>
              </w:rPr>
              <w:t>T7 - Verificação sintática, lógica e da integridade do código</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2C23F6F0"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AC52043"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773AAB0"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2B6827FC"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5D2C6BD"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121F127C"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4D14E002"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4E29913"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4173A67" w14:textId="77777777" w:rsidR="00B46821" w:rsidRPr="008E179E" w:rsidRDefault="00B46821" w:rsidP="00E2291C">
            <w:pPr>
              <w:spacing w:after="0" w:line="240" w:lineRule="auto"/>
              <w:jc w:val="center"/>
            </w:pPr>
          </w:p>
        </w:tc>
      </w:tr>
      <w:tr w:rsidR="00B46821" w:rsidRPr="008E179E" w14:paraId="25F1ECB0" w14:textId="77777777" w:rsidTr="00B46821">
        <w:trPr>
          <w:cantSplit/>
          <w:trHeight w:val="569"/>
          <w:jc w:val="center"/>
        </w:trPr>
        <w:tc>
          <w:tcPr>
            <w:tcW w:w="568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BDF8684" w14:textId="77777777" w:rsidR="00B46821" w:rsidRPr="008E179E" w:rsidRDefault="00B46821" w:rsidP="00E2291C">
            <w:pPr>
              <w:spacing w:after="0" w:line="240" w:lineRule="auto"/>
            </w:pPr>
            <w:r>
              <w:rPr>
                <w:rFonts w:ascii="Times New Roman" w:hAnsi="Times New Roman"/>
                <w:color w:val="000000"/>
                <w:sz w:val="17"/>
              </w:rPr>
              <w:t>T8 - Validação com especialista em desenvolvimento de framework</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9384E39"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01D9322"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9A2628F"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5ABCE50"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2B1675AE"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7AD6AE8" w14:textId="77777777" w:rsidR="00B46821" w:rsidRPr="008E179E" w:rsidRDefault="00B46821" w:rsidP="00E2291C">
            <w:pPr>
              <w:spacing w:after="0" w:line="240" w:lineRule="auto"/>
              <w:jc w:val="center"/>
            </w:pP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72EAFFD3"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3C652EAC" w14:textId="77777777" w:rsidR="00B46821" w:rsidRPr="008E179E" w:rsidRDefault="00B46821" w:rsidP="00E2291C">
            <w:pPr>
              <w:spacing w:after="0" w:line="240" w:lineRule="auto"/>
              <w:jc w:val="center"/>
            </w:pPr>
            <w:r>
              <w:rPr>
                <w:rFonts w:ascii="Times New Roman" w:hAnsi="Times New Roman"/>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0BC616A" w14:textId="77777777" w:rsidR="00B46821" w:rsidRPr="008E179E" w:rsidRDefault="00B46821" w:rsidP="00E2291C">
            <w:pPr>
              <w:spacing w:after="0" w:line="240" w:lineRule="auto"/>
              <w:jc w:val="center"/>
            </w:pPr>
          </w:p>
        </w:tc>
      </w:tr>
    </w:tbl>
    <w:p w14:paraId="4D11D2DC" w14:textId="77777777" w:rsidR="00245D9A" w:rsidRPr="008E179E" w:rsidRDefault="00245D9A" w:rsidP="009A124B">
      <w:pPr>
        <w:spacing w:after="0" w:line="360" w:lineRule="auto"/>
        <w:ind w:firstLine="708"/>
        <w:jc w:val="both"/>
        <w:rPr>
          <w:rFonts w:ascii="Times New Roman" w:eastAsia="Times New Roman" w:hAnsi="Times New Roman" w:cs="Times New Roman"/>
          <w:sz w:val="24"/>
          <w:szCs w:val="24"/>
        </w:rPr>
      </w:pPr>
    </w:p>
    <w:p w14:paraId="3FD3213B" w14:textId="77777777" w:rsidR="00B46821" w:rsidRPr="008E179E" w:rsidRDefault="00B46821" w:rsidP="009A124B">
      <w:pPr>
        <w:spacing w:after="0" w:line="360" w:lineRule="auto"/>
        <w:ind w:firstLine="708"/>
        <w:jc w:val="both"/>
        <w:rPr>
          <w:rFonts w:ascii="Times New Roman" w:eastAsia="Times New Roman" w:hAnsi="Times New Roman" w:cs="Times New Roman"/>
          <w:sz w:val="24"/>
          <w:szCs w:val="24"/>
        </w:rPr>
      </w:pPr>
    </w:p>
    <w:p w14:paraId="21AEB013" w14:textId="77777777" w:rsidR="00B46821" w:rsidRPr="008E179E" w:rsidRDefault="00B46821" w:rsidP="009A124B">
      <w:pPr>
        <w:spacing w:after="0" w:line="360" w:lineRule="auto"/>
        <w:ind w:firstLine="708"/>
        <w:jc w:val="both"/>
        <w:rPr>
          <w:rFonts w:ascii="Times New Roman" w:eastAsia="Times New Roman" w:hAnsi="Times New Roman" w:cs="Times New Roman"/>
          <w:sz w:val="24"/>
          <w:szCs w:val="24"/>
        </w:rPr>
      </w:pPr>
    </w:p>
    <w:p w14:paraId="45A581FF" w14:textId="77777777" w:rsidR="00B46821" w:rsidRPr="008E179E" w:rsidRDefault="00B46821" w:rsidP="009A124B">
      <w:pPr>
        <w:spacing w:after="0" w:line="360" w:lineRule="auto"/>
        <w:ind w:firstLine="708"/>
        <w:jc w:val="both"/>
        <w:rPr>
          <w:rFonts w:ascii="Times New Roman" w:eastAsia="Times New Roman" w:hAnsi="Times New Roman" w:cs="Times New Roman"/>
          <w:sz w:val="24"/>
          <w:szCs w:val="24"/>
        </w:rPr>
      </w:pPr>
    </w:p>
    <w:tbl>
      <w:tblPr>
        <w:tblW w:w="0" w:type="auto"/>
        <w:jc w:val="center"/>
        <w:tblLayout w:type="fixed"/>
        <w:tblLook w:val="04A0" w:firstRow="1" w:lastRow="0" w:firstColumn="1" w:lastColumn="0" w:noHBand="0" w:noVBand="1"/>
      </w:tblPr>
      <w:tblGrid>
        <w:gridCol w:w="5953"/>
        <w:gridCol w:w="992"/>
        <w:gridCol w:w="992"/>
        <w:gridCol w:w="992"/>
        <w:gridCol w:w="992"/>
        <w:gridCol w:w="992"/>
        <w:gridCol w:w="992"/>
        <w:gridCol w:w="992"/>
        <w:gridCol w:w="992"/>
        <w:gridCol w:w="992"/>
      </w:tblGrid>
      <w:tr w:rsidR="00B46821" w:rsidRPr="008E179E" w14:paraId="29D8BF72" w14:textId="77777777" w:rsidTr="00E2291C">
        <w:trPr>
          <w:trHeight w:hRule="exact" w:val="652"/>
          <w:tblHeader/>
          <w:jc w:val="center"/>
        </w:trPr>
        <w:tc>
          <w:tcPr>
            <w:tcW w:w="5953"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7978FD35"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000000"/>
                <w:sz w:val="18"/>
                <w:lang w:eastAsia="en-US"/>
              </w:rPr>
              <w:t>Tarefa</w:t>
            </w:r>
          </w:p>
        </w:tc>
        <w:tc>
          <w:tcPr>
            <w:tcW w:w="992"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3196D7D6"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roofErr w:type="spellStart"/>
            <w:r>
              <w:rPr>
                <w:rFonts w:ascii="Times New Roman" w:eastAsia="MS Mincho" w:hAnsi="Times New Roman" w:cs="Times New Roman"/>
                <w:b/>
                <w:i/>
                <w:color w:val="000000"/>
                <w:sz w:val="15"/>
                <w:lang w:eastAsia="en-US"/>
              </w:rPr>
              <w:t>Jun</w:t>
            </w:r>
            <w:proofErr w:type="spellEnd"/>
            <w:r>
              <w:rPr>
                <w:rFonts w:ascii="Times New Roman" w:eastAsia="MS Mincho" w:hAnsi="Times New Roman" w:cs="Times New Roman"/>
                <w:b/>
                <w:i/>
                <w:color w:val="000000"/>
                <w:sz w:val="15"/>
                <w:lang w:eastAsia="en-US"/>
              </w:rPr>
              <w:t>/26</w:t>
            </w:r>
          </w:p>
        </w:tc>
        <w:tc>
          <w:tcPr>
            <w:tcW w:w="992"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02E2F0B5"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000000"/>
                <w:sz w:val="15"/>
                <w:lang w:eastAsia="en-US"/>
              </w:rPr>
              <w:t>Jul/26</w:t>
            </w:r>
          </w:p>
        </w:tc>
        <w:tc>
          <w:tcPr>
            <w:tcW w:w="992"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5738F990"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roofErr w:type="spellStart"/>
            <w:r>
              <w:rPr>
                <w:rFonts w:ascii="Times New Roman" w:eastAsia="MS Mincho" w:hAnsi="Times New Roman" w:cs="Times New Roman"/>
                <w:b/>
                <w:i/>
                <w:color w:val="000000"/>
                <w:sz w:val="15"/>
                <w:lang w:eastAsia="en-US"/>
              </w:rPr>
              <w:t>Ago</w:t>
            </w:r>
            <w:proofErr w:type="spellEnd"/>
            <w:r>
              <w:rPr>
                <w:rFonts w:ascii="Times New Roman" w:eastAsia="MS Mincho" w:hAnsi="Times New Roman" w:cs="Times New Roman"/>
                <w:b/>
                <w:i/>
                <w:color w:val="000000"/>
                <w:sz w:val="15"/>
                <w:lang w:eastAsia="en-US"/>
              </w:rPr>
              <w:t>/26</w:t>
            </w:r>
          </w:p>
        </w:tc>
        <w:tc>
          <w:tcPr>
            <w:tcW w:w="992"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3FCAF0CB"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000000"/>
                <w:sz w:val="15"/>
                <w:lang w:eastAsia="en-US"/>
              </w:rPr>
              <w:t>Set/26</w:t>
            </w:r>
          </w:p>
        </w:tc>
        <w:tc>
          <w:tcPr>
            <w:tcW w:w="992"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6784604E"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000000"/>
                <w:sz w:val="15"/>
                <w:lang w:eastAsia="en-US"/>
              </w:rPr>
              <w:t>Out/26</w:t>
            </w:r>
          </w:p>
        </w:tc>
        <w:tc>
          <w:tcPr>
            <w:tcW w:w="992"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5C6F71E4"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roofErr w:type="spellStart"/>
            <w:r>
              <w:rPr>
                <w:rFonts w:ascii="Times New Roman" w:eastAsia="MS Mincho" w:hAnsi="Times New Roman" w:cs="Times New Roman"/>
                <w:b/>
                <w:i/>
                <w:color w:val="000000"/>
                <w:sz w:val="15"/>
                <w:lang w:eastAsia="en-US"/>
              </w:rPr>
              <w:t>Nov</w:t>
            </w:r>
            <w:proofErr w:type="spellEnd"/>
            <w:r>
              <w:rPr>
                <w:rFonts w:ascii="Times New Roman" w:eastAsia="MS Mincho" w:hAnsi="Times New Roman" w:cs="Times New Roman"/>
                <w:b/>
                <w:i/>
                <w:color w:val="000000"/>
                <w:sz w:val="15"/>
                <w:lang w:eastAsia="en-US"/>
              </w:rPr>
              <w:t>/26</w:t>
            </w:r>
          </w:p>
        </w:tc>
        <w:tc>
          <w:tcPr>
            <w:tcW w:w="992"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3A7124B3"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000000"/>
                <w:sz w:val="15"/>
                <w:lang w:eastAsia="en-US"/>
              </w:rPr>
              <w:t>Dez/26</w:t>
            </w:r>
          </w:p>
        </w:tc>
        <w:tc>
          <w:tcPr>
            <w:tcW w:w="992"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2199BDF2"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000000"/>
                <w:sz w:val="15"/>
                <w:lang w:eastAsia="en-US"/>
              </w:rPr>
              <w:t>Jan/27</w:t>
            </w:r>
          </w:p>
        </w:tc>
        <w:tc>
          <w:tcPr>
            <w:tcW w:w="992" w:type="dxa"/>
            <w:tcBorders>
              <w:top w:val="single" w:sz="8" w:space="0" w:color="8C8C8C"/>
              <w:left w:val="single" w:sz="8" w:space="0" w:color="8C8C8C"/>
              <w:bottom w:val="single" w:sz="8" w:space="0" w:color="8C8C8C"/>
              <w:right w:val="single" w:sz="8" w:space="0" w:color="8C8C8C"/>
            </w:tcBorders>
            <w:shd w:val="clear" w:color="auto" w:fill="D9EAF2"/>
            <w:tcMar>
              <w:top w:w="60" w:type="dxa"/>
              <w:left w:w="80" w:type="dxa"/>
              <w:bottom w:w="60" w:type="dxa"/>
              <w:right w:w="80" w:type="dxa"/>
            </w:tcMar>
            <w:vAlign w:val="center"/>
          </w:tcPr>
          <w:p w14:paraId="2218BB5E"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roofErr w:type="spellStart"/>
            <w:r>
              <w:rPr>
                <w:rFonts w:ascii="Times New Roman" w:eastAsia="MS Mincho" w:hAnsi="Times New Roman" w:cs="Times New Roman"/>
                <w:b/>
                <w:i/>
                <w:color w:val="000000"/>
                <w:sz w:val="15"/>
                <w:lang w:eastAsia="en-US"/>
              </w:rPr>
              <w:t>Fev</w:t>
            </w:r>
            <w:proofErr w:type="spellEnd"/>
            <w:r>
              <w:rPr>
                <w:rFonts w:ascii="Times New Roman" w:eastAsia="MS Mincho" w:hAnsi="Times New Roman" w:cs="Times New Roman"/>
                <w:b/>
                <w:i/>
                <w:color w:val="000000"/>
                <w:sz w:val="15"/>
                <w:lang w:eastAsia="en-US"/>
              </w:rPr>
              <w:t>/27</w:t>
            </w:r>
          </w:p>
        </w:tc>
      </w:tr>
      <w:tr w:rsidR="00B46821" w:rsidRPr="008E179E" w14:paraId="37FA0A59" w14:textId="77777777" w:rsidTr="00E2291C">
        <w:trPr>
          <w:cantSplit/>
          <w:trHeight w:val="765"/>
          <w:jc w:val="center"/>
        </w:trPr>
        <w:tc>
          <w:tcPr>
            <w:tcW w:w="595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B353806" w14:textId="77777777" w:rsidR="00B46821" w:rsidRPr="008E179E" w:rsidRDefault="00B46821" w:rsidP="00B46821">
            <w:pPr>
              <w:suppressAutoHyphens w:val="0"/>
              <w:spacing w:after="0" w:line="240" w:lineRule="auto"/>
              <w:rPr>
                <w:rFonts w:ascii="Times New Roman" w:eastAsia="MS Mincho" w:hAnsi="Times New Roman" w:cs="Times New Roman"/>
                <w:sz w:val="20"/>
                <w:lang w:eastAsia="en-US"/>
              </w:rPr>
            </w:pPr>
            <w:r>
              <w:rPr>
                <w:rFonts w:ascii="Times New Roman" w:eastAsia="MS Mincho" w:hAnsi="Times New Roman" w:cs="Times New Roman"/>
                <w:color w:val="000000"/>
                <w:sz w:val="17"/>
                <w:lang w:eastAsia="en-US"/>
              </w:rPr>
              <w:t>T9 - Validação com especialista em piscicultura</w:t>
            </w: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3B3468D"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FA6592D"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BB7F7E7"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BAE299E"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37F5DEE"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8432A88"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53C390A7"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FFFFFF"/>
                <w:sz w:val="18"/>
                <w:lang w:eastAsia="en-US"/>
              </w:rPr>
              <w:t>x</w:t>
            </w:r>
          </w:p>
        </w:tc>
        <w:tc>
          <w:tcPr>
            <w:tcW w:w="992"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10912A11"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FFFFFF"/>
                <w:sz w:val="18"/>
                <w:lang w:eastAsia="en-US"/>
              </w:rPr>
              <w:t>x</w:t>
            </w: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2C078806"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r>
      <w:tr w:rsidR="00B46821" w:rsidRPr="008E179E" w14:paraId="2AECA1BE" w14:textId="77777777" w:rsidTr="00E2291C">
        <w:trPr>
          <w:cantSplit/>
          <w:trHeight w:val="765"/>
          <w:jc w:val="center"/>
        </w:trPr>
        <w:tc>
          <w:tcPr>
            <w:tcW w:w="595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E6BCCB4" w14:textId="77777777" w:rsidR="00B46821" w:rsidRPr="008E179E" w:rsidRDefault="00B46821" w:rsidP="00B46821">
            <w:pPr>
              <w:suppressAutoHyphens w:val="0"/>
              <w:spacing w:after="0" w:line="240" w:lineRule="auto"/>
              <w:rPr>
                <w:rFonts w:ascii="Times New Roman" w:eastAsia="MS Mincho" w:hAnsi="Times New Roman" w:cs="Times New Roman"/>
                <w:sz w:val="20"/>
                <w:lang w:eastAsia="en-US"/>
              </w:rPr>
            </w:pPr>
            <w:r>
              <w:rPr>
                <w:rFonts w:ascii="Times New Roman" w:eastAsia="MS Mincho" w:hAnsi="Times New Roman" w:cs="Times New Roman"/>
                <w:color w:val="000000"/>
                <w:sz w:val="17"/>
                <w:lang w:eastAsia="en-US"/>
              </w:rPr>
              <w:t>T10 - Avaliação do artefato, análise da V&amp;V e explicitação das aprendizagens</w:t>
            </w: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898DD19"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B66DB66"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3FBD7A9"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F8D2EC2"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647A370"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555ED28"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C77FFD6"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729E6239"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FFFFFF"/>
                <w:sz w:val="18"/>
                <w:lang w:eastAsia="en-US"/>
              </w:rPr>
              <w:t>x</w:t>
            </w: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12B085D"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r>
      <w:tr w:rsidR="00B46821" w:rsidRPr="008E179E" w14:paraId="64558E1A" w14:textId="77777777" w:rsidTr="00E2291C">
        <w:trPr>
          <w:cantSplit/>
          <w:trHeight w:val="765"/>
          <w:jc w:val="center"/>
        </w:trPr>
        <w:tc>
          <w:tcPr>
            <w:tcW w:w="595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305B437" w14:textId="77777777" w:rsidR="00B46821" w:rsidRPr="008E179E" w:rsidRDefault="00B46821" w:rsidP="00B46821">
            <w:pPr>
              <w:suppressAutoHyphens w:val="0"/>
              <w:spacing w:after="0" w:line="240" w:lineRule="auto"/>
              <w:rPr>
                <w:rFonts w:ascii="Times New Roman" w:eastAsia="MS Mincho" w:hAnsi="Times New Roman" w:cs="Times New Roman"/>
                <w:sz w:val="20"/>
                <w:lang w:eastAsia="en-US"/>
              </w:rPr>
            </w:pPr>
            <w:r>
              <w:rPr>
                <w:rFonts w:ascii="Times New Roman" w:eastAsia="MS Mincho" w:hAnsi="Times New Roman" w:cs="Times New Roman"/>
                <w:color w:val="000000"/>
                <w:sz w:val="17"/>
                <w:lang w:eastAsia="en-US"/>
              </w:rPr>
              <w:t>T11 - Redação dos capítulos de resultados, discussão, conclusão e generalização</w:t>
            </w: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CDF72AE"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33F48BD"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DD65818"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2FE7DF7"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8334047"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135AB93"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30400B0"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7B9B5B6A"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FFFFFF"/>
                <w:sz w:val="18"/>
                <w:lang w:eastAsia="en-US"/>
              </w:rPr>
              <w:t>x</w:t>
            </w:r>
          </w:p>
        </w:tc>
        <w:tc>
          <w:tcPr>
            <w:tcW w:w="992"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120EFEE7"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FFFFFF"/>
                <w:sz w:val="18"/>
                <w:lang w:eastAsia="en-US"/>
              </w:rPr>
              <w:t>x</w:t>
            </w:r>
          </w:p>
        </w:tc>
      </w:tr>
      <w:tr w:rsidR="00B46821" w:rsidRPr="008E179E" w14:paraId="0AF9F8E8" w14:textId="77777777" w:rsidTr="00E2291C">
        <w:trPr>
          <w:cantSplit/>
          <w:trHeight w:val="765"/>
          <w:jc w:val="center"/>
        </w:trPr>
        <w:tc>
          <w:tcPr>
            <w:tcW w:w="595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1395F66" w14:textId="77777777" w:rsidR="00B46821" w:rsidRPr="008E179E" w:rsidRDefault="00B46821" w:rsidP="00B46821">
            <w:pPr>
              <w:suppressAutoHyphens w:val="0"/>
              <w:spacing w:after="0" w:line="240" w:lineRule="auto"/>
              <w:rPr>
                <w:rFonts w:ascii="Times New Roman" w:eastAsia="MS Mincho" w:hAnsi="Times New Roman" w:cs="Times New Roman"/>
                <w:sz w:val="20"/>
                <w:lang w:eastAsia="en-US"/>
              </w:rPr>
            </w:pPr>
            <w:r>
              <w:rPr>
                <w:rFonts w:ascii="Times New Roman" w:eastAsia="MS Mincho" w:hAnsi="Times New Roman" w:cs="Times New Roman"/>
                <w:color w:val="000000"/>
                <w:sz w:val="17"/>
                <w:lang w:eastAsia="en-US"/>
              </w:rPr>
              <w:t>T12 - Revisão final, formatação ABNT, entrega à banca e comunicação dos resultados</w:t>
            </w: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10DB1BB"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5683F6F"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5B563966"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5E4E11D"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89CCDF6"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296013B"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4FB9E403"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296D2E0C"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5C8C3C81"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FFFFFF"/>
                <w:sz w:val="18"/>
                <w:lang w:eastAsia="en-US"/>
              </w:rPr>
              <w:t>x</w:t>
            </w:r>
          </w:p>
        </w:tc>
      </w:tr>
      <w:tr w:rsidR="00B46821" w:rsidRPr="008E179E" w14:paraId="61DBB352" w14:textId="77777777" w:rsidTr="00E2291C">
        <w:trPr>
          <w:cantSplit/>
          <w:trHeight w:val="765"/>
          <w:jc w:val="center"/>
        </w:trPr>
        <w:tc>
          <w:tcPr>
            <w:tcW w:w="5953"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2CEA02B" w14:textId="77777777" w:rsidR="00B46821" w:rsidRPr="008E179E" w:rsidRDefault="00B46821" w:rsidP="00B46821">
            <w:pPr>
              <w:suppressAutoHyphens w:val="0"/>
              <w:spacing w:after="0" w:line="240" w:lineRule="auto"/>
              <w:rPr>
                <w:rFonts w:ascii="Times New Roman" w:eastAsia="MS Mincho" w:hAnsi="Times New Roman" w:cs="Times New Roman"/>
                <w:sz w:val="20"/>
                <w:lang w:eastAsia="en-US"/>
              </w:rPr>
            </w:pPr>
            <w:r>
              <w:rPr>
                <w:rFonts w:ascii="Times New Roman" w:eastAsia="MS Mincho" w:hAnsi="Times New Roman" w:cs="Times New Roman"/>
                <w:color w:val="000000"/>
                <w:sz w:val="17"/>
                <w:lang w:eastAsia="en-US"/>
              </w:rPr>
              <w:t>T13 - Defesa final da dissertação</w:t>
            </w: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3BE35AD4"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C203C40"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1BB436CC"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BA6F7E3"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7F80C01D"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09571418"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CAAA46C"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tcMar>
              <w:top w:w="60" w:type="dxa"/>
              <w:left w:w="80" w:type="dxa"/>
              <w:bottom w:w="60" w:type="dxa"/>
              <w:right w:w="80" w:type="dxa"/>
            </w:tcMar>
            <w:vAlign w:val="center"/>
          </w:tcPr>
          <w:p w14:paraId="6972BCEA"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p>
        </w:tc>
        <w:tc>
          <w:tcPr>
            <w:tcW w:w="992" w:type="dxa"/>
            <w:tcBorders>
              <w:top w:val="single" w:sz="8" w:space="0" w:color="8C8C8C"/>
              <w:left w:val="single" w:sz="8" w:space="0" w:color="8C8C8C"/>
              <w:bottom w:val="single" w:sz="8" w:space="0" w:color="8C8C8C"/>
              <w:right w:val="single" w:sz="8" w:space="0" w:color="8C8C8C"/>
            </w:tcBorders>
            <w:shd w:val="clear" w:color="auto" w:fill="2E75B6"/>
            <w:tcMar>
              <w:top w:w="60" w:type="dxa"/>
              <w:left w:w="80" w:type="dxa"/>
              <w:bottom w:w="60" w:type="dxa"/>
              <w:right w:w="80" w:type="dxa"/>
            </w:tcMar>
            <w:vAlign w:val="center"/>
          </w:tcPr>
          <w:p w14:paraId="71C65C9C" w14:textId="77777777" w:rsidR="00B46821" w:rsidRPr="008E179E" w:rsidRDefault="00B46821" w:rsidP="00B46821">
            <w:pPr>
              <w:suppressAutoHyphens w:val="0"/>
              <w:spacing w:after="0" w:line="240" w:lineRule="auto"/>
              <w:jc w:val="center"/>
              <w:rPr>
                <w:rFonts w:ascii="Times New Roman" w:eastAsia="MS Mincho" w:hAnsi="Times New Roman" w:cs="Times New Roman"/>
                <w:sz w:val="20"/>
                <w:lang w:eastAsia="en-US"/>
              </w:rPr>
            </w:pPr>
            <w:r>
              <w:rPr>
                <w:rFonts w:ascii="Times New Roman" w:eastAsia="MS Mincho" w:hAnsi="Times New Roman" w:cs="Times New Roman"/>
                <w:b/>
                <w:color w:val="FFFFFF"/>
                <w:sz w:val="18"/>
                <w:lang w:eastAsia="en-US"/>
              </w:rPr>
              <w:t>x</w:t>
            </w:r>
          </w:p>
        </w:tc>
      </w:tr>
    </w:tbl>
    <w:p w14:paraId="447B4B4C" w14:textId="77777777" w:rsidR="00B46821" w:rsidRPr="008E179E" w:rsidRDefault="00B46821" w:rsidP="00B46821">
      <w:pPr>
        <w:spacing w:before="100" w:after="0"/>
        <w:jc w:val="center"/>
      </w:pPr>
      <w:r>
        <w:rPr>
          <w:rFonts w:ascii="Times New Roman" w:hAnsi="Times New Roman"/>
          <w:color w:val="000000"/>
          <w:sz w:val="18"/>
        </w:rPr>
        <w:t>Fonte: Elaborado pelo autor (2026).</w:t>
      </w:r>
    </w:p>
    <w:p w14:paraId="49047BC6" w14:textId="77777777" w:rsidR="00245D9A" w:rsidRPr="008E179E" w:rsidRDefault="00245D9A" w:rsidP="009A124B">
      <w:pPr>
        <w:spacing w:after="0" w:line="360" w:lineRule="auto"/>
        <w:ind w:firstLine="708"/>
        <w:jc w:val="both"/>
        <w:rPr>
          <w:rFonts w:ascii="Times New Roman" w:eastAsia="Times New Roman" w:hAnsi="Times New Roman" w:cs="Times New Roman"/>
          <w:sz w:val="24"/>
          <w:szCs w:val="24"/>
        </w:rPr>
        <w:sectPr w:rsidR="00245D9A" w:rsidRPr="008E179E">
          <w:headerReference w:type="default" r:id="rId34"/>
          <w:headerReference w:type="first" r:id="rId35"/>
          <w:pgSz w:w="16838" w:h="11906" w:orient="landscape"/>
          <w:pgMar w:top="1701" w:right="1417" w:bottom="1701" w:left="1417" w:header="708" w:footer="0" w:gutter="0"/>
          <w:cols w:space="720"/>
          <w:formProt w:val="0"/>
          <w:docGrid w:linePitch="299" w:charSpace="4096"/>
        </w:sectPr>
      </w:pPr>
    </w:p>
    <w:p w14:paraId="4C0D3A9D" w14:textId="77777777" w:rsidR="00245D9A" w:rsidRPr="008E179E" w:rsidRDefault="00E8542F" w:rsidP="009A124B">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ressaltar o caráter intencionalmente iterativo do cronograma proposto, coerente com a natureza recursiva da </w:t>
      </w:r>
      <w:r>
        <w:rPr>
          <w:rFonts w:ascii="Times New Roman" w:eastAsia="Times New Roman" w:hAnsi="Times New Roman" w:cs="Times New Roman"/>
          <w:i/>
          <w:iCs/>
          <w:sz w:val="24"/>
          <w:szCs w:val="24"/>
        </w:rPr>
        <w:t>DSR</w:t>
      </w:r>
      <w:r>
        <w:rPr>
          <w:rFonts w:ascii="Times New Roman" w:eastAsia="Times New Roman" w:hAnsi="Times New Roman" w:cs="Times New Roman"/>
          <w:sz w:val="24"/>
          <w:szCs w:val="24"/>
        </w:rPr>
        <w:t xml:space="preserve"> e com a possibilidade de retroalimentação entre as etapas de desenvolvimento, verificação e validação. Os períodos indicados são estimativas sujeitas a ajustes decorrentes das recomendações da banca e das inspeções dos especialistas. A defesa final está prevista para fevereiro de 2027, encerrando o ciclo de nove meses úteis dedicados ao desenvolvimento, validação e comunicação dos resultados do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EVTEAS-</w:t>
      </w:r>
      <w:proofErr w:type="spellStart"/>
      <w:r>
        <w:rPr>
          <w:rFonts w:ascii="Times New Roman" w:eastAsia="Times New Roman" w:hAnsi="Times New Roman" w:cs="Times New Roman"/>
          <w:sz w:val="24"/>
          <w:szCs w:val="24"/>
        </w:rPr>
        <w:t>Py</w:t>
      </w:r>
      <w:proofErr w:type="spellEnd"/>
      <w:r>
        <w:rPr>
          <w:rFonts w:ascii="Times New Roman" w:eastAsia="Times New Roman" w:hAnsi="Times New Roman" w:cs="Times New Roman"/>
          <w:sz w:val="24"/>
          <w:szCs w:val="24"/>
        </w:rPr>
        <w:t>.</w:t>
      </w:r>
    </w:p>
    <w:p>
      <w:pPr>
        <w:pStyle w:val="Ttulo1"/>
        <w:pageBreakBefore/>
      </w:pPr>
      <w:bookmarkStart w:id="990037" w:name="_TocRev187_T1"/>
      <w:r>
        <w:rPr>
          <w:rFonts w:ascii="Times New Roman" w:hAnsi="Times New Roman"/>
          <w:b/>
          <w:sz w:val="32"/>
        </w:rPr>
        <w:t>4 RESULTADOS E DISCUSSÃO</w:t>
      </w:r>
      <w:bookmarkEnd w:id="990037"/>
    </w:p>
    <w:p>
      <w:pPr>
        <w:spacing w:line="360" w:lineRule="auto" w:before="0" w:after="0"/>
        <w:ind w:firstLine="709"/>
        <w:jc w:val="both"/>
      </w:pPr>
      <w:r>
        <w:rPr>
          <w:rFonts w:ascii="Times New Roman" w:hAnsi="Times New Roman"/>
          <w:sz w:val="24"/>
        </w:rPr>
        <w:t xml:space="preserve">O Capítulo 4 apresenta os resultados da construção e da execução computacional do EVTEAS-Py, tomando como evidência central o código efetivamente implementado</w:t>
      </w:r>
      <w:del w:id="880001" w:author="Claude" w:date="2026-10-07T12:00:00Z">
        <w:r>
          <w:rPr>
            <w:rFonts w:ascii="Times New Roman" w:hAnsi="Times New Roman"/>
            <w:sz w:val="24"/>
          </w:rPr>
          <w:delText xml:space="preserve"> no notebook</w:delText>
        </w:r>
      </w:del>
      <w:r>
        <w:rPr>
          <w:rFonts w:ascii="Times New Roman" w:hAnsi="Times New Roman"/>
          <w:sz w:val="24"/>
        </w:rPr>
        <w:t xml:space="preserve"> e uma execução reproduzível do caso-base incorporado ao próprio artefato. A apresentação segue a lógica Input → Processamento → Output → Verificação → Interpretação, aproximando a descrição do framework do percurso metodológico definido no Capítulo 3. O caso-base não é tratado como validação empírica de um empreendimento real; trata-se de uma configuração </w:t>
      </w:r>
      <w:ins w:id="880002" w:author="Claude" w:date="2026-10-07T12:00:00Z">
        <w:r>
          <w:rPr>
            <w:rFonts w:ascii="Times New Roman" w:hAnsi="Times New Roman"/>
            <w:sz w:val="24"/>
          </w:rPr>
          <w:t xml:space="preserve">ilustrativa, registrada com a origem </w:t>
        </w:r>
      </w:ins>
      <w:r>
        <w:rPr>
          <w:rFonts w:ascii="Times New Roman" w:hAnsi="Times New Roman"/>
          <w:sz w:val="24"/>
        </w:rPr>
        <w:t xml:space="preserve">de </w:t>
      </w:r>
      <w:del w:id="880003" w:author="Claude" w:date="2026-10-07T12:00:00Z">
        <w:r>
          <w:rPr>
            <w:rFonts w:ascii="Times New Roman" w:hAnsi="Times New Roman"/>
            <w:sz w:val="24"/>
          </w:rPr>
          <w:delText xml:space="preserve">teste</w:delText>
        </w:r>
      </w:del>
      <w:ins w:id="880004" w:author="Claude" w:date="2026-10-07T12:00:00Z">
        <w:r>
          <w:rPr>
            <w:rFonts w:ascii="Times New Roman" w:hAnsi="Times New Roman"/>
            <w:sz w:val="24"/>
          </w:rPr>
          <w:t xml:space="preserve">cada</w:t>
        </w:r>
      </w:ins>
      <w:r>
        <w:rPr>
          <w:rFonts w:ascii="Times New Roman" w:hAnsi="Times New Roman"/>
          <w:sz w:val="24"/>
        </w:rPr>
        <w:t xml:space="preserve"> </w:t>
      </w:r>
      <w:del w:id="880005" w:author="Claude" w:date="2026-10-07T12:00:00Z">
        <w:r>
          <w:rPr>
            <w:rFonts w:ascii="Times New Roman" w:hAnsi="Times New Roman"/>
            <w:sz w:val="24"/>
          </w:rPr>
          <w:delText xml:space="preserve">programada no notebook,</w:delText>
        </w:r>
      </w:del>
      <w:ins w:id="880006" w:author="Claude" w:date="2026-10-07T12:00:00Z">
        <w:r>
          <w:rPr>
            <w:rFonts w:ascii="Times New Roman" w:hAnsi="Times New Roman"/>
            <w:sz w:val="24"/>
          </w:rPr>
          <w:t xml:space="preserve">premissa,</w:t>
        </w:r>
      </w:ins>
      <w:r>
        <w:rPr>
          <w:rFonts w:ascii="Times New Roman" w:hAnsi="Times New Roman"/>
          <w:sz w:val="24"/>
        </w:rPr>
        <w:t xml:space="preserve"> utilizada para verificar a coerência funcional do pipeline, demonstrar a propagação das entradas e produzir uma primeira leitura dos indicadores.</w:t>
      </w:r>
    </w:p>
    <w:p>
      <w:pPr>
        <w:spacing w:line="360" w:lineRule="auto" w:before="0" w:after="0"/>
        <w:ind w:firstLine="709"/>
        <w:jc w:val="both"/>
      </w:pPr>
      <w:del w:id="880007" w:author="Claude" w:date="2026-10-07T12:00:00Z">
        <w:r>
          <w:rPr>
            <w:rFonts w:ascii="Times New Roman" w:hAnsi="Times New Roman"/>
            <w:sz w:val="24"/>
          </w:rPr>
          <w:delText xml:space="preserve">Para esta</w:delText>
        </w:r>
      </w:del>
      <w:ins w:id="880008" w:author="Claude" w:date="2026-10-07T12:00:00Z">
        <w:r>
          <w:rPr>
            <w:rFonts w:ascii="Times New Roman" w:hAnsi="Times New Roman"/>
            <w:sz w:val="24"/>
          </w:rPr>
          <w:t xml:space="preserve">Nesta</w:t>
        </w:r>
      </w:ins>
      <w:r>
        <w:rPr>
          <w:rFonts w:ascii="Times New Roman" w:hAnsi="Times New Roman"/>
          <w:sz w:val="24"/>
        </w:rPr>
        <w:t xml:space="preserve"> revisão,</w:t>
      </w:r>
      <w:ins w:id="880009" w:author="Claude" w:date="2026-10-07T12:00:00Z">
        <w:r>
          <w:rPr>
            <w:rFonts w:ascii="Times New Roman" w:hAnsi="Times New Roman"/>
            <w:sz w:val="24"/>
          </w:rPr>
          <w:t xml:space="preserve"> o notebook da versão anterior foi reestruturado como o pacote Python evteas_py 2.0, acompanhado do notebook autocontido EVTEAS_Py_Rev187, de uma suíte de testes automatizados e de um script de execução do estudo. O estudo começa obrigatoriamente pela entrada de dados: nenhum resultado é calculado antes que as premissas do projeto sejam informadas. As premissas do caso-base foram registradas no arquivo de entradas entradas_caso_base_rev187.json, carregado pela mesma interface utilizada para qualquer projeto, e a análise</w:t>
        </w:r>
      </w:ins>
      <w:r>
        <w:rPr>
          <w:rFonts w:ascii="Times New Roman" w:hAnsi="Times New Roman"/>
          <w:sz w:val="24"/>
        </w:rPr>
        <w:t xml:space="preserve"> foi executada </w:t>
      </w:r>
      <w:del w:id="880010" w:author="Claude" w:date="2026-10-07T12:00:00Z">
        <w:r>
          <w:rPr>
            <w:rFonts w:ascii="Times New Roman" w:hAnsi="Times New Roman"/>
            <w:sz w:val="24"/>
          </w:rPr>
          <w:delText xml:space="preserve">a</w:delText>
        </w:r>
      </w:del>
      <w:ins w:id="880011" w:author="Claude" w:date="2026-10-07T12:00:00Z">
        <w:r>
          <w:rPr>
            <w:rFonts w:ascii="Times New Roman" w:hAnsi="Times New Roman"/>
            <w:sz w:val="24"/>
          </w:rPr>
          <w:t xml:space="preserve">pela</w:t>
        </w:r>
      </w:ins>
      <w:r>
        <w:rPr>
          <w:rFonts w:ascii="Times New Roman" w:hAnsi="Times New Roman"/>
          <w:sz w:val="24"/>
        </w:rPr>
        <w:t xml:space="preserve"> função</w:t>
      </w:r>
      <w:del w:id="880012" w:author="Claude" w:date="2026-10-07T12:00:00Z">
        <w:r>
          <w:rPr>
            <w:rFonts w:ascii="Times New Roman" w:hAnsi="Times New Roman"/>
            <w:sz w:val="24"/>
          </w:rPr>
          <w:delText xml:space="preserve"> criar_config_caso_base() seguida de</w:delText>
        </w:r>
      </w:del>
      <w:r>
        <w:rPr>
          <w:rFonts w:ascii="Times New Roman" w:hAnsi="Times New Roman"/>
          <w:sz w:val="24"/>
        </w:rPr>
        <w:t xml:space="preserve"> executar_evteas(), com Monte Carlo </w:t>
      </w:r>
      <w:del w:id="880013" w:author="Claude" w:date="2026-10-07T12:00:00Z">
        <w:r>
          <w:rPr>
            <w:rFonts w:ascii="Times New Roman" w:hAnsi="Times New Roman"/>
            <w:sz w:val="24"/>
          </w:rPr>
          <w:delText xml:space="preserve">habilitado e a configuração padrão de</w:delText>
        </w:r>
      </w:del>
      <w:ins w:id="880014" w:author="Claude" w:date="2026-10-07T12:00:00Z">
        <w:r>
          <w:rPr>
            <w:rFonts w:ascii="Times New Roman" w:hAnsi="Times New Roman"/>
            <w:sz w:val="24"/>
          </w:rPr>
          <w:t xml:space="preserve">habilitado,</w:t>
        </w:r>
      </w:ins>
      <w:r>
        <w:rPr>
          <w:rFonts w:ascii="Times New Roman" w:hAnsi="Times New Roman"/>
          <w:sz w:val="24"/>
        </w:rPr>
        <w:t xml:space="preserve"> 10.000 iterações e seed 20260612.</w:t>
      </w:r>
      <w:ins w:id="880015" w:author="Claude" w:date="2026-10-07T12:00:00Z">
        <w:r>
          <w:rPr>
            <w:rFonts w:ascii="Times New Roman" w:hAnsi="Times New Roman"/>
            <w:sz w:val="24"/>
          </w:rPr>
          <w:t xml:space="preserve"> O caso-base representa um Projeto de Geração de Trabalho e Renda (PGTR) de tilapicultura em viveiros escavados, conduzido por cooperativa de pescadores artesanais, com 4 ha de lâmina d'água.</w:t>
        </w:r>
      </w:ins>
      <w:r>
        <w:rPr>
          <w:rFonts w:ascii="Times New Roman" w:hAnsi="Times New Roman"/>
          <w:sz w:val="24"/>
        </w:rPr>
        <w:t xml:space="preserve"> Dessa forma, os números apresentados adiante constituem resultados computacionais reproduzíveis do próprio artefato, não observações de campo. Essa distinção preserva a coerência entre o que efetivamente foi executado e o que ainda depende de validação externa.</w:t>
      </w:r>
    </w:p>
    <w:p>
      <w:pPr>
        <w:pStyle w:val="Ttulo2"/>
        <w:pageBreakBefore w:val="0"/>
        <w:rPr>
          <w:del w:id="880017" w:author="Claude" w:date="2026-10-07T12:00:00Z"/>
        </w:rPr>
      </w:pPr>
      <w:del w:id="880016" w:author="Claude" w:date="2026-10-07T12:00:00Z">
        <w:r>
          <w:rPr>
            <w:rFonts w:ascii="Times New Roman" w:hAnsi="Times New Roman"/>
            <w:b w:val="0"/>
            <w:sz w:val="28"/>
          </w:rPr>
          <w:delText>4.1 Construção e arquitetura do artefato EVTEAS-Py</w:delText>
        </w:r>
      </w:del>
    </w:p>
    <w:p>
      <w:pPr>
        <w:spacing w:line="360" w:lineRule="auto" w:before="0" w:after="0"/>
        <w:ind w:firstLine="709"/>
        <w:jc w:val="both"/>
        <w:rPr>
          <w:ins w:id="880018" w:author="Claude" w:date="2026-10-07T12:00:00Z"/>
        </w:rPr>
      </w:pPr>
      <w:ins w:id="880019" w:author="Claude" w:date="2026-10-07T12:00:00Z">
        <w:r>
          <w:rPr>
            <w:rFonts w:ascii="Times New Roman" w:hAnsi="Times New Roman"/>
            <w:sz w:val="24"/>
          </w:rPr>
          <w:t xml:space="preserve">O preset utilizado na Rev. 186 foi mantido no pacote como caso de regressão. Na revisão anterior, ele produzia custos fixos de R$ 87.000 mensais para uma receita mensal da ordem de R$ 12.000, o que tornava o diagnóstico de inviabilidade trivial e pouco informativo. A comparação entre as duas versões é apresentada na Seção 4.12 como evidência de verificação.</w:t>
        </w:r>
      </w:ins>
    </w:p>
    <w:p>
      <w:pPr>
        <w:spacing w:line="360" w:lineRule="auto" w:before="0" w:after="0"/>
        <w:ind w:firstLine="709"/>
        <w:jc w:val="both"/>
        <w:rPr>
          <w:ins w:id="880020" w:author="Claude" w:date="2026-10-07T12:00:00Z"/>
        </w:rPr>
      </w:pPr>
      <w:ins w:id="880021" w:author="Claude" w:date="2026-10-07T12:00:00Z">
        <w:r>
          <w:rPr>
            <w:rFonts w:ascii="Times New Roman" w:hAnsi="Times New Roman"/>
            <w:sz w:val="24"/>
          </w:rPr>
          <w:t xml:space="preserve">A organização do capítulo acompanha o ciclo da Design Science Research definido na Seção 3.3.1 (Dresch; Lacerda; Antunes Jr., 2015). A Seção 4.1 sintetiza o percurso das doze etapas; a Seção 4.2 registra a identificação de artefatos preexistentes, a classe de problemas e os requisitos do artefato (Etapas 4 e 5); as Seções 4.3 a 4.11 apresentam o design, o desenvolvimento e os resultados do EVTEAS-Py (Etapas 6 e 7); a Seção 4.12 trata da avaliação (Etapa 8); e a Seção 4.13, da explicitação das aprendizagens (Etapa 9). As Etapas 10 a 12 são tratadas no Capítulo 5.</w:t>
        </w:r>
      </w:ins>
    </w:p>
    <w:p>
      <w:pPr>
        <w:pStyle w:val="Ttulo2"/>
        <w:pageBreakBefore w:val="0"/>
        <w:rPr>
          <w:ins w:id="880022" w:author="Claude" w:date="2026-10-07T12:00:00Z"/>
        </w:rPr>
      </w:pPr>
      <w:bookmarkStart w:id="990038" w:name="_TocRev187_T2"/>
      <w:ins w:id="880023" w:author="Claude" w:date="2026-10-07T12:00:00Z">
        <w:r>
          <w:rPr>
            <w:rFonts w:ascii="Times New Roman" w:hAnsi="Times New Roman"/>
            <w:b w:val="0"/>
            <w:sz w:val="28"/>
          </w:rPr>
          <w:t xml:space="preserve">4.1 Percurso da Design Science Research na construção do EVTEAS-Py</w:t>
        </w:r>
      </w:ins>
      <w:bookmarkEnd w:id="990038"/>
    </w:p>
    <w:p>
      <w:pPr>
        <w:spacing w:line="360" w:lineRule="auto" w:before="0" w:after="0"/>
        <w:ind w:firstLine="709"/>
        <w:jc w:val="both"/>
        <w:rPr>
          <w:ins w:id="880024" w:author="Claude" w:date="2026-10-07T12:00:00Z"/>
        </w:rPr>
      </w:pPr>
      <w:ins w:id="880025" w:author="Claude" w:date="2026-10-07T12:00:00Z">
        <w:r>
          <w:rPr>
            <w:rFonts w:ascii="Times New Roman" w:hAnsi="Times New Roman"/>
            <w:sz w:val="24"/>
          </w:rPr>
          <w:t xml:space="preserve">A construção do EVTEAS-Py seguiu as doze etapas da Design Science Research adotadas no Capítulo 3. Para que o percurso fosse verificável, e não apenas declarado, cada etapa foi registrada no próprio artefato, no módulo dsr, com o produto que a etapa gerou, o local em que a evidência pode ser conferida e a situação em que se encontra. O Quadro 10 sintetiza esse registro. As Etapas 1 a 3 correspondem aos Capítulos 1 e 2; as Etapas 4 a 9 são apresentadas neste capítulo; e as Etapas 10 a 12, no Capítulo 5.</w:t>
        </w:r>
      </w:ins>
    </w:p>
    <w:p>
      <w:pPr>
        <w:pStyle w:val="Legenda"/>
        <w:keepNext/>
        <w:spacing w:before="120" w:after="0" w:line="360" w:lineRule="auto"/>
        <w:jc w:val="center"/>
        <w:rPr>
          <w:ins w:id="880026" w:author="Claude" w:date="2026-10-07T12:00:00Z"/>
        </w:rPr>
      </w:pPr>
      <w:bookmarkStart w:id="990001" w:name="_TocRev187_Quadro10"/>
      <w:ins w:id="880027" w:author="Claude" w:date="2026-10-07T12:00:00Z">
        <w:r>
          <w:t xml:space="preserve">Quadro </w:t>
        </w:r>
        <w:r>
          <w:fldChar w:fldCharType="begin"/>
        </w:r>
        <w:r>
          <w:instrText xml:space="preserve"> SEQ Quadro \* ARABIC </w:instrText>
        </w:r>
        <w:r>
          <w:fldChar w:fldCharType="separate"/>
        </w:r>
        <w:r>
          <w:t>10</w:t>
        </w:r>
        <w:r>
          <w:fldChar w:fldCharType="end"/>
        </w:r>
        <w:r>
          <w:t xml:space="preserve"> - Etapas da Design Science Research e evidências no EVTEAS-Py</w:t>
        </w:r>
      </w:ins>
      <w:bookmarkEnd w:id="990001"/>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1800"/>
        <w:gridCol w:w="3800"/>
        <w:gridCol w:w="1700"/>
        <w:gridCol w:w="1200"/>
      </w:tblGrid>
      <w:tr>
        <w:trPr>
          <w:cantSplit/>
          <w:tblHeader/>
          <w:ins w:id="880028" w:author="Claude" w:date="2026-10-07T12:00:00Z"/>
        </w:trPr>
        <w:tc>
          <w:tcPr>
            <w:tcW w:w="1800" w:type="dxa"/>
            <w:tcBorders>
              <w:bottom w:val="single" w:sz="8" w:space="0" w:color="000000"/>
            </w:tcBorders>
            <w:vAlign w:val="center"/>
          </w:tcPr>
          <w:p>
            <w:pPr>
              <w:spacing w:before="20" w:after="20" w:line="240" w:lineRule="auto"/>
              <w:ind w:firstLine="0"/>
              <w:jc w:val="left"/>
              <w:rPr>
                <w:ins w:id="880029" w:author="Claude" w:date="2026-10-07T12:00:00Z"/>
              </w:rPr>
            </w:pPr>
            <w:ins w:id="880030" w:author="Claude" w:date="2026-10-07T12:00:00Z">
              <w:r>
                <w:rPr>
                  <w:rFonts w:ascii="Times New Roman" w:hAnsi="Times New Roman"/>
                  <w:b/>
                  <w:sz w:val="18"/>
                </w:rPr>
                <w:t xml:space="preserve">Etapa</w:t>
              </w:r>
            </w:ins>
          </w:p>
        </w:tc>
        <w:tc>
          <w:tcPr>
            <w:tcW w:w="3800" w:type="dxa"/>
            <w:tcBorders>
              <w:bottom w:val="single" w:sz="8" w:space="0" w:color="000000"/>
            </w:tcBorders>
            <w:vAlign w:val="center"/>
          </w:tcPr>
          <w:p>
            <w:pPr>
              <w:spacing w:before="20" w:after="20" w:line="240" w:lineRule="auto"/>
              <w:ind w:firstLine="0"/>
              <w:jc w:val="center"/>
              <w:rPr>
                <w:ins w:id="880031" w:author="Claude" w:date="2026-10-07T12:00:00Z"/>
              </w:rPr>
            </w:pPr>
            <w:ins w:id="880032" w:author="Claude" w:date="2026-10-07T12:00:00Z">
              <w:r>
                <w:rPr>
                  <w:rFonts w:ascii="Times New Roman" w:hAnsi="Times New Roman"/>
                  <w:b/>
                  <w:sz w:val="18"/>
                </w:rPr>
                <w:t xml:space="preserve">Produto nesta pesquisa</w:t>
              </w:r>
            </w:ins>
          </w:p>
        </w:tc>
        <w:tc>
          <w:tcPr>
            <w:tcW w:w="1700" w:type="dxa"/>
            <w:tcBorders>
              <w:bottom w:val="single" w:sz="8" w:space="0" w:color="000000"/>
            </w:tcBorders>
            <w:vAlign w:val="center"/>
          </w:tcPr>
          <w:p>
            <w:pPr>
              <w:spacing w:before="20" w:after="20" w:line="240" w:lineRule="auto"/>
              <w:ind w:firstLine="0"/>
              <w:jc w:val="center"/>
              <w:rPr>
                <w:ins w:id="880033" w:author="Claude" w:date="2026-10-07T12:00:00Z"/>
              </w:rPr>
            </w:pPr>
            <w:ins w:id="880034" w:author="Claude" w:date="2026-10-07T12:00:00Z">
              <w:r>
                <w:rPr>
                  <w:rFonts w:ascii="Times New Roman" w:hAnsi="Times New Roman"/>
                  <w:b/>
                  <w:sz w:val="18"/>
                </w:rPr>
                <w:t xml:space="preserve">Onde verificar</w:t>
              </w:r>
            </w:ins>
          </w:p>
        </w:tc>
        <w:tc>
          <w:tcPr>
            <w:tcW w:w="1200" w:type="dxa"/>
            <w:tcBorders>
              <w:bottom w:val="single" w:sz="8" w:space="0" w:color="000000"/>
            </w:tcBorders>
            <w:vAlign w:val="center"/>
          </w:tcPr>
          <w:p>
            <w:pPr>
              <w:spacing w:before="20" w:after="20" w:line="240" w:lineRule="auto"/>
              <w:ind w:firstLine="0"/>
              <w:jc w:val="center"/>
              <w:rPr>
                <w:ins w:id="880035" w:author="Claude" w:date="2026-10-07T12:00:00Z"/>
              </w:rPr>
            </w:pPr>
            <w:ins w:id="880036" w:author="Claude" w:date="2026-10-07T12:00:00Z">
              <w:r>
                <w:rPr>
                  <w:rFonts w:ascii="Times New Roman" w:hAnsi="Times New Roman"/>
                  <w:b/>
                  <w:sz w:val="18"/>
                </w:rPr>
                <w:t xml:space="preserve">Situação</w:t>
              </w:r>
            </w:ins>
          </w:p>
        </w:tc>
      </w:tr>
      <w:tr>
        <w:trPr>
          <w:cantSplit/>
          <w:ins w:id="880037" w:author="Claude" w:date="2026-10-07T12:00:00Z"/>
        </w:trPr>
        <w:tc>
          <w:tcPr>
            <w:tcW w:w="1800" w:type="dxa"/>
            <w:vAlign w:val="center"/>
          </w:tcPr>
          <w:p>
            <w:pPr>
              <w:spacing w:before="20" w:after="20" w:line="240" w:lineRule="auto"/>
              <w:ind w:firstLine="0"/>
              <w:jc w:val="left"/>
              <w:rPr>
                <w:ins w:id="880038" w:author="Claude" w:date="2026-10-07T12:00:00Z"/>
              </w:rPr>
            </w:pPr>
            <w:ins w:id="880039" w:author="Claude" w:date="2026-10-07T12:00:00Z">
              <w:r>
                <w:rPr>
                  <w:rFonts w:ascii="Times New Roman" w:hAnsi="Times New Roman"/>
                  <w:sz w:val="18"/>
                </w:rPr>
                <w:t xml:space="preserve">1. Identificação do problema</w:t>
              </w:r>
            </w:ins>
          </w:p>
        </w:tc>
        <w:tc>
          <w:tcPr>
            <w:tcW w:w="3800" w:type="dxa"/>
            <w:vAlign w:val="center"/>
          </w:tcPr>
          <w:p>
            <w:pPr>
              <w:spacing w:before="20" w:after="20" w:line="240" w:lineRule="auto"/>
              <w:ind w:firstLine="0"/>
              <w:jc w:val="left"/>
              <w:rPr>
                <w:ins w:id="880040" w:author="Claude" w:date="2026-10-07T12:00:00Z"/>
              </w:rPr>
            </w:pPr>
            <w:ins w:id="880041" w:author="Claude" w:date="2026-10-07T12:00:00Z">
              <w:r>
                <w:rPr>
                  <w:rFonts w:ascii="Times New Roman" w:hAnsi="Times New Roman"/>
                  <w:sz w:val="18"/>
                </w:rPr>
                <w:t xml:space="preserve">Produtores e investidores da piscicultura sem instrumento sistemático para avaliar de forma integrada a viabilidade técnica, econômica, ambiental e social de seus empreendimentos.</w:t>
              </w:r>
            </w:ins>
          </w:p>
        </w:tc>
        <w:tc>
          <w:tcPr>
            <w:tcW w:w="1700" w:type="dxa"/>
            <w:vAlign w:val="center"/>
          </w:tcPr>
          <w:p>
            <w:pPr>
              <w:spacing w:before="20" w:after="20" w:line="240" w:lineRule="auto"/>
              <w:ind w:firstLine="0"/>
              <w:jc w:val="left"/>
              <w:rPr>
                <w:ins w:id="880042" w:author="Claude" w:date="2026-10-07T12:00:00Z"/>
              </w:rPr>
            </w:pPr>
            <w:ins w:id="880043" w:author="Claude" w:date="2026-10-07T12:00:00Z">
              <w:r>
                <w:rPr>
                  <w:rFonts w:ascii="Times New Roman" w:hAnsi="Times New Roman"/>
                  <w:sz w:val="18"/>
                </w:rPr>
                <w:t xml:space="preserve">Seção 1.3</w:t>
              </w:r>
            </w:ins>
          </w:p>
        </w:tc>
        <w:tc>
          <w:tcPr>
            <w:tcW w:w="1200" w:type="dxa"/>
            <w:vAlign w:val="center"/>
          </w:tcPr>
          <w:p>
            <w:pPr>
              <w:spacing w:before="20" w:after="20" w:line="240" w:lineRule="auto"/>
              <w:ind w:firstLine="0"/>
              <w:jc w:val="left"/>
              <w:rPr>
                <w:ins w:id="880044" w:author="Claude" w:date="2026-10-07T12:00:00Z"/>
              </w:rPr>
            </w:pPr>
            <w:ins w:id="880045" w:author="Claude" w:date="2026-10-07T12:00:00Z">
              <w:r>
                <w:rPr>
                  <w:rFonts w:ascii="Times New Roman" w:hAnsi="Times New Roman"/>
                  <w:sz w:val="18"/>
                </w:rPr>
                <w:t xml:space="preserve">concluída</w:t>
              </w:r>
            </w:ins>
          </w:p>
        </w:tc>
      </w:tr>
      <w:tr>
        <w:trPr>
          <w:cantSplit/>
          <w:ins w:id="880046" w:author="Claude" w:date="2026-10-07T12:00:00Z"/>
        </w:trPr>
        <w:tc>
          <w:tcPr>
            <w:tcW w:w="1800" w:type="dxa"/>
            <w:vAlign w:val="center"/>
          </w:tcPr>
          <w:p>
            <w:pPr>
              <w:spacing w:before="20" w:after="20" w:line="240" w:lineRule="auto"/>
              <w:ind w:firstLine="0"/>
              <w:jc w:val="left"/>
              <w:rPr>
                <w:ins w:id="880047" w:author="Claude" w:date="2026-10-07T12:00:00Z"/>
              </w:rPr>
            </w:pPr>
            <w:ins w:id="880048" w:author="Claude" w:date="2026-10-07T12:00:00Z">
              <w:r>
                <w:rPr>
                  <w:rFonts w:ascii="Times New Roman" w:hAnsi="Times New Roman"/>
                  <w:sz w:val="18"/>
                </w:rPr>
                <w:t xml:space="preserve">2. Compreensão do problema</w:t>
              </w:r>
            </w:ins>
          </w:p>
        </w:tc>
        <w:tc>
          <w:tcPr>
            <w:tcW w:w="3800" w:type="dxa"/>
            <w:vAlign w:val="center"/>
          </w:tcPr>
          <w:p>
            <w:pPr>
              <w:spacing w:before="20" w:after="20" w:line="240" w:lineRule="auto"/>
              <w:ind w:firstLine="0"/>
              <w:jc w:val="left"/>
              <w:rPr>
                <w:ins w:id="880049" w:author="Claude" w:date="2026-10-07T12:00:00Z"/>
              </w:rPr>
            </w:pPr>
            <w:ins w:id="880050" w:author="Claude" w:date="2026-10-07T12:00:00Z">
              <w:r>
                <w:rPr>
                  <w:rFonts w:ascii="Times New Roman" w:hAnsi="Times New Roman"/>
                  <w:sz w:val="18"/>
                </w:rPr>
                <w:t xml:space="preserve">Causas: variáveis dissimilares (custos, efluentes, aceitação comunitária) sem modelo que pondere dados exatos e critérios qualitativos; estudos em planilhas determinísticas; requisitos de uso extraídos dos notebooks de viabilidade econômica anteriores (entradas, mix, tributos, cooperados).</w:t>
              </w:r>
            </w:ins>
          </w:p>
        </w:tc>
        <w:tc>
          <w:tcPr>
            <w:tcW w:w="1700" w:type="dxa"/>
            <w:vAlign w:val="center"/>
          </w:tcPr>
          <w:p>
            <w:pPr>
              <w:spacing w:before="20" w:after="20" w:line="240" w:lineRule="auto"/>
              <w:ind w:firstLine="0"/>
              <w:jc w:val="left"/>
              <w:rPr>
                <w:ins w:id="880051" w:author="Claude" w:date="2026-10-07T12:00:00Z"/>
              </w:rPr>
            </w:pPr>
            <w:ins w:id="880052" w:author="Claude" w:date="2026-10-07T12:00:00Z">
              <w:r>
                <w:rPr>
                  <w:rFonts w:ascii="Times New Roman" w:hAnsi="Times New Roman"/>
                  <w:sz w:val="18"/>
                </w:rPr>
                <w:t xml:space="preserve">Seções 1.2 e 2.8 a 2.10</w:t>
              </w:r>
            </w:ins>
          </w:p>
        </w:tc>
        <w:tc>
          <w:tcPr>
            <w:tcW w:w="1200" w:type="dxa"/>
            <w:vAlign w:val="center"/>
          </w:tcPr>
          <w:p>
            <w:pPr>
              <w:spacing w:before="20" w:after="20" w:line="240" w:lineRule="auto"/>
              <w:ind w:firstLine="0"/>
              <w:jc w:val="left"/>
              <w:rPr>
                <w:ins w:id="880053" w:author="Claude" w:date="2026-10-07T12:00:00Z"/>
              </w:rPr>
            </w:pPr>
            <w:ins w:id="880054" w:author="Claude" w:date="2026-10-07T12:00:00Z">
              <w:r>
                <w:rPr>
                  <w:rFonts w:ascii="Times New Roman" w:hAnsi="Times New Roman"/>
                  <w:sz w:val="18"/>
                </w:rPr>
                <w:t xml:space="preserve">concluída</w:t>
              </w:r>
            </w:ins>
          </w:p>
        </w:tc>
      </w:tr>
      <w:tr>
        <w:trPr>
          <w:cantSplit/>
          <w:ins w:id="880055" w:author="Claude" w:date="2026-10-07T12:00:00Z"/>
        </w:trPr>
        <w:tc>
          <w:tcPr>
            <w:tcW w:w="1800" w:type="dxa"/>
            <w:vAlign w:val="center"/>
          </w:tcPr>
          <w:p>
            <w:pPr>
              <w:spacing w:before="20" w:after="20" w:line="240" w:lineRule="auto"/>
              <w:ind w:firstLine="0"/>
              <w:jc w:val="left"/>
              <w:rPr>
                <w:ins w:id="880056" w:author="Claude" w:date="2026-10-07T12:00:00Z"/>
              </w:rPr>
            </w:pPr>
            <w:ins w:id="880057" w:author="Claude" w:date="2026-10-07T12:00:00Z">
              <w:r>
                <w:rPr>
                  <w:rFonts w:ascii="Times New Roman" w:hAnsi="Times New Roman"/>
                  <w:sz w:val="18"/>
                </w:rPr>
                <w:t xml:space="preserve">3. Revisão sistemática da literatura</w:t>
              </w:r>
            </w:ins>
          </w:p>
        </w:tc>
        <w:tc>
          <w:tcPr>
            <w:tcW w:w="3800" w:type="dxa"/>
            <w:vAlign w:val="center"/>
          </w:tcPr>
          <w:p>
            <w:pPr>
              <w:spacing w:before="20" w:after="20" w:line="240" w:lineRule="auto"/>
              <w:ind w:firstLine="0"/>
              <w:jc w:val="left"/>
              <w:rPr>
                <w:ins w:id="880058" w:author="Claude" w:date="2026-10-07T12:00:00Z"/>
              </w:rPr>
            </w:pPr>
            <w:ins w:id="880059" w:author="Claude" w:date="2026-10-07T12:00:00Z">
              <w:r>
                <w:rPr>
                  <w:rFonts w:ascii="Times New Roman" w:hAnsi="Times New Roman"/>
                  <w:sz w:val="18"/>
                </w:rPr>
                <w:t xml:space="preserve">Corpus selecionado pelo protocolo PRISMA e referencial teórico dos três eixos temáticos.</w:t>
              </w:r>
            </w:ins>
          </w:p>
        </w:tc>
        <w:tc>
          <w:tcPr>
            <w:tcW w:w="1700" w:type="dxa"/>
            <w:vAlign w:val="center"/>
          </w:tcPr>
          <w:p>
            <w:pPr>
              <w:spacing w:before="20" w:after="20" w:line="240" w:lineRule="auto"/>
              <w:ind w:firstLine="0"/>
              <w:jc w:val="left"/>
              <w:rPr>
                <w:ins w:id="880060" w:author="Claude" w:date="2026-10-07T12:00:00Z"/>
              </w:rPr>
            </w:pPr>
            <w:ins w:id="880061" w:author="Claude" w:date="2026-10-07T12:00:00Z">
              <w:r>
                <w:rPr>
                  <w:rFonts w:ascii="Times New Roman" w:hAnsi="Times New Roman"/>
                  <w:sz w:val="18"/>
                </w:rPr>
                <w:t xml:space="preserve">Seções 2.1 a 2.7</w:t>
              </w:r>
            </w:ins>
          </w:p>
        </w:tc>
        <w:tc>
          <w:tcPr>
            <w:tcW w:w="1200" w:type="dxa"/>
            <w:vAlign w:val="center"/>
          </w:tcPr>
          <w:p>
            <w:pPr>
              <w:spacing w:before="20" w:after="20" w:line="240" w:lineRule="auto"/>
              <w:ind w:firstLine="0"/>
              <w:jc w:val="left"/>
              <w:rPr>
                <w:ins w:id="880062" w:author="Claude" w:date="2026-10-07T12:00:00Z"/>
              </w:rPr>
            </w:pPr>
            <w:ins w:id="880063" w:author="Claude" w:date="2026-10-07T12:00:00Z">
              <w:r>
                <w:rPr>
                  <w:rFonts w:ascii="Times New Roman" w:hAnsi="Times New Roman"/>
                  <w:sz w:val="18"/>
                </w:rPr>
                <w:t xml:space="preserve">concluída</w:t>
              </w:r>
            </w:ins>
          </w:p>
        </w:tc>
      </w:tr>
      <w:tr>
        <w:trPr>
          <w:cantSplit/>
          <w:ins w:id="880064" w:author="Claude" w:date="2026-10-07T12:00:00Z"/>
        </w:trPr>
        <w:tc>
          <w:tcPr>
            <w:tcW w:w="1800" w:type="dxa"/>
            <w:vAlign w:val="center"/>
          </w:tcPr>
          <w:p>
            <w:pPr>
              <w:spacing w:before="20" w:after="20" w:line="240" w:lineRule="auto"/>
              <w:ind w:firstLine="0"/>
              <w:jc w:val="left"/>
              <w:rPr>
                <w:ins w:id="880065" w:author="Claude" w:date="2026-10-07T12:00:00Z"/>
              </w:rPr>
            </w:pPr>
            <w:ins w:id="880066" w:author="Claude" w:date="2026-10-07T12:00:00Z">
              <w:r>
                <w:rPr>
                  <w:rFonts w:ascii="Times New Roman" w:hAnsi="Times New Roman"/>
                  <w:sz w:val="18"/>
                </w:rPr>
                <w:t xml:space="preserve">4. Identificação de artefatos e configuração da classe de problemas</w:t>
              </w:r>
            </w:ins>
          </w:p>
        </w:tc>
        <w:tc>
          <w:tcPr>
            <w:tcW w:w="3800" w:type="dxa"/>
            <w:vAlign w:val="center"/>
          </w:tcPr>
          <w:p>
            <w:pPr>
              <w:spacing w:before="20" w:after="20" w:line="240" w:lineRule="auto"/>
              <w:ind w:firstLine="0"/>
              <w:jc w:val="left"/>
              <w:rPr>
                <w:ins w:id="880067" w:author="Claude" w:date="2026-10-07T12:00:00Z"/>
              </w:rPr>
            </w:pPr>
            <w:ins w:id="880068" w:author="Claude" w:date="2026-10-07T12:00:00Z">
              <w:r>
                <w:rPr>
                  <w:rFonts w:ascii="Times New Roman" w:hAnsi="Times New Roman"/>
                  <w:sz w:val="18"/>
                </w:rPr>
                <w:t xml:space="preserve">Classe: modelagem de suporte à decisão multicritério sob incerteza em agroindústrias. Comparação de propriedades com quatro artefatos preexistentes (Wazlawick, 2009).</w:t>
              </w:r>
            </w:ins>
          </w:p>
        </w:tc>
        <w:tc>
          <w:tcPr>
            <w:tcW w:w="1700" w:type="dxa"/>
            <w:vAlign w:val="center"/>
          </w:tcPr>
          <w:p>
            <w:pPr>
              <w:spacing w:before="20" w:after="20" w:line="240" w:lineRule="auto"/>
              <w:ind w:firstLine="0"/>
              <w:jc w:val="left"/>
              <w:rPr>
                <w:ins w:id="880069" w:author="Claude" w:date="2026-10-07T12:00:00Z"/>
              </w:rPr>
            </w:pPr>
            <w:ins w:id="880070" w:author="Claude" w:date="2026-10-07T12:00:00Z">
              <w:r>
                <w:rPr>
                  <w:rFonts w:ascii="Times New Roman" w:hAnsi="Times New Roman"/>
                  <w:sz w:val="18"/>
                </w:rPr>
                <w:t xml:space="preserve">Seção 4.2; módulo dsr</w:t>
              </w:r>
            </w:ins>
          </w:p>
        </w:tc>
        <w:tc>
          <w:tcPr>
            <w:tcW w:w="1200" w:type="dxa"/>
            <w:vAlign w:val="center"/>
          </w:tcPr>
          <w:p>
            <w:pPr>
              <w:spacing w:before="20" w:after="20" w:line="240" w:lineRule="auto"/>
              <w:ind w:firstLine="0"/>
              <w:jc w:val="left"/>
              <w:rPr>
                <w:ins w:id="880071" w:author="Claude" w:date="2026-10-07T12:00:00Z"/>
              </w:rPr>
            </w:pPr>
            <w:ins w:id="880072" w:author="Claude" w:date="2026-10-07T12:00:00Z">
              <w:r>
                <w:rPr>
                  <w:rFonts w:ascii="Times New Roman" w:hAnsi="Times New Roman"/>
                  <w:sz w:val="18"/>
                </w:rPr>
                <w:t xml:space="preserve">concluída</w:t>
              </w:r>
            </w:ins>
          </w:p>
        </w:tc>
      </w:tr>
      <w:tr>
        <w:trPr>
          <w:cantSplit/>
          <w:ins w:id="880073" w:author="Claude" w:date="2026-10-07T12:00:00Z"/>
        </w:trPr>
        <w:tc>
          <w:tcPr>
            <w:tcW w:w="1800" w:type="dxa"/>
            <w:vAlign w:val="center"/>
          </w:tcPr>
          <w:p>
            <w:pPr>
              <w:spacing w:before="20" w:after="20" w:line="240" w:lineRule="auto"/>
              <w:ind w:firstLine="0"/>
              <w:jc w:val="left"/>
              <w:rPr>
                <w:ins w:id="880074" w:author="Claude" w:date="2026-10-07T12:00:00Z"/>
              </w:rPr>
            </w:pPr>
            <w:ins w:id="880075" w:author="Claude" w:date="2026-10-07T12:00:00Z">
              <w:r>
                <w:rPr>
                  <w:rFonts w:ascii="Times New Roman" w:hAnsi="Times New Roman"/>
                  <w:sz w:val="18"/>
                </w:rPr>
                <w:t xml:space="preserve">5. Proposição do artefato</w:t>
              </w:r>
            </w:ins>
          </w:p>
        </w:tc>
        <w:tc>
          <w:tcPr>
            <w:tcW w:w="3800" w:type="dxa"/>
            <w:vAlign w:val="center"/>
          </w:tcPr>
          <w:p>
            <w:pPr>
              <w:spacing w:before="20" w:after="20" w:line="240" w:lineRule="auto"/>
              <w:ind w:firstLine="0"/>
              <w:jc w:val="left"/>
              <w:rPr>
                <w:ins w:id="880076" w:author="Claude" w:date="2026-10-07T12:00:00Z"/>
              </w:rPr>
            </w:pPr>
            <w:ins w:id="880077" w:author="Claude" w:date="2026-10-07T12:00:00Z">
              <w:r>
                <w:rPr>
                  <w:rFonts w:ascii="Times New Roman" w:hAnsi="Times New Roman"/>
                  <w:sz w:val="18"/>
                </w:rPr>
                <w:t xml:space="preserve">EVTEAS-Py como instanciação (framework operante) conjugada a um modelo (representação matemática da viabilidade), com requisitos de alto nível rastreáveis.</w:t>
              </w:r>
            </w:ins>
          </w:p>
        </w:tc>
        <w:tc>
          <w:tcPr>
            <w:tcW w:w="1700" w:type="dxa"/>
            <w:vAlign w:val="center"/>
          </w:tcPr>
          <w:p>
            <w:pPr>
              <w:spacing w:before="20" w:after="20" w:line="240" w:lineRule="auto"/>
              <w:ind w:firstLine="0"/>
              <w:jc w:val="left"/>
              <w:rPr>
                <w:ins w:id="880078" w:author="Claude" w:date="2026-10-07T12:00:00Z"/>
              </w:rPr>
            </w:pPr>
            <w:ins w:id="880079" w:author="Claude" w:date="2026-10-07T12:00:00Z">
              <w:r>
                <w:rPr>
                  <w:rFonts w:ascii="Times New Roman" w:hAnsi="Times New Roman"/>
                  <w:sz w:val="18"/>
                </w:rPr>
                <w:t xml:space="preserve">Seção 4.2; módulo dsr</w:t>
              </w:r>
            </w:ins>
          </w:p>
        </w:tc>
        <w:tc>
          <w:tcPr>
            <w:tcW w:w="1200" w:type="dxa"/>
            <w:vAlign w:val="center"/>
          </w:tcPr>
          <w:p>
            <w:pPr>
              <w:spacing w:before="20" w:after="20" w:line="240" w:lineRule="auto"/>
              <w:ind w:firstLine="0"/>
              <w:jc w:val="left"/>
              <w:rPr>
                <w:ins w:id="880080" w:author="Claude" w:date="2026-10-07T12:00:00Z"/>
              </w:rPr>
            </w:pPr>
            <w:ins w:id="880081" w:author="Claude" w:date="2026-10-07T12:00:00Z">
              <w:r>
                <w:rPr>
                  <w:rFonts w:ascii="Times New Roman" w:hAnsi="Times New Roman"/>
                  <w:sz w:val="18"/>
                </w:rPr>
                <w:t xml:space="preserve">concluída</w:t>
              </w:r>
            </w:ins>
          </w:p>
        </w:tc>
      </w:tr>
      <w:tr>
        <w:trPr>
          <w:cantSplit/>
          <w:ins w:id="880082" w:author="Claude" w:date="2026-10-07T12:00:00Z"/>
        </w:trPr>
        <w:tc>
          <w:tcPr>
            <w:tcW w:w="1800" w:type="dxa"/>
            <w:vAlign w:val="center"/>
          </w:tcPr>
          <w:p>
            <w:pPr>
              <w:spacing w:before="20" w:after="20" w:line="240" w:lineRule="auto"/>
              <w:ind w:firstLine="0"/>
              <w:jc w:val="left"/>
              <w:rPr>
                <w:ins w:id="880083" w:author="Claude" w:date="2026-10-07T12:00:00Z"/>
              </w:rPr>
            </w:pPr>
            <w:ins w:id="880084" w:author="Claude" w:date="2026-10-07T12:00:00Z">
              <w:r>
                <w:rPr>
                  <w:rFonts w:ascii="Times New Roman" w:hAnsi="Times New Roman"/>
                  <w:sz w:val="18"/>
                </w:rPr>
                <w:t xml:space="preserve">6. Design do artefato</w:t>
              </w:r>
            </w:ins>
          </w:p>
        </w:tc>
        <w:tc>
          <w:tcPr>
            <w:tcW w:w="3800" w:type="dxa"/>
            <w:vAlign w:val="center"/>
          </w:tcPr>
          <w:p>
            <w:pPr>
              <w:spacing w:before="20" w:after="20" w:line="240" w:lineRule="auto"/>
              <w:ind w:firstLine="0"/>
              <w:jc w:val="left"/>
              <w:rPr>
                <w:ins w:id="880085" w:author="Claude" w:date="2026-10-07T12:00:00Z"/>
              </w:rPr>
            </w:pPr>
            <w:ins w:id="880086" w:author="Claude" w:date="2026-10-07T12:00:00Z">
              <w:r>
                <w:rPr>
                  <w:rFonts w:ascii="Times New Roman" w:hAnsi="Times New Roman"/>
                  <w:sz w:val="18"/>
                </w:rPr>
                <w:t xml:space="preserve">Configuração única (EVTEASConfig) com registro de fontes; motor vetorizado comum às camadas determinística e estocástica; fluxo entrada → processamento → saída → verificação; interface de entrada em blocos.</w:t>
              </w:r>
            </w:ins>
          </w:p>
        </w:tc>
        <w:tc>
          <w:tcPr>
            <w:tcW w:w="1700" w:type="dxa"/>
            <w:vAlign w:val="center"/>
          </w:tcPr>
          <w:p>
            <w:pPr>
              <w:spacing w:before="20" w:after="20" w:line="240" w:lineRule="auto"/>
              <w:ind w:firstLine="0"/>
              <w:jc w:val="left"/>
              <w:rPr>
                <w:ins w:id="880087" w:author="Claude" w:date="2026-10-07T12:00:00Z"/>
              </w:rPr>
            </w:pPr>
            <w:ins w:id="880088" w:author="Claude" w:date="2026-10-07T12:00:00Z">
              <w:r>
                <w:rPr>
                  <w:rFonts w:ascii="Times New Roman" w:hAnsi="Times New Roman"/>
                  <w:sz w:val="18"/>
                </w:rPr>
                <w:t xml:space="preserve">Seções 4.3 a 4.11; módulos config, modelo e pipeline</w:t>
              </w:r>
            </w:ins>
          </w:p>
        </w:tc>
        <w:tc>
          <w:tcPr>
            <w:tcW w:w="1200" w:type="dxa"/>
            <w:vAlign w:val="center"/>
          </w:tcPr>
          <w:p>
            <w:pPr>
              <w:spacing w:before="20" w:after="20" w:line="240" w:lineRule="auto"/>
              <w:ind w:firstLine="0"/>
              <w:jc w:val="left"/>
              <w:rPr>
                <w:ins w:id="880089" w:author="Claude" w:date="2026-10-07T12:00:00Z"/>
              </w:rPr>
            </w:pPr>
            <w:ins w:id="880090" w:author="Claude" w:date="2026-10-07T12:00:00Z">
              <w:r>
                <w:rPr>
                  <w:rFonts w:ascii="Times New Roman" w:hAnsi="Times New Roman"/>
                  <w:sz w:val="18"/>
                </w:rPr>
                <w:t xml:space="preserve">primeira iteração concluída</w:t>
              </w:r>
            </w:ins>
          </w:p>
        </w:tc>
      </w:tr>
      <w:tr>
        <w:trPr>
          <w:cantSplit/>
          <w:ins w:id="880091" w:author="Claude" w:date="2026-10-07T12:00:00Z"/>
        </w:trPr>
        <w:tc>
          <w:tcPr>
            <w:tcW w:w="1800" w:type="dxa"/>
            <w:vAlign w:val="center"/>
          </w:tcPr>
          <w:p>
            <w:pPr>
              <w:spacing w:before="20" w:after="20" w:line="240" w:lineRule="auto"/>
              <w:ind w:firstLine="0"/>
              <w:jc w:val="left"/>
              <w:rPr>
                <w:ins w:id="880092" w:author="Claude" w:date="2026-10-07T12:00:00Z"/>
              </w:rPr>
            </w:pPr>
            <w:ins w:id="880093" w:author="Claude" w:date="2026-10-07T12:00:00Z">
              <w:r>
                <w:rPr>
                  <w:rFonts w:ascii="Times New Roman" w:hAnsi="Times New Roman"/>
                  <w:sz w:val="18"/>
                </w:rPr>
                <w:t xml:space="preserve">7. Desenvolvimento do artefato</w:t>
              </w:r>
            </w:ins>
          </w:p>
        </w:tc>
        <w:tc>
          <w:tcPr>
            <w:tcW w:w="3800" w:type="dxa"/>
            <w:vAlign w:val="center"/>
          </w:tcPr>
          <w:p>
            <w:pPr>
              <w:spacing w:before="20" w:after="20" w:line="240" w:lineRule="auto"/>
              <w:ind w:firstLine="0"/>
              <w:jc w:val="left"/>
              <w:rPr>
                <w:ins w:id="880094" w:author="Claude" w:date="2026-10-07T12:00:00Z"/>
              </w:rPr>
            </w:pPr>
            <w:ins w:id="880095" w:author="Claude" w:date="2026-10-07T12:00:00Z">
              <w:r>
                <w:rPr>
                  <w:rFonts w:ascii="Times New Roman" w:hAnsi="Times New Roman"/>
                  <w:sz w:val="18"/>
                </w:rPr>
                <w:t xml:space="preserve">Pacote evteas_py 2.0 com dez módulos, notebook autocontido para o Google Colab e entrada de dados interativa ou por arquivo.</w:t>
              </w:r>
            </w:ins>
          </w:p>
        </w:tc>
        <w:tc>
          <w:tcPr>
            <w:tcW w:w="1700" w:type="dxa"/>
            <w:vAlign w:val="center"/>
          </w:tcPr>
          <w:p>
            <w:pPr>
              <w:spacing w:before="20" w:after="20" w:line="240" w:lineRule="auto"/>
              <w:ind w:firstLine="0"/>
              <w:jc w:val="left"/>
              <w:rPr>
                <w:ins w:id="880096" w:author="Claude" w:date="2026-10-07T12:00:00Z"/>
              </w:rPr>
            </w:pPr>
            <w:ins w:id="880097" w:author="Claude" w:date="2026-10-07T12:00:00Z">
              <w:r>
                <w:rPr>
                  <w:rFonts w:ascii="Times New Roman" w:hAnsi="Times New Roman"/>
                  <w:sz w:val="18"/>
                </w:rPr>
                <w:t xml:space="preserve">Seções 4.3 a 4.11; Apêndice A; módulos pipeline e interface</w:t>
              </w:r>
            </w:ins>
          </w:p>
        </w:tc>
        <w:tc>
          <w:tcPr>
            <w:tcW w:w="1200" w:type="dxa"/>
            <w:vAlign w:val="center"/>
          </w:tcPr>
          <w:p>
            <w:pPr>
              <w:spacing w:before="20" w:after="20" w:line="240" w:lineRule="auto"/>
              <w:ind w:firstLine="0"/>
              <w:jc w:val="left"/>
              <w:rPr>
                <w:ins w:id="880098" w:author="Claude" w:date="2026-10-07T12:00:00Z"/>
              </w:rPr>
            </w:pPr>
            <w:ins w:id="880099" w:author="Claude" w:date="2026-10-07T12:00:00Z">
              <w:r>
                <w:rPr>
                  <w:rFonts w:ascii="Times New Roman" w:hAnsi="Times New Roman"/>
                  <w:sz w:val="18"/>
                </w:rPr>
                <w:t xml:space="preserve">primeira iteração concluída</w:t>
              </w:r>
            </w:ins>
          </w:p>
        </w:tc>
      </w:tr>
      <w:tr>
        <w:trPr>
          <w:cantSplit/>
          <w:ins w:id="880100" w:author="Claude" w:date="2026-10-07T12:00:00Z"/>
        </w:trPr>
        <w:tc>
          <w:tcPr>
            <w:tcW w:w="1800" w:type="dxa"/>
            <w:vAlign w:val="center"/>
          </w:tcPr>
          <w:p>
            <w:pPr>
              <w:spacing w:before="20" w:after="20" w:line="240" w:lineRule="auto"/>
              <w:ind w:firstLine="0"/>
              <w:jc w:val="left"/>
              <w:rPr>
                <w:ins w:id="880101" w:author="Claude" w:date="2026-10-07T12:00:00Z"/>
              </w:rPr>
            </w:pPr>
            <w:ins w:id="880102" w:author="Claude" w:date="2026-10-07T12:00:00Z">
              <w:r>
                <w:rPr>
                  <w:rFonts w:ascii="Times New Roman" w:hAnsi="Times New Roman"/>
                  <w:sz w:val="18"/>
                </w:rPr>
                <w:t xml:space="preserve">8. Avaliação do artefato</w:t>
              </w:r>
            </w:ins>
          </w:p>
        </w:tc>
        <w:tc>
          <w:tcPr>
            <w:tcW w:w="3800" w:type="dxa"/>
            <w:vAlign w:val="center"/>
          </w:tcPr>
          <w:p>
            <w:pPr>
              <w:spacing w:before="20" w:after="20" w:line="240" w:lineRule="auto"/>
              <w:ind w:firstLine="0"/>
              <w:jc w:val="left"/>
              <w:rPr>
                <w:ins w:id="880103" w:author="Claude" w:date="2026-10-07T12:00:00Z"/>
              </w:rPr>
            </w:pPr>
            <w:ins w:id="880104" w:author="Claude" w:date="2026-10-07T12:00:00Z">
              <w:r>
                <w:rPr>
                  <w:rFonts w:ascii="Times New Roman" w:hAnsi="Times New Roman"/>
                  <w:sz w:val="18"/>
                </w:rPr>
                <w:t xml:space="preserve">Verificação: invariantes a cada execução, suíte de testes automatizados, regressão contra a Rev. 186 e revisão independente da entrada de dados. Validação com os dois especialistas a realizar.</w:t>
              </w:r>
            </w:ins>
          </w:p>
        </w:tc>
        <w:tc>
          <w:tcPr>
            <w:tcW w:w="1700" w:type="dxa"/>
            <w:vAlign w:val="center"/>
          </w:tcPr>
          <w:p>
            <w:pPr>
              <w:spacing w:before="20" w:after="20" w:line="240" w:lineRule="auto"/>
              <w:ind w:firstLine="0"/>
              <w:jc w:val="left"/>
              <w:rPr>
                <w:ins w:id="880105" w:author="Claude" w:date="2026-10-07T12:00:00Z"/>
              </w:rPr>
            </w:pPr>
            <w:ins w:id="880106" w:author="Claude" w:date="2026-10-07T12:00:00Z">
              <w:r>
                <w:rPr>
                  <w:rFonts w:ascii="Times New Roman" w:hAnsi="Times New Roman"/>
                  <w:sz w:val="18"/>
                </w:rPr>
                <w:t xml:space="preserve">Seção 4.12; Apêndice B; módulos vv e dsr</w:t>
              </w:r>
            </w:ins>
          </w:p>
        </w:tc>
        <w:tc>
          <w:tcPr>
            <w:tcW w:w="1200" w:type="dxa"/>
            <w:vAlign w:val="center"/>
          </w:tcPr>
          <w:p>
            <w:pPr>
              <w:spacing w:before="20" w:after="20" w:line="240" w:lineRule="auto"/>
              <w:ind w:firstLine="0"/>
              <w:jc w:val="left"/>
              <w:rPr>
                <w:ins w:id="880107" w:author="Claude" w:date="2026-10-07T12:00:00Z"/>
              </w:rPr>
            </w:pPr>
            <w:ins w:id="880108" w:author="Claude" w:date="2026-10-07T12:00:00Z">
              <w:r>
                <w:rPr>
                  <w:rFonts w:ascii="Times New Roman" w:hAnsi="Times New Roman"/>
                  <w:sz w:val="18"/>
                </w:rPr>
                <w:t xml:space="preserve">verificação concluída; validação prevista</w:t>
              </w:r>
            </w:ins>
          </w:p>
        </w:tc>
      </w:tr>
      <w:tr>
        <w:trPr>
          <w:cantSplit/>
          <w:ins w:id="880109" w:author="Claude" w:date="2026-10-07T12:00:00Z"/>
        </w:trPr>
        <w:tc>
          <w:tcPr>
            <w:tcW w:w="1800" w:type="dxa"/>
            <w:vAlign w:val="center"/>
          </w:tcPr>
          <w:p>
            <w:pPr>
              <w:spacing w:before="20" w:after="20" w:line="240" w:lineRule="auto"/>
              <w:ind w:firstLine="0"/>
              <w:jc w:val="left"/>
              <w:rPr>
                <w:ins w:id="880110" w:author="Claude" w:date="2026-10-07T12:00:00Z"/>
              </w:rPr>
            </w:pPr>
            <w:ins w:id="880111" w:author="Claude" w:date="2026-10-07T12:00:00Z">
              <w:r>
                <w:rPr>
                  <w:rFonts w:ascii="Times New Roman" w:hAnsi="Times New Roman"/>
                  <w:sz w:val="18"/>
                </w:rPr>
                <w:t xml:space="preserve">9. Explicitação das aprendizagens</w:t>
              </w:r>
            </w:ins>
          </w:p>
        </w:tc>
        <w:tc>
          <w:tcPr>
            <w:tcW w:w="3800" w:type="dxa"/>
            <w:vAlign w:val="center"/>
          </w:tcPr>
          <w:p>
            <w:pPr>
              <w:spacing w:before="20" w:after="20" w:line="240" w:lineRule="auto"/>
              <w:ind w:firstLine="0"/>
              <w:jc w:val="left"/>
              <w:rPr>
                <w:ins w:id="880112" w:author="Claude" w:date="2026-10-07T12:00:00Z"/>
              </w:rPr>
            </w:pPr>
            <w:ins w:id="880113" w:author="Claude" w:date="2026-10-07T12:00:00Z">
              <w:r>
                <w:rPr>
                  <w:rFonts w:ascii="Times New Roman" w:hAnsi="Times New Roman"/>
                  <w:sz w:val="18"/>
                </w:rPr>
                <w:t xml:space="preserve">Registro das dificuldades, dos erros lógicos superados e das decisões de projeto que deles resultaram.</w:t>
              </w:r>
            </w:ins>
          </w:p>
        </w:tc>
        <w:tc>
          <w:tcPr>
            <w:tcW w:w="1700" w:type="dxa"/>
            <w:vAlign w:val="center"/>
          </w:tcPr>
          <w:p>
            <w:pPr>
              <w:spacing w:before="20" w:after="20" w:line="240" w:lineRule="auto"/>
              <w:ind w:firstLine="0"/>
              <w:jc w:val="left"/>
              <w:rPr>
                <w:ins w:id="880114" w:author="Claude" w:date="2026-10-07T12:00:00Z"/>
              </w:rPr>
            </w:pPr>
            <w:ins w:id="880115" w:author="Claude" w:date="2026-10-07T12:00:00Z">
              <w:r>
                <w:rPr>
                  <w:rFonts w:ascii="Times New Roman" w:hAnsi="Times New Roman"/>
                  <w:sz w:val="18"/>
                </w:rPr>
                <w:t xml:space="preserve">Seção 4.13; módulo dsr</w:t>
              </w:r>
            </w:ins>
          </w:p>
        </w:tc>
        <w:tc>
          <w:tcPr>
            <w:tcW w:w="1200" w:type="dxa"/>
            <w:vAlign w:val="center"/>
          </w:tcPr>
          <w:p>
            <w:pPr>
              <w:spacing w:before="20" w:after="20" w:line="240" w:lineRule="auto"/>
              <w:ind w:firstLine="0"/>
              <w:jc w:val="left"/>
              <w:rPr>
                <w:ins w:id="880116" w:author="Claude" w:date="2026-10-07T12:00:00Z"/>
              </w:rPr>
            </w:pPr>
            <w:ins w:id="880117" w:author="Claude" w:date="2026-10-07T12:00:00Z">
              <w:r>
                <w:rPr>
                  <w:rFonts w:ascii="Times New Roman" w:hAnsi="Times New Roman"/>
                  <w:sz w:val="18"/>
                </w:rPr>
                <w:t xml:space="preserve">em andamento</w:t>
              </w:r>
            </w:ins>
          </w:p>
        </w:tc>
      </w:tr>
      <w:tr>
        <w:trPr>
          <w:cantSplit/>
          <w:ins w:id="880118" w:author="Claude" w:date="2026-10-07T12:00:00Z"/>
        </w:trPr>
        <w:tc>
          <w:tcPr>
            <w:tcW w:w="1800" w:type="dxa"/>
            <w:vAlign w:val="center"/>
          </w:tcPr>
          <w:p>
            <w:pPr>
              <w:spacing w:before="20" w:after="20" w:line="240" w:lineRule="auto"/>
              <w:ind w:firstLine="0"/>
              <w:jc w:val="left"/>
              <w:rPr>
                <w:ins w:id="880119" w:author="Claude" w:date="2026-10-07T12:00:00Z"/>
              </w:rPr>
            </w:pPr>
            <w:ins w:id="880120" w:author="Claude" w:date="2026-10-07T12:00:00Z">
              <w:r>
                <w:rPr>
                  <w:rFonts w:ascii="Times New Roman" w:hAnsi="Times New Roman"/>
                  <w:sz w:val="18"/>
                </w:rPr>
                <w:t xml:space="preserve">10. Conclusão</w:t>
              </w:r>
            </w:ins>
          </w:p>
        </w:tc>
        <w:tc>
          <w:tcPr>
            <w:tcW w:w="3800" w:type="dxa"/>
            <w:vAlign w:val="center"/>
          </w:tcPr>
          <w:p>
            <w:pPr>
              <w:spacing w:before="20" w:after="20" w:line="240" w:lineRule="auto"/>
              <w:ind w:firstLine="0"/>
              <w:jc w:val="left"/>
              <w:rPr>
                <w:ins w:id="880121" w:author="Claude" w:date="2026-10-07T12:00:00Z"/>
              </w:rPr>
            </w:pPr>
            <w:ins w:id="880122" w:author="Claude" w:date="2026-10-07T12:00:00Z">
              <w:r>
                <w:rPr>
                  <w:rFonts w:ascii="Times New Roman" w:hAnsi="Times New Roman"/>
                  <w:sz w:val="18"/>
                </w:rPr>
                <w:t xml:space="preserve">Síntese dos resultados, do atendimento aos objetivos e das limitações do artefato.</w:t>
              </w:r>
            </w:ins>
          </w:p>
        </w:tc>
        <w:tc>
          <w:tcPr>
            <w:tcW w:w="1700" w:type="dxa"/>
            <w:vAlign w:val="center"/>
          </w:tcPr>
          <w:p>
            <w:pPr>
              <w:spacing w:before="20" w:after="20" w:line="240" w:lineRule="auto"/>
              <w:ind w:firstLine="0"/>
              <w:jc w:val="left"/>
              <w:rPr>
                <w:ins w:id="880123" w:author="Claude" w:date="2026-10-07T12:00:00Z"/>
              </w:rPr>
            </w:pPr>
            <w:ins w:id="880124" w:author="Claude" w:date="2026-10-07T12:00:00Z">
              <w:r>
                <w:rPr>
                  <w:rFonts w:ascii="Times New Roman" w:hAnsi="Times New Roman"/>
                  <w:sz w:val="18"/>
                </w:rPr>
                <w:t xml:space="preserve">Seções 5.1 a 5.4</w:t>
              </w:r>
            </w:ins>
          </w:p>
        </w:tc>
        <w:tc>
          <w:tcPr>
            <w:tcW w:w="1200" w:type="dxa"/>
            <w:vAlign w:val="center"/>
          </w:tcPr>
          <w:p>
            <w:pPr>
              <w:spacing w:before="20" w:after="20" w:line="240" w:lineRule="auto"/>
              <w:ind w:firstLine="0"/>
              <w:jc w:val="left"/>
              <w:rPr>
                <w:ins w:id="880125" w:author="Claude" w:date="2026-10-07T12:00:00Z"/>
              </w:rPr>
            </w:pPr>
            <w:ins w:id="880126" w:author="Claude" w:date="2026-10-07T12:00:00Z">
              <w:r>
                <w:rPr>
                  <w:rFonts w:ascii="Times New Roman" w:hAnsi="Times New Roman"/>
                  <w:sz w:val="18"/>
                </w:rPr>
                <w:t xml:space="preserve">versão preliminar</w:t>
              </w:r>
            </w:ins>
          </w:p>
        </w:tc>
      </w:tr>
      <w:tr>
        <w:trPr>
          <w:cantSplit/>
          <w:ins w:id="880127" w:author="Claude" w:date="2026-10-07T12:00:00Z"/>
        </w:trPr>
        <w:tc>
          <w:tcPr>
            <w:tcW w:w="1800" w:type="dxa"/>
            <w:vAlign w:val="center"/>
          </w:tcPr>
          <w:p>
            <w:pPr>
              <w:spacing w:before="20" w:after="20" w:line="240" w:lineRule="auto"/>
              <w:ind w:firstLine="0"/>
              <w:jc w:val="left"/>
              <w:rPr>
                <w:ins w:id="880128" w:author="Claude" w:date="2026-10-07T12:00:00Z"/>
              </w:rPr>
            </w:pPr>
            <w:ins w:id="880129" w:author="Claude" w:date="2026-10-07T12:00:00Z">
              <w:r>
                <w:rPr>
                  <w:rFonts w:ascii="Times New Roman" w:hAnsi="Times New Roman"/>
                  <w:sz w:val="18"/>
                </w:rPr>
                <w:t xml:space="preserve">11. Generalização para a classe de problemas</w:t>
              </w:r>
            </w:ins>
          </w:p>
        </w:tc>
        <w:tc>
          <w:tcPr>
            <w:tcW w:w="3800" w:type="dxa"/>
            <w:vAlign w:val="center"/>
          </w:tcPr>
          <w:p>
            <w:pPr>
              <w:spacing w:before="20" w:after="20" w:line="240" w:lineRule="auto"/>
              <w:ind w:firstLine="0"/>
              <w:jc w:val="left"/>
              <w:rPr>
                <w:ins w:id="880130" w:author="Claude" w:date="2026-10-07T12:00:00Z"/>
              </w:rPr>
            </w:pPr>
            <w:ins w:id="880131" w:author="Claude" w:date="2026-10-07T12:00:00Z">
              <w:r>
                <w:rPr>
                  <w:rFonts w:ascii="Times New Roman" w:hAnsi="Times New Roman"/>
                  <w:sz w:val="18"/>
                </w:rPr>
                <w:t xml:space="preserve">Princípios de projeto transferíveis a outras cadeias agroindustriais, com recalibração dos parâmetros.</w:t>
              </w:r>
            </w:ins>
          </w:p>
        </w:tc>
        <w:tc>
          <w:tcPr>
            <w:tcW w:w="1700" w:type="dxa"/>
            <w:vAlign w:val="center"/>
          </w:tcPr>
          <w:p>
            <w:pPr>
              <w:spacing w:before="20" w:after="20" w:line="240" w:lineRule="auto"/>
              <w:ind w:firstLine="0"/>
              <w:jc w:val="left"/>
              <w:rPr>
                <w:ins w:id="880132" w:author="Claude" w:date="2026-10-07T12:00:00Z"/>
              </w:rPr>
            </w:pPr>
            <w:ins w:id="880133" w:author="Claude" w:date="2026-10-07T12:00:00Z">
              <w:r>
                <w:rPr>
                  <w:rFonts w:ascii="Times New Roman" w:hAnsi="Times New Roman"/>
                  <w:sz w:val="18"/>
                </w:rPr>
                <w:t xml:space="preserve">Seção 5.5</w:t>
              </w:r>
            </w:ins>
          </w:p>
        </w:tc>
        <w:tc>
          <w:tcPr>
            <w:tcW w:w="1200" w:type="dxa"/>
            <w:vAlign w:val="center"/>
          </w:tcPr>
          <w:p>
            <w:pPr>
              <w:spacing w:before="20" w:after="20" w:line="240" w:lineRule="auto"/>
              <w:ind w:firstLine="0"/>
              <w:jc w:val="left"/>
              <w:rPr>
                <w:ins w:id="880134" w:author="Claude" w:date="2026-10-07T12:00:00Z"/>
              </w:rPr>
            </w:pPr>
            <w:ins w:id="880135" w:author="Claude" w:date="2026-10-07T12:00:00Z">
              <w:r>
                <w:rPr>
                  <w:rFonts w:ascii="Times New Roman" w:hAnsi="Times New Roman"/>
                  <w:sz w:val="18"/>
                </w:rPr>
                <w:t xml:space="preserve">versão preliminar</w:t>
              </w:r>
            </w:ins>
          </w:p>
        </w:tc>
      </w:tr>
      <w:tr>
        <w:trPr>
          <w:cantSplit/>
          <w:ins w:id="880136" w:author="Claude" w:date="2026-10-07T12:00:00Z"/>
        </w:trPr>
        <w:tc>
          <w:tcPr>
            <w:tcW w:w="1800" w:type="dxa"/>
            <w:vAlign w:val="center"/>
          </w:tcPr>
          <w:p>
            <w:pPr>
              <w:spacing w:before="20" w:after="20" w:line="240" w:lineRule="auto"/>
              <w:ind w:firstLine="0"/>
              <w:jc w:val="left"/>
              <w:rPr>
                <w:ins w:id="880137" w:author="Claude" w:date="2026-10-07T12:00:00Z"/>
              </w:rPr>
            </w:pPr>
            <w:ins w:id="880138" w:author="Claude" w:date="2026-10-07T12:00:00Z">
              <w:r>
                <w:rPr>
                  <w:rFonts w:ascii="Times New Roman" w:hAnsi="Times New Roman"/>
                  <w:sz w:val="18"/>
                </w:rPr>
                <w:t xml:space="preserve">12. Comunicação dos resultados</w:t>
              </w:r>
            </w:ins>
          </w:p>
        </w:tc>
        <w:tc>
          <w:tcPr>
            <w:tcW w:w="3800" w:type="dxa"/>
            <w:vAlign w:val="center"/>
          </w:tcPr>
          <w:p>
            <w:pPr>
              <w:spacing w:before="20" w:after="20" w:line="240" w:lineRule="auto"/>
              <w:ind w:firstLine="0"/>
              <w:jc w:val="left"/>
              <w:rPr>
                <w:ins w:id="880139" w:author="Claude" w:date="2026-10-07T12:00:00Z"/>
              </w:rPr>
            </w:pPr>
            <w:ins w:id="880140" w:author="Claude" w:date="2026-10-07T12:00:00Z">
              <w:r>
                <w:rPr>
                  <w:rFonts w:ascii="Times New Roman" w:hAnsi="Times New Roman"/>
                  <w:sz w:val="18"/>
                </w:rPr>
                <w:t xml:space="preserve">Dissertação, código e testes versionados, notebook executável, arquivo de entradas, relatórios exportados e apêndices com o código-fonte; artigos previstos.</w:t>
              </w:r>
            </w:ins>
          </w:p>
        </w:tc>
        <w:tc>
          <w:tcPr>
            <w:tcW w:w="1700" w:type="dxa"/>
            <w:vAlign w:val="center"/>
          </w:tcPr>
          <w:p>
            <w:pPr>
              <w:spacing w:before="20" w:after="20" w:line="240" w:lineRule="auto"/>
              <w:ind w:firstLine="0"/>
              <w:jc w:val="left"/>
              <w:rPr>
                <w:ins w:id="880141" w:author="Claude" w:date="2026-10-07T12:00:00Z"/>
              </w:rPr>
            </w:pPr>
            <w:ins w:id="880142" w:author="Claude" w:date="2026-10-07T12:00:00Z">
              <w:r>
                <w:rPr>
                  <w:rFonts w:ascii="Times New Roman" w:hAnsi="Times New Roman"/>
                  <w:sz w:val="18"/>
                </w:rPr>
                <w:t xml:space="preserve">Seção 5.6; módulo relatorios</w:t>
              </w:r>
            </w:ins>
          </w:p>
        </w:tc>
        <w:tc>
          <w:tcPr>
            <w:tcW w:w="1200" w:type="dxa"/>
            <w:vAlign w:val="center"/>
          </w:tcPr>
          <w:p>
            <w:pPr>
              <w:spacing w:before="20" w:after="20" w:line="240" w:lineRule="auto"/>
              <w:ind w:firstLine="0"/>
              <w:jc w:val="left"/>
              <w:rPr>
                <w:ins w:id="880143" w:author="Claude" w:date="2026-10-07T12:00:00Z"/>
              </w:rPr>
            </w:pPr>
            <w:ins w:id="880144" w:author="Claude" w:date="2026-10-07T12:00:00Z">
              <w:r>
                <w:rPr>
                  <w:rFonts w:ascii="Times New Roman" w:hAnsi="Times New Roman"/>
                  <w:sz w:val="18"/>
                </w:rPr>
                <w:t xml:space="preserve">em andamento</w:t>
              </w:r>
            </w:ins>
          </w:p>
        </w:tc>
      </w:tr>
    </w:tbl>
    <w:p>
      <w:pPr>
        <w:spacing w:after="120" w:line="360" w:lineRule="auto"/>
        <w:ind w:firstLine="0"/>
        <w:jc w:val="center"/>
        <w:rPr>
          <w:ins w:id="880145" w:author="Claude" w:date="2026-10-07T12:00:00Z"/>
        </w:rPr>
      </w:pPr>
      <w:ins w:id="880146" w:author="Claude" w:date="2026-10-07T12:00:00Z">
        <w:r>
          <w:rPr>
            <w:rFonts w:ascii="Times New Roman" w:eastAsia="Times New Roman" w:hAnsi="Times New Roman" w:cs="Times New Roman"/>
            <w:color w:val="000000" w:themeColor="text1"/>
            <w:sz w:val="16"/>
            <w:szCs w:val="16"/>
          </w:rPr>
          <w:t xml:space="preserve">Fonte: elaboração própria (2026), com base em Dresch, Lacerda e Antunes Jr. (2015).</w:t>
        </w:r>
      </w:ins>
    </w:p>
    <w:p>
      <w:pPr>
        <w:spacing w:line="360" w:lineRule="auto" w:before="0" w:after="0"/>
        <w:ind w:firstLine="709"/>
        <w:jc w:val="both"/>
        <w:rPr>
          <w:ins w:id="880147" w:author="Claude" w:date="2026-10-07T12:00:00Z"/>
        </w:rPr>
      </w:pPr>
      <w:ins w:id="880148" w:author="Claude" w:date="2026-10-07T12:00:00Z">
        <w:r>
          <w:rPr>
            <w:rFonts w:ascii="Times New Roman" w:hAnsi="Times New Roman"/>
            <w:sz w:val="24"/>
          </w:rPr>
          <w:t xml:space="preserve">Em relação ao cronograma do Quadro 8, as Etapas 4 a 7 tiveram uma primeira iteração concluída nesta revisão, e a Etapa 8 foi realizada na sua parte de verificação, o que antecipa parte da Fase 3. A validação com os dois especialistas, prevista na Seção 3.3.2, permanece pendente e dará início à segunda iteração do ciclo: as observações dos especialistas retornarão às Etapas 6 e 7 como anomalias e sugestões de melhoria, e o artefato será novamente verificado e avaliado. A DSR é, portanto, aplicada de forma iterativa, e os resultados deste capítulo correspondem à primeira volta do ciclo.</w:t>
        </w:r>
      </w:ins>
    </w:p>
    <w:p>
      <w:pPr>
        <w:pStyle w:val="Ttulo2"/>
        <w:pageBreakBefore w:val="0"/>
        <w:rPr>
          <w:ins w:id="880149" w:author="Claude" w:date="2026-10-07T12:00:00Z"/>
        </w:rPr>
      </w:pPr>
      <w:bookmarkStart w:id="990039" w:name="_TocRev187_T3"/>
      <w:ins w:id="880150" w:author="Claude" w:date="2026-10-07T12:00:00Z">
        <w:r>
          <w:rPr>
            <w:rFonts w:ascii="Times New Roman" w:hAnsi="Times New Roman"/>
            <w:b w:val="0"/>
            <w:sz w:val="28"/>
          </w:rPr>
          <w:t xml:space="preserve">4.2 Artefatos preexistentes, classe de problemas e requisitos (Etapas 4 e 5)</w:t>
        </w:r>
      </w:ins>
      <w:bookmarkEnd w:id="990039"/>
    </w:p>
    <w:p>
      <w:pPr>
        <w:spacing w:line="360" w:lineRule="auto" w:before="0" w:after="0"/>
        <w:ind w:firstLine="709"/>
        <w:jc w:val="both"/>
        <w:rPr>
          <w:ins w:id="880151" w:author="Claude" w:date="2026-10-07T12:00:00Z"/>
        </w:rPr>
      </w:pPr>
      <w:ins w:id="880152" w:author="Claude" w:date="2026-10-07T12:00:00Z">
        <w:r>
          <w:rPr>
            <w:rFonts w:ascii="Times New Roman" w:hAnsi="Times New Roman"/>
            <w:sz w:val="24"/>
          </w:rPr>
          <w:t xml:space="preserve">A Etapa 4 enquadra o problema na classe “modelagem de suporte à decisão multicritério sob incerteza em agroindústrias” e confronta o EVTEAS-Py com os artefatos identificados na Seção 2.8.1. Seguindo Wazlawick (2009), a comparação foi organizada como tabela de propriedades (Quadro 11). Para não atribuir aos outros artefatos limitações que as fontes não afirmam, cada célula registra apenas o que a Seção 2.8.1 descreve: “sim” quando a propriedade é descrita, “não” quando a fonte indica que ela está fora do escopo do artefato e “n.i.” quando a fonte consultada não a menciona. A comparação é, portanto, conservadora: “não identificado” não equivale a ausência da propriedade.</w:t>
        </w:r>
      </w:ins>
    </w:p>
    <w:p>
      <w:pPr>
        <w:pStyle w:val="Legenda"/>
        <w:keepNext/>
        <w:spacing w:before="120" w:after="0" w:line="360" w:lineRule="auto"/>
        <w:jc w:val="center"/>
        <w:rPr>
          <w:ins w:id="880153" w:author="Claude" w:date="2026-10-07T12:00:00Z"/>
        </w:rPr>
      </w:pPr>
      <w:bookmarkStart w:id="990002" w:name="_TocRev187_Quadro11"/>
      <w:ins w:id="880154" w:author="Claude" w:date="2026-10-07T12:00:00Z">
        <w:r>
          <w:t xml:space="preserve">Quadro </w:t>
        </w:r>
        <w:r>
          <w:fldChar w:fldCharType="begin"/>
        </w:r>
        <w:r>
          <w:instrText xml:space="preserve"> SEQ Quadro \* ARABIC </w:instrText>
        </w:r>
        <w:r>
          <w:fldChar w:fldCharType="separate"/>
        </w:r>
        <w:r>
          <w:t>11</w:t>
        </w:r>
        <w:r>
          <w:fldChar w:fldCharType="end"/>
        </w:r>
        <w:r>
          <w:t xml:space="preserve"> - Propriedades do EVTEAS-Py e de artefatos preexistentes</w:t>
        </w:r>
      </w:ins>
      <w:bookmarkEnd w:id="990002"/>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2600"/>
        <w:gridCol w:w="1180"/>
        <w:gridCol w:w="1180"/>
        <w:gridCol w:w="1180"/>
        <w:gridCol w:w="1180"/>
        <w:gridCol w:w="1180"/>
      </w:tblGrid>
      <w:tr>
        <w:trPr>
          <w:cantSplit/>
          <w:tblHeader/>
          <w:ins w:id="880155" w:author="Claude" w:date="2026-10-07T12:00:00Z"/>
        </w:trPr>
        <w:tc>
          <w:tcPr>
            <w:tcW w:w="2600" w:type="dxa"/>
            <w:tcBorders>
              <w:bottom w:val="single" w:sz="8" w:space="0" w:color="000000"/>
            </w:tcBorders>
            <w:vAlign w:val="center"/>
          </w:tcPr>
          <w:p>
            <w:pPr>
              <w:spacing w:before="20" w:after="20" w:line="240" w:lineRule="auto"/>
              <w:ind w:firstLine="0"/>
              <w:jc w:val="left"/>
              <w:rPr>
                <w:ins w:id="880156" w:author="Claude" w:date="2026-10-07T12:00:00Z"/>
              </w:rPr>
            </w:pPr>
            <w:ins w:id="880157" w:author="Claude" w:date="2026-10-07T12:00:00Z">
              <w:r>
                <w:rPr>
                  <w:rFonts w:ascii="Times New Roman" w:hAnsi="Times New Roman"/>
                  <w:b/>
                  <w:sz w:val="18"/>
                </w:rPr>
                <w:t xml:space="preserve">Propriedade</w:t>
              </w:r>
            </w:ins>
          </w:p>
        </w:tc>
        <w:tc>
          <w:tcPr>
            <w:tcW w:w="1180" w:type="dxa"/>
            <w:tcBorders>
              <w:bottom w:val="single" w:sz="8" w:space="0" w:color="000000"/>
            </w:tcBorders>
            <w:vAlign w:val="center"/>
          </w:tcPr>
          <w:p>
            <w:pPr>
              <w:spacing w:before="20" w:after="20" w:line="240" w:lineRule="auto"/>
              <w:ind w:firstLine="0"/>
              <w:jc w:val="center"/>
              <w:rPr>
                <w:ins w:id="880158" w:author="Claude" w:date="2026-10-07T12:00:00Z"/>
              </w:rPr>
            </w:pPr>
            <w:ins w:id="880159" w:author="Claude" w:date="2026-10-07T12:00:00Z">
              <w:r>
                <w:rPr>
                  <w:rFonts w:ascii="Times New Roman" w:hAnsi="Times New Roman"/>
                  <w:b/>
                  <w:sz w:val="18"/>
                </w:rPr>
                <w:t xml:space="preserve">Costa Magalhães (2022)</w:t>
              </w:r>
            </w:ins>
          </w:p>
        </w:tc>
        <w:tc>
          <w:tcPr>
            <w:tcW w:w="1180" w:type="dxa"/>
            <w:tcBorders>
              <w:bottom w:val="single" w:sz="8" w:space="0" w:color="000000"/>
            </w:tcBorders>
            <w:vAlign w:val="center"/>
          </w:tcPr>
          <w:p>
            <w:pPr>
              <w:spacing w:before="20" w:after="20" w:line="240" w:lineRule="auto"/>
              <w:ind w:firstLine="0"/>
              <w:jc w:val="center"/>
              <w:rPr>
                <w:ins w:id="880160" w:author="Claude" w:date="2026-10-07T12:00:00Z"/>
              </w:rPr>
            </w:pPr>
            <w:ins w:id="880161" w:author="Claude" w:date="2026-10-07T12:00:00Z">
              <w:r>
                <w:rPr>
                  <w:rFonts w:ascii="Times New Roman" w:hAnsi="Times New Roman"/>
                  <w:b/>
                  <w:sz w:val="18"/>
                </w:rPr>
                <w:t xml:space="preserve">pyteea (Maier; Weyand, 2025)</w:t>
              </w:r>
            </w:ins>
          </w:p>
        </w:tc>
        <w:tc>
          <w:tcPr>
            <w:tcW w:w="1180" w:type="dxa"/>
            <w:tcBorders>
              <w:bottom w:val="single" w:sz="8" w:space="0" w:color="000000"/>
            </w:tcBorders>
            <w:vAlign w:val="center"/>
          </w:tcPr>
          <w:p>
            <w:pPr>
              <w:spacing w:before="20" w:after="20" w:line="240" w:lineRule="auto"/>
              <w:ind w:firstLine="0"/>
              <w:jc w:val="center"/>
              <w:rPr>
                <w:ins w:id="880162" w:author="Claude" w:date="2026-10-07T12:00:00Z"/>
              </w:rPr>
            </w:pPr>
            <w:ins w:id="880163" w:author="Claude" w:date="2026-10-07T12:00:00Z">
              <w:r>
                <w:rPr>
                  <w:rFonts w:ascii="Times New Roman" w:hAnsi="Times New Roman"/>
                  <w:b/>
                  <w:sz w:val="18"/>
                </w:rPr>
                <w:t xml:space="preserve">AQUA+ (Ramos et al., 2024)</w:t>
              </w:r>
            </w:ins>
          </w:p>
        </w:tc>
        <w:tc>
          <w:tcPr>
            <w:tcW w:w="1180" w:type="dxa"/>
            <w:tcBorders>
              <w:bottom w:val="single" w:sz="8" w:space="0" w:color="000000"/>
            </w:tcBorders>
            <w:vAlign w:val="center"/>
          </w:tcPr>
          <w:p>
            <w:pPr>
              <w:spacing w:before="20" w:after="20" w:line="240" w:lineRule="auto"/>
              <w:ind w:firstLine="0"/>
              <w:jc w:val="center"/>
              <w:rPr>
                <w:ins w:id="880164" w:author="Claude" w:date="2026-10-07T12:00:00Z"/>
              </w:rPr>
            </w:pPr>
            <w:ins w:id="880165" w:author="Claude" w:date="2026-10-07T12:00:00Z">
              <w:r>
                <w:rPr>
                  <w:rFonts w:ascii="Times New Roman" w:hAnsi="Times New Roman"/>
                  <w:b/>
                  <w:sz w:val="18"/>
                </w:rPr>
                <w:t xml:space="preserve">AquaSpace (Gimpel et al., 2018)</w:t>
              </w:r>
            </w:ins>
          </w:p>
        </w:tc>
        <w:tc>
          <w:tcPr>
            <w:tcW w:w="1180" w:type="dxa"/>
            <w:tcBorders>
              <w:bottom w:val="single" w:sz="8" w:space="0" w:color="000000"/>
            </w:tcBorders>
            <w:vAlign w:val="center"/>
          </w:tcPr>
          <w:p>
            <w:pPr>
              <w:spacing w:before="20" w:after="20" w:line="240" w:lineRule="auto"/>
              <w:ind w:firstLine="0"/>
              <w:jc w:val="center"/>
              <w:rPr>
                <w:ins w:id="880166" w:author="Claude" w:date="2026-10-07T12:00:00Z"/>
              </w:rPr>
            </w:pPr>
            <w:ins w:id="880167" w:author="Claude" w:date="2026-10-07T12:00:00Z">
              <w:r>
                <w:rPr>
                  <w:rFonts w:ascii="Times New Roman" w:hAnsi="Times New Roman"/>
                  <w:b/>
                  <w:sz w:val="18"/>
                </w:rPr>
                <w:t xml:space="preserve">EVTEAS-Py</w:t>
              </w:r>
            </w:ins>
          </w:p>
        </w:tc>
      </w:tr>
      <w:tr>
        <w:trPr>
          <w:cantSplit/>
          <w:ins w:id="880168" w:author="Claude" w:date="2026-10-07T12:00:00Z"/>
        </w:trPr>
        <w:tc>
          <w:tcPr>
            <w:tcW w:w="2600" w:type="dxa"/>
            <w:vAlign w:val="center"/>
          </w:tcPr>
          <w:p>
            <w:pPr>
              <w:spacing w:before="20" w:after="20" w:line="240" w:lineRule="auto"/>
              <w:ind w:firstLine="0"/>
              <w:jc w:val="left"/>
              <w:rPr>
                <w:ins w:id="880169" w:author="Claude" w:date="2026-10-07T12:00:00Z"/>
              </w:rPr>
            </w:pPr>
            <w:ins w:id="880170" w:author="Claude" w:date="2026-10-07T12:00:00Z">
              <w:r>
                <w:rPr>
                  <w:rFonts w:ascii="Times New Roman" w:hAnsi="Times New Roman"/>
                  <w:sz w:val="18"/>
                </w:rPr>
                <w:t xml:space="preserve">Implementação em Python</w:t>
              </w:r>
            </w:ins>
          </w:p>
        </w:tc>
        <w:tc>
          <w:tcPr>
            <w:tcW w:w="1180" w:type="dxa"/>
            <w:vAlign w:val="center"/>
          </w:tcPr>
          <w:p>
            <w:pPr>
              <w:spacing w:before="20" w:after="20" w:line="240" w:lineRule="auto"/>
              <w:ind w:firstLine="0"/>
              <w:jc w:val="center"/>
              <w:rPr>
                <w:ins w:id="880171" w:author="Claude" w:date="2026-10-07T12:00:00Z"/>
              </w:rPr>
            </w:pPr>
            <w:ins w:id="880172"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173" w:author="Claude" w:date="2026-10-07T12:00:00Z"/>
              </w:rPr>
            </w:pPr>
            <w:ins w:id="880174"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175" w:author="Claude" w:date="2026-10-07T12:00:00Z"/>
              </w:rPr>
            </w:pPr>
            <w:ins w:id="880176"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177" w:author="Claude" w:date="2026-10-07T12:00:00Z"/>
              </w:rPr>
            </w:pPr>
            <w:ins w:id="880178"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179" w:author="Claude" w:date="2026-10-07T12:00:00Z"/>
              </w:rPr>
            </w:pPr>
            <w:ins w:id="880180" w:author="Claude" w:date="2026-10-07T12:00:00Z">
              <w:r>
                <w:rPr>
                  <w:rFonts w:ascii="Times New Roman" w:hAnsi="Times New Roman"/>
                  <w:sz w:val="18"/>
                </w:rPr>
                <w:t xml:space="preserve">sim</w:t>
              </w:r>
            </w:ins>
          </w:p>
        </w:tc>
      </w:tr>
      <w:tr>
        <w:trPr>
          <w:cantSplit/>
          <w:ins w:id="880181" w:author="Claude" w:date="2026-10-07T12:00:00Z"/>
        </w:trPr>
        <w:tc>
          <w:tcPr>
            <w:tcW w:w="2600" w:type="dxa"/>
            <w:vAlign w:val="center"/>
          </w:tcPr>
          <w:p>
            <w:pPr>
              <w:spacing w:before="20" w:after="20" w:line="240" w:lineRule="auto"/>
              <w:ind w:firstLine="0"/>
              <w:jc w:val="left"/>
              <w:rPr>
                <w:ins w:id="880182" w:author="Claude" w:date="2026-10-07T12:00:00Z"/>
              </w:rPr>
            </w:pPr>
            <w:ins w:id="880183" w:author="Claude" w:date="2026-10-07T12:00:00Z">
              <w:r>
                <w:rPr>
                  <w:rFonts w:ascii="Times New Roman" w:hAnsi="Times New Roman"/>
                  <w:sz w:val="18"/>
                </w:rPr>
                <w:t xml:space="preserve">Aplicação à aquicultura</w:t>
              </w:r>
            </w:ins>
          </w:p>
        </w:tc>
        <w:tc>
          <w:tcPr>
            <w:tcW w:w="1180" w:type="dxa"/>
            <w:vAlign w:val="center"/>
          </w:tcPr>
          <w:p>
            <w:pPr>
              <w:spacing w:before="20" w:after="20" w:line="240" w:lineRule="auto"/>
              <w:ind w:firstLine="0"/>
              <w:jc w:val="center"/>
              <w:rPr>
                <w:ins w:id="880184" w:author="Claude" w:date="2026-10-07T12:00:00Z"/>
              </w:rPr>
            </w:pPr>
            <w:ins w:id="880185" w:author="Claude" w:date="2026-10-07T12:00:00Z">
              <w:r>
                <w:rPr>
                  <w:rFonts w:ascii="Times New Roman" w:hAnsi="Times New Roman"/>
                  <w:sz w:val="18"/>
                </w:rPr>
                <w:t xml:space="preserve">não</w:t>
              </w:r>
            </w:ins>
          </w:p>
        </w:tc>
        <w:tc>
          <w:tcPr>
            <w:tcW w:w="1180" w:type="dxa"/>
            <w:vAlign w:val="center"/>
          </w:tcPr>
          <w:p>
            <w:pPr>
              <w:spacing w:before="20" w:after="20" w:line="240" w:lineRule="auto"/>
              <w:ind w:firstLine="0"/>
              <w:jc w:val="center"/>
              <w:rPr>
                <w:ins w:id="880186" w:author="Claude" w:date="2026-10-07T12:00:00Z"/>
              </w:rPr>
            </w:pPr>
            <w:ins w:id="880187" w:author="Claude" w:date="2026-10-07T12:00:00Z">
              <w:r>
                <w:rPr>
                  <w:rFonts w:ascii="Times New Roman" w:hAnsi="Times New Roman"/>
                  <w:sz w:val="18"/>
                </w:rPr>
                <w:t xml:space="preserve">não</w:t>
              </w:r>
            </w:ins>
          </w:p>
        </w:tc>
        <w:tc>
          <w:tcPr>
            <w:tcW w:w="1180" w:type="dxa"/>
            <w:vAlign w:val="center"/>
          </w:tcPr>
          <w:p>
            <w:pPr>
              <w:spacing w:before="20" w:after="20" w:line="240" w:lineRule="auto"/>
              <w:ind w:firstLine="0"/>
              <w:jc w:val="center"/>
              <w:rPr>
                <w:ins w:id="880188" w:author="Claude" w:date="2026-10-07T12:00:00Z"/>
              </w:rPr>
            </w:pPr>
            <w:ins w:id="880189"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190" w:author="Claude" w:date="2026-10-07T12:00:00Z"/>
              </w:rPr>
            </w:pPr>
            <w:ins w:id="880191"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192" w:author="Claude" w:date="2026-10-07T12:00:00Z"/>
              </w:rPr>
            </w:pPr>
            <w:ins w:id="880193" w:author="Claude" w:date="2026-10-07T12:00:00Z">
              <w:r>
                <w:rPr>
                  <w:rFonts w:ascii="Times New Roman" w:hAnsi="Times New Roman"/>
                  <w:sz w:val="18"/>
                </w:rPr>
                <w:t xml:space="preserve">sim</w:t>
              </w:r>
            </w:ins>
          </w:p>
        </w:tc>
      </w:tr>
      <w:tr>
        <w:trPr>
          <w:cantSplit/>
          <w:ins w:id="880194" w:author="Claude" w:date="2026-10-07T12:00:00Z"/>
        </w:trPr>
        <w:tc>
          <w:tcPr>
            <w:tcW w:w="2600" w:type="dxa"/>
            <w:vAlign w:val="center"/>
          </w:tcPr>
          <w:p>
            <w:pPr>
              <w:spacing w:before="20" w:after="20" w:line="240" w:lineRule="auto"/>
              <w:ind w:firstLine="0"/>
              <w:jc w:val="left"/>
              <w:rPr>
                <w:ins w:id="880195" w:author="Claude" w:date="2026-10-07T12:00:00Z"/>
              </w:rPr>
            </w:pPr>
            <w:ins w:id="880196" w:author="Claude" w:date="2026-10-07T12:00:00Z">
              <w:r>
                <w:rPr>
                  <w:rFonts w:ascii="Times New Roman" w:hAnsi="Times New Roman"/>
                  <w:sz w:val="18"/>
                </w:rPr>
                <w:t xml:space="preserve">Avaliação no nível do empreendimento</w:t>
              </w:r>
            </w:ins>
          </w:p>
        </w:tc>
        <w:tc>
          <w:tcPr>
            <w:tcW w:w="1180" w:type="dxa"/>
            <w:vAlign w:val="center"/>
          </w:tcPr>
          <w:p>
            <w:pPr>
              <w:spacing w:before="20" w:after="20" w:line="240" w:lineRule="auto"/>
              <w:ind w:firstLine="0"/>
              <w:jc w:val="center"/>
              <w:rPr>
                <w:ins w:id="880197" w:author="Claude" w:date="2026-10-07T12:00:00Z"/>
              </w:rPr>
            </w:pPr>
            <w:ins w:id="880198"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199" w:author="Claude" w:date="2026-10-07T12:00:00Z"/>
              </w:rPr>
            </w:pPr>
            <w:ins w:id="880200"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01" w:author="Claude" w:date="2026-10-07T12:00:00Z"/>
              </w:rPr>
            </w:pPr>
            <w:ins w:id="880202"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203" w:author="Claude" w:date="2026-10-07T12:00:00Z"/>
              </w:rPr>
            </w:pPr>
            <w:ins w:id="880204" w:author="Claude" w:date="2026-10-07T12:00:00Z">
              <w:r>
                <w:rPr>
                  <w:rFonts w:ascii="Times New Roman" w:hAnsi="Times New Roman"/>
                  <w:sz w:val="18"/>
                </w:rPr>
                <w:t xml:space="preserve">não</w:t>
              </w:r>
            </w:ins>
          </w:p>
        </w:tc>
        <w:tc>
          <w:tcPr>
            <w:tcW w:w="1180" w:type="dxa"/>
            <w:vAlign w:val="center"/>
          </w:tcPr>
          <w:p>
            <w:pPr>
              <w:spacing w:before="20" w:after="20" w:line="240" w:lineRule="auto"/>
              <w:ind w:firstLine="0"/>
              <w:jc w:val="center"/>
              <w:rPr>
                <w:ins w:id="880205" w:author="Claude" w:date="2026-10-07T12:00:00Z"/>
              </w:rPr>
            </w:pPr>
            <w:ins w:id="880206" w:author="Claude" w:date="2026-10-07T12:00:00Z">
              <w:r>
                <w:rPr>
                  <w:rFonts w:ascii="Times New Roman" w:hAnsi="Times New Roman"/>
                  <w:sz w:val="18"/>
                </w:rPr>
                <w:t xml:space="preserve">sim</w:t>
              </w:r>
            </w:ins>
          </w:p>
        </w:tc>
      </w:tr>
      <w:tr>
        <w:trPr>
          <w:cantSplit/>
          <w:ins w:id="880207" w:author="Claude" w:date="2026-10-07T12:00:00Z"/>
        </w:trPr>
        <w:tc>
          <w:tcPr>
            <w:tcW w:w="2600" w:type="dxa"/>
            <w:vAlign w:val="center"/>
          </w:tcPr>
          <w:p>
            <w:pPr>
              <w:spacing w:before="20" w:after="20" w:line="240" w:lineRule="auto"/>
              <w:ind w:firstLine="0"/>
              <w:jc w:val="left"/>
              <w:rPr>
                <w:ins w:id="880208" w:author="Claude" w:date="2026-10-07T12:00:00Z"/>
              </w:rPr>
            </w:pPr>
            <w:ins w:id="880209" w:author="Claude" w:date="2026-10-07T12:00:00Z">
              <w:r>
                <w:rPr>
                  <w:rFonts w:ascii="Times New Roman" w:hAnsi="Times New Roman"/>
                  <w:sz w:val="18"/>
                </w:rPr>
                <w:t xml:space="preserve">Viabilidade técnica do processo produtivo</w:t>
              </w:r>
            </w:ins>
          </w:p>
        </w:tc>
        <w:tc>
          <w:tcPr>
            <w:tcW w:w="1180" w:type="dxa"/>
            <w:vAlign w:val="center"/>
          </w:tcPr>
          <w:p>
            <w:pPr>
              <w:spacing w:before="20" w:after="20" w:line="240" w:lineRule="auto"/>
              <w:ind w:firstLine="0"/>
              <w:jc w:val="center"/>
              <w:rPr>
                <w:ins w:id="880210" w:author="Claude" w:date="2026-10-07T12:00:00Z"/>
              </w:rPr>
            </w:pPr>
            <w:ins w:id="880211"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12" w:author="Claude" w:date="2026-10-07T12:00:00Z"/>
              </w:rPr>
            </w:pPr>
            <w:ins w:id="880213"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214" w:author="Claude" w:date="2026-10-07T12:00:00Z"/>
              </w:rPr>
            </w:pPr>
            <w:ins w:id="880215"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16" w:author="Claude" w:date="2026-10-07T12:00:00Z"/>
              </w:rPr>
            </w:pPr>
            <w:ins w:id="880217"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18" w:author="Claude" w:date="2026-10-07T12:00:00Z"/>
              </w:rPr>
            </w:pPr>
            <w:ins w:id="880219" w:author="Claude" w:date="2026-10-07T12:00:00Z">
              <w:r>
                <w:rPr>
                  <w:rFonts w:ascii="Times New Roman" w:hAnsi="Times New Roman"/>
                  <w:sz w:val="18"/>
                </w:rPr>
                <w:t xml:space="preserve">sim</w:t>
              </w:r>
            </w:ins>
          </w:p>
        </w:tc>
      </w:tr>
      <w:tr>
        <w:trPr>
          <w:cantSplit/>
          <w:ins w:id="880220" w:author="Claude" w:date="2026-10-07T12:00:00Z"/>
        </w:trPr>
        <w:tc>
          <w:tcPr>
            <w:tcW w:w="2600" w:type="dxa"/>
            <w:vAlign w:val="center"/>
          </w:tcPr>
          <w:p>
            <w:pPr>
              <w:spacing w:before="20" w:after="20" w:line="240" w:lineRule="auto"/>
              <w:ind w:firstLine="0"/>
              <w:jc w:val="left"/>
              <w:rPr>
                <w:ins w:id="880221" w:author="Claude" w:date="2026-10-07T12:00:00Z"/>
              </w:rPr>
            </w:pPr>
            <w:ins w:id="880222" w:author="Claude" w:date="2026-10-07T12:00:00Z">
              <w:r>
                <w:rPr>
                  <w:rFonts w:ascii="Times New Roman" w:hAnsi="Times New Roman"/>
                  <w:sz w:val="18"/>
                </w:rPr>
                <w:t xml:space="preserve">Viabilidade econômico-financeira (VPL, TIR)</w:t>
              </w:r>
            </w:ins>
          </w:p>
        </w:tc>
        <w:tc>
          <w:tcPr>
            <w:tcW w:w="1180" w:type="dxa"/>
            <w:vAlign w:val="center"/>
          </w:tcPr>
          <w:p>
            <w:pPr>
              <w:spacing w:before="20" w:after="20" w:line="240" w:lineRule="auto"/>
              <w:ind w:firstLine="0"/>
              <w:jc w:val="center"/>
              <w:rPr>
                <w:ins w:id="880223" w:author="Claude" w:date="2026-10-07T12:00:00Z"/>
              </w:rPr>
            </w:pPr>
            <w:ins w:id="880224"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225" w:author="Claude" w:date="2026-10-07T12:00:00Z"/>
              </w:rPr>
            </w:pPr>
            <w:ins w:id="880226"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227" w:author="Claude" w:date="2026-10-07T12:00:00Z"/>
              </w:rPr>
            </w:pPr>
            <w:ins w:id="880228"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229" w:author="Claude" w:date="2026-10-07T12:00:00Z"/>
              </w:rPr>
            </w:pPr>
            <w:ins w:id="880230"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31" w:author="Claude" w:date="2026-10-07T12:00:00Z"/>
              </w:rPr>
            </w:pPr>
            <w:ins w:id="880232" w:author="Claude" w:date="2026-10-07T12:00:00Z">
              <w:r>
                <w:rPr>
                  <w:rFonts w:ascii="Times New Roman" w:hAnsi="Times New Roman"/>
                  <w:sz w:val="18"/>
                </w:rPr>
                <w:t xml:space="preserve">sim</w:t>
              </w:r>
            </w:ins>
          </w:p>
        </w:tc>
      </w:tr>
      <w:tr>
        <w:trPr>
          <w:cantSplit/>
          <w:ins w:id="880233" w:author="Claude" w:date="2026-10-07T12:00:00Z"/>
        </w:trPr>
        <w:tc>
          <w:tcPr>
            <w:tcW w:w="2600" w:type="dxa"/>
            <w:vAlign w:val="center"/>
          </w:tcPr>
          <w:p>
            <w:pPr>
              <w:spacing w:before="20" w:after="20" w:line="240" w:lineRule="auto"/>
              <w:ind w:firstLine="0"/>
              <w:jc w:val="left"/>
              <w:rPr>
                <w:ins w:id="880234" w:author="Claude" w:date="2026-10-07T12:00:00Z"/>
              </w:rPr>
            </w:pPr>
            <w:ins w:id="880235" w:author="Claude" w:date="2026-10-07T12:00:00Z">
              <w:r>
                <w:rPr>
                  <w:rFonts w:ascii="Times New Roman" w:hAnsi="Times New Roman"/>
                  <w:sz w:val="18"/>
                </w:rPr>
                <w:t xml:space="preserve">Indicadores ambientais</w:t>
              </w:r>
            </w:ins>
          </w:p>
        </w:tc>
        <w:tc>
          <w:tcPr>
            <w:tcW w:w="1180" w:type="dxa"/>
            <w:vAlign w:val="center"/>
          </w:tcPr>
          <w:p>
            <w:pPr>
              <w:spacing w:before="20" w:after="20" w:line="240" w:lineRule="auto"/>
              <w:ind w:firstLine="0"/>
              <w:jc w:val="center"/>
              <w:rPr>
                <w:ins w:id="880236" w:author="Claude" w:date="2026-10-07T12:00:00Z"/>
              </w:rPr>
            </w:pPr>
            <w:ins w:id="880237"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38" w:author="Claude" w:date="2026-10-07T12:00:00Z"/>
              </w:rPr>
            </w:pPr>
            <w:ins w:id="880239"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240" w:author="Claude" w:date="2026-10-07T12:00:00Z"/>
              </w:rPr>
            </w:pPr>
            <w:ins w:id="880241" w:author="Claude" w:date="2026-10-07T12:00:00Z">
              <w:r>
                <w:rPr>
                  <w:rFonts w:ascii="Times New Roman" w:hAnsi="Times New Roman"/>
                  <w:sz w:val="18"/>
                </w:rPr>
                <w:t xml:space="preserve">não</w:t>
              </w:r>
            </w:ins>
          </w:p>
        </w:tc>
        <w:tc>
          <w:tcPr>
            <w:tcW w:w="1180" w:type="dxa"/>
            <w:vAlign w:val="center"/>
          </w:tcPr>
          <w:p>
            <w:pPr>
              <w:spacing w:before="20" w:after="20" w:line="240" w:lineRule="auto"/>
              <w:ind w:firstLine="0"/>
              <w:jc w:val="center"/>
              <w:rPr>
                <w:ins w:id="880242" w:author="Claude" w:date="2026-10-07T12:00:00Z"/>
              </w:rPr>
            </w:pPr>
            <w:ins w:id="880243"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244" w:author="Claude" w:date="2026-10-07T12:00:00Z"/>
              </w:rPr>
            </w:pPr>
            <w:ins w:id="880245" w:author="Claude" w:date="2026-10-07T12:00:00Z">
              <w:r>
                <w:rPr>
                  <w:rFonts w:ascii="Times New Roman" w:hAnsi="Times New Roman"/>
                  <w:sz w:val="18"/>
                </w:rPr>
                <w:t xml:space="preserve">sim</w:t>
              </w:r>
            </w:ins>
          </w:p>
        </w:tc>
      </w:tr>
      <w:tr>
        <w:trPr>
          <w:cantSplit/>
          <w:ins w:id="880246" w:author="Claude" w:date="2026-10-07T12:00:00Z"/>
        </w:trPr>
        <w:tc>
          <w:tcPr>
            <w:tcW w:w="2600" w:type="dxa"/>
            <w:vAlign w:val="center"/>
          </w:tcPr>
          <w:p>
            <w:pPr>
              <w:spacing w:before="20" w:after="20" w:line="240" w:lineRule="auto"/>
              <w:ind w:firstLine="0"/>
              <w:jc w:val="left"/>
              <w:rPr>
                <w:ins w:id="880247" w:author="Claude" w:date="2026-10-07T12:00:00Z"/>
              </w:rPr>
            </w:pPr>
            <w:ins w:id="880248" w:author="Claude" w:date="2026-10-07T12:00:00Z">
              <w:r>
                <w:rPr>
                  <w:rFonts w:ascii="Times New Roman" w:hAnsi="Times New Roman"/>
                  <w:sz w:val="18"/>
                </w:rPr>
                <w:t xml:space="preserve">Indicadores sociais</w:t>
              </w:r>
            </w:ins>
          </w:p>
        </w:tc>
        <w:tc>
          <w:tcPr>
            <w:tcW w:w="1180" w:type="dxa"/>
            <w:vAlign w:val="center"/>
          </w:tcPr>
          <w:p>
            <w:pPr>
              <w:spacing w:before="20" w:after="20" w:line="240" w:lineRule="auto"/>
              <w:ind w:firstLine="0"/>
              <w:jc w:val="center"/>
              <w:rPr>
                <w:ins w:id="880249" w:author="Claude" w:date="2026-10-07T12:00:00Z"/>
              </w:rPr>
            </w:pPr>
            <w:ins w:id="880250"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51" w:author="Claude" w:date="2026-10-07T12:00:00Z"/>
              </w:rPr>
            </w:pPr>
            <w:ins w:id="880252"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53" w:author="Claude" w:date="2026-10-07T12:00:00Z"/>
              </w:rPr>
            </w:pPr>
            <w:ins w:id="880254" w:author="Claude" w:date="2026-10-07T12:00:00Z">
              <w:r>
                <w:rPr>
                  <w:rFonts w:ascii="Times New Roman" w:hAnsi="Times New Roman"/>
                  <w:sz w:val="18"/>
                </w:rPr>
                <w:t xml:space="preserve">não</w:t>
              </w:r>
            </w:ins>
          </w:p>
        </w:tc>
        <w:tc>
          <w:tcPr>
            <w:tcW w:w="1180" w:type="dxa"/>
            <w:vAlign w:val="center"/>
          </w:tcPr>
          <w:p>
            <w:pPr>
              <w:spacing w:before="20" w:after="20" w:line="240" w:lineRule="auto"/>
              <w:ind w:firstLine="0"/>
              <w:jc w:val="center"/>
              <w:rPr>
                <w:ins w:id="880255" w:author="Claude" w:date="2026-10-07T12:00:00Z"/>
              </w:rPr>
            </w:pPr>
            <w:ins w:id="880256" w:author="Claude" w:date="2026-10-07T12:00:00Z">
              <w:r>
                <w:rPr>
                  <w:rFonts w:ascii="Times New Roman" w:hAnsi="Times New Roman"/>
                  <w:sz w:val="18"/>
                </w:rPr>
                <w:t xml:space="preserve">sim</w:t>
              </w:r>
            </w:ins>
          </w:p>
        </w:tc>
        <w:tc>
          <w:tcPr>
            <w:tcW w:w="1180" w:type="dxa"/>
            <w:vAlign w:val="center"/>
          </w:tcPr>
          <w:p>
            <w:pPr>
              <w:spacing w:before="20" w:after="20" w:line="240" w:lineRule="auto"/>
              <w:ind w:firstLine="0"/>
              <w:jc w:val="center"/>
              <w:rPr>
                <w:ins w:id="880257" w:author="Claude" w:date="2026-10-07T12:00:00Z"/>
              </w:rPr>
            </w:pPr>
            <w:ins w:id="880258" w:author="Claude" w:date="2026-10-07T12:00:00Z">
              <w:r>
                <w:rPr>
                  <w:rFonts w:ascii="Times New Roman" w:hAnsi="Times New Roman"/>
                  <w:sz w:val="18"/>
                </w:rPr>
                <w:t xml:space="preserve">sim</w:t>
              </w:r>
            </w:ins>
          </w:p>
        </w:tc>
      </w:tr>
      <w:tr>
        <w:trPr>
          <w:cantSplit/>
          <w:ins w:id="880259" w:author="Claude" w:date="2026-10-07T12:00:00Z"/>
        </w:trPr>
        <w:tc>
          <w:tcPr>
            <w:tcW w:w="2600" w:type="dxa"/>
            <w:vAlign w:val="center"/>
          </w:tcPr>
          <w:p>
            <w:pPr>
              <w:spacing w:before="20" w:after="20" w:line="240" w:lineRule="auto"/>
              <w:ind w:firstLine="0"/>
              <w:jc w:val="left"/>
              <w:rPr>
                <w:ins w:id="880260" w:author="Claude" w:date="2026-10-07T12:00:00Z"/>
              </w:rPr>
            </w:pPr>
            <w:ins w:id="880261" w:author="Claude" w:date="2026-10-07T12:00:00Z">
              <w:r>
                <w:rPr>
                  <w:rFonts w:ascii="Times New Roman" w:hAnsi="Times New Roman"/>
                  <w:sz w:val="18"/>
                </w:rPr>
                <w:t xml:space="preserve">Governança, ESG e Lean Green</w:t>
              </w:r>
            </w:ins>
          </w:p>
        </w:tc>
        <w:tc>
          <w:tcPr>
            <w:tcW w:w="1180" w:type="dxa"/>
            <w:vAlign w:val="center"/>
          </w:tcPr>
          <w:p>
            <w:pPr>
              <w:spacing w:before="20" w:after="20" w:line="240" w:lineRule="auto"/>
              <w:ind w:firstLine="0"/>
              <w:jc w:val="center"/>
              <w:rPr>
                <w:ins w:id="880262" w:author="Claude" w:date="2026-10-07T12:00:00Z"/>
              </w:rPr>
            </w:pPr>
            <w:ins w:id="880263"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64" w:author="Claude" w:date="2026-10-07T12:00:00Z"/>
              </w:rPr>
            </w:pPr>
            <w:ins w:id="880265"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66" w:author="Claude" w:date="2026-10-07T12:00:00Z"/>
              </w:rPr>
            </w:pPr>
            <w:ins w:id="880267" w:author="Claude" w:date="2026-10-07T12:00:00Z">
              <w:r>
                <w:rPr>
                  <w:rFonts w:ascii="Times New Roman" w:hAnsi="Times New Roman"/>
                  <w:sz w:val="18"/>
                </w:rPr>
                <w:t xml:space="preserve">não</w:t>
              </w:r>
            </w:ins>
          </w:p>
        </w:tc>
        <w:tc>
          <w:tcPr>
            <w:tcW w:w="1180" w:type="dxa"/>
            <w:vAlign w:val="center"/>
          </w:tcPr>
          <w:p>
            <w:pPr>
              <w:spacing w:before="20" w:after="20" w:line="240" w:lineRule="auto"/>
              <w:ind w:firstLine="0"/>
              <w:jc w:val="center"/>
              <w:rPr>
                <w:ins w:id="880268" w:author="Claude" w:date="2026-10-07T12:00:00Z"/>
              </w:rPr>
            </w:pPr>
            <w:ins w:id="880269"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70" w:author="Claude" w:date="2026-10-07T12:00:00Z"/>
              </w:rPr>
            </w:pPr>
            <w:ins w:id="880271" w:author="Claude" w:date="2026-10-07T12:00:00Z">
              <w:r>
                <w:rPr>
                  <w:rFonts w:ascii="Times New Roman" w:hAnsi="Times New Roman"/>
                  <w:sz w:val="18"/>
                </w:rPr>
                <w:t xml:space="preserve">sim</w:t>
              </w:r>
            </w:ins>
          </w:p>
        </w:tc>
      </w:tr>
      <w:tr>
        <w:trPr>
          <w:cantSplit/>
          <w:ins w:id="880272" w:author="Claude" w:date="2026-10-07T12:00:00Z"/>
        </w:trPr>
        <w:tc>
          <w:tcPr>
            <w:tcW w:w="2600" w:type="dxa"/>
            <w:vAlign w:val="center"/>
          </w:tcPr>
          <w:p>
            <w:pPr>
              <w:spacing w:before="20" w:after="20" w:line="240" w:lineRule="auto"/>
              <w:ind w:firstLine="0"/>
              <w:jc w:val="left"/>
              <w:rPr>
                <w:ins w:id="880273" w:author="Claude" w:date="2026-10-07T12:00:00Z"/>
              </w:rPr>
            </w:pPr>
            <w:ins w:id="880274" w:author="Claude" w:date="2026-10-07T12:00:00Z">
              <w:r>
                <w:rPr>
                  <w:rFonts w:ascii="Times New Roman" w:hAnsi="Times New Roman"/>
                  <w:sz w:val="18"/>
                </w:rPr>
                <w:t xml:space="preserve">Simulação estocástica (Monte Carlo)</w:t>
              </w:r>
            </w:ins>
          </w:p>
        </w:tc>
        <w:tc>
          <w:tcPr>
            <w:tcW w:w="1180" w:type="dxa"/>
            <w:vAlign w:val="center"/>
          </w:tcPr>
          <w:p>
            <w:pPr>
              <w:spacing w:before="20" w:after="20" w:line="240" w:lineRule="auto"/>
              <w:ind w:firstLine="0"/>
              <w:jc w:val="center"/>
              <w:rPr>
                <w:ins w:id="880275" w:author="Claude" w:date="2026-10-07T12:00:00Z"/>
              </w:rPr>
            </w:pPr>
            <w:ins w:id="880276"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77" w:author="Claude" w:date="2026-10-07T12:00:00Z"/>
              </w:rPr>
            </w:pPr>
            <w:ins w:id="880278"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79" w:author="Claude" w:date="2026-10-07T12:00:00Z"/>
              </w:rPr>
            </w:pPr>
            <w:ins w:id="880280"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81" w:author="Claude" w:date="2026-10-07T12:00:00Z"/>
              </w:rPr>
            </w:pPr>
            <w:ins w:id="880282"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83" w:author="Claude" w:date="2026-10-07T12:00:00Z"/>
              </w:rPr>
            </w:pPr>
            <w:ins w:id="880284" w:author="Claude" w:date="2026-10-07T12:00:00Z">
              <w:r>
                <w:rPr>
                  <w:rFonts w:ascii="Times New Roman" w:hAnsi="Times New Roman"/>
                  <w:sz w:val="18"/>
                </w:rPr>
                <w:t xml:space="preserve">sim</w:t>
              </w:r>
            </w:ins>
          </w:p>
        </w:tc>
      </w:tr>
      <w:tr>
        <w:trPr>
          <w:cantSplit/>
          <w:ins w:id="880285" w:author="Claude" w:date="2026-10-07T12:00:00Z"/>
        </w:trPr>
        <w:tc>
          <w:tcPr>
            <w:tcW w:w="2600" w:type="dxa"/>
            <w:vAlign w:val="center"/>
          </w:tcPr>
          <w:p>
            <w:pPr>
              <w:spacing w:before="20" w:after="20" w:line="240" w:lineRule="auto"/>
              <w:ind w:firstLine="0"/>
              <w:jc w:val="left"/>
              <w:rPr>
                <w:ins w:id="880286" w:author="Claude" w:date="2026-10-07T12:00:00Z"/>
              </w:rPr>
            </w:pPr>
            <w:ins w:id="880287" w:author="Claude" w:date="2026-10-07T12:00:00Z">
              <w:r>
                <w:rPr>
                  <w:rFonts w:ascii="Times New Roman" w:hAnsi="Times New Roman"/>
                  <w:sz w:val="18"/>
                </w:rPr>
                <w:t xml:space="preserve">Ponderação multicritério com regra de decisão</w:t>
              </w:r>
            </w:ins>
          </w:p>
        </w:tc>
        <w:tc>
          <w:tcPr>
            <w:tcW w:w="1180" w:type="dxa"/>
            <w:vAlign w:val="center"/>
          </w:tcPr>
          <w:p>
            <w:pPr>
              <w:spacing w:before="20" w:after="20" w:line="240" w:lineRule="auto"/>
              <w:ind w:firstLine="0"/>
              <w:jc w:val="center"/>
              <w:rPr>
                <w:ins w:id="880288" w:author="Claude" w:date="2026-10-07T12:00:00Z"/>
              </w:rPr>
            </w:pPr>
            <w:ins w:id="880289"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90" w:author="Claude" w:date="2026-10-07T12:00:00Z"/>
              </w:rPr>
            </w:pPr>
            <w:ins w:id="880291"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92" w:author="Claude" w:date="2026-10-07T12:00:00Z"/>
              </w:rPr>
            </w:pPr>
            <w:ins w:id="880293"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94" w:author="Claude" w:date="2026-10-07T12:00:00Z"/>
              </w:rPr>
            </w:pPr>
            <w:ins w:id="880295" w:author="Claude" w:date="2026-10-07T12:00:00Z">
              <w:r>
                <w:rPr>
                  <w:rFonts w:ascii="Times New Roman" w:hAnsi="Times New Roman"/>
                  <w:sz w:val="18"/>
                </w:rPr>
                <w:t xml:space="preserve">n.i.</w:t>
              </w:r>
            </w:ins>
          </w:p>
        </w:tc>
        <w:tc>
          <w:tcPr>
            <w:tcW w:w="1180" w:type="dxa"/>
            <w:vAlign w:val="center"/>
          </w:tcPr>
          <w:p>
            <w:pPr>
              <w:spacing w:before="20" w:after="20" w:line="240" w:lineRule="auto"/>
              <w:ind w:firstLine="0"/>
              <w:jc w:val="center"/>
              <w:rPr>
                <w:ins w:id="880296" w:author="Claude" w:date="2026-10-07T12:00:00Z"/>
              </w:rPr>
            </w:pPr>
            <w:ins w:id="880297" w:author="Claude" w:date="2026-10-07T12:00:00Z">
              <w:r>
                <w:rPr>
                  <w:rFonts w:ascii="Times New Roman" w:hAnsi="Times New Roman"/>
                  <w:sz w:val="18"/>
                </w:rPr>
                <w:t xml:space="preserve">sim</w:t>
              </w:r>
            </w:ins>
          </w:p>
        </w:tc>
      </w:tr>
    </w:tbl>
    <w:p>
      <w:pPr>
        <w:spacing w:after="120" w:line="360" w:lineRule="auto"/>
        <w:ind w:firstLine="0"/>
        <w:jc w:val="center"/>
        <w:rPr>
          <w:ins w:id="880298" w:author="Claude" w:date="2026-10-07T12:00:00Z"/>
        </w:rPr>
      </w:pPr>
      <w:ins w:id="880299" w:author="Claude" w:date="2026-10-07T12:00:00Z">
        <w:r>
          <w:rPr>
            <w:rFonts w:ascii="Times New Roman" w:eastAsia="Times New Roman" w:hAnsi="Times New Roman" w:cs="Times New Roman"/>
            <w:color w:val="000000" w:themeColor="text1"/>
            <w:sz w:val="16"/>
            <w:szCs w:val="16"/>
          </w:rPr>
          <w:t xml:space="preserve">Fonte: elaboração própria (2026), com base na Seção 2.8.1 e em Wazlawick (2009). n.i.: não identificado na fonte consultada.</w:t>
        </w:r>
      </w:ins>
    </w:p>
    <w:p>
      <w:pPr>
        <w:spacing w:line="360" w:lineRule="auto" w:before="0" w:after="0"/>
        <w:ind w:firstLine="709"/>
        <w:jc w:val="both"/>
        <w:rPr>
          <w:ins w:id="880300" w:author="Claude" w:date="2026-10-07T12:00:00Z"/>
        </w:rPr>
      </w:pPr>
      <w:ins w:id="880301" w:author="Claude" w:date="2026-10-07T12:00:00Z">
        <w:r>
          <w:rPr>
            <w:rFonts w:ascii="Times New Roman" w:hAnsi="Times New Roman"/>
            <w:sz w:val="24"/>
          </w:rPr>
          <w:t xml:space="preserve">Nenhum dos artefatos comparados reúne mais de 4 das 10 propriedades do EVTEAS-Py, e 3 delas não foram identificadas em nenhum outro: governança, esg e lean green, simulação estocástica (monte carlo) e ponderação multicritério com regra de decisão. Pelo critério de Wazlawick (2009), a contribuição do EVTEAS-Py está na combinação inédita dessas propriedades em um único artefato, e não em cada propriedade isoladamente. Há ferramentas que calculam a viabilidade econômica em Python (Costa Magalhães, 2022), que integram métricas técnico-econômicas e ambientais (Maier; Weyand, 2025), que atendem ao produtor aquícola (Ramos et al., 2024) ou que articulam indicadores econômicos, ambientais e socioculturais (Gimpel et al., 2018), mas nenhuma das descritas reúne essas dimensões com tratamento da incerteza e regra de decisão no nível do empreendimento aquícola.</w:t>
        </w:r>
      </w:ins>
    </w:p>
    <w:p>
      <w:pPr>
        <w:spacing w:line="360" w:lineRule="auto" w:before="0" w:after="0"/>
        <w:ind w:firstLine="709"/>
        <w:jc w:val="both"/>
        <w:rPr>
          <w:ins w:id="880302" w:author="Claude" w:date="2026-10-07T12:00:00Z"/>
        </w:rPr>
      </w:pPr>
      <w:ins w:id="880303" w:author="Claude" w:date="2026-10-07T12:00:00Z">
        <w:r>
          <w:rPr>
            <w:rFonts w:ascii="Times New Roman" w:hAnsi="Times New Roman"/>
            <w:sz w:val="24"/>
          </w:rPr>
          <w:t xml:space="preserve">Na Etapa 5, a proposição do artefato foi desdobrada em 15 requisitos, derivados dos objetivos da pesquisa, da Seção 2.8 e dos procedimentos do Capítulo 3 (Quadro 12). Os requisitos R02 e R03 também incorporam o retorno do uso das versões anteriores do notebook: o estudo deve começar pela entrada de dados, e um estudo salvo deve poder ser reaberto e revisto. Cada requisito foi registrado no módulo dsr com as funções que o implementam e os testes que o verificam, o que permite conferir a rastreabilidade a cada versão do código (Seção 4.12).</w:t>
        </w:r>
      </w:ins>
    </w:p>
    <w:p>
      <w:pPr>
        <w:pStyle w:val="Legenda"/>
        <w:keepNext/>
        <w:spacing w:before="120" w:after="0" w:line="360" w:lineRule="auto"/>
        <w:jc w:val="center"/>
        <w:rPr>
          <w:ins w:id="880304" w:author="Claude" w:date="2026-10-07T12:00:00Z"/>
        </w:rPr>
      </w:pPr>
      <w:bookmarkStart w:id="990003" w:name="_TocRev187_Quadro12"/>
      <w:ins w:id="880305" w:author="Claude" w:date="2026-10-07T12:00:00Z">
        <w:r>
          <w:t xml:space="preserve">Quadro </w:t>
        </w:r>
        <w:r>
          <w:fldChar w:fldCharType="begin"/>
        </w:r>
        <w:r>
          <w:instrText xml:space="preserve"> SEQ Quadro \* ARABIC </w:instrText>
        </w:r>
        <w:r>
          <w:fldChar w:fldCharType="separate"/>
        </w:r>
        <w:r>
          <w:t>12</w:t>
        </w:r>
        <w:r>
          <w:fldChar w:fldCharType="end"/>
        </w:r>
        <w:r>
          <w:t xml:space="preserve"> - Requisitos do EVTEAS-Py e sua origem</w:t>
        </w:r>
      </w:ins>
      <w:bookmarkEnd w:id="990003"/>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1100"/>
        <w:gridCol w:w="5400"/>
        <w:gridCol w:w="2000"/>
      </w:tblGrid>
      <w:tr>
        <w:trPr>
          <w:cantSplit/>
          <w:tblHeader/>
          <w:ins w:id="880306" w:author="Claude" w:date="2026-10-07T12:00:00Z"/>
        </w:trPr>
        <w:tc>
          <w:tcPr>
            <w:tcW w:w="1100" w:type="dxa"/>
            <w:tcBorders>
              <w:bottom w:val="single" w:sz="8" w:space="0" w:color="000000"/>
            </w:tcBorders>
            <w:vAlign w:val="center"/>
          </w:tcPr>
          <w:p>
            <w:pPr>
              <w:spacing w:before="20" w:after="20" w:line="240" w:lineRule="auto"/>
              <w:ind w:firstLine="0"/>
              <w:jc w:val="left"/>
              <w:rPr>
                <w:ins w:id="880307" w:author="Claude" w:date="2026-10-07T12:00:00Z"/>
              </w:rPr>
            </w:pPr>
            <w:ins w:id="880308" w:author="Claude" w:date="2026-10-07T12:00:00Z">
              <w:r>
                <w:rPr>
                  <w:rFonts w:ascii="Times New Roman" w:hAnsi="Times New Roman"/>
                  <w:b/>
                  <w:sz w:val="18"/>
                </w:rPr>
                <w:t xml:space="preserve">Requisito</w:t>
              </w:r>
            </w:ins>
          </w:p>
        </w:tc>
        <w:tc>
          <w:tcPr>
            <w:tcW w:w="5400" w:type="dxa"/>
            <w:tcBorders>
              <w:bottom w:val="single" w:sz="8" w:space="0" w:color="000000"/>
            </w:tcBorders>
            <w:vAlign w:val="center"/>
          </w:tcPr>
          <w:p>
            <w:pPr>
              <w:spacing w:before="20" w:after="20" w:line="240" w:lineRule="auto"/>
              <w:ind w:firstLine="0"/>
              <w:jc w:val="center"/>
              <w:rPr>
                <w:ins w:id="880309" w:author="Claude" w:date="2026-10-07T12:00:00Z"/>
              </w:rPr>
            </w:pPr>
            <w:ins w:id="880310" w:author="Claude" w:date="2026-10-07T12:00:00Z">
              <w:r>
                <w:rPr>
                  <w:rFonts w:ascii="Times New Roman" w:hAnsi="Times New Roman"/>
                  <w:b/>
                  <w:sz w:val="18"/>
                </w:rPr>
                <w:t xml:space="preserve">Descrição</w:t>
              </w:r>
            </w:ins>
          </w:p>
        </w:tc>
        <w:tc>
          <w:tcPr>
            <w:tcW w:w="2000" w:type="dxa"/>
            <w:tcBorders>
              <w:bottom w:val="single" w:sz="8" w:space="0" w:color="000000"/>
            </w:tcBorders>
            <w:vAlign w:val="center"/>
          </w:tcPr>
          <w:p>
            <w:pPr>
              <w:spacing w:before="20" w:after="20" w:line="240" w:lineRule="auto"/>
              <w:ind w:firstLine="0"/>
              <w:jc w:val="center"/>
              <w:rPr>
                <w:ins w:id="880311" w:author="Claude" w:date="2026-10-07T12:00:00Z"/>
              </w:rPr>
            </w:pPr>
            <w:ins w:id="880312" w:author="Claude" w:date="2026-10-07T12:00:00Z">
              <w:r>
                <w:rPr>
                  <w:rFonts w:ascii="Times New Roman" w:hAnsi="Times New Roman"/>
                  <w:b/>
                  <w:sz w:val="18"/>
                </w:rPr>
                <w:t xml:space="preserve">Origem</w:t>
              </w:r>
            </w:ins>
          </w:p>
        </w:tc>
      </w:tr>
      <w:tr>
        <w:trPr>
          <w:cantSplit/>
          <w:ins w:id="880313" w:author="Claude" w:date="2026-10-07T12:00:00Z"/>
        </w:trPr>
        <w:tc>
          <w:tcPr>
            <w:tcW w:w="1100" w:type="dxa"/>
            <w:vAlign w:val="center"/>
          </w:tcPr>
          <w:p>
            <w:pPr>
              <w:spacing w:before="20" w:after="20" w:line="240" w:lineRule="auto"/>
              <w:ind w:firstLine="0"/>
              <w:jc w:val="left"/>
              <w:rPr>
                <w:ins w:id="880314" w:author="Claude" w:date="2026-10-07T12:00:00Z"/>
              </w:rPr>
            </w:pPr>
            <w:ins w:id="880315" w:author="Claude" w:date="2026-10-07T12:00:00Z">
              <w:r>
                <w:rPr>
                  <w:rFonts w:ascii="Times New Roman" w:hAnsi="Times New Roman"/>
                  <w:sz w:val="18"/>
                </w:rPr>
                <w:t xml:space="preserve">R01</w:t>
              </w:r>
            </w:ins>
          </w:p>
        </w:tc>
        <w:tc>
          <w:tcPr>
            <w:tcW w:w="5400" w:type="dxa"/>
            <w:vAlign w:val="center"/>
          </w:tcPr>
          <w:p>
            <w:pPr>
              <w:spacing w:before="20" w:after="20" w:line="240" w:lineRule="auto"/>
              <w:ind w:firstLine="0"/>
              <w:jc w:val="left"/>
              <w:rPr>
                <w:ins w:id="880316" w:author="Claude" w:date="2026-10-07T12:00:00Z"/>
              </w:rPr>
            </w:pPr>
            <w:ins w:id="880317" w:author="Claude" w:date="2026-10-07T12:00:00Z">
              <w:r>
                <w:rPr>
                  <w:rFonts w:ascii="Times New Roman" w:hAnsi="Times New Roman"/>
                  <w:sz w:val="18"/>
                </w:rPr>
                <w:t xml:space="preserve">Ser processado em Python, com núcleo reutilizável e notebook executável no Google Colab</w:t>
              </w:r>
            </w:ins>
          </w:p>
        </w:tc>
        <w:tc>
          <w:tcPr>
            <w:tcW w:w="2000" w:type="dxa"/>
            <w:vAlign w:val="center"/>
          </w:tcPr>
          <w:p>
            <w:pPr>
              <w:spacing w:before="20" w:after="20" w:line="240" w:lineRule="auto"/>
              <w:ind w:firstLine="0"/>
              <w:jc w:val="center"/>
              <w:rPr>
                <w:ins w:id="880318" w:author="Claude" w:date="2026-10-07T12:00:00Z"/>
              </w:rPr>
            </w:pPr>
            <w:ins w:id="880319" w:author="Claude" w:date="2026-10-07T12:00:00Z">
              <w:r>
                <w:rPr>
                  <w:rFonts w:ascii="Times New Roman" w:hAnsi="Times New Roman"/>
                  <w:sz w:val="18"/>
                </w:rPr>
                <w:t xml:space="preserve">Etapa 5</w:t>
              </w:r>
            </w:ins>
          </w:p>
        </w:tc>
      </w:tr>
      <w:tr>
        <w:trPr>
          <w:cantSplit/>
          <w:ins w:id="880320" w:author="Claude" w:date="2026-10-07T12:00:00Z"/>
        </w:trPr>
        <w:tc>
          <w:tcPr>
            <w:tcW w:w="1100" w:type="dxa"/>
            <w:vAlign w:val="center"/>
          </w:tcPr>
          <w:p>
            <w:pPr>
              <w:spacing w:before="20" w:after="20" w:line="240" w:lineRule="auto"/>
              <w:ind w:firstLine="0"/>
              <w:jc w:val="left"/>
              <w:rPr>
                <w:ins w:id="880321" w:author="Claude" w:date="2026-10-07T12:00:00Z"/>
              </w:rPr>
            </w:pPr>
            <w:ins w:id="880322" w:author="Claude" w:date="2026-10-07T12:00:00Z">
              <w:r>
                <w:rPr>
                  <w:rFonts w:ascii="Times New Roman" w:hAnsi="Times New Roman"/>
                  <w:sz w:val="18"/>
                </w:rPr>
                <w:t xml:space="preserve">R02</w:t>
              </w:r>
            </w:ins>
          </w:p>
        </w:tc>
        <w:tc>
          <w:tcPr>
            <w:tcW w:w="5400" w:type="dxa"/>
            <w:vAlign w:val="center"/>
          </w:tcPr>
          <w:p>
            <w:pPr>
              <w:spacing w:before="20" w:after="20" w:line="240" w:lineRule="auto"/>
              <w:ind w:firstLine="0"/>
              <w:jc w:val="left"/>
              <w:rPr>
                <w:ins w:id="880323" w:author="Claude" w:date="2026-10-07T12:00:00Z"/>
              </w:rPr>
            </w:pPr>
            <w:ins w:id="880324" w:author="Claude" w:date="2026-10-07T12:00:00Z">
              <w:r>
                <w:rPr>
                  <w:rFonts w:ascii="Times New Roman" w:hAnsi="Times New Roman"/>
                  <w:sz w:val="18"/>
                </w:rPr>
                <w:t xml:space="preserve">Começar pela entrada de dados, sem resultado antes das premissas e sem valor herdado em silêncio</w:t>
              </w:r>
            </w:ins>
          </w:p>
        </w:tc>
        <w:tc>
          <w:tcPr>
            <w:tcW w:w="2000" w:type="dxa"/>
            <w:vAlign w:val="center"/>
          </w:tcPr>
          <w:p>
            <w:pPr>
              <w:spacing w:before="20" w:after="20" w:line="240" w:lineRule="auto"/>
              <w:ind w:firstLine="0"/>
              <w:jc w:val="center"/>
              <w:rPr>
                <w:ins w:id="880325" w:author="Claude" w:date="2026-10-07T12:00:00Z"/>
              </w:rPr>
            </w:pPr>
            <w:ins w:id="880326" w:author="Claude" w:date="2026-10-07T12:00:00Z">
              <w:r>
                <w:rPr>
                  <w:rFonts w:ascii="Times New Roman" w:hAnsi="Times New Roman"/>
                  <w:sz w:val="18"/>
                </w:rPr>
                <w:t xml:space="preserve">Seção 2.8.3 (PMBOK)</w:t>
              </w:r>
            </w:ins>
          </w:p>
        </w:tc>
      </w:tr>
      <w:tr>
        <w:trPr>
          <w:cantSplit/>
          <w:ins w:id="880327" w:author="Claude" w:date="2026-10-07T12:00:00Z"/>
        </w:trPr>
        <w:tc>
          <w:tcPr>
            <w:tcW w:w="1100" w:type="dxa"/>
            <w:vAlign w:val="center"/>
          </w:tcPr>
          <w:p>
            <w:pPr>
              <w:spacing w:before="20" w:after="20" w:line="240" w:lineRule="auto"/>
              <w:ind w:firstLine="0"/>
              <w:jc w:val="left"/>
              <w:rPr>
                <w:ins w:id="880328" w:author="Claude" w:date="2026-10-07T12:00:00Z"/>
              </w:rPr>
            </w:pPr>
            <w:ins w:id="880329" w:author="Claude" w:date="2026-10-07T12:00:00Z">
              <w:r>
                <w:rPr>
                  <w:rFonts w:ascii="Times New Roman" w:hAnsi="Times New Roman"/>
                  <w:sz w:val="18"/>
                </w:rPr>
                <w:t xml:space="preserve">R03</w:t>
              </w:r>
            </w:ins>
          </w:p>
        </w:tc>
        <w:tc>
          <w:tcPr>
            <w:tcW w:w="5400" w:type="dxa"/>
            <w:vAlign w:val="center"/>
          </w:tcPr>
          <w:p>
            <w:pPr>
              <w:spacing w:before="20" w:after="20" w:line="240" w:lineRule="auto"/>
              <w:ind w:firstLine="0"/>
              <w:jc w:val="left"/>
              <w:rPr>
                <w:ins w:id="880330" w:author="Claude" w:date="2026-10-07T12:00:00Z"/>
              </w:rPr>
            </w:pPr>
            <w:ins w:id="880331" w:author="Claude" w:date="2026-10-07T12:00:00Z">
              <w:r>
                <w:rPr>
                  <w:rFonts w:ascii="Times New Roman" w:hAnsi="Times New Roman"/>
                  <w:sz w:val="18"/>
                </w:rPr>
                <w:t xml:space="preserve">Registrar a origem de cada premissa e permitir revisar um estudo salvo</w:t>
              </w:r>
            </w:ins>
          </w:p>
        </w:tc>
        <w:tc>
          <w:tcPr>
            <w:tcW w:w="2000" w:type="dxa"/>
            <w:vAlign w:val="center"/>
          </w:tcPr>
          <w:p>
            <w:pPr>
              <w:spacing w:before="20" w:after="20" w:line="240" w:lineRule="auto"/>
              <w:ind w:firstLine="0"/>
              <w:jc w:val="center"/>
              <w:rPr>
                <w:ins w:id="880332" w:author="Claude" w:date="2026-10-07T12:00:00Z"/>
              </w:rPr>
            </w:pPr>
            <w:ins w:id="880333" w:author="Claude" w:date="2026-10-07T12:00:00Z">
              <w:r>
                <w:rPr>
                  <w:rFonts w:ascii="Times New Roman" w:hAnsi="Times New Roman"/>
                  <w:sz w:val="18"/>
                </w:rPr>
                <w:t xml:space="preserve">Seção 3.6</w:t>
              </w:r>
            </w:ins>
          </w:p>
        </w:tc>
      </w:tr>
      <w:tr>
        <w:trPr>
          <w:cantSplit/>
          <w:ins w:id="880334" w:author="Claude" w:date="2026-10-07T12:00:00Z"/>
        </w:trPr>
        <w:tc>
          <w:tcPr>
            <w:tcW w:w="1100" w:type="dxa"/>
            <w:vAlign w:val="center"/>
          </w:tcPr>
          <w:p>
            <w:pPr>
              <w:spacing w:before="20" w:after="20" w:line="240" w:lineRule="auto"/>
              <w:ind w:firstLine="0"/>
              <w:jc w:val="left"/>
              <w:rPr>
                <w:ins w:id="880335" w:author="Claude" w:date="2026-10-07T12:00:00Z"/>
              </w:rPr>
            </w:pPr>
            <w:ins w:id="880336" w:author="Claude" w:date="2026-10-07T12:00:00Z">
              <w:r>
                <w:rPr>
                  <w:rFonts w:ascii="Times New Roman" w:hAnsi="Times New Roman"/>
                  <w:sz w:val="18"/>
                </w:rPr>
                <w:t xml:space="preserve">R04</w:t>
              </w:r>
            </w:ins>
          </w:p>
        </w:tc>
        <w:tc>
          <w:tcPr>
            <w:tcW w:w="5400" w:type="dxa"/>
            <w:vAlign w:val="center"/>
          </w:tcPr>
          <w:p>
            <w:pPr>
              <w:spacing w:before="20" w:after="20" w:line="240" w:lineRule="auto"/>
              <w:ind w:firstLine="0"/>
              <w:jc w:val="left"/>
              <w:rPr>
                <w:ins w:id="880337" w:author="Claude" w:date="2026-10-07T12:00:00Z"/>
              </w:rPr>
            </w:pPr>
            <w:ins w:id="880338" w:author="Claude" w:date="2026-10-07T12:00:00Z">
              <w:r>
                <w:rPr>
                  <w:rFonts w:ascii="Times New Roman" w:hAnsi="Times New Roman"/>
                  <w:sz w:val="18"/>
                </w:rPr>
                <w:t xml:space="preserve">Dimensionar a produção e calcular os KPIs técnicos (OEE, FCR, produtividade)</w:t>
              </w:r>
            </w:ins>
          </w:p>
        </w:tc>
        <w:tc>
          <w:tcPr>
            <w:tcW w:w="2000" w:type="dxa"/>
            <w:vAlign w:val="center"/>
          </w:tcPr>
          <w:p>
            <w:pPr>
              <w:spacing w:before="20" w:after="20" w:line="240" w:lineRule="auto"/>
              <w:ind w:firstLine="0"/>
              <w:jc w:val="center"/>
              <w:rPr>
                <w:ins w:id="880339" w:author="Claude" w:date="2026-10-07T12:00:00Z"/>
              </w:rPr>
            </w:pPr>
            <w:ins w:id="880340" w:author="Claude" w:date="2026-10-07T12:00:00Z">
              <w:r>
                <w:rPr>
                  <w:rFonts w:ascii="Times New Roman" w:hAnsi="Times New Roman"/>
                  <w:sz w:val="18"/>
                </w:rPr>
                <w:t xml:space="preserve">Quadro 5</w:t>
              </w:r>
            </w:ins>
          </w:p>
        </w:tc>
      </w:tr>
      <w:tr>
        <w:trPr>
          <w:cantSplit/>
          <w:ins w:id="880341" w:author="Claude" w:date="2026-10-07T12:00:00Z"/>
        </w:trPr>
        <w:tc>
          <w:tcPr>
            <w:tcW w:w="1100" w:type="dxa"/>
            <w:vAlign w:val="center"/>
          </w:tcPr>
          <w:p>
            <w:pPr>
              <w:spacing w:before="20" w:after="20" w:line="240" w:lineRule="auto"/>
              <w:ind w:firstLine="0"/>
              <w:jc w:val="left"/>
              <w:rPr>
                <w:ins w:id="880342" w:author="Claude" w:date="2026-10-07T12:00:00Z"/>
              </w:rPr>
            </w:pPr>
            <w:ins w:id="880343" w:author="Claude" w:date="2026-10-07T12:00:00Z">
              <w:r>
                <w:rPr>
                  <w:rFonts w:ascii="Times New Roman" w:hAnsi="Times New Roman"/>
                  <w:sz w:val="18"/>
                </w:rPr>
                <w:t xml:space="preserve">R05</w:t>
              </w:r>
            </w:ins>
          </w:p>
        </w:tc>
        <w:tc>
          <w:tcPr>
            <w:tcW w:w="5400" w:type="dxa"/>
            <w:vAlign w:val="center"/>
          </w:tcPr>
          <w:p>
            <w:pPr>
              <w:spacing w:before="20" w:after="20" w:line="240" w:lineRule="auto"/>
              <w:ind w:firstLine="0"/>
              <w:jc w:val="left"/>
              <w:rPr>
                <w:ins w:id="880344" w:author="Claude" w:date="2026-10-07T12:00:00Z"/>
              </w:rPr>
            </w:pPr>
            <w:ins w:id="880345" w:author="Claude" w:date="2026-10-07T12:00:00Z">
              <w:r>
                <w:rPr>
                  <w:rFonts w:ascii="Times New Roman" w:hAnsi="Times New Roman"/>
                  <w:sz w:val="18"/>
                </w:rPr>
                <w:t xml:space="preserve">Projetar DRE e fluxo de caixa e calcular VPL, TIR, payback e ROI</w:t>
              </w:r>
            </w:ins>
          </w:p>
        </w:tc>
        <w:tc>
          <w:tcPr>
            <w:tcW w:w="2000" w:type="dxa"/>
            <w:vAlign w:val="center"/>
          </w:tcPr>
          <w:p>
            <w:pPr>
              <w:spacing w:before="20" w:after="20" w:line="240" w:lineRule="auto"/>
              <w:ind w:firstLine="0"/>
              <w:jc w:val="center"/>
              <w:rPr>
                <w:ins w:id="880346" w:author="Claude" w:date="2026-10-07T12:00:00Z"/>
              </w:rPr>
            </w:pPr>
            <w:ins w:id="880347" w:author="Claude" w:date="2026-10-07T12:00:00Z">
              <w:r>
                <w:rPr>
                  <w:rFonts w:ascii="Times New Roman" w:hAnsi="Times New Roman"/>
                  <w:sz w:val="18"/>
                </w:rPr>
                <w:t xml:space="preserve">Seção 2.8.6</w:t>
              </w:r>
            </w:ins>
          </w:p>
        </w:tc>
      </w:tr>
      <w:tr>
        <w:trPr>
          <w:cantSplit/>
          <w:ins w:id="880348" w:author="Claude" w:date="2026-10-07T12:00:00Z"/>
        </w:trPr>
        <w:tc>
          <w:tcPr>
            <w:tcW w:w="1100" w:type="dxa"/>
            <w:vAlign w:val="center"/>
          </w:tcPr>
          <w:p>
            <w:pPr>
              <w:spacing w:before="20" w:after="20" w:line="240" w:lineRule="auto"/>
              <w:ind w:firstLine="0"/>
              <w:jc w:val="left"/>
              <w:rPr>
                <w:ins w:id="880349" w:author="Claude" w:date="2026-10-07T12:00:00Z"/>
              </w:rPr>
            </w:pPr>
            <w:ins w:id="880350" w:author="Claude" w:date="2026-10-07T12:00:00Z">
              <w:r>
                <w:rPr>
                  <w:rFonts w:ascii="Times New Roman" w:hAnsi="Times New Roman"/>
                  <w:sz w:val="18"/>
                </w:rPr>
                <w:t xml:space="preserve">R06</w:t>
              </w:r>
            </w:ins>
          </w:p>
        </w:tc>
        <w:tc>
          <w:tcPr>
            <w:tcW w:w="5400" w:type="dxa"/>
            <w:vAlign w:val="center"/>
          </w:tcPr>
          <w:p>
            <w:pPr>
              <w:spacing w:before="20" w:after="20" w:line="240" w:lineRule="auto"/>
              <w:ind w:firstLine="0"/>
              <w:jc w:val="left"/>
              <w:rPr>
                <w:ins w:id="880351" w:author="Claude" w:date="2026-10-07T12:00:00Z"/>
              </w:rPr>
            </w:pPr>
            <w:ins w:id="880352" w:author="Claude" w:date="2026-10-07T12:00:00Z">
              <w:r>
                <w:rPr>
                  <w:rFonts w:ascii="Times New Roman" w:hAnsi="Times New Roman"/>
                  <w:sz w:val="18"/>
                </w:rPr>
                <w:t xml:space="preserve">Calcular água, pegadas hídricas, emissões, ecoeficiência e conformidade ambiental</w:t>
              </w:r>
            </w:ins>
          </w:p>
        </w:tc>
        <w:tc>
          <w:tcPr>
            <w:tcW w:w="2000" w:type="dxa"/>
            <w:vAlign w:val="center"/>
          </w:tcPr>
          <w:p>
            <w:pPr>
              <w:spacing w:before="20" w:after="20" w:line="240" w:lineRule="auto"/>
              <w:ind w:firstLine="0"/>
              <w:jc w:val="center"/>
              <w:rPr>
                <w:ins w:id="880353" w:author="Claude" w:date="2026-10-07T12:00:00Z"/>
              </w:rPr>
            </w:pPr>
            <w:ins w:id="880354" w:author="Claude" w:date="2026-10-07T12:00:00Z">
              <w:r>
                <w:rPr>
                  <w:rFonts w:ascii="Times New Roman" w:hAnsi="Times New Roman"/>
                  <w:sz w:val="18"/>
                </w:rPr>
                <w:t xml:space="preserve">Quadro 5</w:t>
              </w:r>
            </w:ins>
          </w:p>
        </w:tc>
      </w:tr>
      <w:tr>
        <w:trPr>
          <w:cantSplit/>
          <w:ins w:id="880355" w:author="Claude" w:date="2026-10-07T12:00:00Z"/>
        </w:trPr>
        <w:tc>
          <w:tcPr>
            <w:tcW w:w="1100" w:type="dxa"/>
            <w:vAlign w:val="center"/>
          </w:tcPr>
          <w:p>
            <w:pPr>
              <w:spacing w:before="20" w:after="20" w:line="240" w:lineRule="auto"/>
              <w:ind w:firstLine="0"/>
              <w:jc w:val="left"/>
              <w:rPr>
                <w:ins w:id="880356" w:author="Claude" w:date="2026-10-07T12:00:00Z"/>
              </w:rPr>
            </w:pPr>
            <w:ins w:id="880357" w:author="Claude" w:date="2026-10-07T12:00:00Z">
              <w:r>
                <w:rPr>
                  <w:rFonts w:ascii="Times New Roman" w:hAnsi="Times New Roman"/>
                  <w:sz w:val="18"/>
                </w:rPr>
                <w:t xml:space="preserve">R07</w:t>
              </w:r>
            </w:ins>
          </w:p>
        </w:tc>
        <w:tc>
          <w:tcPr>
            <w:tcW w:w="5400" w:type="dxa"/>
            <w:vAlign w:val="center"/>
          </w:tcPr>
          <w:p>
            <w:pPr>
              <w:spacing w:before="20" w:after="20" w:line="240" w:lineRule="auto"/>
              <w:ind w:firstLine="0"/>
              <w:jc w:val="left"/>
              <w:rPr>
                <w:ins w:id="880358" w:author="Claude" w:date="2026-10-07T12:00:00Z"/>
              </w:rPr>
            </w:pPr>
            <w:ins w:id="880359" w:author="Claude" w:date="2026-10-07T12:00:00Z">
              <w:r>
                <w:rPr>
                  <w:rFonts w:ascii="Times New Roman" w:hAnsi="Times New Roman"/>
                  <w:sz w:val="18"/>
                </w:rPr>
                <w:t xml:space="preserve">Calcular RVL, LSO, risco e Radar Social, governança e alinhamento aos ODS</w:t>
              </w:r>
            </w:ins>
          </w:p>
        </w:tc>
        <w:tc>
          <w:tcPr>
            <w:tcW w:w="2000" w:type="dxa"/>
            <w:vAlign w:val="center"/>
          </w:tcPr>
          <w:p>
            <w:pPr>
              <w:spacing w:before="20" w:after="20" w:line="240" w:lineRule="auto"/>
              <w:ind w:firstLine="0"/>
              <w:jc w:val="center"/>
              <w:rPr>
                <w:ins w:id="880360" w:author="Claude" w:date="2026-10-07T12:00:00Z"/>
              </w:rPr>
            </w:pPr>
            <w:ins w:id="880361" w:author="Claude" w:date="2026-10-07T12:00:00Z">
              <w:r>
                <w:rPr>
                  <w:rFonts w:ascii="Times New Roman" w:hAnsi="Times New Roman"/>
                  <w:sz w:val="18"/>
                </w:rPr>
                <w:t xml:space="preserve">Quadro 5</w:t>
              </w:r>
            </w:ins>
          </w:p>
        </w:tc>
      </w:tr>
      <w:tr>
        <w:trPr>
          <w:cantSplit/>
          <w:ins w:id="880362" w:author="Claude" w:date="2026-10-07T12:00:00Z"/>
        </w:trPr>
        <w:tc>
          <w:tcPr>
            <w:tcW w:w="1100" w:type="dxa"/>
            <w:vAlign w:val="center"/>
          </w:tcPr>
          <w:p>
            <w:pPr>
              <w:spacing w:before="20" w:after="20" w:line="240" w:lineRule="auto"/>
              <w:ind w:firstLine="0"/>
              <w:jc w:val="left"/>
              <w:rPr>
                <w:ins w:id="880363" w:author="Claude" w:date="2026-10-07T12:00:00Z"/>
              </w:rPr>
            </w:pPr>
            <w:ins w:id="880364" w:author="Claude" w:date="2026-10-07T12:00:00Z">
              <w:r>
                <w:rPr>
                  <w:rFonts w:ascii="Times New Roman" w:hAnsi="Times New Roman"/>
                  <w:sz w:val="18"/>
                </w:rPr>
                <w:t xml:space="preserve">R08</w:t>
              </w:r>
            </w:ins>
          </w:p>
        </w:tc>
        <w:tc>
          <w:tcPr>
            <w:tcW w:w="5400" w:type="dxa"/>
            <w:vAlign w:val="center"/>
          </w:tcPr>
          <w:p>
            <w:pPr>
              <w:spacing w:before="20" w:after="20" w:line="240" w:lineRule="auto"/>
              <w:ind w:firstLine="0"/>
              <w:jc w:val="left"/>
              <w:rPr>
                <w:ins w:id="880365" w:author="Claude" w:date="2026-10-07T12:00:00Z"/>
              </w:rPr>
            </w:pPr>
            <w:ins w:id="880366" w:author="Claude" w:date="2026-10-07T12:00:00Z">
              <w:r>
                <w:rPr>
                  <w:rFonts w:ascii="Times New Roman" w:hAnsi="Times New Roman"/>
                  <w:sz w:val="18"/>
                </w:rPr>
                <w:t xml:space="preserve">Quantificar em reais os desperdícios Lean-Green</w:t>
              </w:r>
            </w:ins>
          </w:p>
        </w:tc>
        <w:tc>
          <w:tcPr>
            <w:tcW w:w="2000" w:type="dxa"/>
            <w:vAlign w:val="center"/>
          </w:tcPr>
          <w:p>
            <w:pPr>
              <w:spacing w:before="20" w:after="20" w:line="240" w:lineRule="auto"/>
              <w:ind w:firstLine="0"/>
              <w:jc w:val="center"/>
              <w:rPr>
                <w:ins w:id="880367" w:author="Claude" w:date="2026-10-07T12:00:00Z"/>
              </w:rPr>
            </w:pPr>
            <w:ins w:id="880368" w:author="Claude" w:date="2026-10-07T12:00:00Z">
              <w:r>
                <w:rPr>
                  <w:rFonts w:ascii="Times New Roman" w:hAnsi="Times New Roman"/>
                  <w:sz w:val="18"/>
                </w:rPr>
                <w:t xml:space="preserve">Seção 2.9.1</w:t>
              </w:r>
            </w:ins>
          </w:p>
        </w:tc>
      </w:tr>
      <w:tr>
        <w:trPr>
          <w:cantSplit/>
          <w:ins w:id="880369" w:author="Claude" w:date="2026-10-07T12:00:00Z"/>
        </w:trPr>
        <w:tc>
          <w:tcPr>
            <w:tcW w:w="1100" w:type="dxa"/>
            <w:vAlign w:val="center"/>
          </w:tcPr>
          <w:p>
            <w:pPr>
              <w:spacing w:before="20" w:after="20" w:line="240" w:lineRule="auto"/>
              <w:ind w:firstLine="0"/>
              <w:jc w:val="left"/>
              <w:rPr>
                <w:ins w:id="880370" w:author="Claude" w:date="2026-10-07T12:00:00Z"/>
              </w:rPr>
            </w:pPr>
            <w:ins w:id="880371" w:author="Claude" w:date="2026-10-07T12:00:00Z">
              <w:r>
                <w:rPr>
                  <w:rFonts w:ascii="Times New Roman" w:hAnsi="Times New Roman"/>
                  <w:sz w:val="18"/>
                </w:rPr>
                <w:t xml:space="preserve">R09</w:t>
              </w:r>
            </w:ins>
          </w:p>
        </w:tc>
        <w:tc>
          <w:tcPr>
            <w:tcW w:w="5400" w:type="dxa"/>
            <w:vAlign w:val="center"/>
          </w:tcPr>
          <w:p>
            <w:pPr>
              <w:spacing w:before="20" w:after="20" w:line="240" w:lineRule="auto"/>
              <w:ind w:firstLine="0"/>
              <w:jc w:val="left"/>
              <w:rPr>
                <w:ins w:id="880372" w:author="Claude" w:date="2026-10-07T12:00:00Z"/>
              </w:rPr>
            </w:pPr>
            <w:ins w:id="880373" w:author="Claude" w:date="2026-10-07T12:00:00Z">
              <w:r>
                <w:rPr>
                  <w:rFonts w:ascii="Times New Roman" w:hAnsi="Times New Roman"/>
                  <w:sz w:val="18"/>
                </w:rPr>
                <w:t xml:space="preserve">Traduzir julgamentos qualitativos em pesos (Likert, AHP ou preset)</w:t>
              </w:r>
            </w:ins>
          </w:p>
        </w:tc>
        <w:tc>
          <w:tcPr>
            <w:tcW w:w="2000" w:type="dxa"/>
            <w:vAlign w:val="center"/>
          </w:tcPr>
          <w:p>
            <w:pPr>
              <w:spacing w:before="20" w:after="20" w:line="240" w:lineRule="auto"/>
              <w:ind w:firstLine="0"/>
              <w:jc w:val="center"/>
              <w:rPr>
                <w:ins w:id="880374" w:author="Claude" w:date="2026-10-07T12:00:00Z"/>
              </w:rPr>
            </w:pPr>
            <w:ins w:id="880375" w:author="Claude" w:date="2026-10-07T12:00:00Z">
              <w:r>
                <w:rPr>
                  <w:rFonts w:ascii="Times New Roman" w:hAnsi="Times New Roman"/>
                  <w:sz w:val="18"/>
                </w:rPr>
                <w:t xml:space="preserve">Seção 3.4; Quadro 7</w:t>
              </w:r>
            </w:ins>
          </w:p>
        </w:tc>
      </w:tr>
      <w:tr>
        <w:trPr>
          <w:cantSplit/>
          <w:ins w:id="880376" w:author="Claude" w:date="2026-10-07T12:00:00Z"/>
        </w:trPr>
        <w:tc>
          <w:tcPr>
            <w:tcW w:w="1100" w:type="dxa"/>
            <w:vAlign w:val="center"/>
          </w:tcPr>
          <w:p>
            <w:pPr>
              <w:spacing w:before="20" w:after="20" w:line="240" w:lineRule="auto"/>
              <w:ind w:firstLine="0"/>
              <w:jc w:val="left"/>
              <w:rPr>
                <w:ins w:id="880377" w:author="Claude" w:date="2026-10-07T12:00:00Z"/>
              </w:rPr>
            </w:pPr>
            <w:ins w:id="880378" w:author="Claude" w:date="2026-10-07T12:00:00Z">
              <w:r>
                <w:rPr>
                  <w:rFonts w:ascii="Times New Roman" w:hAnsi="Times New Roman"/>
                  <w:sz w:val="18"/>
                </w:rPr>
                <w:t xml:space="preserve">R10</w:t>
              </w:r>
            </w:ins>
          </w:p>
        </w:tc>
        <w:tc>
          <w:tcPr>
            <w:tcW w:w="5400" w:type="dxa"/>
            <w:vAlign w:val="center"/>
          </w:tcPr>
          <w:p>
            <w:pPr>
              <w:spacing w:before="20" w:after="20" w:line="240" w:lineRule="auto"/>
              <w:ind w:firstLine="0"/>
              <w:jc w:val="left"/>
              <w:rPr>
                <w:ins w:id="880379" w:author="Claude" w:date="2026-10-07T12:00:00Z"/>
              </w:rPr>
            </w:pPr>
            <w:ins w:id="880380" w:author="Claude" w:date="2026-10-07T12:00:00Z">
              <w:r>
                <w:rPr>
                  <w:rFonts w:ascii="Times New Roman" w:hAnsi="Times New Roman"/>
                  <w:sz w:val="18"/>
                </w:rPr>
                <w:t xml:space="preserve">Integrar as dimensões em índice normalizado com decisão não compensatória</w:t>
              </w:r>
            </w:ins>
          </w:p>
        </w:tc>
        <w:tc>
          <w:tcPr>
            <w:tcW w:w="2000" w:type="dxa"/>
            <w:vAlign w:val="center"/>
          </w:tcPr>
          <w:p>
            <w:pPr>
              <w:spacing w:before="20" w:after="20" w:line="240" w:lineRule="auto"/>
              <w:ind w:firstLine="0"/>
              <w:jc w:val="center"/>
              <w:rPr>
                <w:ins w:id="880381" w:author="Claude" w:date="2026-10-07T12:00:00Z"/>
              </w:rPr>
            </w:pPr>
            <w:ins w:id="880382" w:author="Claude" w:date="2026-10-07T12:00:00Z">
              <w:r>
                <w:rPr>
                  <w:rFonts w:ascii="Times New Roman" w:hAnsi="Times New Roman"/>
                  <w:sz w:val="18"/>
                </w:rPr>
                <w:t xml:space="preserve">Seção 2.8.6</w:t>
              </w:r>
            </w:ins>
          </w:p>
        </w:tc>
      </w:tr>
      <w:tr>
        <w:trPr>
          <w:cantSplit/>
          <w:ins w:id="880383" w:author="Claude" w:date="2026-10-07T12:00:00Z"/>
        </w:trPr>
        <w:tc>
          <w:tcPr>
            <w:tcW w:w="1100" w:type="dxa"/>
            <w:vAlign w:val="center"/>
          </w:tcPr>
          <w:p>
            <w:pPr>
              <w:spacing w:before="20" w:after="20" w:line="240" w:lineRule="auto"/>
              <w:ind w:firstLine="0"/>
              <w:jc w:val="left"/>
              <w:rPr>
                <w:ins w:id="880384" w:author="Claude" w:date="2026-10-07T12:00:00Z"/>
              </w:rPr>
            </w:pPr>
            <w:ins w:id="880385" w:author="Claude" w:date="2026-10-07T12:00:00Z">
              <w:r>
                <w:rPr>
                  <w:rFonts w:ascii="Times New Roman" w:hAnsi="Times New Roman"/>
                  <w:sz w:val="18"/>
                </w:rPr>
                <w:t xml:space="preserve">R11</w:t>
              </w:r>
            </w:ins>
          </w:p>
        </w:tc>
        <w:tc>
          <w:tcPr>
            <w:tcW w:w="5400" w:type="dxa"/>
            <w:vAlign w:val="center"/>
          </w:tcPr>
          <w:p>
            <w:pPr>
              <w:spacing w:before="20" w:after="20" w:line="240" w:lineRule="auto"/>
              <w:ind w:firstLine="0"/>
              <w:jc w:val="left"/>
              <w:rPr>
                <w:ins w:id="880386" w:author="Claude" w:date="2026-10-07T12:00:00Z"/>
              </w:rPr>
            </w:pPr>
            <w:ins w:id="880387" w:author="Claude" w:date="2026-10-07T12:00:00Z">
              <w:r>
                <w:rPr>
                  <w:rFonts w:ascii="Times New Roman" w:hAnsi="Times New Roman"/>
                  <w:sz w:val="18"/>
                </w:rPr>
                <w:t xml:space="preserve">Traduzir a incerteza das entradas em risco financeiro (Monte Carlo no mesmo motor)</w:t>
              </w:r>
            </w:ins>
          </w:p>
        </w:tc>
        <w:tc>
          <w:tcPr>
            <w:tcW w:w="2000" w:type="dxa"/>
            <w:vAlign w:val="center"/>
          </w:tcPr>
          <w:p>
            <w:pPr>
              <w:spacing w:before="20" w:after="20" w:line="240" w:lineRule="auto"/>
              <w:ind w:firstLine="0"/>
              <w:jc w:val="center"/>
              <w:rPr>
                <w:ins w:id="880388" w:author="Claude" w:date="2026-10-07T12:00:00Z"/>
              </w:rPr>
            </w:pPr>
            <w:ins w:id="880389" w:author="Claude" w:date="2026-10-07T12:00:00Z">
              <w:r>
                <w:rPr>
                  <w:rFonts w:ascii="Times New Roman" w:hAnsi="Times New Roman"/>
                  <w:sz w:val="18"/>
                </w:rPr>
                <w:t xml:space="preserve">Etapa 5; Seção 3.6</w:t>
              </w:r>
            </w:ins>
          </w:p>
        </w:tc>
      </w:tr>
      <w:tr>
        <w:trPr>
          <w:cantSplit/>
          <w:ins w:id="880390" w:author="Claude" w:date="2026-10-07T12:00:00Z"/>
        </w:trPr>
        <w:tc>
          <w:tcPr>
            <w:tcW w:w="1100" w:type="dxa"/>
            <w:vAlign w:val="center"/>
          </w:tcPr>
          <w:p>
            <w:pPr>
              <w:spacing w:before="20" w:after="20" w:line="240" w:lineRule="auto"/>
              <w:ind w:firstLine="0"/>
              <w:jc w:val="left"/>
              <w:rPr>
                <w:ins w:id="880391" w:author="Claude" w:date="2026-10-07T12:00:00Z"/>
              </w:rPr>
            </w:pPr>
            <w:ins w:id="880392" w:author="Claude" w:date="2026-10-07T12:00:00Z">
              <w:r>
                <w:rPr>
                  <w:rFonts w:ascii="Times New Roman" w:hAnsi="Times New Roman"/>
                  <w:sz w:val="18"/>
                </w:rPr>
                <w:t xml:space="preserve">R12</w:t>
              </w:r>
            </w:ins>
          </w:p>
        </w:tc>
        <w:tc>
          <w:tcPr>
            <w:tcW w:w="5400" w:type="dxa"/>
            <w:vAlign w:val="center"/>
          </w:tcPr>
          <w:p>
            <w:pPr>
              <w:spacing w:before="20" w:after="20" w:line="240" w:lineRule="auto"/>
              <w:ind w:firstLine="0"/>
              <w:jc w:val="left"/>
              <w:rPr>
                <w:ins w:id="880393" w:author="Claude" w:date="2026-10-07T12:00:00Z"/>
              </w:rPr>
            </w:pPr>
            <w:ins w:id="880394" w:author="Claude" w:date="2026-10-07T12:00:00Z">
              <w:r>
                <w:rPr>
                  <w:rFonts w:ascii="Times New Roman" w:hAnsi="Times New Roman"/>
                  <w:sz w:val="18"/>
                </w:rPr>
                <w:t xml:space="preserve">Identificar variáveis críticas (sensibilidade, valores críticos e cenários)</w:t>
              </w:r>
            </w:ins>
          </w:p>
        </w:tc>
        <w:tc>
          <w:tcPr>
            <w:tcW w:w="2000" w:type="dxa"/>
            <w:vAlign w:val="center"/>
          </w:tcPr>
          <w:p>
            <w:pPr>
              <w:spacing w:before="20" w:after="20" w:line="240" w:lineRule="auto"/>
              <w:ind w:firstLine="0"/>
              <w:jc w:val="center"/>
              <w:rPr>
                <w:ins w:id="880395" w:author="Claude" w:date="2026-10-07T12:00:00Z"/>
              </w:rPr>
            </w:pPr>
            <w:ins w:id="880396" w:author="Claude" w:date="2026-10-07T12:00:00Z">
              <w:r>
                <w:rPr>
                  <w:rFonts w:ascii="Times New Roman" w:hAnsi="Times New Roman"/>
                  <w:sz w:val="18"/>
                </w:rPr>
                <w:t xml:space="preserve">Seção 3.6</w:t>
              </w:r>
            </w:ins>
          </w:p>
        </w:tc>
      </w:tr>
      <w:tr>
        <w:trPr>
          <w:cantSplit/>
          <w:ins w:id="880397" w:author="Claude" w:date="2026-10-07T12:00:00Z"/>
        </w:trPr>
        <w:tc>
          <w:tcPr>
            <w:tcW w:w="1100" w:type="dxa"/>
            <w:vAlign w:val="center"/>
          </w:tcPr>
          <w:p>
            <w:pPr>
              <w:spacing w:before="20" w:after="20" w:line="240" w:lineRule="auto"/>
              <w:ind w:firstLine="0"/>
              <w:jc w:val="left"/>
              <w:rPr>
                <w:ins w:id="880398" w:author="Claude" w:date="2026-10-07T12:00:00Z"/>
              </w:rPr>
            </w:pPr>
            <w:ins w:id="880399" w:author="Claude" w:date="2026-10-07T12:00:00Z">
              <w:r>
                <w:rPr>
                  <w:rFonts w:ascii="Times New Roman" w:hAnsi="Times New Roman"/>
                  <w:sz w:val="18"/>
                </w:rPr>
                <w:t xml:space="preserve">R13</w:t>
              </w:r>
            </w:ins>
          </w:p>
        </w:tc>
        <w:tc>
          <w:tcPr>
            <w:tcW w:w="5400" w:type="dxa"/>
            <w:vAlign w:val="center"/>
          </w:tcPr>
          <w:p>
            <w:pPr>
              <w:spacing w:before="20" w:after="20" w:line="240" w:lineRule="auto"/>
              <w:ind w:firstLine="0"/>
              <w:jc w:val="left"/>
              <w:rPr>
                <w:ins w:id="880400" w:author="Claude" w:date="2026-10-07T12:00:00Z"/>
              </w:rPr>
            </w:pPr>
            <w:ins w:id="880401" w:author="Claude" w:date="2026-10-07T12:00:00Z">
              <w:r>
                <w:rPr>
                  <w:rFonts w:ascii="Times New Roman" w:hAnsi="Times New Roman"/>
                  <w:sz w:val="18"/>
                </w:rPr>
                <w:t xml:space="preserve">Comparar alternativas de projeto e explicitar trade-offs (TOPSIS)</w:t>
              </w:r>
            </w:ins>
          </w:p>
        </w:tc>
        <w:tc>
          <w:tcPr>
            <w:tcW w:w="2000" w:type="dxa"/>
            <w:vAlign w:val="center"/>
          </w:tcPr>
          <w:p>
            <w:pPr>
              <w:spacing w:before="20" w:after="20" w:line="240" w:lineRule="auto"/>
              <w:ind w:firstLine="0"/>
              <w:jc w:val="center"/>
              <w:rPr>
                <w:ins w:id="880402" w:author="Claude" w:date="2026-10-07T12:00:00Z"/>
              </w:rPr>
            </w:pPr>
            <w:ins w:id="880403" w:author="Claude" w:date="2026-10-07T12:00:00Z">
              <w:r>
                <w:rPr>
                  <w:rFonts w:ascii="Times New Roman" w:hAnsi="Times New Roman"/>
                  <w:sz w:val="18"/>
                </w:rPr>
                <w:t xml:space="preserve">Objetivo específico 2</w:t>
              </w:r>
            </w:ins>
          </w:p>
        </w:tc>
      </w:tr>
      <w:tr>
        <w:trPr>
          <w:cantSplit/>
          <w:ins w:id="880404" w:author="Claude" w:date="2026-10-07T12:00:00Z"/>
        </w:trPr>
        <w:tc>
          <w:tcPr>
            <w:tcW w:w="1100" w:type="dxa"/>
            <w:vAlign w:val="center"/>
          </w:tcPr>
          <w:p>
            <w:pPr>
              <w:spacing w:before="20" w:after="20" w:line="240" w:lineRule="auto"/>
              <w:ind w:firstLine="0"/>
              <w:jc w:val="left"/>
              <w:rPr>
                <w:ins w:id="880405" w:author="Claude" w:date="2026-10-07T12:00:00Z"/>
              </w:rPr>
            </w:pPr>
            <w:ins w:id="880406" w:author="Claude" w:date="2026-10-07T12:00:00Z">
              <w:r>
                <w:rPr>
                  <w:rFonts w:ascii="Times New Roman" w:hAnsi="Times New Roman"/>
                  <w:sz w:val="18"/>
                </w:rPr>
                <w:t xml:space="preserve">R14</w:t>
              </w:r>
            </w:ins>
          </w:p>
        </w:tc>
        <w:tc>
          <w:tcPr>
            <w:tcW w:w="5400" w:type="dxa"/>
            <w:vAlign w:val="center"/>
          </w:tcPr>
          <w:p>
            <w:pPr>
              <w:spacing w:before="20" w:after="20" w:line="240" w:lineRule="auto"/>
              <w:ind w:firstLine="0"/>
              <w:jc w:val="left"/>
              <w:rPr>
                <w:ins w:id="880407" w:author="Claude" w:date="2026-10-07T12:00:00Z"/>
              </w:rPr>
            </w:pPr>
            <w:ins w:id="880408" w:author="Claude" w:date="2026-10-07T12:00:00Z">
              <w:r>
                <w:rPr>
                  <w:rFonts w:ascii="Times New Roman" w:hAnsi="Times New Roman"/>
                  <w:sz w:val="18"/>
                </w:rPr>
                <w:t xml:space="preserve">Verificar o próprio resultado a cada execução e manter a regressão</w:t>
              </w:r>
            </w:ins>
          </w:p>
        </w:tc>
        <w:tc>
          <w:tcPr>
            <w:tcW w:w="2000" w:type="dxa"/>
            <w:vAlign w:val="center"/>
          </w:tcPr>
          <w:p>
            <w:pPr>
              <w:spacing w:before="20" w:after="20" w:line="240" w:lineRule="auto"/>
              <w:ind w:firstLine="0"/>
              <w:jc w:val="center"/>
              <w:rPr>
                <w:ins w:id="880409" w:author="Claude" w:date="2026-10-07T12:00:00Z"/>
              </w:rPr>
            </w:pPr>
            <w:ins w:id="880410" w:author="Claude" w:date="2026-10-07T12:00:00Z">
              <w:r>
                <w:rPr>
                  <w:rFonts w:ascii="Times New Roman" w:hAnsi="Times New Roman"/>
                  <w:sz w:val="18"/>
                </w:rPr>
                <w:t xml:space="preserve">Seção 3.3.2 (Boehm, 1984)</w:t>
              </w:r>
            </w:ins>
          </w:p>
        </w:tc>
      </w:tr>
      <w:tr>
        <w:trPr>
          <w:cantSplit/>
          <w:ins w:id="880411" w:author="Claude" w:date="2026-10-07T12:00:00Z"/>
        </w:trPr>
        <w:tc>
          <w:tcPr>
            <w:tcW w:w="1100" w:type="dxa"/>
            <w:vAlign w:val="center"/>
          </w:tcPr>
          <w:p>
            <w:pPr>
              <w:spacing w:before="20" w:after="20" w:line="240" w:lineRule="auto"/>
              <w:ind w:firstLine="0"/>
              <w:jc w:val="left"/>
              <w:rPr>
                <w:ins w:id="880412" w:author="Claude" w:date="2026-10-07T12:00:00Z"/>
              </w:rPr>
            </w:pPr>
            <w:ins w:id="880413" w:author="Claude" w:date="2026-10-07T12:00:00Z">
              <w:r>
                <w:rPr>
                  <w:rFonts w:ascii="Times New Roman" w:hAnsi="Times New Roman"/>
                  <w:sz w:val="18"/>
                </w:rPr>
                <w:t xml:space="preserve">R15</w:t>
              </w:r>
            </w:ins>
          </w:p>
        </w:tc>
        <w:tc>
          <w:tcPr>
            <w:tcW w:w="5400" w:type="dxa"/>
            <w:vAlign w:val="center"/>
          </w:tcPr>
          <w:p>
            <w:pPr>
              <w:spacing w:before="20" w:after="20" w:line="240" w:lineRule="auto"/>
              <w:ind w:firstLine="0"/>
              <w:jc w:val="left"/>
              <w:rPr>
                <w:ins w:id="880414" w:author="Claude" w:date="2026-10-07T12:00:00Z"/>
              </w:rPr>
            </w:pPr>
            <w:ins w:id="880415" w:author="Claude" w:date="2026-10-07T12:00:00Z">
              <w:r>
                <w:rPr>
                  <w:rFonts w:ascii="Times New Roman" w:hAnsi="Times New Roman"/>
                  <w:sz w:val="18"/>
                </w:rPr>
                <w:t xml:space="preserve">Exportar resultados auditáveis (Excel, JSON, Markdown e figuras)</w:t>
              </w:r>
            </w:ins>
          </w:p>
        </w:tc>
        <w:tc>
          <w:tcPr>
            <w:tcW w:w="2000" w:type="dxa"/>
            <w:vAlign w:val="center"/>
          </w:tcPr>
          <w:p>
            <w:pPr>
              <w:spacing w:before="20" w:after="20" w:line="240" w:lineRule="auto"/>
              <w:ind w:firstLine="0"/>
              <w:jc w:val="center"/>
              <w:rPr>
                <w:ins w:id="880416" w:author="Claude" w:date="2026-10-07T12:00:00Z"/>
              </w:rPr>
            </w:pPr>
            <w:ins w:id="880417" w:author="Claude" w:date="2026-10-07T12:00:00Z">
              <w:r>
                <w:rPr>
                  <w:rFonts w:ascii="Times New Roman" w:hAnsi="Times New Roman"/>
                  <w:sz w:val="18"/>
                </w:rPr>
                <w:t xml:space="preserve">Etapa 12</w:t>
              </w:r>
            </w:ins>
          </w:p>
        </w:tc>
      </w:tr>
    </w:tbl>
    <w:p>
      <w:pPr>
        <w:spacing w:after="120" w:line="360" w:lineRule="auto"/>
        <w:ind w:firstLine="0"/>
        <w:jc w:val="center"/>
        <w:rPr>
          <w:ins w:id="880418" w:author="Claude" w:date="2026-10-07T12:00:00Z"/>
        </w:rPr>
      </w:pPr>
      <w:ins w:id="880419" w:author="Claude" w:date="2026-10-07T12:00:00Z">
        <w:r>
          <w:rPr>
            <w:rFonts w:ascii="Times New Roman" w:eastAsia="Times New Roman" w:hAnsi="Times New Roman" w:cs="Times New Roman"/>
            <w:color w:val="000000" w:themeColor="text1"/>
            <w:sz w:val="16"/>
            <w:szCs w:val="16"/>
          </w:rPr>
          <w:t xml:space="preserve">Fonte: elaboração própria (2026).</w:t>
        </w:r>
      </w:ins>
    </w:p>
    <w:p>
      <w:pPr>
        <w:pStyle w:val="Ttulo2"/>
        <w:pageBreakBefore w:val="0"/>
        <w:rPr>
          <w:ins w:id="880420" w:author="Claude" w:date="2026-10-07T12:00:00Z"/>
        </w:rPr>
      </w:pPr>
      <w:bookmarkStart w:id="990040" w:name="_TocRev187_T4"/>
      <w:ins w:id="880421" w:author="Claude" w:date="2026-10-07T12:00:00Z">
        <w:r>
          <w:rPr>
            <w:rFonts w:ascii="Times New Roman" w:hAnsi="Times New Roman"/>
            <w:b w:val="0"/>
            <w:sz w:val="28"/>
          </w:rPr>
          <w:t xml:space="preserve">4.3 Design e desenvolvimento do artefato EVTEAS-Py (Etapas 6 e 7)</w:t>
        </w:r>
      </w:ins>
      <w:bookmarkEnd w:id="990040"/>
    </w:p>
    <w:p>
      <w:pPr>
        <w:spacing w:line="360" w:lineRule="auto" w:before="0" w:after="0"/>
        <w:ind w:firstLine="709"/>
        <w:jc w:val="both"/>
      </w:pPr>
      <w:r>
        <w:rPr>
          <w:rFonts w:ascii="Times New Roman" w:hAnsi="Times New Roman"/>
          <w:sz w:val="24"/>
        </w:rPr>
        <w:t xml:space="preserve">O EVTEAS-Py foi estruturado como um framework modular em Python. A decisão central foi concentrar as premissas em estruturas de configuração e fazer com que um único objeto EVTEASConfig atravesse o pipeline. A configuração </w:t>
      </w:r>
      <w:ins w:id="880422" w:author="Claude" w:date="2026-10-07T12:00:00Z">
        <w:r>
          <w:rPr>
            <w:rFonts w:ascii="Times New Roman" w:hAnsi="Times New Roman"/>
            <w:sz w:val="24"/>
          </w:rPr>
          <w:t xml:space="preserve">(Código 1) </w:t>
        </w:r>
      </w:ins>
      <w:r>
        <w:rPr>
          <w:rFonts w:ascii="Times New Roman" w:hAnsi="Times New Roman"/>
          <w:sz w:val="24"/>
        </w:rPr>
        <w:t xml:space="preserve">agrega os </w:t>
      </w:r>
      <w:del w:id="880423" w:author="Claude" w:date="2026-10-07T12:00:00Z">
        <w:r>
          <w:rPr>
            <w:rFonts w:ascii="Times New Roman" w:hAnsi="Times New Roman"/>
            <w:sz w:val="24"/>
          </w:rPr>
          <w:delText xml:space="preserve">módulos</w:delText>
        </w:r>
      </w:del>
      <w:ins w:id="880424" w:author="Claude" w:date="2026-10-07T12:00:00Z">
        <w:r>
          <w:rPr>
            <w:rFonts w:ascii="Times New Roman" w:hAnsi="Times New Roman"/>
            <w:sz w:val="24"/>
          </w:rPr>
          <w:t xml:space="preserve">blocos</w:t>
        </w:r>
      </w:ins>
      <w:r>
        <w:rPr>
          <w:rFonts w:ascii="Times New Roman" w:hAnsi="Times New Roman"/>
          <w:sz w:val="24"/>
        </w:rPr>
        <w:t xml:space="preserve"> técnico, econômico, ambiental, social, </w:t>
      </w:r>
      <w:del w:id="880425" w:author="Claude" w:date="2026-10-07T12:00:00Z">
        <w:r>
          <w:rPr>
            <w:rFonts w:ascii="Times New Roman" w:hAnsi="Times New Roman"/>
            <w:sz w:val="24"/>
          </w:rPr>
          <w:delText xml:space="preserve">pesos</w:delText>
        </w:r>
      </w:del>
      <w:ins w:id="880426" w:author="Claude" w:date="2026-10-07T12:00:00Z">
        <w:r>
          <w:rPr>
            <w:rFonts w:ascii="Times New Roman" w:hAnsi="Times New Roman"/>
            <w:sz w:val="24"/>
          </w:rPr>
          <w:t xml:space="preserve">de governança, de pesos, de decisão</w:t>
        </w:r>
      </w:ins>
      <w:r>
        <w:rPr>
          <w:rFonts w:ascii="Times New Roman" w:hAnsi="Times New Roman"/>
          <w:sz w:val="24"/>
        </w:rPr>
        <w:t xml:space="preserve"> e </w:t>
      </w:r>
      <w:ins w:id="880427" w:author="Claude" w:date="2026-10-07T12:00:00Z">
        <w:r>
          <w:rPr>
            <w:rFonts w:ascii="Times New Roman" w:hAnsi="Times New Roman"/>
            <w:sz w:val="24"/>
          </w:rPr>
          <w:t xml:space="preserve">de </w:t>
        </w:r>
      </w:ins>
      <w:r>
        <w:rPr>
          <w:rFonts w:ascii="Times New Roman" w:hAnsi="Times New Roman"/>
          <w:sz w:val="24"/>
        </w:rPr>
        <w:t xml:space="preserve">Monte </w:t>
      </w:r>
      <w:del w:id="880428" w:author="Claude" w:date="2026-10-07T12:00:00Z">
        <w:r>
          <w:rPr>
            <w:rFonts w:ascii="Times New Roman" w:hAnsi="Times New Roman"/>
            <w:sz w:val="24"/>
          </w:rPr>
          <w:delText xml:space="preserve">Carlo</w:delText>
        </w:r>
      </w:del>
      <w:ins w:id="880429" w:author="Claude" w:date="2026-10-07T12:00:00Z">
        <w:r>
          <w:rPr>
            <w:rFonts w:ascii="Times New Roman" w:hAnsi="Times New Roman"/>
            <w:sz w:val="24"/>
          </w:rPr>
          <w:t xml:space="preserve">Carlo,</w:t>
        </w:r>
      </w:ins>
      <w:r>
        <w:rPr>
          <w:rFonts w:ascii="Times New Roman" w:hAnsi="Times New Roman"/>
          <w:sz w:val="24"/>
        </w:rPr>
        <w:t xml:space="preserve"> </w:t>
      </w:r>
      <w:del w:id="880430" w:author="Claude" w:date="2026-10-07T12:00:00Z">
        <w:r>
          <w:rPr>
            <w:rFonts w:ascii="Times New Roman" w:hAnsi="Times New Roman"/>
            <w:sz w:val="24"/>
          </w:rPr>
          <w:delText xml:space="preserve">e ainda preserva entradas herdadas das versões anteriores, como mix</w:delText>
        </w:r>
      </w:del>
      <w:ins w:id="880431" w:author="Claude" w:date="2026-10-07T12:00:00Z">
        <w:r>
          <w:rPr>
            <w:rFonts w:ascii="Times New Roman" w:hAnsi="Times New Roman"/>
            <w:sz w:val="24"/>
          </w:rPr>
          <w:t xml:space="preserve">além</w:t>
        </w:r>
      </w:ins>
      <w:r>
        <w:rPr>
          <w:rFonts w:ascii="Times New Roman" w:hAnsi="Times New Roman"/>
          <w:sz w:val="24"/>
        </w:rPr>
        <w:t xml:space="preserve"> de </w:t>
      </w:r>
      <w:del w:id="880432" w:author="Claude" w:date="2026-10-07T12:00:00Z">
        <w:r>
          <w:rPr>
            <w:rFonts w:ascii="Times New Roman" w:hAnsi="Times New Roman"/>
            <w:sz w:val="24"/>
          </w:rPr>
          <w:delText xml:space="preserve">produtos,</w:delText>
        </w:r>
      </w:del>
      <w:ins w:id="880433" w:author="Claude" w:date="2026-10-07T12:00:00Z">
        <w:r>
          <w:rPr>
            <w:rFonts w:ascii="Times New Roman" w:hAnsi="Times New Roman"/>
            <w:sz w:val="24"/>
          </w:rPr>
          <w:t xml:space="preserve">um</w:t>
        </w:r>
      </w:ins>
      <w:r>
        <w:rPr>
          <w:rFonts w:ascii="Times New Roman" w:hAnsi="Times New Roman"/>
          <w:sz w:val="24"/>
        </w:rPr>
        <w:t xml:space="preserve"> </w:t>
      </w:r>
      <w:del w:id="880434" w:author="Claude" w:date="2026-10-07T12:00:00Z">
        <w:r>
          <w:rPr>
            <w:rFonts w:ascii="Times New Roman" w:hAnsi="Times New Roman"/>
            <w:sz w:val="24"/>
          </w:rPr>
          <w:delText xml:space="preserve">custos,</w:delText>
        </w:r>
      </w:del>
      <w:ins w:id="880435" w:author="Claude" w:date="2026-10-07T12:00:00Z">
        <w:r>
          <w:rPr>
            <w:rFonts w:ascii="Times New Roman" w:hAnsi="Times New Roman"/>
            <w:sz w:val="24"/>
          </w:rPr>
          <w:t xml:space="preserve">registro</w:t>
        </w:r>
      </w:ins>
      <w:r>
        <w:rPr>
          <w:rFonts w:ascii="Times New Roman" w:hAnsi="Times New Roman"/>
          <w:sz w:val="24"/>
        </w:rPr>
        <w:t xml:space="preserve"> </w:t>
      </w:r>
      <w:del w:id="880436" w:author="Claude" w:date="2026-10-07T12:00:00Z">
        <w:r>
          <w:rPr>
            <w:rFonts w:ascii="Times New Roman" w:hAnsi="Times New Roman"/>
            <w:sz w:val="24"/>
          </w:rPr>
          <w:delText xml:space="preserve">cooperados,</w:delText>
        </w:r>
      </w:del>
      <w:ins w:id="880437" w:author="Claude" w:date="2026-10-07T12:00:00Z">
        <w:r>
          <w:rPr>
            <w:rFonts w:ascii="Times New Roman" w:hAnsi="Times New Roman"/>
            <w:sz w:val="24"/>
          </w:rPr>
          <w:t xml:space="preserve">de</w:t>
        </w:r>
      </w:ins>
      <w:r>
        <w:rPr>
          <w:rFonts w:ascii="Times New Roman" w:hAnsi="Times New Roman"/>
          <w:sz w:val="24"/>
        </w:rPr>
        <w:t xml:space="preserve"> </w:t>
      </w:r>
      <w:del w:id="880438" w:author="Claude" w:date="2026-10-07T12:00:00Z">
        <w:r>
          <w:rPr>
            <w:rFonts w:ascii="Times New Roman" w:hAnsi="Times New Roman"/>
            <w:sz w:val="24"/>
          </w:rPr>
          <w:delText xml:space="preserve">salários</w:delText>
        </w:r>
      </w:del>
      <w:ins w:id="880439" w:author="Claude" w:date="2026-10-07T12:00:00Z">
        <w:r>
          <w:rPr>
            <w:rFonts w:ascii="Times New Roman" w:hAnsi="Times New Roman"/>
            <w:sz w:val="24"/>
          </w:rPr>
          <w:t xml:space="preserve">fontes</w:t>
        </w:r>
      </w:ins>
      <w:r>
        <w:rPr>
          <w:rFonts w:ascii="Times New Roman" w:hAnsi="Times New Roman"/>
          <w:sz w:val="24"/>
        </w:rPr>
        <w:t xml:space="preserve"> </w:t>
      </w:r>
      <w:del w:id="880440" w:author="Claude" w:date="2026-10-07T12:00:00Z">
        <w:r>
          <w:rPr>
            <w:rFonts w:ascii="Times New Roman" w:hAnsi="Times New Roman"/>
            <w:sz w:val="24"/>
          </w:rPr>
          <w:delText xml:space="preserve">e</w:delText>
        </w:r>
      </w:del>
      <w:ins w:id="880441" w:author="Claude" w:date="2026-10-07T12:00:00Z">
        <w:r>
          <w:rPr>
            <w:rFonts w:ascii="Times New Roman" w:hAnsi="Times New Roman"/>
            <w:sz w:val="24"/>
          </w:rPr>
          <w:t xml:space="preserve">que</w:t>
        </w:r>
      </w:ins>
      <w:r>
        <w:rPr>
          <w:rFonts w:ascii="Times New Roman" w:hAnsi="Times New Roman"/>
          <w:sz w:val="24"/>
        </w:rPr>
        <w:t xml:space="preserve"> </w:t>
      </w:r>
      <w:del w:id="880442" w:author="Claude" w:date="2026-10-07T12:00:00Z">
        <w:r>
          <w:rPr>
            <w:rFonts w:ascii="Times New Roman" w:hAnsi="Times New Roman"/>
            <w:sz w:val="24"/>
          </w:rPr>
          <w:delText xml:space="preserve">tributação.</w:delText>
        </w:r>
      </w:del>
      <w:ins w:id="880443" w:author="Claude" w:date="2026-10-07T12:00:00Z">
        <w:r>
          <w:rPr>
            <w:rFonts w:ascii="Times New Roman" w:hAnsi="Times New Roman"/>
            <w:sz w:val="24"/>
          </w:rPr>
          <w:t xml:space="preserve">associa cada premissa à sua origem.</w:t>
        </w:r>
      </w:ins>
      <w:r>
        <w:rPr>
          <w:rFonts w:ascii="Times New Roman" w:hAnsi="Times New Roman"/>
          <w:sz w:val="24"/>
        </w:rPr>
        <w:t xml:space="preserve"> Essa organização permite separar a camada de aquisição de dados das rotinas analíticas e facilita a reprodução do estudo com um novo conjunto de premissas.</w:t>
      </w:r>
    </w:p>
    <w:p>
      <w:pPr>
        <w:pStyle w:val="Legenda"/>
        <w:spacing w:before="160" w:after="60"/>
        <w:ind w:firstLine="0"/>
        <w:rPr>
          <w:del w:id="880445" w:author="Claude" w:date="2026-10-07T12:00:00Z"/>
        </w:rPr>
      </w:pPr>
      <w:del w:id="880444" w:author="Claude" w:date="2026-10-07T12:00:00Z">
        <w:r>
          <w:rPr>
            <w:rFonts w:ascii="Times New Roman" w:hAnsi="Times New Roman"/>
            <w:b/>
            <w:sz w:val="18"/>
          </w:rPr>
          <w:delText>Código 1 – Estrutura de configuração e classes do EVTEAS-Py</w:delText>
        </w:r>
      </w:del>
    </w:p>
    <w:p>
      <w:pPr>
        <w:spacing w:line="240" w:lineRule="auto" w:before="40" w:after="40"/>
        <w:ind w:firstLine="0" w:left="283" w:right="113"/>
        <w:jc w:val="left"/>
        <w:shd w:fill="F2F2F2"/>
        <w:rPr>
          <w:del w:id="880447" w:author="Claude" w:date="2026-10-07T12:00:00Z"/>
        </w:rPr>
      </w:pPr>
      <w:del w:id="880446" w:author="Claude" w:date="2026-10-07T12:00:00Z">
        <w:r>
          <w:rPr>
            <w:rFonts w:ascii="Consolas" w:hAnsi="Consolas"/>
            <w:sz w:val="16"/>
          </w:rPr>
          <w:delText>class EVTEASConfig:</w:delText>
          <w:br/>
          <w:delText xml:space="preserve">    projeto: str = "Projeto de Piscicultura — EVTEAS-Py"</w:delText>
          <w:br/>
          <w:delText xml:space="preserve">    autor: str = "Rafael Alves Bastos"</w:delText>
          <w:br/>
          <w:delText xml:space="preserve">    versao: str = "EVTEAS-Py Master 1.0"</w:delText>
          <w:br/>
          <w:delText xml:space="preserve">    tecnico: TecnicoConfig = field(default_factory=TecnicoConfig)</w:delText>
          <w:br/>
          <w:delText xml:space="preserve">    economico: EconomicoConfig = field(default_factory=EconomicoConfig)</w:delText>
          <w:br/>
          <w:delText xml:space="preserve">    ambiental: AmbientalConfig = field(default_factory=AmbientalConfig)</w:delText>
          <w:br/>
          <w:delText xml:space="preserve">    social: SocialConfig = field(default_factory=SocialConfig)</w:delText>
          <w:br/>
          <w:delText xml:space="preserve">    pesos: PesosConfig = field(default_factory=PesosConfig)</w:delText>
          <w:br/>
          <w:delText xml:space="preserve">    monte_carlo: MonteCarloConfig = field(default_factory=MonteCarloConfig)</w:delText>
        </w:r>
      </w:del>
    </w:p>
    <w:p>
      <w:pPr>
        <w:pStyle w:val="Legenda"/>
        <w:ind w:firstLine="0"/>
        <w:rPr>
          <w:del w:id="880449" w:author="Claude" w:date="2026-10-07T12:00:00Z"/>
        </w:rPr>
      </w:pPr>
      <w:del w:id="880448" w:author="Claude" w:date="2026-10-07T12:00:00Z">
        <w:r>
          <w:rPr>
            <w:rFonts w:ascii="Times New Roman" w:hAnsi="Times New Roman"/>
            <w:sz w:val="18"/>
          </w:rPr>
          <w:delText>Fonte: elaboração própria, a partir do notebook EVTEAS_Py_MASTER_COMPLETO_ENTRADAS_INTERATIVAS.</w:delText>
        </w:r>
      </w:del>
    </w:p>
    <w:p>
      <w:pPr>
        <w:pStyle w:val="Legenda"/>
        <w:spacing w:before="160" w:after="60"/>
        <w:ind w:firstLine="0"/>
        <w:rPr>
          <w:del w:id="880451" w:author="Claude" w:date="2026-10-07T12:00:00Z"/>
        </w:rPr>
      </w:pPr>
      <w:del w:id="880450" w:author="Claude" w:date="2026-10-07T12:00:00Z">
        <w:r>
          <w:rPr>
            <w:rFonts w:ascii="Times New Roman" w:hAnsi="Times New Roman"/>
            <w:b/>
            <w:sz w:val="18"/>
          </w:rPr>
          <w:delText>Código 3 – Utilitários numéricos e financeiros do modelo</w:delText>
        </w:r>
      </w:del>
    </w:p>
    <w:p>
      <w:pPr>
        <w:spacing w:line="240" w:lineRule="auto" w:before="40" w:after="40"/>
        <w:ind w:firstLine="0" w:left="283" w:right="113"/>
        <w:jc w:val="left"/>
        <w:shd w:fill="F2F2F2"/>
        <w:rPr>
          <w:del w:id="880453" w:author="Claude" w:date="2026-10-07T12:00:00Z"/>
        </w:rPr>
      </w:pPr>
      <w:del w:id="880452" w:author="Claude" w:date="2026-10-07T12:00:00Z">
        <w:r>
          <w:rPr>
            <w:rFonts w:ascii="Consolas" w:hAnsi="Consolas"/>
            <w:sz w:val="16"/>
          </w:rPr>
          <w:delText>def pct(x):</w:delText>
          <w:br/>
          <w:delText xml:space="preserve">    return _safe_float(x) / 100.0</w:delText>
          <w:br/>
          <w:br/>
          <w:delText>def safe_div(a, b, default=0.0):</w:delText>
          <w:br/>
          <w:delText xml:space="preserve">    a, b = _safe_float(a), _safe_float(b)</w:delText>
          <w:br/>
          <w:delText xml:space="preserve">    return default if abs(b) &lt; 1e-15 else a / b</w:delText>
          <w:br/>
          <w:br/>
          <w:delText>def clamp(x, lo=0.0, hi=1.0):</w:delText>
          <w:br/>
          <w:delText xml:space="preserve">    return float(np.clip(_safe_float(x), lo, hi))</w:delText>
          <w:br/>
          <w:br/>
          <w:delText>def npv(rate, cashflows):</w:delText>
          <w:br/>
          <w:delText xml:space="preserve">    cf = np.asarray(cashflows, dtype=float)</w:delText>
          <w:br/>
          <w:delText xml:space="preserve">    return float(sum(cf[t] / ((1 + rate) ** t) for t in range(len(cf))))</w:delText>
        </w:r>
      </w:del>
    </w:p>
    <w:p>
      <w:pPr>
        <w:pStyle w:val="Legenda"/>
        <w:ind w:firstLine="0"/>
        <w:rPr>
          <w:del w:id="880455" w:author="Claude" w:date="2026-10-07T12:00:00Z"/>
        </w:rPr>
      </w:pPr>
      <w:del w:id="880454" w:author="Claude" w:date="2026-10-07T12:00:00Z">
        <w:r>
          <w:rPr>
            <w:rFonts w:ascii="Times New Roman" w:hAnsi="Times New Roman"/>
            <w:sz w:val="18"/>
          </w:rPr>
          <w:delText>Fonte: elaboração própria, a partir do notebook EVTEAS_Py_MASTER_COMPLETO_ENTRADAS_INTERATIVAS.</w:delText>
        </w:r>
      </w:del>
    </w:p>
    <w:p>
      <w:pPr>
        <w:spacing w:line="360" w:lineRule="auto"/>
        <w:ind w:firstLine="709"/>
        <w:jc w:val="both"/>
        <w:rPr>
          <w:del w:id="880457" w:author="Claude" w:date="2026-10-07T12:00:00Z"/>
        </w:rPr>
      </w:pPr>
      <w:del w:id="880456" w:author="Claude" w:date="2026-10-07T12:00:00Z">
        <w:r>
          <w:rPr>
            <w:rFonts w:ascii="Times New Roman" w:hAnsi="Times New Roman"/>
            <w:sz w:val="24"/>
          </w:rPr>
          <w:delText>As funções utilitárias formam a camada numérica de segurança do artefato. _safe_float() evita que entradas não numéricas ou não finitas contaminem o processamento; safe_div() impede divisões por zero; clamp() mantém indicadores dentro dos limites definidos; e npv() explicita o desconto dos fluxos de caixa. Essa camada reduz repetição nas rotinas posteriores e torna as premissas matemáticas do framework auditáveis.</w:delText>
        </w:r>
      </w:del>
    </w:p>
    <w:p>
      <w:pPr>
        <w:spacing w:line="360" w:lineRule="auto" w:before="0" w:after="0"/>
        <w:ind w:firstLine="709"/>
        <w:jc w:val="both"/>
        <w:rPr>
          <w:del w:id="880459" w:author="Claude" w:date="2026-10-07T12:00:00Z"/>
        </w:rPr>
      </w:pPr>
      <w:del w:id="880458" w:author="Claude" w:date="2026-10-07T12:00:00Z">
        <w:r>
          <w:rPr>
            <w:rFonts w:ascii="Times New Roman" w:hAnsi="Times New Roman"/>
            <w:sz w:val="24"/>
          </w:rPr>
          <w:delText>Além da classe agregadora, o notebook implementa classes específicas para as quatro dimensões e para os pesos. A classe PesosConfig normaliza os pesos dimensionais para que a soma seja igual a um, impedindo valores negativos e combinações inválidas. No preset, os pesos são 0,25 para técnica, 0,35 para economia, 0,20 para ambiente e 0,20 para social. No nível dos KPIs, são utilizados OEE, FCR, ROI, margem de segurança, pegada hídrica azul, ecoeficiência, RVL e LSO.</w:delText>
        </w:r>
      </w:del>
    </w:p>
    <w:p>
      <w:pPr>
        <w:spacing w:line="360" w:lineRule="auto" w:before="0" w:after="0"/>
        <w:ind w:firstLine="709"/>
        <w:jc w:val="both"/>
        <w:rPr>
          <w:del w:id="880461" w:author="Claude" w:date="2026-10-07T12:00:00Z"/>
        </w:rPr>
      </w:pPr>
      <w:del w:id="880460" w:author="Claude" w:date="2026-10-07T12:00:00Z">
        <w:r>
          <w:rPr>
            <w:rFonts w:ascii="Times New Roman" w:hAnsi="Times New Roman"/>
            <w:sz w:val="24"/>
          </w:rPr>
          <w:delText>O notebook contém ainda rotinas auxiliares de AHP e TOPSIS. A função ahp_weights() calcula os pesos a partir de uma matriz de comparações pareadas e fornece razão de consistência; a função topsis() normaliza uma matriz de decisão, aplica pesos e calcula proximidade à solução ideal. Entretanto, essas rotinas não são chamadas pelo pipeline executivo principal desta versão. Assim, AHP e TOPSIS devem ser apresentados como recursos auxiliares e não como técnicas efetivamente utilizadas para produzir o índice reportado no caso-base.</w:delText>
        </w:r>
      </w:del>
    </w:p>
    <w:p>
      <w:pPr>
        <w:spacing w:line="360" w:lineRule="auto" w:before="0" w:after="0"/>
        <w:ind w:firstLine="709"/>
        <w:jc w:val="both"/>
        <w:rPr>
          <w:ins w:id="880462" w:author="Claude" w:date="2026-10-07T12:00:00Z"/>
        </w:rPr>
      </w:pPr>
      <w:ins w:id="880463" w:author="Claude" w:date="2026-10-07T12:00:00Z">
        <w:r>
          <w:rPr>
            <w:rFonts w:ascii="Times New Roman" w:hAnsi="Times New Roman"/>
            <w:sz w:val="24"/>
          </w:rPr>
          <w:t xml:space="preserve">O código foi distribuído em onze módulos, cada um vinculado a uma seção da dissertação, como sintetiza o Quadro 13. A Figura 11 apresenta o fluxo entre as camadas.</w:t>
        </w:r>
      </w:ins>
    </w:p>
    <w:p>
      <w:pPr>
        <w:pStyle w:val="Legenda"/>
        <w:keepNext/>
        <w:spacing w:before="120" w:after="0" w:line="360" w:lineRule="auto"/>
        <w:jc w:val="center"/>
        <w:rPr>
          <w:ins w:id="880464" w:author="Claude" w:date="2026-10-07T12:00:00Z"/>
        </w:rPr>
      </w:pPr>
      <w:bookmarkStart w:id="990004" w:name="_TocRev187_Quadro13"/>
      <w:ins w:id="880465" w:author="Claude" w:date="2026-10-07T12:00:00Z">
        <w:r>
          <w:t xml:space="preserve">Quadro </w:t>
        </w:r>
        <w:r>
          <w:fldChar w:fldCharType="begin"/>
        </w:r>
        <w:r>
          <w:instrText xml:space="preserve"> SEQ Quadro \* ARABIC </w:instrText>
        </w:r>
        <w:r>
          <w:fldChar w:fldCharType="separate"/>
        </w:r>
        <w:r>
          <w:t>13</w:t>
        </w:r>
        <w:r>
          <w:fldChar w:fldCharType="end"/>
        </w:r>
        <w:r>
          <w:t xml:space="preserve"> - Módulos do pacote evteas_py e vínculo com a dissertação</w:t>
        </w:r>
      </w:ins>
      <w:bookmarkEnd w:id="990004"/>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1500"/>
        <w:gridCol w:w="4300"/>
        <w:gridCol w:w="2700"/>
      </w:tblGrid>
      <w:tr>
        <w:trPr>
          <w:cantSplit/>
          <w:tblHeader/>
          <w:ins w:id="880466" w:author="Claude" w:date="2026-10-07T12:00:00Z"/>
        </w:trPr>
        <w:tc>
          <w:tcPr>
            <w:tcW w:w="1500" w:type="dxa"/>
            <w:tcBorders>
              <w:bottom w:val="single" w:sz="8" w:space="0" w:color="000000"/>
            </w:tcBorders>
            <w:vAlign w:val="center"/>
          </w:tcPr>
          <w:p>
            <w:pPr>
              <w:spacing w:before="20" w:after="20" w:line="240" w:lineRule="auto"/>
              <w:ind w:firstLine="0"/>
              <w:jc w:val="left"/>
              <w:rPr>
                <w:ins w:id="880467" w:author="Claude" w:date="2026-10-07T12:00:00Z"/>
              </w:rPr>
            </w:pPr>
            <w:ins w:id="880468" w:author="Claude" w:date="2026-10-07T12:00:00Z">
              <w:r>
                <w:rPr>
                  <w:rFonts w:ascii="Times New Roman" w:hAnsi="Times New Roman"/>
                  <w:b/>
                  <w:sz w:val="18"/>
                </w:rPr>
                <w:t xml:space="preserve">Módulo</w:t>
              </w:r>
            </w:ins>
          </w:p>
        </w:tc>
        <w:tc>
          <w:tcPr>
            <w:tcW w:w="4300" w:type="dxa"/>
            <w:tcBorders>
              <w:bottom w:val="single" w:sz="8" w:space="0" w:color="000000"/>
            </w:tcBorders>
            <w:vAlign w:val="center"/>
          </w:tcPr>
          <w:p>
            <w:pPr>
              <w:spacing w:before="20" w:after="20" w:line="240" w:lineRule="auto"/>
              <w:ind w:firstLine="0"/>
              <w:jc w:val="center"/>
              <w:rPr>
                <w:ins w:id="880469" w:author="Claude" w:date="2026-10-07T12:00:00Z"/>
              </w:rPr>
            </w:pPr>
            <w:ins w:id="880470" w:author="Claude" w:date="2026-10-07T12:00:00Z">
              <w:r>
                <w:rPr>
                  <w:rFonts w:ascii="Times New Roman" w:hAnsi="Times New Roman"/>
                  <w:b/>
                  <w:sz w:val="18"/>
                </w:rPr>
                <w:t xml:space="preserve">Responsabilidade</w:t>
              </w:r>
            </w:ins>
          </w:p>
        </w:tc>
        <w:tc>
          <w:tcPr>
            <w:tcW w:w="2700" w:type="dxa"/>
            <w:tcBorders>
              <w:bottom w:val="single" w:sz="8" w:space="0" w:color="000000"/>
            </w:tcBorders>
            <w:vAlign w:val="center"/>
          </w:tcPr>
          <w:p>
            <w:pPr>
              <w:spacing w:before="20" w:after="20" w:line="240" w:lineRule="auto"/>
              <w:ind w:firstLine="0"/>
              <w:jc w:val="center"/>
              <w:rPr>
                <w:ins w:id="880471" w:author="Claude" w:date="2026-10-07T12:00:00Z"/>
              </w:rPr>
            </w:pPr>
            <w:ins w:id="880472" w:author="Claude" w:date="2026-10-07T12:00:00Z">
              <w:r>
                <w:rPr>
                  <w:rFonts w:ascii="Times New Roman" w:hAnsi="Times New Roman"/>
                  <w:b/>
                  <w:sz w:val="18"/>
                </w:rPr>
                <w:t xml:space="preserve">Vínculo com a dissertação</w:t>
              </w:r>
            </w:ins>
          </w:p>
        </w:tc>
      </w:tr>
      <w:tr>
        <w:trPr>
          <w:cantSplit/>
          <w:ins w:id="880473" w:author="Claude" w:date="2026-10-07T12:00:00Z"/>
        </w:trPr>
        <w:tc>
          <w:tcPr>
            <w:tcW w:w="1500" w:type="dxa"/>
            <w:vAlign w:val="center"/>
          </w:tcPr>
          <w:p>
            <w:pPr>
              <w:spacing w:before="20" w:after="20" w:line="240" w:lineRule="auto"/>
              <w:ind w:firstLine="0"/>
              <w:jc w:val="left"/>
              <w:rPr>
                <w:ins w:id="880474" w:author="Claude" w:date="2026-10-07T12:00:00Z"/>
              </w:rPr>
            </w:pPr>
            <w:ins w:id="880475" w:author="Claude" w:date="2026-10-07T12:00:00Z">
              <w:r>
                <w:rPr>
                  <w:rFonts w:ascii="Times New Roman" w:hAnsi="Times New Roman"/>
                  <w:sz w:val="18"/>
                </w:rPr>
                <w:t xml:space="preserve">config</w:t>
              </w:r>
            </w:ins>
          </w:p>
        </w:tc>
        <w:tc>
          <w:tcPr>
            <w:tcW w:w="4300" w:type="dxa"/>
            <w:vAlign w:val="center"/>
          </w:tcPr>
          <w:p>
            <w:pPr>
              <w:spacing w:before="20" w:after="20" w:line="240" w:lineRule="auto"/>
              <w:ind w:firstLine="0"/>
              <w:jc w:val="left"/>
              <w:rPr>
                <w:ins w:id="880476" w:author="Claude" w:date="2026-10-07T12:00:00Z"/>
              </w:rPr>
            </w:pPr>
            <w:ins w:id="880477" w:author="Claude" w:date="2026-10-07T12:00:00Z">
              <w:r>
                <w:rPr>
                  <w:rFonts w:ascii="Times New Roman" w:hAnsi="Times New Roman"/>
                  <w:sz w:val="18"/>
                </w:rPr>
                <w:t xml:space="preserve">Premissas, distribuições e registro de fontes</w:t>
              </w:r>
            </w:ins>
          </w:p>
        </w:tc>
        <w:tc>
          <w:tcPr>
            <w:tcW w:w="2700" w:type="dxa"/>
            <w:vAlign w:val="center"/>
          </w:tcPr>
          <w:p>
            <w:pPr>
              <w:spacing w:before="20" w:after="20" w:line="240" w:lineRule="auto"/>
              <w:ind w:firstLine="0"/>
              <w:jc w:val="left"/>
              <w:rPr>
                <w:ins w:id="880478" w:author="Claude" w:date="2026-10-07T12:00:00Z"/>
              </w:rPr>
            </w:pPr>
            <w:ins w:id="880479" w:author="Claude" w:date="2026-10-07T12:00:00Z">
              <w:r>
                <w:rPr>
                  <w:rFonts w:ascii="Times New Roman" w:hAnsi="Times New Roman"/>
                  <w:sz w:val="18"/>
                </w:rPr>
                <w:t xml:space="preserve">Seções 2.8.6 e 3.6</w:t>
              </w:r>
            </w:ins>
          </w:p>
        </w:tc>
      </w:tr>
      <w:tr>
        <w:trPr>
          <w:cantSplit/>
          <w:ins w:id="880480" w:author="Claude" w:date="2026-10-07T12:00:00Z"/>
        </w:trPr>
        <w:tc>
          <w:tcPr>
            <w:tcW w:w="1500" w:type="dxa"/>
            <w:vAlign w:val="center"/>
          </w:tcPr>
          <w:p>
            <w:pPr>
              <w:spacing w:before="20" w:after="20" w:line="240" w:lineRule="auto"/>
              <w:ind w:firstLine="0"/>
              <w:jc w:val="left"/>
              <w:rPr>
                <w:ins w:id="880481" w:author="Claude" w:date="2026-10-07T12:00:00Z"/>
              </w:rPr>
            </w:pPr>
            <w:ins w:id="880482" w:author="Claude" w:date="2026-10-07T12:00:00Z">
              <w:r>
                <w:rPr>
                  <w:rFonts w:ascii="Times New Roman" w:hAnsi="Times New Roman"/>
                  <w:sz w:val="18"/>
                </w:rPr>
                <w:t xml:space="preserve">financeiro</w:t>
              </w:r>
            </w:ins>
          </w:p>
        </w:tc>
        <w:tc>
          <w:tcPr>
            <w:tcW w:w="4300" w:type="dxa"/>
            <w:vAlign w:val="center"/>
          </w:tcPr>
          <w:p>
            <w:pPr>
              <w:spacing w:before="20" w:after="20" w:line="240" w:lineRule="auto"/>
              <w:ind w:firstLine="0"/>
              <w:jc w:val="left"/>
              <w:rPr>
                <w:ins w:id="880483" w:author="Claude" w:date="2026-10-07T12:00:00Z"/>
              </w:rPr>
            </w:pPr>
            <w:ins w:id="880484" w:author="Claude" w:date="2026-10-07T12:00:00Z">
              <w:r>
                <w:rPr>
                  <w:rFonts w:ascii="Times New Roman" w:hAnsi="Times New Roman"/>
                  <w:sz w:val="18"/>
                </w:rPr>
                <w:t xml:space="preserve">VPL, TIR com diagnóstico e payback (vetorizados)</w:t>
              </w:r>
            </w:ins>
          </w:p>
        </w:tc>
        <w:tc>
          <w:tcPr>
            <w:tcW w:w="2700" w:type="dxa"/>
            <w:vAlign w:val="center"/>
          </w:tcPr>
          <w:p>
            <w:pPr>
              <w:spacing w:before="20" w:after="20" w:line="240" w:lineRule="auto"/>
              <w:ind w:firstLine="0"/>
              <w:jc w:val="left"/>
              <w:rPr>
                <w:ins w:id="880485" w:author="Claude" w:date="2026-10-07T12:00:00Z"/>
              </w:rPr>
            </w:pPr>
            <w:ins w:id="880486" w:author="Claude" w:date="2026-10-07T12:00:00Z">
              <w:r>
                <w:rPr>
                  <w:rFonts w:ascii="Times New Roman" w:hAnsi="Times New Roman"/>
                  <w:sz w:val="18"/>
                </w:rPr>
                <w:t xml:space="preserve">Seção 2.8.6; Assaf Neto (2014)</w:t>
              </w:r>
            </w:ins>
          </w:p>
        </w:tc>
      </w:tr>
      <w:tr>
        <w:trPr>
          <w:cantSplit/>
          <w:ins w:id="880487" w:author="Claude" w:date="2026-10-07T12:00:00Z"/>
        </w:trPr>
        <w:tc>
          <w:tcPr>
            <w:tcW w:w="1500" w:type="dxa"/>
            <w:vAlign w:val="center"/>
          </w:tcPr>
          <w:p>
            <w:pPr>
              <w:spacing w:before="20" w:after="20" w:line="240" w:lineRule="auto"/>
              <w:ind w:firstLine="0"/>
              <w:jc w:val="left"/>
              <w:rPr>
                <w:ins w:id="880488" w:author="Claude" w:date="2026-10-07T12:00:00Z"/>
              </w:rPr>
            </w:pPr>
            <w:ins w:id="880489" w:author="Claude" w:date="2026-10-07T12:00:00Z">
              <w:r>
                <w:rPr>
                  <w:rFonts w:ascii="Times New Roman" w:hAnsi="Times New Roman"/>
                  <w:sz w:val="18"/>
                </w:rPr>
                <w:t xml:space="preserve">modelo</w:t>
              </w:r>
            </w:ins>
          </w:p>
        </w:tc>
        <w:tc>
          <w:tcPr>
            <w:tcW w:w="4300" w:type="dxa"/>
            <w:vAlign w:val="center"/>
          </w:tcPr>
          <w:p>
            <w:pPr>
              <w:spacing w:before="20" w:after="20" w:line="240" w:lineRule="auto"/>
              <w:ind w:firstLine="0"/>
              <w:jc w:val="left"/>
              <w:rPr>
                <w:ins w:id="880490" w:author="Claude" w:date="2026-10-07T12:00:00Z"/>
              </w:rPr>
            </w:pPr>
            <w:ins w:id="880491" w:author="Claude" w:date="2026-10-07T12:00:00Z">
              <w:r>
                <w:rPr>
                  <w:rFonts w:ascii="Times New Roman" w:hAnsi="Times New Roman"/>
                  <w:sz w:val="18"/>
                </w:rPr>
                <w:t xml:space="preserve">Dimensões técnica, econômica, ambiental, social e Lean-Green</w:t>
              </w:r>
            </w:ins>
          </w:p>
        </w:tc>
        <w:tc>
          <w:tcPr>
            <w:tcW w:w="2700" w:type="dxa"/>
            <w:vAlign w:val="center"/>
          </w:tcPr>
          <w:p>
            <w:pPr>
              <w:spacing w:before="20" w:after="20" w:line="240" w:lineRule="auto"/>
              <w:ind w:firstLine="0"/>
              <w:jc w:val="left"/>
              <w:rPr>
                <w:ins w:id="880492" w:author="Claude" w:date="2026-10-07T12:00:00Z"/>
              </w:rPr>
            </w:pPr>
            <w:ins w:id="880493" w:author="Claude" w:date="2026-10-07T12:00:00Z">
              <w:r>
                <w:rPr>
                  <w:rFonts w:ascii="Times New Roman" w:hAnsi="Times New Roman"/>
                  <w:sz w:val="18"/>
                </w:rPr>
                <w:t xml:space="preserve">Seção 2.8.6; Quadro 5</w:t>
              </w:r>
            </w:ins>
          </w:p>
        </w:tc>
      </w:tr>
      <w:tr>
        <w:trPr>
          <w:cantSplit/>
          <w:ins w:id="880494" w:author="Claude" w:date="2026-10-07T12:00:00Z"/>
        </w:trPr>
        <w:tc>
          <w:tcPr>
            <w:tcW w:w="1500" w:type="dxa"/>
            <w:vAlign w:val="center"/>
          </w:tcPr>
          <w:p>
            <w:pPr>
              <w:spacing w:before="20" w:after="20" w:line="240" w:lineRule="auto"/>
              <w:ind w:firstLine="0"/>
              <w:jc w:val="left"/>
              <w:rPr>
                <w:ins w:id="880495" w:author="Claude" w:date="2026-10-07T12:00:00Z"/>
              </w:rPr>
            </w:pPr>
            <w:ins w:id="880496" w:author="Claude" w:date="2026-10-07T12:00:00Z">
              <w:r>
                <w:rPr>
                  <w:rFonts w:ascii="Times New Roman" w:hAnsi="Times New Roman"/>
                  <w:sz w:val="18"/>
                </w:rPr>
                <w:t xml:space="preserve">ponderacao</w:t>
              </w:r>
            </w:ins>
          </w:p>
        </w:tc>
        <w:tc>
          <w:tcPr>
            <w:tcW w:w="4300" w:type="dxa"/>
            <w:vAlign w:val="center"/>
          </w:tcPr>
          <w:p>
            <w:pPr>
              <w:spacing w:before="20" w:after="20" w:line="240" w:lineRule="auto"/>
              <w:ind w:firstLine="0"/>
              <w:jc w:val="left"/>
              <w:rPr>
                <w:ins w:id="880497" w:author="Claude" w:date="2026-10-07T12:00:00Z"/>
              </w:rPr>
            </w:pPr>
            <w:ins w:id="880498" w:author="Claude" w:date="2026-10-07T12:00:00Z">
              <w:r>
                <w:rPr>
                  <w:rFonts w:ascii="Times New Roman" w:hAnsi="Times New Roman"/>
                  <w:sz w:val="18"/>
                </w:rPr>
                <w:t xml:space="preserve">Normalização, pesos (preset, Likert, AHP), índice, decisão e TOPSIS</w:t>
              </w:r>
            </w:ins>
          </w:p>
        </w:tc>
        <w:tc>
          <w:tcPr>
            <w:tcW w:w="2700" w:type="dxa"/>
            <w:vAlign w:val="center"/>
          </w:tcPr>
          <w:p>
            <w:pPr>
              <w:spacing w:before="20" w:after="20" w:line="240" w:lineRule="auto"/>
              <w:ind w:firstLine="0"/>
              <w:jc w:val="left"/>
              <w:rPr>
                <w:ins w:id="880499" w:author="Claude" w:date="2026-10-07T12:00:00Z"/>
              </w:rPr>
            </w:pPr>
            <w:ins w:id="880500" w:author="Claude" w:date="2026-10-07T12:00:00Z">
              <w:r>
                <w:rPr>
                  <w:rFonts w:ascii="Times New Roman" w:hAnsi="Times New Roman"/>
                  <w:sz w:val="18"/>
                </w:rPr>
                <w:t xml:space="preserve">Seção 3.4; Quadro 7</w:t>
              </w:r>
            </w:ins>
          </w:p>
        </w:tc>
      </w:tr>
      <w:tr>
        <w:trPr>
          <w:cantSplit/>
          <w:ins w:id="880501" w:author="Claude" w:date="2026-10-07T12:00:00Z"/>
        </w:trPr>
        <w:tc>
          <w:tcPr>
            <w:tcW w:w="1500" w:type="dxa"/>
            <w:vAlign w:val="center"/>
          </w:tcPr>
          <w:p>
            <w:pPr>
              <w:spacing w:before="20" w:after="20" w:line="240" w:lineRule="auto"/>
              <w:ind w:firstLine="0"/>
              <w:jc w:val="left"/>
              <w:rPr>
                <w:ins w:id="880502" w:author="Claude" w:date="2026-10-07T12:00:00Z"/>
              </w:rPr>
            </w:pPr>
            <w:ins w:id="880503" w:author="Claude" w:date="2026-10-07T12:00:00Z">
              <w:r>
                <w:rPr>
                  <w:rFonts w:ascii="Times New Roman" w:hAnsi="Times New Roman"/>
                  <w:sz w:val="18"/>
                </w:rPr>
                <w:t xml:space="preserve">incerteza</w:t>
              </w:r>
            </w:ins>
          </w:p>
        </w:tc>
        <w:tc>
          <w:tcPr>
            <w:tcW w:w="4300" w:type="dxa"/>
            <w:vAlign w:val="center"/>
          </w:tcPr>
          <w:p>
            <w:pPr>
              <w:spacing w:before="20" w:after="20" w:line="240" w:lineRule="auto"/>
              <w:ind w:firstLine="0"/>
              <w:jc w:val="left"/>
              <w:rPr>
                <w:ins w:id="880504" w:author="Claude" w:date="2026-10-07T12:00:00Z"/>
              </w:rPr>
            </w:pPr>
            <w:ins w:id="880505" w:author="Claude" w:date="2026-10-07T12:00:00Z">
              <w:r>
                <w:rPr>
                  <w:rFonts w:ascii="Times New Roman" w:hAnsi="Times New Roman"/>
                  <w:sz w:val="18"/>
                </w:rPr>
                <w:t xml:space="preserve">Monte Carlo, sensibilidade, valores críticos e cenários</w:t>
              </w:r>
            </w:ins>
          </w:p>
        </w:tc>
        <w:tc>
          <w:tcPr>
            <w:tcW w:w="2700" w:type="dxa"/>
            <w:vAlign w:val="center"/>
          </w:tcPr>
          <w:p>
            <w:pPr>
              <w:spacing w:before="20" w:after="20" w:line="240" w:lineRule="auto"/>
              <w:ind w:firstLine="0"/>
              <w:jc w:val="left"/>
              <w:rPr>
                <w:ins w:id="880506" w:author="Claude" w:date="2026-10-07T12:00:00Z"/>
              </w:rPr>
            </w:pPr>
            <w:ins w:id="880507" w:author="Claude" w:date="2026-10-07T12:00:00Z">
              <w:r>
                <w:rPr>
                  <w:rFonts w:ascii="Times New Roman" w:hAnsi="Times New Roman"/>
                  <w:sz w:val="18"/>
                </w:rPr>
                <w:t xml:space="preserve">Seção 3.6</w:t>
              </w:r>
            </w:ins>
          </w:p>
        </w:tc>
      </w:tr>
      <w:tr>
        <w:trPr>
          <w:cantSplit/>
          <w:ins w:id="880508" w:author="Claude" w:date="2026-10-07T12:00:00Z"/>
        </w:trPr>
        <w:tc>
          <w:tcPr>
            <w:tcW w:w="1500" w:type="dxa"/>
            <w:vAlign w:val="center"/>
          </w:tcPr>
          <w:p>
            <w:pPr>
              <w:spacing w:before="20" w:after="20" w:line="240" w:lineRule="auto"/>
              <w:ind w:firstLine="0"/>
              <w:jc w:val="left"/>
              <w:rPr>
                <w:ins w:id="880509" w:author="Claude" w:date="2026-10-07T12:00:00Z"/>
              </w:rPr>
            </w:pPr>
            <w:ins w:id="880510" w:author="Claude" w:date="2026-10-07T12:00:00Z">
              <w:r>
                <w:rPr>
                  <w:rFonts w:ascii="Times New Roman" w:hAnsi="Times New Roman"/>
                  <w:sz w:val="18"/>
                </w:rPr>
                <w:t xml:space="preserve">pipeline</w:t>
              </w:r>
            </w:ins>
          </w:p>
        </w:tc>
        <w:tc>
          <w:tcPr>
            <w:tcW w:w="4300" w:type="dxa"/>
            <w:vAlign w:val="center"/>
          </w:tcPr>
          <w:p>
            <w:pPr>
              <w:spacing w:before="20" w:after="20" w:line="240" w:lineRule="auto"/>
              <w:ind w:firstLine="0"/>
              <w:jc w:val="left"/>
              <w:rPr>
                <w:ins w:id="880511" w:author="Claude" w:date="2026-10-07T12:00:00Z"/>
              </w:rPr>
            </w:pPr>
            <w:ins w:id="880512" w:author="Claude" w:date="2026-10-07T12:00:00Z">
              <w:r>
                <w:rPr>
                  <w:rFonts w:ascii="Times New Roman" w:hAnsi="Times New Roman"/>
                  <w:sz w:val="18"/>
                </w:rPr>
                <w:t xml:space="preserve">Execução integrada e comparação de alternativas</w:t>
              </w:r>
            </w:ins>
          </w:p>
        </w:tc>
        <w:tc>
          <w:tcPr>
            <w:tcW w:w="2700" w:type="dxa"/>
            <w:vAlign w:val="center"/>
          </w:tcPr>
          <w:p>
            <w:pPr>
              <w:spacing w:before="20" w:after="20" w:line="240" w:lineRule="auto"/>
              <w:ind w:firstLine="0"/>
              <w:jc w:val="left"/>
              <w:rPr>
                <w:ins w:id="880513" w:author="Claude" w:date="2026-10-07T12:00:00Z"/>
              </w:rPr>
            </w:pPr>
            <w:ins w:id="880514" w:author="Claude" w:date="2026-10-07T12:00:00Z">
              <w:r>
                <w:rPr>
                  <w:rFonts w:ascii="Times New Roman" w:hAnsi="Times New Roman"/>
                  <w:sz w:val="18"/>
                </w:rPr>
                <w:t xml:space="preserve">Etapas 6 e 7 da DSR</w:t>
              </w:r>
            </w:ins>
          </w:p>
        </w:tc>
      </w:tr>
      <w:tr>
        <w:trPr>
          <w:cantSplit/>
          <w:ins w:id="880515" w:author="Claude" w:date="2026-10-07T12:00:00Z"/>
        </w:trPr>
        <w:tc>
          <w:tcPr>
            <w:tcW w:w="1500" w:type="dxa"/>
            <w:vAlign w:val="center"/>
          </w:tcPr>
          <w:p>
            <w:pPr>
              <w:spacing w:before="20" w:after="20" w:line="240" w:lineRule="auto"/>
              <w:ind w:firstLine="0"/>
              <w:jc w:val="left"/>
              <w:rPr>
                <w:ins w:id="880516" w:author="Claude" w:date="2026-10-07T12:00:00Z"/>
              </w:rPr>
            </w:pPr>
            <w:ins w:id="880517" w:author="Claude" w:date="2026-10-07T12:00:00Z">
              <w:r>
                <w:rPr>
                  <w:rFonts w:ascii="Times New Roman" w:hAnsi="Times New Roman"/>
                  <w:sz w:val="18"/>
                </w:rPr>
                <w:t xml:space="preserve">vv</w:t>
              </w:r>
            </w:ins>
          </w:p>
        </w:tc>
        <w:tc>
          <w:tcPr>
            <w:tcW w:w="4300" w:type="dxa"/>
            <w:vAlign w:val="center"/>
          </w:tcPr>
          <w:p>
            <w:pPr>
              <w:spacing w:before="20" w:after="20" w:line="240" w:lineRule="auto"/>
              <w:ind w:firstLine="0"/>
              <w:jc w:val="left"/>
              <w:rPr>
                <w:ins w:id="880518" w:author="Claude" w:date="2026-10-07T12:00:00Z"/>
              </w:rPr>
            </w:pPr>
            <w:ins w:id="880519" w:author="Claude" w:date="2026-10-07T12:00:00Z">
              <w:r>
                <w:rPr>
                  <w:rFonts w:ascii="Times New Roman" w:hAnsi="Times New Roman"/>
                  <w:sz w:val="18"/>
                </w:rPr>
                <w:t xml:space="preserve">Invariantes e testes de regressão</w:t>
              </w:r>
            </w:ins>
          </w:p>
        </w:tc>
        <w:tc>
          <w:tcPr>
            <w:tcW w:w="2700" w:type="dxa"/>
            <w:vAlign w:val="center"/>
          </w:tcPr>
          <w:p>
            <w:pPr>
              <w:spacing w:before="20" w:after="20" w:line="240" w:lineRule="auto"/>
              <w:ind w:firstLine="0"/>
              <w:jc w:val="left"/>
              <w:rPr>
                <w:ins w:id="880520" w:author="Claude" w:date="2026-10-07T12:00:00Z"/>
              </w:rPr>
            </w:pPr>
            <w:ins w:id="880521" w:author="Claude" w:date="2026-10-07T12:00:00Z">
              <w:r>
                <w:rPr>
                  <w:rFonts w:ascii="Times New Roman" w:hAnsi="Times New Roman"/>
                  <w:sz w:val="18"/>
                </w:rPr>
                <w:t xml:space="preserve">Seção 3.3.2 (Boehm, 1984)</w:t>
              </w:r>
            </w:ins>
          </w:p>
        </w:tc>
      </w:tr>
      <w:tr>
        <w:trPr>
          <w:cantSplit/>
          <w:ins w:id="880522" w:author="Claude" w:date="2026-10-07T12:00:00Z"/>
        </w:trPr>
        <w:tc>
          <w:tcPr>
            <w:tcW w:w="1500" w:type="dxa"/>
            <w:vAlign w:val="center"/>
          </w:tcPr>
          <w:p>
            <w:pPr>
              <w:spacing w:before="20" w:after="20" w:line="240" w:lineRule="auto"/>
              <w:ind w:firstLine="0"/>
              <w:jc w:val="left"/>
              <w:rPr>
                <w:ins w:id="880523" w:author="Claude" w:date="2026-10-07T12:00:00Z"/>
              </w:rPr>
            </w:pPr>
            <w:ins w:id="880524" w:author="Claude" w:date="2026-10-07T12:00:00Z">
              <w:r>
                <w:rPr>
                  <w:rFonts w:ascii="Times New Roman" w:hAnsi="Times New Roman"/>
                  <w:sz w:val="18"/>
                </w:rPr>
                <w:t xml:space="preserve">casos</w:t>
              </w:r>
            </w:ins>
          </w:p>
        </w:tc>
        <w:tc>
          <w:tcPr>
            <w:tcW w:w="4300" w:type="dxa"/>
            <w:vAlign w:val="center"/>
          </w:tcPr>
          <w:p>
            <w:pPr>
              <w:spacing w:before="20" w:after="20" w:line="240" w:lineRule="auto"/>
              <w:ind w:firstLine="0"/>
              <w:jc w:val="left"/>
              <w:rPr>
                <w:ins w:id="880525" w:author="Claude" w:date="2026-10-07T12:00:00Z"/>
              </w:rPr>
            </w:pPr>
            <w:ins w:id="880526" w:author="Claude" w:date="2026-10-07T12:00:00Z">
              <w:r>
                <w:rPr>
                  <w:rFonts w:ascii="Times New Roman" w:hAnsi="Times New Roman"/>
                  <w:sz w:val="18"/>
                </w:rPr>
                <w:t xml:space="preserve">Caso-base, alternativas e preset legado</w:t>
              </w:r>
            </w:ins>
          </w:p>
        </w:tc>
        <w:tc>
          <w:tcPr>
            <w:tcW w:w="2700" w:type="dxa"/>
            <w:vAlign w:val="center"/>
          </w:tcPr>
          <w:p>
            <w:pPr>
              <w:spacing w:before="20" w:after="20" w:line="240" w:lineRule="auto"/>
              <w:ind w:firstLine="0"/>
              <w:jc w:val="left"/>
              <w:rPr>
                <w:ins w:id="880527" w:author="Claude" w:date="2026-10-07T12:00:00Z"/>
              </w:rPr>
            </w:pPr>
            <w:ins w:id="880528" w:author="Claude" w:date="2026-10-07T12:00:00Z">
              <w:r>
                <w:rPr>
                  <w:rFonts w:ascii="Times New Roman" w:hAnsi="Times New Roman"/>
                  <w:sz w:val="18"/>
                </w:rPr>
                <w:t xml:space="preserve">Etapa 8 da DSR</w:t>
              </w:r>
            </w:ins>
          </w:p>
        </w:tc>
      </w:tr>
      <w:tr>
        <w:trPr>
          <w:cantSplit/>
          <w:ins w:id="880529" w:author="Claude" w:date="2026-10-07T12:00:00Z"/>
        </w:trPr>
        <w:tc>
          <w:tcPr>
            <w:tcW w:w="1500" w:type="dxa"/>
            <w:vAlign w:val="center"/>
          </w:tcPr>
          <w:p>
            <w:pPr>
              <w:spacing w:before="20" w:after="20" w:line="240" w:lineRule="auto"/>
              <w:ind w:firstLine="0"/>
              <w:jc w:val="left"/>
              <w:rPr>
                <w:ins w:id="880530" w:author="Claude" w:date="2026-10-07T12:00:00Z"/>
              </w:rPr>
            </w:pPr>
            <w:ins w:id="880531" w:author="Claude" w:date="2026-10-07T12:00:00Z">
              <w:r>
                <w:rPr>
                  <w:rFonts w:ascii="Times New Roman" w:hAnsi="Times New Roman"/>
                  <w:sz w:val="18"/>
                </w:rPr>
                <w:t xml:space="preserve">relatorios</w:t>
              </w:r>
            </w:ins>
          </w:p>
        </w:tc>
        <w:tc>
          <w:tcPr>
            <w:tcW w:w="4300" w:type="dxa"/>
            <w:vAlign w:val="center"/>
          </w:tcPr>
          <w:p>
            <w:pPr>
              <w:spacing w:before="20" w:after="20" w:line="240" w:lineRule="auto"/>
              <w:ind w:firstLine="0"/>
              <w:jc w:val="left"/>
              <w:rPr>
                <w:ins w:id="880532" w:author="Claude" w:date="2026-10-07T12:00:00Z"/>
              </w:rPr>
            </w:pPr>
            <w:ins w:id="880533" w:author="Claude" w:date="2026-10-07T12:00:00Z">
              <w:r>
                <w:rPr>
                  <w:rFonts w:ascii="Times New Roman" w:hAnsi="Times New Roman"/>
                  <w:sz w:val="18"/>
                </w:rPr>
                <w:t xml:space="preserve">Resumo executivo, Excel, JSON, Markdown e figuras</w:t>
              </w:r>
            </w:ins>
          </w:p>
        </w:tc>
        <w:tc>
          <w:tcPr>
            <w:tcW w:w="2700" w:type="dxa"/>
            <w:vAlign w:val="center"/>
          </w:tcPr>
          <w:p>
            <w:pPr>
              <w:spacing w:before="20" w:after="20" w:line="240" w:lineRule="auto"/>
              <w:ind w:firstLine="0"/>
              <w:jc w:val="left"/>
              <w:rPr>
                <w:ins w:id="880534" w:author="Claude" w:date="2026-10-07T12:00:00Z"/>
              </w:rPr>
            </w:pPr>
            <w:ins w:id="880535" w:author="Claude" w:date="2026-10-07T12:00:00Z">
              <w:r>
                <w:rPr>
                  <w:rFonts w:ascii="Times New Roman" w:hAnsi="Times New Roman"/>
                  <w:sz w:val="18"/>
                </w:rPr>
                <w:t xml:space="preserve">Etapa 12 da DSR</w:t>
              </w:r>
            </w:ins>
          </w:p>
        </w:tc>
      </w:tr>
      <w:tr>
        <w:trPr>
          <w:cantSplit/>
          <w:ins w:id="880536" w:author="Claude" w:date="2026-10-07T12:00:00Z"/>
        </w:trPr>
        <w:tc>
          <w:tcPr>
            <w:tcW w:w="1500" w:type="dxa"/>
            <w:vAlign w:val="center"/>
          </w:tcPr>
          <w:p>
            <w:pPr>
              <w:spacing w:before="20" w:after="20" w:line="240" w:lineRule="auto"/>
              <w:ind w:firstLine="0"/>
              <w:jc w:val="left"/>
              <w:rPr>
                <w:ins w:id="880537" w:author="Claude" w:date="2026-10-07T12:00:00Z"/>
              </w:rPr>
            </w:pPr>
            <w:ins w:id="880538" w:author="Claude" w:date="2026-10-07T12:00:00Z">
              <w:r>
                <w:rPr>
                  <w:rFonts w:ascii="Times New Roman" w:hAnsi="Times New Roman"/>
                  <w:sz w:val="18"/>
                </w:rPr>
                <w:t xml:space="preserve">interface</w:t>
              </w:r>
            </w:ins>
          </w:p>
        </w:tc>
        <w:tc>
          <w:tcPr>
            <w:tcW w:w="4300" w:type="dxa"/>
            <w:vAlign w:val="center"/>
          </w:tcPr>
          <w:p>
            <w:pPr>
              <w:spacing w:before="20" w:after="20" w:line="240" w:lineRule="auto"/>
              <w:ind w:firstLine="0"/>
              <w:jc w:val="left"/>
              <w:rPr>
                <w:ins w:id="880539" w:author="Claude" w:date="2026-10-07T12:00:00Z"/>
              </w:rPr>
            </w:pPr>
            <w:ins w:id="880540" w:author="Claude" w:date="2026-10-07T12:00:00Z">
              <w:r>
                <w:rPr>
                  <w:rFonts w:ascii="Times New Roman" w:hAnsi="Times New Roman"/>
                  <w:sz w:val="18"/>
                </w:rPr>
                <w:t xml:space="preserve">Menu inicial, wizard completo de entradas, arquivos JSON e análise de preços</w:t>
              </w:r>
            </w:ins>
          </w:p>
        </w:tc>
        <w:tc>
          <w:tcPr>
            <w:tcW w:w="2700" w:type="dxa"/>
            <w:vAlign w:val="center"/>
          </w:tcPr>
          <w:p>
            <w:pPr>
              <w:spacing w:before="20" w:after="20" w:line="240" w:lineRule="auto"/>
              <w:ind w:firstLine="0"/>
              <w:jc w:val="left"/>
              <w:rPr>
                <w:ins w:id="880541" w:author="Claude" w:date="2026-10-07T12:00:00Z"/>
              </w:rPr>
            </w:pPr>
            <w:ins w:id="880542" w:author="Claude" w:date="2026-10-07T12:00:00Z">
              <w:r>
                <w:rPr>
                  <w:rFonts w:ascii="Times New Roman" w:hAnsi="Times New Roman"/>
                  <w:sz w:val="18"/>
                </w:rPr>
                <w:t xml:space="preserve">Seção 2.8.3 (PMBOK)</w:t>
              </w:r>
            </w:ins>
          </w:p>
        </w:tc>
      </w:tr>
      <w:tr>
        <w:trPr>
          <w:cantSplit/>
          <w:ins w:id="880543" w:author="Claude" w:date="2026-10-07T12:00:00Z"/>
        </w:trPr>
        <w:tc>
          <w:tcPr>
            <w:tcW w:w="1500" w:type="dxa"/>
            <w:vAlign w:val="center"/>
          </w:tcPr>
          <w:p>
            <w:pPr>
              <w:spacing w:before="20" w:after="20" w:line="240" w:lineRule="auto"/>
              <w:ind w:firstLine="0"/>
              <w:jc w:val="left"/>
              <w:rPr>
                <w:ins w:id="880544" w:author="Claude" w:date="2026-10-07T12:00:00Z"/>
              </w:rPr>
            </w:pPr>
            <w:ins w:id="880545" w:author="Claude" w:date="2026-10-07T12:00:00Z">
              <w:r>
                <w:rPr>
                  <w:rFonts w:ascii="Times New Roman" w:hAnsi="Times New Roman"/>
                  <w:sz w:val="18"/>
                </w:rPr>
                <w:t xml:space="preserve">dsr</w:t>
              </w:r>
            </w:ins>
          </w:p>
        </w:tc>
        <w:tc>
          <w:tcPr>
            <w:tcW w:w="4300" w:type="dxa"/>
            <w:vAlign w:val="center"/>
          </w:tcPr>
          <w:p>
            <w:pPr>
              <w:spacing w:before="20" w:after="20" w:line="240" w:lineRule="auto"/>
              <w:ind w:firstLine="0"/>
              <w:jc w:val="left"/>
              <w:rPr>
                <w:ins w:id="880546" w:author="Claude" w:date="2026-10-07T12:00:00Z"/>
              </w:rPr>
            </w:pPr>
            <w:ins w:id="880547" w:author="Claude" w:date="2026-10-07T12:00:00Z">
              <w:r>
                <w:rPr>
                  <w:rFonts w:ascii="Times New Roman" w:hAnsi="Times New Roman"/>
                  <w:sz w:val="18"/>
                </w:rPr>
                <w:t xml:space="preserve">Etapas da DSR, comparação com artefatos, requisitos, rastreabilidade e aprendizagens</w:t>
              </w:r>
            </w:ins>
          </w:p>
        </w:tc>
        <w:tc>
          <w:tcPr>
            <w:tcW w:w="2700" w:type="dxa"/>
            <w:vAlign w:val="center"/>
          </w:tcPr>
          <w:p>
            <w:pPr>
              <w:spacing w:before="20" w:after="20" w:line="240" w:lineRule="auto"/>
              <w:ind w:firstLine="0"/>
              <w:jc w:val="left"/>
              <w:rPr>
                <w:ins w:id="880548" w:author="Claude" w:date="2026-10-07T12:00:00Z"/>
              </w:rPr>
            </w:pPr>
            <w:ins w:id="880549" w:author="Claude" w:date="2026-10-07T12:00:00Z">
              <w:r>
                <w:rPr>
                  <w:rFonts w:ascii="Times New Roman" w:hAnsi="Times New Roman"/>
                  <w:sz w:val="18"/>
                </w:rPr>
                <w:t xml:space="preserve">Seção 3.3.1 (Etapas 4, 5, 8 e 9)</w:t>
              </w:r>
            </w:ins>
          </w:p>
        </w:tc>
      </w:tr>
    </w:tbl>
    <w:p>
      <w:pPr>
        <w:spacing w:after="120" w:line="360" w:lineRule="auto"/>
        <w:ind w:firstLine="0"/>
        <w:jc w:val="center"/>
        <w:rPr>
          <w:ins w:id="880550" w:author="Claude" w:date="2026-10-07T12:00:00Z"/>
        </w:rPr>
      </w:pPr>
      <w:ins w:id="880551" w:author="Claude" w:date="2026-10-07T12:00:00Z">
        <w:r>
          <w:rPr>
            <w:rFonts w:ascii="Times New Roman" w:eastAsia="Times New Roman" w:hAnsi="Times New Roman" w:cs="Times New Roman"/>
            <w:color w:val="000000" w:themeColor="text1"/>
            <w:sz w:val="16"/>
            <w:szCs w:val="16"/>
          </w:rPr>
          <w:t xml:space="preserve">Fonte: elaboração própria (2026).</w:t>
        </w:r>
      </w:ins>
    </w:p>
    <w:p>
      <w:pPr>
        <w:pStyle w:val="Legenda"/>
        <w:keepNext/>
        <w:spacing w:before="120" w:after="0" w:line="360" w:lineRule="auto"/>
        <w:jc w:val="center"/>
        <w:rPr>
          <w:ins w:id="880552" w:author="Claude" w:date="2026-10-07T12:00:00Z"/>
        </w:rPr>
      </w:pPr>
      <w:bookmarkStart w:id="990005" w:name="_TocRev187_Figura11"/>
      <w:ins w:id="880553" w:author="Claude" w:date="2026-10-07T12:00:00Z">
        <w:r>
          <w:t xml:space="preserve">Figura </w:t>
        </w:r>
        <w:r>
          <w:fldChar w:fldCharType="begin"/>
        </w:r>
        <w:r>
          <w:instrText xml:space="preserve"> SEQ Figura \* ARABIC </w:instrText>
        </w:r>
        <w:r>
          <w:fldChar w:fldCharType="separate"/>
        </w:r>
        <w:r>
          <w:t>11</w:t>
        </w:r>
        <w:r>
          <w:fldChar w:fldCharType="end"/>
        </w:r>
        <w:r>
          <w:t xml:space="preserve"> - Arquitetura do EVTEAS-Py 2.0</w:t>
        </w:r>
      </w:ins>
      <w:bookmarkEnd w:id="990005"/>
    </w:p>
    <w:p>
      <w:pPr>
        <w:keepNext/>
        <w:spacing w:before="60" w:after="60"/>
        <w:ind w:firstLine="0"/>
        <w:jc w:val="center"/>
        <w:rPr>
          <w:ins w:id="880554" w:author="Claude" w:date="2026-10-07T12:00:00Z"/>
        </w:rPr>
      </w:pPr>
      <w:ins w:id="880555" w:author="Claude" w:date="2026-10-07T12:00:00Z">
        <w:r>
          <w:drawing>
            <wp:inline distT="0" distB="0" distL="0" distR="0">
              <wp:extent cx="5220000" cy="2593584"/>
              <wp:effectExtent l="0" t="0" r="0" b="0"/>
              <wp:docPr id="70001" name="Figura Rev18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 name="rev187_fig01.png"/>
                      <pic:cNvPicPr/>
                    </pic:nvPicPr>
                    <pic:blipFill>
                      <a:blip r:embed="rIdRev187Img1"/>
                      <a:stretch>
                        <a:fillRect/>
                      </a:stretch>
                    </pic:blipFill>
                    <pic:spPr>
                      <a:xfrm>
                        <a:off x="0" y="0"/>
                        <a:ext cx="5220000" cy="2593584"/>
                      </a:xfrm>
                      <a:prstGeom prst="rect">
                        <a:avLst/>
                      </a:prstGeom>
                    </pic:spPr>
                  </pic:pic>
                </a:graphicData>
              </a:graphic>
            </wp:inline>
          </w:drawing>
        </w:r>
      </w:ins>
    </w:p>
    <w:p>
      <w:pPr>
        <w:spacing w:after="120" w:line="360" w:lineRule="auto"/>
        <w:ind w:firstLine="0"/>
        <w:jc w:val="center"/>
        <w:rPr>
          <w:ins w:id="880556" w:author="Claude" w:date="2026-10-07T12:00:00Z"/>
        </w:rPr>
      </w:pPr>
      <w:ins w:id="880557" w:author="Claude" w:date="2026-10-07T12:00:00Z">
        <w:r>
          <w:rPr>
            <w:rFonts w:ascii="Times New Roman" w:eastAsia="Times New Roman" w:hAnsi="Times New Roman" w:cs="Times New Roman"/>
            <w:color w:val="000000" w:themeColor="text1"/>
            <w:sz w:val="16"/>
            <w:szCs w:val="16"/>
          </w:rPr>
          <w:t xml:space="preserve">Fonte: elaboração própria (2026).</w:t>
        </w:r>
      </w:ins>
    </w:p>
    <w:p>
      <w:pPr>
        <w:pStyle w:val="Legenda"/>
        <w:keepNext/>
        <w:spacing w:before="120" w:after="0" w:line="360" w:lineRule="auto"/>
        <w:jc w:val="center"/>
        <w:rPr>
          <w:ins w:id="880558" w:author="Claude" w:date="2026-10-07T12:00:00Z"/>
        </w:rPr>
      </w:pPr>
      <w:bookmarkStart w:id="990006" w:name="_TocRev187_Codigo1"/>
      <w:ins w:id="880559" w:author="Claude" w:date="2026-10-07T12:00:00Z">
        <w:r>
          <w:t xml:space="preserve">Código </w:t>
        </w:r>
        <w:r>
          <w:fldChar w:fldCharType="begin"/>
        </w:r>
        <w:r>
          <w:instrText xml:space="preserve"> SEQ Código \* ARABIC </w:instrText>
        </w:r>
        <w:r>
          <w:fldChar w:fldCharType="separate"/>
        </w:r>
        <w:r>
          <w:t>1</w:t>
        </w:r>
        <w:r>
          <w:fldChar w:fldCharType="end"/>
        </w:r>
        <w:r>
          <w:t xml:space="preserve"> - Estrutura de configuração do EVTEAS-Py</w:t>
        </w:r>
      </w:ins>
      <w:bookmarkEnd w:id="990006"/>
    </w:p>
    <w:p>
      <w:pPr>
        <w:shd w:val="clear" w:color="auto" w:fill="F2F2F2"/>
        <w:spacing w:line="240" w:lineRule="auto" w:before="40" w:after="40"/>
        <w:ind w:firstLine="0" w:left="283" w:right="113"/>
        <w:jc w:val="left"/>
        <w:rPr>
          <w:ins w:id="880560" w:author="Claude" w:date="2026-10-07T12:00:00Z"/>
        </w:rPr>
      </w:pPr>
      <w:ins w:id="880561" w:author="Claude" w:date="2026-10-07T12:00:00Z">
        <w:r>
          <w:rPr>
            <w:rFonts w:ascii="Consolas" w:hAnsi="Consolas"/>
            <w:sz w:val="16"/>
          </w:rPr>
          <w:t xml:space="preserve">@dataclass</w:t>
          <w:br/>
          <w:t xml:space="preserve">class EVTEASConfig:</w:t>
          <w:br/>
          <w:t xml:space="preserve">    projeto: str = "Projeto de Piscicultura — EVTEAS-Py"</w:t>
          <w:br/>
          <w:t xml:space="preserve">    autor: str = "Rafael Alves Bastos"</w:t>
          <w:br/>
          <w:t xml:space="preserve">    versao: str = VERSAO</w:t>
          <w:br/>
          <w:t xml:space="preserve">    tecnico: TecnicoConfig = field(default_factory=TecnicoConfig)</w:t>
          <w:br/>
          <w:t xml:space="preserve">    economico: EconomicoConfig = field(default_factory=EconomicoConfig)</w:t>
          <w:br/>
          <w:t xml:space="preserve">    ambiental: AmbientalConfig = field(default_factory=AmbientalConfig)</w:t>
          <w:br/>
          <w:t xml:space="preserve">    social: SocialConfig = field(default_factory=SocialConfig)</w:t>
          <w:br/>
          <w:t xml:space="preserve">    governanca: GovernancaConfig = field(default_factory=GovernancaConfig)</w:t>
          <w:br/>
          <w:t xml:space="preserve">    pesos: PesosConfig = field(default_factory=PesosConfig)</w:t>
          <w:br/>
          <w:t xml:space="preserve">    decisao: DecisaoConfig = field(default_factory=DecisaoConfig)</w:t>
          <w:br/>
          <w:t xml:space="preserve">    monte_carlo: MonteCarloConfig = field(default_factory=MonteCarloConfig)</w:t>
          <w:br/>
          <w:t xml:space="preserve">    fontes: Dict[str, Fonte] = field(default_factory=dict)  # "bloco.campo" -&gt; Fonte</w:t>
        </w:r>
      </w:ins>
    </w:p>
    <w:p>
      <w:pPr>
        <w:spacing w:after="120" w:line="360" w:lineRule="auto"/>
        <w:ind w:firstLine="0"/>
        <w:jc w:val="center"/>
        <w:rPr>
          <w:ins w:id="880562" w:author="Claude" w:date="2026-10-07T12:00:00Z"/>
        </w:rPr>
      </w:pPr>
      <w:ins w:id="880563"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rPr>
          <w:ins w:id="880564" w:author="Claude" w:date="2026-10-07T12:00:00Z"/>
        </w:rPr>
      </w:pPr>
      <w:ins w:id="880565" w:author="Claude" w:date="2026-10-07T12:00:00Z">
        <w:r>
          <w:rPr>
            <w:rFonts w:ascii="Times New Roman" w:hAnsi="Times New Roman"/>
            <w:sz w:val="24"/>
          </w:rPr>
          <w:t xml:space="preserve">A principal decisão arquitetural desta revisão foi a vetorização do núcleo de cálculo. A classe Contexto devolve qualquer parâmetro numérico como um vetor de tamanho n: com n = 1 o modelo é determinístico; com n = 10.000 ele é a própria simulação de Monte Carlo. Na Rev. 186, a simulação estocástica utilizava um modelo anual simplificado, distinto do modelo mensal determinístico, o que fazia as duas camadas divergirem. Com o motor único (Código 2), a mesma fórmula produz o resultado pontual e a distribuição de resultados, e essa equivalência passou a ser verificada por teste automatizado.</w:t>
        </w:r>
      </w:ins>
    </w:p>
    <w:p>
      <w:pPr>
        <w:pStyle w:val="Legenda"/>
        <w:keepNext/>
        <w:spacing w:before="120" w:after="0" w:line="360" w:lineRule="auto"/>
        <w:jc w:val="center"/>
        <w:rPr>
          <w:ins w:id="880566" w:author="Claude" w:date="2026-10-07T12:00:00Z"/>
        </w:rPr>
      </w:pPr>
      <w:bookmarkStart w:id="990007" w:name="_TocRev187_Codigo2"/>
      <w:ins w:id="880567" w:author="Claude" w:date="2026-10-07T12:00:00Z">
        <w:r>
          <w:t xml:space="preserve">Código </w:t>
        </w:r>
        <w:r>
          <w:fldChar w:fldCharType="begin"/>
        </w:r>
        <w:r>
          <w:instrText xml:space="preserve"> SEQ Código \* ARABIC </w:instrText>
        </w:r>
        <w:r>
          <w:fldChar w:fldCharType="separate"/>
        </w:r>
        <w:r>
          <w:t>2</w:t>
        </w:r>
        <w:r>
          <w:fldChar w:fldCharType="end"/>
        </w:r>
        <w:r>
          <w:t xml:space="preserve"> - Contexto vetorizado e motor único das quatro dimensões</w:t>
        </w:r>
      </w:ins>
      <w:bookmarkEnd w:id="990007"/>
    </w:p>
    <w:p>
      <w:pPr>
        <w:shd w:val="clear" w:color="auto" w:fill="F2F2F2"/>
        <w:spacing w:line="240" w:lineRule="auto" w:before="40" w:after="40"/>
        <w:ind w:firstLine="0" w:left="283" w:right="113"/>
        <w:jc w:val="left"/>
        <w:rPr>
          <w:ins w:id="880568" w:author="Claude" w:date="2026-10-07T12:00:00Z"/>
        </w:rPr>
      </w:pPr>
      <w:ins w:id="880569" w:author="Claude" w:date="2026-10-07T12:00:00Z">
        <w:r>
          <w:rPr>
            <w:rFonts w:ascii="Consolas" w:hAnsi="Consolas"/>
            <w:sz w:val="16"/>
          </w:rPr>
          <w:t xml:space="preserve">class Contexto:</w:t>
          <w:br/>
          <w:t xml:space="preserve">    """Acesso vetorizado aos parâmetros, com substituições (overrides) por caminho."""</w:t>
          <w:br/>
          <w:br/>
          <w:t xml:space="preserve">    def __init__(self, cfg: EVTEASConfig, overrides: Optional[Dict[str, np.ndarray]] = None, n: int = 1):</w:t>
          <w:br/>
          <w:t xml:space="preserve">        self.cfg = cfg</w:t>
          <w:br/>
          <w:t xml:space="preserve">        self.overrides = overrides or {}</w:t>
          <w:br/>
          <w:t xml:space="preserve">        self.n = int(n)</w:t>
          <w:br/>
          <w:t xml:space="preserve">        desconhecidos = sorted(set(self.overrides) - set(VARIAVEIS_ESTOCASTICAS))</w:t>
          <w:br/>
          <w:t xml:space="preserve">        if desconhecidos:</w:t>
          <w:br/>
          <w:t xml:space="preserve">            raise ValueError("O modelo não amostra estes parâmetros (sem efeito no Monte Carlo): "</w:t>
          <w:br/>
          <w:t xml:space="preserve">                             + ", ".join(desconhecidos))</w:t>
          <w:br/>
          <w:t xml:space="preserve">        for k, v in self.overrides.items():</w:t>
          <w:br/>
          <w:t xml:space="preserve">            if np.ndim(v) and len(v) != self.n:</w:t>
          <w:br/>
          <w:t xml:space="preserve">                raise ValueError(f"Override '{k}' com tamanho {len(v)} != n={self.n}")</w:t>
          <w:br/>
          <w:br/>
          <w:t xml:space="preserve">    def v(self, caminho: str) -&gt; np.ndarray:</w:t>
          <w:br/>
          <w:t xml:space="preserve">        if caminho not in VARIAVEIS_ESTOCASTICAS:</w:t>
          <w:br/>
          <w:t xml:space="preserve">            raise KeyError(f"{caminho} não está em VARIAVEIS_ESTOCASTICAS (config.py)")</w:t>
          <w:br/>
          <w:t xml:space="preserve">        if caminho in self.overrides:</w:t>
          <w:br/>
          <w:t xml:space="preserve">            return np.broadcast_to(np.asarray(self.overrides[caminho], dtype=float), (self.n,)).astype(float)</w:t>
          <w:br/>
          <w:t xml:space="preserve">        valor = obter_por_caminho(self.cfg, caminho)</w:t>
          <w:br/>
          <w:t xml:space="preserve">        return np.full(self.n, float(valor), dtype=float)</w:t>
          <w:br/>
          <w:br/>
          <w:br/>
          <w:t xml:space="preserve">def motor(cfg: EVTEASConfig, overrides: Optional[Dict[str, np.ndarray]] = None, n: int = 1,</w:t>
          <w:br/>
          <w:t xml:space="preserve">          pesos: Optional[Dict[str, Any]] = None) -&gt; Dict[str, Any]:</w:t>
          <w:br/>
          <w:t xml:space="preserve">    """Executa as quatro dimensões e o índice para n realizações das premissas."""</w:t>
          <w:br/>
          <w:t xml:space="preserve">    ctx = Contexto(cfg, overrides, n)</w:t>
          <w:br/>
          <w:t xml:space="preserve">    tec = calcular_tecnico(ctx)</w:t>
          <w:br/>
          <w:t xml:space="preserve">    eco = calcular_economico(ctx, tec)</w:t>
          <w:br/>
          <w:t xml:space="preserve">    amb = calcular_ambiental(ctx, tec, eco)</w:t>
          <w:br/>
          <w:t xml:space="preserve">    soc = calcular_social(ctx, eco)</w:t>
          <w:br/>
          <w:t xml:space="preserve">    gov = calcular_governanca(cfg)</w:t>
          <w:br/>
          <w:t xml:space="preserve">    lean = calcular_lean_green(ctx, tec, eco)</w:t>
          <w:br/>
          <w:t xml:space="preserve">    idx = calcular_indice(cfg, tec, eco, amb, soc, gov, pesos)</w:t>
          <w:br/>
          <w:t xml:space="preserve">    return {"tecnico": tec, "economico": eco, "ambiental": amb, "social": soc,</w:t>
          <w:br/>
          <w:t xml:space="preserve">            "governanca": gov, "lean_green": lean, "indice": idx}</w:t>
        </w:r>
      </w:ins>
    </w:p>
    <w:p>
      <w:pPr>
        <w:spacing w:after="120" w:line="360" w:lineRule="auto"/>
        <w:ind w:firstLine="0"/>
        <w:jc w:val="center"/>
        <w:rPr>
          <w:ins w:id="880570" w:author="Claude" w:date="2026-10-07T12:00:00Z"/>
        </w:rPr>
      </w:pPr>
      <w:ins w:id="880571"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rPr>
          <w:ins w:id="880572" w:author="Claude" w:date="2026-10-07T12:00:00Z"/>
        </w:rPr>
      </w:pPr>
      <w:ins w:id="880573" w:author="Claude" w:date="2026-10-07T12:00:00Z">
        <w:r>
          <w:rPr>
            <w:rFonts w:ascii="Times New Roman" w:hAnsi="Times New Roman"/>
            <w:sz w:val="24"/>
          </w:rPr>
          <w:t xml:space="preserve">As rotinas de AHP e TOPSIS, que na Rev. 186 estavam implementadas mas não eram chamadas pelo pipeline, foram integradas. O AHP é uma das três formas de obter os pesos dimensionais (ao lado do preset e da escala Likert do Quadro 7), com cálculo da razão de consistência (Saaty, 1980); o TOPSIS ordena alternativas de projeto pela proximidade relativa à solução ideal (Hwang; Yoon, 1981) e é utilizado na Seção 4.11.</w:t>
        </w:r>
      </w:ins>
    </w:p>
    <w:p>
      <w:pPr>
        <w:pStyle w:val="Ttulo2"/>
        <w:pageBreakBefore w:val="0"/>
      </w:pPr>
      <w:bookmarkStart w:id="990041" w:name="_TocRev187_T5"/>
      <w:del w:id="880574" w:author="Claude" w:date="2026-10-07T12:00:00Z">
        <w:r>
          <w:rPr>
            <w:rFonts w:ascii="Times New Roman" w:hAnsi="Times New Roman"/>
            <w:b w:val="0"/>
            <w:sz w:val="28"/>
          </w:rPr>
          <w:delText xml:space="preserve">4.2</w:delText>
        </w:r>
      </w:del>
      <w:ins w:id="880575" w:author="Claude" w:date="2026-10-07T12:00:00Z">
        <w:r>
          <w:rPr>
            <w:rFonts w:ascii="Times New Roman" w:hAnsi="Times New Roman"/>
            <w:b w:val="0"/>
            <w:sz w:val="28"/>
          </w:rPr>
          <w:t xml:space="preserve">4.4</w:t>
        </w:r>
      </w:ins>
      <w:r>
        <w:rPr>
          <w:rFonts w:ascii="Times New Roman" w:hAnsi="Times New Roman"/>
          <w:b w:val="0"/>
          <w:sz w:val="28"/>
        </w:rPr>
        <w:t xml:space="preserve"> Interface de entrada e parametrização do estudo</w:t>
      </w:r>
      <w:bookmarkEnd w:id="990041"/>
    </w:p>
    <w:p>
      <w:pPr>
        <w:spacing w:line="360" w:lineRule="auto" w:before="0" w:after="0"/>
        <w:ind w:firstLine="709"/>
        <w:jc w:val="both"/>
        <w:rPr>
          <w:del w:id="880577" w:author="Claude" w:date="2026-10-07T12:00:00Z"/>
        </w:rPr>
      </w:pPr>
      <w:del w:id="880576" w:author="Claude" w:date="2026-10-07T12:00:00Z">
        <w:r>
          <w:rPr>
            <w:rFonts w:ascii="Times New Roman" w:hAnsi="Times New Roman"/>
            <w:sz w:val="24"/>
          </w:rPr>
          <w:delText>A função wizard_evteas_completo() constitui a interface textual de parametrização. O desenho do wizard recupera campos presentes nas versões anteriores do estudo de viabilidade econômica e acrescenta os parâmetros técnico-ambientais-sociais. Essa continuidade é importante para o objetivo de reduzir a fragmentação: entradas que antes poderiam estar distribuídas em planilhas e células diferentes passam a ser coletadas em uma única sequência de perguntas e armazenadas no objeto de configuração.</w:delText>
        </w:r>
      </w:del>
    </w:p>
    <w:p>
      <w:pPr>
        <w:pStyle w:val="Legenda"/>
        <w:spacing w:before="160" w:after="60"/>
        <w:ind w:firstLine="0"/>
        <w:rPr>
          <w:del w:id="880579" w:author="Claude" w:date="2026-10-07T12:00:00Z"/>
        </w:rPr>
      </w:pPr>
      <w:del w:id="880578" w:author="Claude" w:date="2026-10-07T12:00:00Z">
        <w:r>
          <w:rPr>
            <w:rFonts w:ascii="Times New Roman" w:hAnsi="Times New Roman"/>
            <w:b/>
            <w:sz w:val="18"/>
          </w:rPr>
          <w:delText>Código 2 – Entrada interativa e parametrização completa do estudo</w:delText>
        </w:r>
      </w:del>
    </w:p>
    <w:p>
      <w:pPr>
        <w:spacing w:line="240" w:lineRule="auto" w:before="40" w:after="40"/>
        <w:ind w:firstLine="0" w:left="283" w:right="113"/>
        <w:jc w:val="left"/>
        <w:shd w:fill="F2F2F2"/>
        <w:rPr>
          <w:del w:id="880581" w:author="Claude" w:date="2026-10-07T12:00:00Z"/>
        </w:rPr>
      </w:pPr>
      <w:del w:id="880580" w:author="Claude" w:date="2026-10-07T12:00:00Z">
        <w:r>
          <w:rPr>
            <w:rFonts w:ascii="Consolas" w:hAnsi="Consolas"/>
            <w:sz w:val="16"/>
          </w:rPr>
          <w:delText>def wizard_evteas_completo():</w:delText>
          <w:br/>
          <w:delText xml:space="preserve">    cfg = EVTEASConfig()</w:delText>
          <w:br/>
          <w:delText xml:space="preserve">    print("EVTEAS-Py MASTER — ENTRADA COMPLETA DE DADOS")</w:delText>
          <w:br/>
          <w:br/>
          <w:delText xml:space="preserve">    cfg.nome_projeto = input("Nome do projeto: ").strip() or "Projeto de Piscicultura"</w:delText>
          <w:br/>
          <w:delText xml:space="preserve">    cfg.projeto = cfg.nome_projeto</w:delText>
          <w:br/>
          <w:delText xml:space="preserve">    # ...</w:delText>
          <w:br/>
          <w:delText xml:space="preserve">    t = cfg.tecnico</w:delText>
          <w:br/>
          <w:delText xml:space="preserve">    t.especie = input(f"Espécie [{t.especie}]: ").strip() or t.especie</w:delText>
          <w:br/>
          <w:delText xml:space="preserve">    t.area_lamina_m2 = obter_input_numerico("Área de lâmina d'água (m²): ")</w:delText>
          <w:br/>
          <w:delText xml:space="preserve">    t.volume_util_m3 = obter_input_numerico("Volume útil total dos tanques (m³): ")</w:delText>
          <w:br/>
          <w:delText xml:space="preserve">    t.numero_tanques = int(obter_input_com_minimo("Número total de tanques/unidades: ", 1))</w:delText>
          <w:br/>
          <w:delText xml:space="preserve">    t.tanques_ativos = int(obter_input_com_minimo("Número de tanques ativos: ", 1))</w:delText>
          <w:br/>
          <w:delText xml:space="preserve">    t.mortalidade_pct = _input_percentual("Mortalidade esperada (%): ", minimo=0, maximo=100)</w:delText>
          <w:br/>
          <w:delText xml:space="preserve">    t.fcr = obter_input_numerico("FCR — conversão alimentar (kg ração/kg biomassa): ")</w:delText>
          <w:br/>
          <w:delText xml:space="preserve">    e = cfg.economico</w:delText>
          <w:br/>
          <w:delText xml:space="preserve">    e.investimento_inicial = obter_input_numerico("Investimento inicial total — CAPEX (R$): ")</w:delText>
          <w:br/>
          <w:delText xml:space="preserve">    e.capital_giro = obter_input_numerico("Capital de giro inicial (R$): ")</w:delText>
          <w:br/>
          <w:delText xml:space="preserve">    nprod = int(obter_input_com_minimo("Quantidade de produtos no mix de vendas: ", 1))</w:delText>
          <w:br/>
          <w:delText xml:space="preserve">    # ...</w:delText>
          <w:br/>
          <w:delText xml:space="preserve">    cfg.custos_variaveis_totais_input = obter_input_numerico(</w:delText>
          <w:br/>
          <w:delText xml:space="preserve">        "Custo variável TOTAL mensal a 100% da capacidade (R$): ")</w:delText>
        </w:r>
      </w:del>
    </w:p>
    <w:p>
      <w:pPr>
        <w:pStyle w:val="Legenda"/>
        <w:ind w:firstLine="0"/>
        <w:rPr>
          <w:del w:id="880583" w:author="Claude" w:date="2026-10-07T12:00:00Z"/>
        </w:rPr>
      </w:pPr>
      <w:del w:id="880582" w:author="Claude" w:date="2026-10-07T12:00:00Z">
        <w:r>
          <w:rPr>
            <w:rFonts w:ascii="Times New Roman" w:hAnsi="Times New Roman"/>
            <w:sz w:val="18"/>
          </w:rPr>
          <w:delText>Fonte: elaboração própria, a partir do notebook EVTEAS_Py_MASTER_COMPLETO_ENTRADAS_INTERATIVAS.</w:delText>
        </w:r>
      </w:del>
    </w:p>
    <w:p>
      <w:pPr>
        <w:spacing w:line="360" w:lineRule="auto" w:before="0" w:after="0"/>
        <w:ind w:firstLine="709"/>
        <w:jc w:val="both"/>
        <w:rPr>
          <w:del w:id="880585" w:author="Claude" w:date="2026-10-07T12:00:00Z"/>
        </w:rPr>
      </w:pPr>
      <w:del w:id="880584" w:author="Claude" w:date="2026-10-07T12:00:00Z">
        <w:r>
          <w:rPr>
            <w:rFonts w:ascii="Times New Roman" w:hAnsi="Times New Roman"/>
            <w:sz w:val="24"/>
          </w:rPr>
          <w:delText>No módulo técnico, o usuário informa espécie, área de lâmina d’água, volume útil, número de tanques, tanques ativos, capacidade de carga, pesos inicial e final, ciclo, ciclos por ano, mortalidade, FCR, produtividade, desempenho, qualidade, biomassa inicial e alevinos. Na dimensão econômica entram CAPEX, capital de giro, valor residual, depreciação, mix de produtos, quantidades, preços, custos, mão de obra e manutenção. Para cooperativas, o wizard acrescenta retiradas, cooperados, matéria-prima, distribuição de sobras e funcionários CLT.</w:delText>
        </w:r>
      </w:del>
    </w:p>
    <w:p>
      <w:pPr>
        <w:spacing w:line="360" w:lineRule="auto" w:before="0" w:after="0"/>
        <w:ind w:firstLine="709"/>
        <w:jc w:val="both"/>
        <w:rPr>
          <w:ins w:id="880586" w:author="Claude" w:date="2026-10-07T12:00:00Z"/>
        </w:rPr>
      </w:pPr>
      <w:ins w:id="880587" w:author="Claude" w:date="2026-10-07T12:00:00Z">
        <w:r>
          <w:rPr>
            <w:rFonts w:ascii="Times New Roman" w:hAnsi="Times New Roman"/>
            <w:sz w:val="24"/>
          </w:rPr>
          <w:t xml:space="preserve">A entrada de dados é a primeira etapa de execução do EVTEAS-Py, coerente com a lógica dos grupos de processos de iniciação e planejamento do PMBOK (PMI, 2021): o artefato obriga o usuário a percorrer todas as etapas de levantamento de requisitos técnicos, econômicos, ambientais e sociais antes de produzir qualquer indicador. A função iniciar_entradas() (Código 3) apresenta um menu com três modos. No modo “novo projeto”, todas as premissas precisam ser digitadas; somente coeficientes técnicos com referência normativa ou bibliográfica, como os limites de nitrogênio e fósforo da Resolução CONAMA nº 357/2005 ou o teor de nitrogênio retido no peixe, aparecem como sugestão explícita, aceita com Enter e registrada como tal. No modo “carregar arquivo”, um estudo salvo é reaberto e cada valor pode ser revisto; no modo “exemplo”, o caso ilustrativo da dissertação é carregado com o aviso de que os resultados não representam o projeto do usuário.</w:t>
        </w:r>
      </w:ins>
    </w:p>
    <w:p>
      <w:pPr>
        <w:spacing w:line="360" w:lineRule="auto" w:before="0" w:after="0"/>
        <w:ind w:firstLine="709"/>
        <w:jc w:val="both"/>
        <w:rPr>
          <w:ins w:id="880588" w:author="Claude" w:date="2026-10-07T12:00:00Z"/>
        </w:rPr>
      </w:pPr>
      <w:ins w:id="880589" w:author="Claude" w:date="2026-10-07T12:00:00Z">
        <w:r>
          <w:rPr>
            <w:rFonts w:ascii="Times New Roman" w:hAnsi="Times New Roman"/>
            <w:sz w:val="24"/>
          </w:rPr>
          <w:t xml:space="preserve">Para garantir que nenhum valor seja herdado silenciosamente, o modo “novo projeto” parte de uma configuração em branco, na qual todos os parâmetros numéricos estão indefinidos; ao final, a função entradas_pendentes() confere se algum permaneceu sem resposta e, nesse caso, interrompe o estudo indicando o parâmetro. O wizard está organizado em dezesseis blocos: identificação; infraestrutura; parâmetros biológicos e insumos; investimento; mix de produtos e receitas; custos operacionais; cooperados e funcionários CLT; tributos; rampa, projeção e TMA; água e efluentes; energia, emissões e resíduos; conformidade ambiental; dimensão social; governança; pesos e regras de decisão; e incerteza. Esse percurso preserva os campos das versões anteriores do estudo de viabilidade econômica, como tipo de organização, quantidades e preços de cada produto do mix, receita de transporte, carência, retiradas dos cooperados, mínimo legal de cooperados, salário de cada cargo CLT, distribuição de sobras e cada tributo com sua base de cálculo, e acrescenta os parâmetros técnico-ambientais-sociais.</w:t>
        </w:r>
      </w:ins>
    </w:p>
    <w:p>
      <w:pPr>
        <w:spacing w:line="360" w:lineRule="auto" w:before="0" w:after="0"/>
        <w:ind w:firstLine="709"/>
        <w:jc w:val="both"/>
        <w:rPr>
          <w:ins w:id="880590" w:author="Claude" w:date="2026-10-07T12:00:00Z"/>
        </w:rPr>
      </w:pPr>
      <w:ins w:id="880591" w:author="Claude" w:date="2026-10-07T12:00:00Z">
        <w:r>
          <w:rPr>
            <w:rFonts w:ascii="Times New Roman" w:hAnsi="Times New Roman"/>
            <w:sz w:val="24"/>
          </w:rPr>
          <w:t xml:space="preserve">As respostas são validadas quanto a tipo e limites e aceitam números no padrão brasileiro, como 40.000 ou 1.500,50; quando o ponto é lido como separador de milhar, o wizard mostra o valor interpretado. O usuário pode digitar “sair” a qualquer momento, e as respostas já dadas são salvas num arquivo de rascunho que pode ser reaberto para continuar de onde parou. Ao reabrir um arquivo de entradas, inclusive de versões anteriores, o artefato não completa o que falta com os valores do caso ilustrativo: os campos ausentes são listados e pedidos na revisão, e as distribuições do Monte Carlo são reposicionadas quando o valor determinístico do arquivo mudou. A incerteza só pode ser atribuída às variáveis que o motor de cálculo amostra, o que evita distribuições cadastradas sem efeito no resultado. Ao final de cada bloco, o wizard pergunta a origem dos dados informados (histórico, dado secundário, cotação, valor normativo, parâmetro bibliográfico, empreendimento análogo, especialista ou estimativa do autor), o que operacionaliza a rastreabilidade da Seção 3.6. Em seguida, apresenta um resumo das entradas, permite corrigir qualquer bloco e salva o arquivo entradas_&lt;projeto&gt;.json, que pode ser reaberto para revisão e versionado junto com os resultados. A análise de preços a partir de planilha, herdada das versões anteriores, foi mantida em forma enxuta: com uma coluna de preços, o artefato sugere preços por estratégia (percentis 25, 50 e 75); com preços e quantidades, estima uma curva de demanda linear e o preço que maximiza a margem de contribuição.</w:t>
        </w:r>
      </w:ins>
    </w:p>
    <w:p>
      <w:pPr>
        <w:pStyle w:val="Legenda"/>
        <w:keepNext/>
        <w:spacing w:before="120" w:after="0" w:line="360" w:lineRule="auto"/>
        <w:jc w:val="center"/>
        <w:rPr>
          <w:ins w:id="880592" w:author="Claude" w:date="2026-10-07T12:00:00Z"/>
        </w:rPr>
      </w:pPr>
      <w:bookmarkStart w:id="990008" w:name="_TocRev187_Codigo3"/>
      <w:ins w:id="880593" w:author="Claude" w:date="2026-10-07T12:00:00Z">
        <w:r>
          <w:t xml:space="preserve">Código </w:t>
        </w:r>
        <w:r>
          <w:fldChar w:fldCharType="begin"/>
        </w:r>
        <w:r>
          <w:instrText xml:space="preserve"> SEQ Código \* ARABIC </w:instrText>
        </w:r>
        <w:r>
          <w:fldChar w:fldCharType="separate"/>
        </w:r>
        <w:r>
          <w:t>3</w:t>
        </w:r>
        <w:r>
          <w:fldChar w:fldCharType="end"/>
        </w:r>
        <w:r>
          <w:t xml:space="preserve"> - Início do estudo pela entrada de dados</w:t>
        </w:r>
      </w:ins>
      <w:bookmarkEnd w:id="990008"/>
    </w:p>
    <w:p>
      <w:pPr>
        <w:shd w:val="clear" w:color="auto" w:fill="F2F2F2"/>
        <w:spacing w:line="240" w:lineRule="auto" w:before="40" w:after="40"/>
        <w:ind w:firstLine="0" w:left="283" w:right="113"/>
        <w:jc w:val="left"/>
        <w:rPr>
          <w:ins w:id="880594" w:author="Claude" w:date="2026-10-07T12:00:00Z"/>
        </w:rPr>
      </w:pPr>
      <w:ins w:id="880595" w:author="Claude" w:date="2026-10-07T12:00:00Z">
        <w:r>
          <w:rPr>
            <w:rFonts w:ascii="Consolas" w:hAnsi="Consolas"/>
            <w:sz w:val="16"/>
          </w:rPr>
          <w:t xml:space="preserve">def iniciar_entradas(entrada: Callable[[str], str] = input, saida: Callable[..., None] = print,</w:t>
          <w:br/>
          <w:t xml:space="preserve">                     salvar: bool = True, pasta_saida: str = ".") -&gt; EVTEASConfig:</w:t>
          <w:br/>
          <w:t xml:space="preserve">    """Ponto de partida do estudo: nenhum resultado é calculado antes das entradas."""</w:t>
          <w:br/>
          <w:t xml:space="preserve">    saida("=" * 78 + "\nEVTEAS-Py — INÍCIO DO ESTUDO\n" + "=" * 78)</w:t>
          <w:br/>
          <w:t xml:space="preserve">    P = Perguntador(entrada, saida, "novo")</w:t>
          <w:br/>
          <w:t xml:space="preserve">    modo, _ = P.opcao("Como deseja informar os dados do projeto?", [</w:t>
          <w:br/>
          <w:t xml:space="preserve">        ("novo", "Novo projeto — digitar todas as entradas"),</w:t>
          <w:br/>
          <w:t xml:space="preserve">        ("arquivo", "Carregar arquivo de entradas (JSON) e revisar"),</w:t>
          <w:br/>
          <w:t xml:space="preserve">        ("exemplo", "Exemplo ilustrativo da dissertação (apenas demonstração)"),</w:t>
          <w:br/>
          <w:t xml:space="preserve">    ])</w:t>
          <w:br/>
          <w:t xml:space="preserve">    try:</w:t>
          <w:br/>
          <w:t xml:space="preserve">        if modo == "novo":</w:t>
          <w:br/>
          <w:t xml:space="preserve">            cfg = wizard_evteas(entrada, None, saida)</w:t>
          <w:br/>
          <w:t xml:space="preserve">        elif modo == "arquivo":</w:t>
          <w:br/>
          <w:t xml:space="preserve">            cfg, pendentes = _carregar_arquivo(entrada, saida)</w:t>
          <w:br/>
          <w:t xml:space="preserve">            if pendentes:</w:t>
          <w:br/>
          <w:t xml:space="preserve">                saida(f"⚠ O arquivo não traz {len(pendentes)} entrada(s), que serão pedidas na revisão a seguir: "</w:t>
          <w:br/>
          <w:t xml:space="preserve">                      + ", ".join(pendentes[:12]) + (" …" if len(pendentes) &gt; 12 else ""))</w:t>
          <w:br/>
          <w:t xml:space="preserve">                revisar = True</w:t>
          <w:br/>
          <w:t xml:space="preserve">            else:</w:t>
          <w:br/>
          <w:t xml:space="preserve">                revisar, _ = P.sim_nao("Revisar as entradas carregadas bloco a bloco?", None)</w:t>
          <w:br/>
          <w:t xml:space="preserve">            if revisar:</w:t>
          <w:br/>
          <w:t xml:space="preserve">                cfg = wizard_evteas(entrada, cfg, saida)</w:t>
          <w:br/>
          <w:t xml:space="preserve">        else:</w:t>
          <w:br/>
          <w:t xml:space="preserve">            cfg = criar_config_caso_base()</w:t>
          <w:br/>
          <w:t xml:space="preserve">            cfg.projeto = f"EXEMPLO ILUSTRATIVO — {cfg.projeto}"</w:t>
          <w:br/>
          <w:t xml:space="preserve">            saida("⚠ Exemplo ilustrativo carregado: os resultados NÃO representam o seu projeto.")</w:t>
          <w:br/>
          <w:t xml:space="preserve">    except EntradaCancelada as exc:</w:t>
          <w:br/>
          <w:t xml:space="preserve">        parcial = getattr(exc, "cfg", None)</w:t>
          <w:br/>
          <w:t xml:space="preserve">        if salvar and parcial is not None:</w:t>
          <w:br/>
          <w:t xml:space="preserve">            caminho = str(Path(pasta_saida) / nome_arquivo(parcial).replace(".json", "_rascunho.json"))</w:t>
          <w:br/>
          <w:t xml:space="preserve">            salvar_config(parcial, caminho)</w:t>
          <w:br/>
          <w:t xml:space="preserve">            _baixar_no_colab(caminho)</w:t>
          <w:br/>
          <w:t xml:space="preserve">            raise EntradaCancelada(f"Entrada interrompida. As respostas dadas foram salvas em {caminho}; "</w:t>
          <w:br/>
          <w:t xml:space="preserve">                                   "use a opção 2 para continuar de onde parou.") from None</w:t>
          <w:br/>
          <w:t xml:space="preserve">        raise</w:t>
          <w:br/>
          <w:t xml:space="preserve">    while True:</w:t>
          <w:br/>
          <w:t xml:space="preserve">        saida("\nResumo das entradas:")</w:t>
          <w:br/>
          <w:t xml:space="preserve">        saida(resumo_entradas(cfg).to_string(index=False))</w:t>
          <w:br/>
          <w:t xml:space="preserve">        try:</w:t>
          <w:br/>
          <w:t xml:space="preserve">            acao, _ = P.opcao("\nO que deseja fazer?", [("executar", "Confirmar e executar a análise"),</w:t>
          <w:br/>
          <w:t xml:space="preserve">                                                         ("editar", "Corrigir um bloco de entradas"),</w:t>
          <w:br/>
          <w:t xml:space="preserve">                                                         ("sair", "Salvar as entradas e encerrar sem executar")])</w:t>
          <w:br/>
          <w:t xml:space="preserve">        except EntradaCancelada:</w:t>
          <w:br/>
          <w:t xml:space="preserve">            acao = "sair"                    # 'sair' no menu final salva antes de encerrar</w:t>
          <w:br/>
          <w:t xml:space="preserve">        if acao == "editar":</w:t>
          <w:br/>
          <w:t xml:space="preserve">            nomes = [(n, n) for n, _ in BLOCOS]</w:t>
          <w:br/>
          <w:t xml:space="preserve">            try:</w:t>
          <w:br/>
          <w:t xml:space="preserve">                bloco, _ = P.opcao("Bloco a corrigir:", nomes)</w:t>
          <w:br/>
          <w:t xml:space="preserve">                cfg = wizard_evteas(entrada, copy.deepcopy(cfg), saida, blocos=[bloco])</w:t>
          <w:br/>
          <w:t xml:space="preserve">            except EntradaCancelada:</w:t>
          <w:br/>
          <w:t xml:space="preserve">                saida("Correção cancelada: as entradas anteriores foram mantidas.")</w:t>
          <w:br/>
          <w:t xml:space="preserve">            continue</w:t>
          <w:br/>
          <w:t xml:space="preserve">        break</w:t>
          <w:br/>
          <w:t xml:space="preserve">    if salvar:</w:t>
          <w:br/>
          <w:t xml:space="preserve">        caminho = str(Path(pasta_saida) / nome_arquivo(cfg))</w:t>
          <w:br/>
          <w:t xml:space="preserve">        salvar_config(cfg, caminho)</w:t>
          <w:br/>
          <w:t xml:space="preserve">        saida(f"Entradas salvas em: {caminho} (use a opção 2 para reabrir e revisar).")</w:t>
          <w:br/>
          <w:t xml:space="preserve">        _baixar_no_colab(caminho)</w:t>
          <w:br/>
          <w:t xml:space="preserve">    if acao == "sair":</w:t>
          <w:br/>
          <w:t xml:space="preserve">        raise EntradaCancelada("Entradas salvas; a análise não foi executada.")</w:t>
          <w:br/>
          <w:t xml:space="preserve">    return cfg</w:t>
        </w:r>
      </w:ins>
    </w:p>
    <w:p>
      <w:pPr>
        <w:spacing w:after="120" w:line="360" w:lineRule="auto"/>
        <w:ind w:firstLine="0"/>
        <w:jc w:val="center"/>
        <w:rPr>
          <w:ins w:id="880596" w:author="Claude" w:date="2026-10-07T12:00:00Z"/>
        </w:rPr>
      </w:pPr>
      <w:ins w:id="880597"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rPr>
          <w:ins w:id="880598" w:author="Claude" w:date="2026-10-07T12:00:00Z"/>
        </w:rPr>
      </w:pPr>
      <w:ins w:id="880599" w:author="Claude" w:date="2026-10-07T12:00:00Z">
        <w:r>
          <w:rPr>
            <w:rFonts w:ascii="Times New Roman" w:hAnsi="Times New Roman"/>
            <w:sz w:val="24"/>
          </w:rPr>
          <w:t xml:space="preserve">A rastreabilidade prevista na Seção 3.6 foi operacionalizada pela tabela de premissas, exportada junto com os resultados: cada parâmetro numérico aparece com seu valor, a categoria da fonte (dado histórico, dado secundário, cotação, valor normativo, parâmetro bibliográfico, empreendimento análogo, especialista ou estimativa do autor), a referência e, quando houver, a distribuição de probabilidade com mínimo, valor mais provável e máximo. O Quadro 14 resume as principais premissas do caso-base.</w:t>
        </w:r>
      </w:ins>
    </w:p>
    <w:p>
      <w:pPr>
        <w:pStyle w:val="Legenda"/>
        <w:keepNext/>
        <w:spacing w:before="120" w:after="0" w:line="360" w:lineRule="auto"/>
        <w:jc w:val="center"/>
        <w:rPr>
          <w:ins w:id="880600" w:author="Claude" w:date="2026-10-07T12:00:00Z"/>
        </w:rPr>
      </w:pPr>
      <w:bookmarkStart w:id="990009" w:name="_TocRev187_Quadro14"/>
      <w:ins w:id="880601" w:author="Claude" w:date="2026-10-07T12:00:00Z">
        <w:r>
          <w:t xml:space="preserve">Quadro </w:t>
        </w:r>
        <w:r>
          <w:fldChar w:fldCharType="begin"/>
        </w:r>
        <w:r>
          <w:instrText xml:space="preserve"> SEQ Quadro \* ARABIC </w:instrText>
        </w:r>
        <w:r>
          <w:fldChar w:fldCharType="separate"/>
        </w:r>
        <w:r>
          <w:t>14</w:t>
        </w:r>
        <w:r>
          <w:fldChar w:fldCharType="end"/>
        </w:r>
        <w:r>
          <w:t xml:space="preserve"> - Principais premissas do caso-base e origem declarada</w:t>
        </w:r>
      </w:ins>
      <w:bookmarkEnd w:id="990009"/>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1300"/>
        <w:gridCol w:w="2700"/>
        <w:gridCol w:w="2500"/>
        <w:gridCol w:w="2000"/>
      </w:tblGrid>
      <w:tr>
        <w:trPr>
          <w:cantSplit/>
          <w:tblHeader/>
          <w:ins w:id="880602" w:author="Claude" w:date="2026-10-07T12:00:00Z"/>
        </w:trPr>
        <w:tc>
          <w:tcPr>
            <w:tcW w:w="1300" w:type="dxa"/>
            <w:tcBorders>
              <w:bottom w:val="single" w:sz="8" w:space="0" w:color="000000"/>
            </w:tcBorders>
            <w:vAlign w:val="center"/>
          </w:tcPr>
          <w:p>
            <w:pPr>
              <w:spacing w:before="20" w:after="20" w:line="240" w:lineRule="auto"/>
              <w:ind w:firstLine="0"/>
              <w:jc w:val="left"/>
              <w:rPr>
                <w:ins w:id="880603" w:author="Claude" w:date="2026-10-07T12:00:00Z"/>
              </w:rPr>
            </w:pPr>
            <w:ins w:id="880604" w:author="Claude" w:date="2026-10-07T12:00:00Z">
              <w:r>
                <w:rPr>
                  <w:rFonts w:ascii="Times New Roman" w:hAnsi="Times New Roman"/>
                  <w:b/>
                  <w:sz w:val="18"/>
                </w:rPr>
                <w:t xml:space="preserve">Bloco</w:t>
              </w:r>
            </w:ins>
          </w:p>
        </w:tc>
        <w:tc>
          <w:tcPr>
            <w:tcW w:w="2700" w:type="dxa"/>
            <w:tcBorders>
              <w:bottom w:val="single" w:sz="8" w:space="0" w:color="000000"/>
            </w:tcBorders>
            <w:vAlign w:val="center"/>
          </w:tcPr>
          <w:p>
            <w:pPr>
              <w:spacing w:before="20" w:after="20" w:line="240" w:lineRule="auto"/>
              <w:ind w:firstLine="0"/>
              <w:jc w:val="center"/>
              <w:rPr>
                <w:ins w:id="880605" w:author="Claude" w:date="2026-10-07T12:00:00Z"/>
              </w:rPr>
            </w:pPr>
            <w:ins w:id="880606" w:author="Claude" w:date="2026-10-07T12:00:00Z">
              <w:r>
                <w:rPr>
                  <w:rFonts w:ascii="Times New Roman" w:hAnsi="Times New Roman"/>
                  <w:b/>
                  <w:sz w:val="18"/>
                </w:rPr>
                <w:t xml:space="preserve">Premissa</w:t>
              </w:r>
            </w:ins>
          </w:p>
        </w:tc>
        <w:tc>
          <w:tcPr>
            <w:tcW w:w="2500" w:type="dxa"/>
            <w:tcBorders>
              <w:bottom w:val="single" w:sz="8" w:space="0" w:color="000000"/>
            </w:tcBorders>
            <w:vAlign w:val="center"/>
          </w:tcPr>
          <w:p>
            <w:pPr>
              <w:spacing w:before="20" w:after="20" w:line="240" w:lineRule="auto"/>
              <w:ind w:firstLine="0"/>
              <w:jc w:val="center"/>
              <w:rPr>
                <w:ins w:id="880607" w:author="Claude" w:date="2026-10-07T12:00:00Z"/>
              </w:rPr>
            </w:pPr>
            <w:ins w:id="880608" w:author="Claude" w:date="2026-10-07T12:00:00Z">
              <w:r>
                <w:rPr>
                  <w:rFonts w:ascii="Times New Roman" w:hAnsi="Times New Roman"/>
                  <w:b/>
                  <w:sz w:val="18"/>
                </w:rPr>
                <w:t xml:space="preserve">Valor no caso-base</w:t>
              </w:r>
            </w:ins>
          </w:p>
        </w:tc>
        <w:tc>
          <w:tcPr>
            <w:tcW w:w="2000" w:type="dxa"/>
            <w:tcBorders>
              <w:bottom w:val="single" w:sz="8" w:space="0" w:color="000000"/>
            </w:tcBorders>
            <w:vAlign w:val="center"/>
          </w:tcPr>
          <w:p>
            <w:pPr>
              <w:spacing w:before="20" w:after="20" w:line="240" w:lineRule="auto"/>
              <w:ind w:firstLine="0"/>
              <w:jc w:val="center"/>
              <w:rPr>
                <w:ins w:id="880609" w:author="Claude" w:date="2026-10-07T12:00:00Z"/>
              </w:rPr>
            </w:pPr>
            <w:ins w:id="880610" w:author="Claude" w:date="2026-10-07T12:00:00Z">
              <w:r>
                <w:rPr>
                  <w:rFonts w:ascii="Times New Roman" w:hAnsi="Times New Roman"/>
                  <w:b/>
                  <w:sz w:val="18"/>
                </w:rPr>
                <w:t xml:space="preserve">Origem declarada</w:t>
              </w:r>
            </w:ins>
          </w:p>
        </w:tc>
      </w:tr>
      <w:tr>
        <w:trPr>
          <w:cantSplit/>
          <w:ins w:id="880611" w:author="Claude" w:date="2026-10-07T12:00:00Z"/>
        </w:trPr>
        <w:tc>
          <w:tcPr>
            <w:tcW w:w="1300" w:type="dxa"/>
            <w:vAlign w:val="center"/>
          </w:tcPr>
          <w:p>
            <w:pPr>
              <w:spacing w:before="20" w:after="20" w:line="240" w:lineRule="auto"/>
              <w:ind w:firstLine="0"/>
              <w:jc w:val="left"/>
              <w:rPr>
                <w:ins w:id="880612" w:author="Claude" w:date="2026-10-07T12:00:00Z"/>
              </w:rPr>
            </w:pPr>
            <w:ins w:id="880613" w:author="Claude" w:date="2026-10-07T12:00:00Z">
              <w:r>
                <w:rPr>
                  <w:rFonts w:ascii="Times New Roman" w:hAnsi="Times New Roman"/>
                  <w:sz w:val="18"/>
                </w:rPr>
                <w:t xml:space="preserve">Infraestrutura</w:t>
              </w:r>
            </w:ins>
          </w:p>
        </w:tc>
        <w:tc>
          <w:tcPr>
            <w:tcW w:w="2700" w:type="dxa"/>
            <w:vAlign w:val="center"/>
          </w:tcPr>
          <w:p>
            <w:pPr>
              <w:spacing w:before="20" w:after="20" w:line="240" w:lineRule="auto"/>
              <w:ind w:firstLine="0"/>
              <w:jc w:val="left"/>
              <w:rPr>
                <w:ins w:id="880614" w:author="Claude" w:date="2026-10-07T12:00:00Z"/>
              </w:rPr>
            </w:pPr>
            <w:ins w:id="880615" w:author="Claude" w:date="2026-10-07T12:00:00Z">
              <w:r>
                <w:rPr>
                  <w:rFonts w:ascii="Times New Roman" w:hAnsi="Times New Roman"/>
                  <w:sz w:val="18"/>
                </w:rPr>
                <w:t xml:space="preserve">Área de lâmina d'água / profundidade</w:t>
              </w:r>
            </w:ins>
          </w:p>
        </w:tc>
        <w:tc>
          <w:tcPr>
            <w:tcW w:w="2500" w:type="dxa"/>
            <w:vAlign w:val="center"/>
          </w:tcPr>
          <w:p>
            <w:pPr>
              <w:spacing w:before="20" w:after="20" w:line="240" w:lineRule="auto"/>
              <w:ind w:firstLine="0"/>
              <w:jc w:val="left"/>
              <w:rPr>
                <w:ins w:id="880616" w:author="Claude" w:date="2026-10-07T12:00:00Z"/>
              </w:rPr>
            </w:pPr>
            <w:ins w:id="880617" w:author="Claude" w:date="2026-10-07T12:00:00Z">
              <w:r>
                <w:rPr>
                  <w:rFonts w:ascii="Times New Roman" w:hAnsi="Times New Roman"/>
                  <w:sz w:val="18"/>
                </w:rPr>
                <w:t xml:space="preserve">40.000 m² / 1,4 m</w:t>
              </w:r>
            </w:ins>
          </w:p>
        </w:tc>
        <w:tc>
          <w:tcPr>
            <w:tcW w:w="2000" w:type="dxa"/>
            <w:vAlign w:val="center"/>
          </w:tcPr>
          <w:p>
            <w:pPr>
              <w:spacing w:before="20" w:after="20" w:line="240" w:lineRule="auto"/>
              <w:ind w:firstLine="0"/>
              <w:jc w:val="left"/>
              <w:rPr>
                <w:ins w:id="880618" w:author="Claude" w:date="2026-10-07T12:00:00Z"/>
              </w:rPr>
            </w:pPr>
            <w:ins w:id="880619" w:author="Claude" w:date="2026-10-07T12:00:00Z">
              <w:r>
                <w:rPr>
                  <w:rFonts w:ascii="Times New Roman" w:hAnsi="Times New Roman"/>
                  <w:sz w:val="18"/>
                </w:rPr>
                <w:t xml:space="preserve">Estimativa do autor</w:t>
              </w:r>
            </w:ins>
          </w:p>
        </w:tc>
      </w:tr>
      <w:tr>
        <w:trPr>
          <w:cantSplit/>
          <w:ins w:id="880620" w:author="Claude" w:date="2026-10-07T12:00:00Z"/>
        </w:trPr>
        <w:tc>
          <w:tcPr>
            <w:tcW w:w="1300" w:type="dxa"/>
            <w:vAlign w:val="center"/>
          </w:tcPr>
          <w:p>
            <w:pPr>
              <w:spacing w:before="20" w:after="20" w:line="240" w:lineRule="auto"/>
              <w:ind w:firstLine="0"/>
              <w:jc w:val="left"/>
              <w:rPr>
                <w:ins w:id="880621" w:author="Claude" w:date="2026-10-07T12:00:00Z"/>
              </w:rPr>
            </w:pPr>
            <w:ins w:id="880622" w:author="Claude" w:date="2026-10-07T12:00:00Z">
              <w:r>
                <w:rPr>
                  <w:rFonts w:ascii="Times New Roman" w:hAnsi="Times New Roman"/>
                  <w:sz w:val="18"/>
                </w:rPr>
                <w:t xml:space="preserve">Infraestrutura</w:t>
              </w:r>
            </w:ins>
          </w:p>
        </w:tc>
        <w:tc>
          <w:tcPr>
            <w:tcW w:w="2700" w:type="dxa"/>
            <w:vAlign w:val="center"/>
          </w:tcPr>
          <w:p>
            <w:pPr>
              <w:spacing w:before="20" w:after="20" w:line="240" w:lineRule="auto"/>
              <w:ind w:firstLine="0"/>
              <w:jc w:val="left"/>
              <w:rPr>
                <w:ins w:id="880623" w:author="Claude" w:date="2026-10-07T12:00:00Z"/>
              </w:rPr>
            </w:pPr>
            <w:ins w:id="880624" w:author="Claude" w:date="2026-10-07T12:00:00Z">
              <w:r>
                <w:rPr>
                  <w:rFonts w:ascii="Times New Roman" w:hAnsi="Times New Roman"/>
                  <w:sz w:val="18"/>
                </w:rPr>
                <w:t xml:space="preserve">Viveiros (total / ativos); sistema</w:t>
              </w:r>
            </w:ins>
          </w:p>
        </w:tc>
        <w:tc>
          <w:tcPr>
            <w:tcW w:w="2500" w:type="dxa"/>
            <w:vAlign w:val="center"/>
          </w:tcPr>
          <w:p>
            <w:pPr>
              <w:spacing w:before="20" w:after="20" w:line="240" w:lineRule="auto"/>
              <w:ind w:firstLine="0"/>
              <w:jc w:val="left"/>
              <w:rPr>
                <w:ins w:id="880625" w:author="Claude" w:date="2026-10-07T12:00:00Z"/>
              </w:rPr>
            </w:pPr>
            <w:ins w:id="880626" w:author="Claude" w:date="2026-10-07T12:00:00Z">
              <w:r>
                <w:rPr>
                  <w:rFonts w:ascii="Times New Roman" w:hAnsi="Times New Roman"/>
                  <w:sz w:val="18"/>
                </w:rPr>
                <w:t xml:space="preserve">32 / 30; semi-intensivo</w:t>
              </w:r>
            </w:ins>
          </w:p>
        </w:tc>
        <w:tc>
          <w:tcPr>
            <w:tcW w:w="2000" w:type="dxa"/>
            <w:vAlign w:val="center"/>
          </w:tcPr>
          <w:p>
            <w:pPr>
              <w:spacing w:before="20" w:after="20" w:line="240" w:lineRule="auto"/>
              <w:ind w:firstLine="0"/>
              <w:jc w:val="left"/>
              <w:rPr>
                <w:ins w:id="880627" w:author="Claude" w:date="2026-10-07T12:00:00Z"/>
              </w:rPr>
            </w:pPr>
            <w:ins w:id="880628" w:author="Claude" w:date="2026-10-07T12:00:00Z">
              <w:r>
                <w:rPr>
                  <w:rFonts w:ascii="Times New Roman" w:hAnsi="Times New Roman"/>
                  <w:sz w:val="18"/>
                </w:rPr>
                <w:t xml:space="preserve">Estimativa do autor</w:t>
              </w:r>
            </w:ins>
          </w:p>
        </w:tc>
      </w:tr>
      <w:tr>
        <w:trPr>
          <w:cantSplit/>
          <w:ins w:id="880629" w:author="Claude" w:date="2026-10-07T12:00:00Z"/>
        </w:trPr>
        <w:tc>
          <w:tcPr>
            <w:tcW w:w="1300" w:type="dxa"/>
            <w:vAlign w:val="center"/>
          </w:tcPr>
          <w:p>
            <w:pPr>
              <w:spacing w:before="20" w:after="20" w:line="240" w:lineRule="auto"/>
              <w:ind w:firstLine="0"/>
              <w:jc w:val="left"/>
              <w:rPr>
                <w:ins w:id="880630" w:author="Claude" w:date="2026-10-07T12:00:00Z"/>
              </w:rPr>
            </w:pPr>
            <w:ins w:id="880631" w:author="Claude" w:date="2026-10-07T12:00:00Z">
              <w:r>
                <w:rPr>
                  <w:rFonts w:ascii="Times New Roman" w:hAnsi="Times New Roman"/>
                  <w:sz w:val="18"/>
                </w:rPr>
                <w:t xml:space="preserve">Biológico</w:t>
              </w:r>
            </w:ins>
          </w:p>
        </w:tc>
        <w:tc>
          <w:tcPr>
            <w:tcW w:w="2700" w:type="dxa"/>
            <w:vAlign w:val="center"/>
          </w:tcPr>
          <w:p>
            <w:pPr>
              <w:spacing w:before="20" w:after="20" w:line="240" w:lineRule="auto"/>
              <w:ind w:firstLine="0"/>
              <w:jc w:val="left"/>
              <w:rPr>
                <w:ins w:id="880632" w:author="Claude" w:date="2026-10-07T12:00:00Z"/>
              </w:rPr>
            </w:pPr>
            <w:ins w:id="880633" w:author="Claude" w:date="2026-10-07T12:00:00Z">
              <w:r>
                <w:rPr>
                  <w:rFonts w:ascii="Times New Roman" w:hAnsi="Times New Roman"/>
                  <w:sz w:val="18"/>
                </w:rPr>
                <w:t xml:space="preserve">Peso inicial / de abate; ciclo</w:t>
              </w:r>
            </w:ins>
          </w:p>
        </w:tc>
        <w:tc>
          <w:tcPr>
            <w:tcW w:w="2500" w:type="dxa"/>
            <w:vAlign w:val="center"/>
          </w:tcPr>
          <w:p>
            <w:pPr>
              <w:spacing w:before="20" w:after="20" w:line="240" w:lineRule="auto"/>
              <w:ind w:firstLine="0"/>
              <w:jc w:val="left"/>
              <w:rPr>
                <w:ins w:id="880634" w:author="Claude" w:date="2026-10-07T12:00:00Z"/>
              </w:rPr>
            </w:pPr>
            <w:ins w:id="880635" w:author="Claude" w:date="2026-10-07T12:00:00Z">
              <w:r>
                <w:rPr>
                  <w:rFonts w:ascii="Times New Roman" w:hAnsi="Times New Roman"/>
                  <w:sz w:val="18"/>
                </w:rPr>
                <w:t xml:space="preserve">30 g / 800 g; 180 dias</w:t>
              </w:r>
            </w:ins>
          </w:p>
        </w:tc>
        <w:tc>
          <w:tcPr>
            <w:tcW w:w="2000" w:type="dxa"/>
            <w:vAlign w:val="center"/>
          </w:tcPr>
          <w:p>
            <w:pPr>
              <w:spacing w:before="20" w:after="20" w:line="240" w:lineRule="auto"/>
              <w:ind w:firstLine="0"/>
              <w:jc w:val="left"/>
              <w:rPr>
                <w:ins w:id="880636" w:author="Claude" w:date="2026-10-07T12:00:00Z"/>
              </w:rPr>
            </w:pPr>
            <w:ins w:id="880637" w:author="Claude" w:date="2026-10-07T12:00:00Z">
              <w:r>
                <w:rPr>
                  <w:rFonts w:ascii="Times New Roman" w:hAnsi="Times New Roman"/>
                  <w:sz w:val="18"/>
                </w:rPr>
                <w:t xml:space="preserve">Bibliográfico (Kubitza, 2017)</w:t>
              </w:r>
            </w:ins>
          </w:p>
        </w:tc>
      </w:tr>
      <w:tr>
        <w:trPr>
          <w:cantSplit/>
          <w:ins w:id="880638" w:author="Claude" w:date="2026-10-07T12:00:00Z"/>
        </w:trPr>
        <w:tc>
          <w:tcPr>
            <w:tcW w:w="1300" w:type="dxa"/>
            <w:vAlign w:val="center"/>
          </w:tcPr>
          <w:p>
            <w:pPr>
              <w:spacing w:before="20" w:after="20" w:line="240" w:lineRule="auto"/>
              <w:ind w:firstLine="0"/>
              <w:jc w:val="left"/>
              <w:rPr>
                <w:ins w:id="880639" w:author="Claude" w:date="2026-10-07T12:00:00Z"/>
              </w:rPr>
            </w:pPr>
            <w:ins w:id="880640" w:author="Claude" w:date="2026-10-07T12:00:00Z">
              <w:r>
                <w:rPr>
                  <w:rFonts w:ascii="Times New Roman" w:hAnsi="Times New Roman"/>
                  <w:sz w:val="18"/>
                </w:rPr>
                <w:t xml:space="preserve">Biológico</w:t>
              </w:r>
            </w:ins>
          </w:p>
        </w:tc>
        <w:tc>
          <w:tcPr>
            <w:tcW w:w="2700" w:type="dxa"/>
            <w:vAlign w:val="center"/>
          </w:tcPr>
          <w:p>
            <w:pPr>
              <w:spacing w:before="20" w:after="20" w:line="240" w:lineRule="auto"/>
              <w:ind w:firstLine="0"/>
              <w:jc w:val="left"/>
              <w:rPr>
                <w:ins w:id="880641" w:author="Claude" w:date="2026-10-07T12:00:00Z"/>
              </w:rPr>
            </w:pPr>
            <w:ins w:id="880642" w:author="Claude" w:date="2026-10-07T12:00:00Z">
              <w:r>
                <w:rPr>
                  <w:rFonts w:ascii="Times New Roman" w:hAnsi="Times New Roman"/>
                  <w:sz w:val="18"/>
                </w:rPr>
                <w:t xml:space="preserve">Ciclos/ano (escalonados); produtividade</w:t>
              </w:r>
            </w:ins>
          </w:p>
        </w:tc>
        <w:tc>
          <w:tcPr>
            <w:tcW w:w="2500" w:type="dxa"/>
            <w:vAlign w:val="center"/>
          </w:tcPr>
          <w:p>
            <w:pPr>
              <w:spacing w:before="20" w:after="20" w:line="240" w:lineRule="auto"/>
              <w:ind w:firstLine="0"/>
              <w:jc w:val="left"/>
              <w:rPr>
                <w:ins w:id="880643" w:author="Claude" w:date="2026-10-07T12:00:00Z"/>
              </w:rPr>
            </w:pPr>
            <w:ins w:id="880644" w:author="Claude" w:date="2026-10-07T12:00:00Z">
              <w:r>
                <w:rPr>
                  <w:rFonts w:ascii="Times New Roman" w:hAnsi="Times New Roman"/>
                  <w:sz w:val="18"/>
                </w:rPr>
                <w:t xml:space="preserve">1,8; 1,3 kg/m²/ciclo</w:t>
              </w:r>
            </w:ins>
          </w:p>
        </w:tc>
        <w:tc>
          <w:tcPr>
            <w:tcW w:w="2000" w:type="dxa"/>
            <w:vAlign w:val="center"/>
          </w:tcPr>
          <w:p>
            <w:pPr>
              <w:spacing w:before="20" w:after="20" w:line="240" w:lineRule="auto"/>
              <w:ind w:firstLine="0"/>
              <w:jc w:val="left"/>
              <w:rPr>
                <w:ins w:id="880645" w:author="Claude" w:date="2026-10-07T12:00:00Z"/>
              </w:rPr>
            </w:pPr>
            <w:ins w:id="880646" w:author="Claude" w:date="2026-10-07T12:00:00Z">
              <w:r>
                <w:rPr>
                  <w:rFonts w:ascii="Times New Roman" w:hAnsi="Times New Roman"/>
                  <w:sz w:val="18"/>
                </w:rPr>
                <w:t xml:space="preserve">Bibliográfico (Kubitza, 2017)</w:t>
              </w:r>
            </w:ins>
          </w:p>
        </w:tc>
      </w:tr>
      <w:tr>
        <w:trPr>
          <w:cantSplit/>
          <w:ins w:id="880647" w:author="Claude" w:date="2026-10-07T12:00:00Z"/>
        </w:trPr>
        <w:tc>
          <w:tcPr>
            <w:tcW w:w="1300" w:type="dxa"/>
            <w:vAlign w:val="center"/>
          </w:tcPr>
          <w:p>
            <w:pPr>
              <w:spacing w:before="20" w:after="20" w:line="240" w:lineRule="auto"/>
              <w:ind w:firstLine="0"/>
              <w:jc w:val="left"/>
              <w:rPr>
                <w:ins w:id="880648" w:author="Claude" w:date="2026-10-07T12:00:00Z"/>
              </w:rPr>
            </w:pPr>
            <w:ins w:id="880649" w:author="Claude" w:date="2026-10-07T12:00:00Z">
              <w:r>
                <w:rPr>
                  <w:rFonts w:ascii="Times New Roman" w:hAnsi="Times New Roman"/>
                  <w:sz w:val="18"/>
                </w:rPr>
                <w:t xml:space="preserve">Insumos</w:t>
              </w:r>
            </w:ins>
          </w:p>
        </w:tc>
        <w:tc>
          <w:tcPr>
            <w:tcW w:w="2700" w:type="dxa"/>
            <w:vAlign w:val="center"/>
          </w:tcPr>
          <w:p>
            <w:pPr>
              <w:spacing w:before="20" w:after="20" w:line="240" w:lineRule="auto"/>
              <w:ind w:firstLine="0"/>
              <w:jc w:val="left"/>
              <w:rPr>
                <w:ins w:id="880650" w:author="Claude" w:date="2026-10-07T12:00:00Z"/>
              </w:rPr>
            </w:pPr>
            <w:ins w:id="880651" w:author="Claude" w:date="2026-10-07T12:00:00Z">
              <w:r>
                <w:rPr>
                  <w:rFonts w:ascii="Times New Roman" w:hAnsi="Times New Roman"/>
                  <w:sz w:val="18"/>
                </w:rPr>
                <w:t xml:space="preserve">FCR; mortalidade</w:t>
              </w:r>
            </w:ins>
          </w:p>
        </w:tc>
        <w:tc>
          <w:tcPr>
            <w:tcW w:w="2500" w:type="dxa"/>
            <w:vAlign w:val="center"/>
          </w:tcPr>
          <w:p>
            <w:pPr>
              <w:spacing w:before="20" w:after="20" w:line="240" w:lineRule="auto"/>
              <w:ind w:firstLine="0"/>
              <w:jc w:val="left"/>
              <w:rPr>
                <w:ins w:id="880652" w:author="Claude" w:date="2026-10-07T12:00:00Z"/>
              </w:rPr>
            </w:pPr>
            <w:ins w:id="880653" w:author="Claude" w:date="2026-10-07T12:00:00Z">
              <w:r>
                <w:rPr>
                  <w:rFonts w:ascii="Times New Roman" w:hAnsi="Times New Roman"/>
                  <w:sz w:val="18"/>
                </w:rPr>
                <w:t xml:space="preserve">1,50; 10%</w:t>
              </w:r>
            </w:ins>
          </w:p>
        </w:tc>
        <w:tc>
          <w:tcPr>
            <w:tcW w:w="2000" w:type="dxa"/>
            <w:vAlign w:val="center"/>
          </w:tcPr>
          <w:p>
            <w:pPr>
              <w:spacing w:before="20" w:after="20" w:line="240" w:lineRule="auto"/>
              <w:ind w:firstLine="0"/>
              <w:jc w:val="left"/>
              <w:rPr>
                <w:ins w:id="880654" w:author="Claude" w:date="2026-10-07T12:00:00Z"/>
              </w:rPr>
            </w:pPr>
            <w:ins w:id="880655" w:author="Claude" w:date="2026-10-07T12:00:00Z">
              <w:r>
                <w:rPr>
                  <w:rFonts w:ascii="Times New Roman" w:hAnsi="Times New Roman"/>
                  <w:sz w:val="18"/>
                </w:rPr>
                <w:t xml:space="preserve">Bibliográfico (Kubitza, 2017)</w:t>
              </w:r>
            </w:ins>
          </w:p>
        </w:tc>
      </w:tr>
      <w:tr>
        <w:trPr>
          <w:cantSplit/>
          <w:ins w:id="880656" w:author="Claude" w:date="2026-10-07T12:00:00Z"/>
        </w:trPr>
        <w:tc>
          <w:tcPr>
            <w:tcW w:w="1300" w:type="dxa"/>
            <w:vAlign w:val="center"/>
          </w:tcPr>
          <w:p>
            <w:pPr>
              <w:spacing w:before="20" w:after="20" w:line="240" w:lineRule="auto"/>
              <w:ind w:firstLine="0"/>
              <w:jc w:val="left"/>
              <w:rPr>
                <w:ins w:id="880657" w:author="Claude" w:date="2026-10-07T12:00:00Z"/>
              </w:rPr>
            </w:pPr>
            <w:ins w:id="880658" w:author="Claude" w:date="2026-10-07T12:00:00Z">
              <w:r>
                <w:rPr>
                  <w:rFonts w:ascii="Times New Roman" w:hAnsi="Times New Roman"/>
                  <w:sz w:val="18"/>
                </w:rPr>
                <w:t xml:space="preserve">Econômico</w:t>
              </w:r>
            </w:ins>
          </w:p>
        </w:tc>
        <w:tc>
          <w:tcPr>
            <w:tcW w:w="2700" w:type="dxa"/>
            <w:vAlign w:val="center"/>
          </w:tcPr>
          <w:p>
            <w:pPr>
              <w:spacing w:before="20" w:after="20" w:line="240" w:lineRule="auto"/>
              <w:ind w:firstLine="0"/>
              <w:jc w:val="left"/>
              <w:rPr>
                <w:ins w:id="880659" w:author="Claude" w:date="2026-10-07T12:00:00Z"/>
              </w:rPr>
            </w:pPr>
            <w:ins w:id="880660" w:author="Claude" w:date="2026-10-07T12:00:00Z">
              <w:r>
                <w:rPr>
                  <w:rFonts w:ascii="Times New Roman" w:hAnsi="Times New Roman"/>
                  <w:sz w:val="18"/>
                </w:rPr>
                <w:t xml:space="preserve">CAPEX (7 itens); capital de giro</w:t>
              </w:r>
            </w:ins>
          </w:p>
        </w:tc>
        <w:tc>
          <w:tcPr>
            <w:tcW w:w="2500" w:type="dxa"/>
            <w:vAlign w:val="center"/>
          </w:tcPr>
          <w:p>
            <w:pPr>
              <w:spacing w:before="20" w:after="20" w:line="240" w:lineRule="auto"/>
              <w:ind w:firstLine="0"/>
              <w:jc w:val="left"/>
              <w:rPr>
                <w:ins w:id="880661" w:author="Claude" w:date="2026-10-07T12:00:00Z"/>
              </w:rPr>
            </w:pPr>
            <w:ins w:id="880662" w:author="Claude" w:date="2026-10-07T12:00:00Z">
              <w:r>
                <w:rPr>
                  <w:rFonts w:ascii="Times New Roman" w:hAnsi="Times New Roman"/>
                  <w:sz w:val="18"/>
                </w:rPr>
                <w:t xml:space="preserve">R$ 745.000; R$ 60.000</w:t>
              </w:r>
            </w:ins>
          </w:p>
        </w:tc>
        <w:tc>
          <w:tcPr>
            <w:tcW w:w="2000" w:type="dxa"/>
            <w:vAlign w:val="center"/>
          </w:tcPr>
          <w:p>
            <w:pPr>
              <w:spacing w:before="20" w:after="20" w:line="240" w:lineRule="auto"/>
              <w:ind w:firstLine="0"/>
              <w:jc w:val="left"/>
              <w:rPr>
                <w:ins w:id="880663" w:author="Claude" w:date="2026-10-07T12:00:00Z"/>
              </w:rPr>
            </w:pPr>
            <w:ins w:id="880664" w:author="Claude" w:date="2026-10-07T12:00:00Z">
              <w:r>
                <w:rPr>
                  <w:rFonts w:ascii="Times New Roman" w:hAnsi="Times New Roman"/>
                  <w:sz w:val="18"/>
                </w:rPr>
                <w:t xml:space="preserve">Estimativa Classe 5 (AACE, 2020)</w:t>
              </w:r>
            </w:ins>
          </w:p>
        </w:tc>
      </w:tr>
      <w:tr>
        <w:trPr>
          <w:cantSplit/>
          <w:ins w:id="880665" w:author="Claude" w:date="2026-10-07T12:00:00Z"/>
        </w:trPr>
        <w:tc>
          <w:tcPr>
            <w:tcW w:w="1300" w:type="dxa"/>
            <w:vAlign w:val="center"/>
          </w:tcPr>
          <w:p>
            <w:pPr>
              <w:spacing w:before="20" w:after="20" w:line="240" w:lineRule="auto"/>
              <w:ind w:firstLine="0"/>
              <w:jc w:val="left"/>
              <w:rPr>
                <w:ins w:id="880666" w:author="Claude" w:date="2026-10-07T12:00:00Z"/>
              </w:rPr>
            </w:pPr>
            <w:ins w:id="880667" w:author="Claude" w:date="2026-10-07T12:00:00Z">
              <w:r>
                <w:rPr>
                  <w:rFonts w:ascii="Times New Roman" w:hAnsi="Times New Roman"/>
                  <w:sz w:val="18"/>
                </w:rPr>
                <w:t xml:space="preserve">Econômico</w:t>
              </w:r>
            </w:ins>
          </w:p>
        </w:tc>
        <w:tc>
          <w:tcPr>
            <w:tcW w:w="2700" w:type="dxa"/>
            <w:vAlign w:val="center"/>
          </w:tcPr>
          <w:p>
            <w:pPr>
              <w:spacing w:before="20" w:after="20" w:line="240" w:lineRule="auto"/>
              <w:ind w:firstLine="0"/>
              <w:jc w:val="left"/>
              <w:rPr>
                <w:ins w:id="880668" w:author="Claude" w:date="2026-10-07T12:00:00Z"/>
              </w:rPr>
            </w:pPr>
            <w:ins w:id="880669" w:author="Claude" w:date="2026-10-07T12:00:00Z">
              <w:r>
                <w:rPr>
                  <w:rFonts w:ascii="Times New Roman" w:hAnsi="Times New Roman"/>
                  <w:sz w:val="18"/>
                </w:rPr>
                <w:t xml:space="preserve">Fomento não reembolsável</w:t>
              </w:r>
            </w:ins>
          </w:p>
        </w:tc>
        <w:tc>
          <w:tcPr>
            <w:tcW w:w="2500" w:type="dxa"/>
            <w:vAlign w:val="center"/>
          </w:tcPr>
          <w:p>
            <w:pPr>
              <w:spacing w:before="20" w:after="20" w:line="240" w:lineRule="auto"/>
              <w:ind w:firstLine="0"/>
              <w:jc w:val="left"/>
              <w:rPr>
                <w:ins w:id="880670" w:author="Claude" w:date="2026-10-07T12:00:00Z"/>
              </w:rPr>
            </w:pPr>
            <w:ins w:id="880671" w:author="Claude" w:date="2026-10-07T12:00:00Z">
              <w:r>
                <w:rPr>
                  <w:rFonts w:ascii="Times New Roman" w:hAnsi="Times New Roman"/>
                  <w:sz w:val="18"/>
                </w:rPr>
                <w:t xml:space="preserve">70% do CAPEX</w:t>
              </w:r>
            </w:ins>
          </w:p>
        </w:tc>
        <w:tc>
          <w:tcPr>
            <w:tcW w:w="2000" w:type="dxa"/>
            <w:vAlign w:val="center"/>
          </w:tcPr>
          <w:p>
            <w:pPr>
              <w:spacing w:before="20" w:after="20" w:line="240" w:lineRule="auto"/>
              <w:ind w:firstLine="0"/>
              <w:jc w:val="left"/>
              <w:rPr>
                <w:ins w:id="880672" w:author="Claude" w:date="2026-10-07T12:00:00Z"/>
              </w:rPr>
            </w:pPr>
            <w:ins w:id="880673" w:author="Claude" w:date="2026-10-07T12:00:00Z">
              <w:r>
                <w:rPr>
                  <w:rFonts w:ascii="Times New Roman" w:hAnsi="Times New Roman"/>
                  <w:sz w:val="18"/>
                </w:rPr>
                <w:t xml:space="preserve">Hipótese (IBAMA, 2010, 2012)</w:t>
              </w:r>
            </w:ins>
          </w:p>
        </w:tc>
      </w:tr>
      <w:tr>
        <w:trPr>
          <w:cantSplit/>
          <w:ins w:id="880674" w:author="Claude" w:date="2026-10-07T12:00:00Z"/>
        </w:trPr>
        <w:tc>
          <w:tcPr>
            <w:tcW w:w="1300" w:type="dxa"/>
            <w:vAlign w:val="center"/>
          </w:tcPr>
          <w:p>
            <w:pPr>
              <w:spacing w:before="20" w:after="20" w:line="240" w:lineRule="auto"/>
              <w:ind w:firstLine="0"/>
              <w:jc w:val="left"/>
              <w:rPr>
                <w:ins w:id="880675" w:author="Claude" w:date="2026-10-07T12:00:00Z"/>
              </w:rPr>
            </w:pPr>
            <w:ins w:id="880676" w:author="Claude" w:date="2026-10-07T12:00:00Z">
              <w:r>
                <w:rPr>
                  <w:rFonts w:ascii="Times New Roman" w:hAnsi="Times New Roman"/>
                  <w:sz w:val="18"/>
                </w:rPr>
                <w:t xml:space="preserve">Econômico</w:t>
              </w:r>
            </w:ins>
          </w:p>
        </w:tc>
        <w:tc>
          <w:tcPr>
            <w:tcW w:w="2700" w:type="dxa"/>
            <w:vAlign w:val="center"/>
          </w:tcPr>
          <w:p>
            <w:pPr>
              <w:spacing w:before="20" w:after="20" w:line="240" w:lineRule="auto"/>
              <w:ind w:firstLine="0"/>
              <w:jc w:val="left"/>
              <w:rPr>
                <w:ins w:id="880677" w:author="Claude" w:date="2026-10-07T12:00:00Z"/>
              </w:rPr>
            </w:pPr>
            <w:ins w:id="880678" w:author="Claude" w:date="2026-10-07T12:00:00Z">
              <w:r>
                <w:rPr>
                  <w:rFonts w:ascii="Times New Roman" w:hAnsi="Times New Roman"/>
                  <w:sz w:val="18"/>
                </w:rPr>
                <w:t xml:space="preserve">Preço; ração; milheiro de alevinos</w:t>
              </w:r>
            </w:ins>
          </w:p>
        </w:tc>
        <w:tc>
          <w:tcPr>
            <w:tcW w:w="2500" w:type="dxa"/>
            <w:vAlign w:val="center"/>
          </w:tcPr>
          <w:p>
            <w:pPr>
              <w:spacing w:before="20" w:after="20" w:line="240" w:lineRule="auto"/>
              <w:ind w:firstLine="0"/>
              <w:jc w:val="left"/>
              <w:rPr>
                <w:ins w:id="880679" w:author="Claude" w:date="2026-10-07T12:00:00Z"/>
              </w:rPr>
            </w:pPr>
            <w:ins w:id="880680" w:author="Claude" w:date="2026-10-07T12:00:00Z">
              <w:r>
                <w:rPr>
                  <w:rFonts w:ascii="Times New Roman" w:hAnsi="Times New Roman"/>
                  <w:sz w:val="18"/>
                </w:rPr>
                <w:t xml:space="preserve">R$ 10,50/kg; R$ 3,10/kg; R$ 280</w:t>
              </w:r>
            </w:ins>
          </w:p>
        </w:tc>
        <w:tc>
          <w:tcPr>
            <w:tcW w:w="2000" w:type="dxa"/>
            <w:vAlign w:val="center"/>
          </w:tcPr>
          <w:p>
            <w:pPr>
              <w:spacing w:before="20" w:after="20" w:line="240" w:lineRule="auto"/>
              <w:ind w:firstLine="0"/>
              <w:jc w:val="left"/>
              <w:rPr>
                <w:ins w:id="880681" w:author="Claude" w:date="2026-10-07T12:00:00Z"/>
              </w:rPr>
            </w:pPr>
            <w:ins w:id="880682" w:author="Claude" w:date="2026-10-07T12:00:00Z">
              <w:r>
                <w:rPr>
                  <w:rFonts w:ascii="Times New Roman" w:hAnsi="Times New Roman"/>
                  <w:sz w:val="18"/>
                </w:rPr>
                <w:t xml:space="preserve">Cotação (a atualizar)</w:t>
              </w:r>
            </w:ins>
          </w:p>
        </w:tc>
      </w:tr>
      <w:tr>
        <w:trPr>
          <w:cantSplit/>
          <w:ins w:id="880683" w:author="Claude" w:date="2026-10-07T12:00:00Z"/>
        </w:trPr>
        <w:tc>
          <w:tcPr>
            <w:tcW w:w="1300" w:type="dxa"/>
            <w:vAlign w:val="center"/>
          </w:tcPr>
          <w:p>
            <w:pPr>
              <w:spacing w:before="20" w:after="20" w:line="240" w:lineRule="auto"/>
              <w:ind w:firstLine="0"/>
              <w:jc w:val="left"/>
              <w:rPr>
                <w:ins w:id="880684" w:author="Claude" w:date="2026-10-07T12:00:00Z"/>
              </w:rPr>
            </w:pPr>
            <w:ins w:id="880685" w:author="Claude" w:date="2026-10-07T12:00:00Z">
              <w:r>
                <w:rPr>
                  <w:rFonts w:ascii="Times New Roman" w:hAnsi="Times New Roman"/>
                  <w:sz w:val="18"/>
                </w:rPr>
                <w:t xml:space="preserve">Econômico</w:t>
              </w:r>
            </w:ins>
          </w:p>
        </w:tc>
        <w:tc>
          <w:tcPr>
            <w:tcW w:w="2700" w:type="dxa"/>
            <w:vAlign w:val="center"/>
          </w:tcPr>
          <w:p>
            <w:pPr>
              <w:spacing w:before="20" w:after="20" w:line="240" w:lineRule="auto"/>
              <w:ind w:firstLine="0"/>
              <w:jc w:val="left"/>
              <w:rPr>
                <w:ins w:id="880686" w:author="Claude" w:date="2026-10-07T12:00:00Z"/>
              </w:rPr>
            </w:pPr>
            <w:ins w:id="880687" w:author="Claude" w:date="2026-10-07T12:00:00Z">
              <w:r>
                <w:rPr>
                  <w:rFonts w:ascii="Times New Roman" w:hAnsi="Times New Roman"/>
                  <w:sz w:val="18"/>
                </w:rPr>
                <w:t xml:space="preserve">Retiradas de 6 cooperados; encargos</w:t>
              </w:r>
            </w:ins>
          </w:p>
        </w:tc>
        <w:tc>
          <w:tcPr>
            <w:tcW w:w="2500" w:type="dxa"/>
            <w:vAlign w:val="center"/>
          </w:tcPr>
          <w:p>
            <w:pPr>
              <w:spacing w:before="20" w:after="20" w:line="240" w:lineRule="auto"/>
              <w:ind w:firstLine="0"/>
              <w:jc w:val="left"/>
              <w:rPr>
                <w:ins w:id="880688" w:author="Claude" w:date="2026-10-07T12:00:00Z"/>
              </w:rPr>
            </w:pPr>
            <w:ins w:id="880689" w:author="Claude" w:date="2026-10-07T12:00:00Z">
              <w:r>
                <w:rPr>
                  <w:rFonts w:ascii="Times New Roman" w:hAnsi="Times New Roman"/>
                  <w:sz w:val="18"/>
                </w:rPr>
                <w:t xml:space="preserve">R$ 12.000/mês; 20%</w:t>
              </w:r>
            </w:ins>
          </w:p>
        </w:tc>
        <w:tc>
          <w:tcPr>
            <w:tcW w:w="2000" w:type="dxa"/>
            <w:vAlign w:val="center"/>
          </w:tcPr>
          <w:p>
            <w:pPr>
              <w:spacing w:before="20" w:after="20" w:line="240" w:lineRule="auto"/>
              <w:ind w:firstLine="0"/>
              <w:jc w:val="left"/>
              <w:rPr>
                <w:ins w:id="880690" w:author="Claude" w:date="2026-10-07T12:00:00Z"/>
              </w:rPr>
            </w:pPr>
            <w:ins w:id="880691" w:author="Claude" w:date="2026-10-07T12:00:00Z">
              <w:r>
                <w:rPr>
                  <w:rFonts w:ascii="Times New Roman" w:hAnsi="Times New Roman"/>
                  <w:sz w:val="18"/>
                </w:rPr>
                <w:t xml:space="preserve">Estimativa do autor</w:t>
              </w:r>
            </w:ins>
          </w:p>
        </w:tc>
      </w:tr>
      <w:tr>
        <w:trPr>
          <w:cantSplit/>
          <w:ins w:id="880692" w:author="Claude" w:date="2026-10-07T12:00:00Z"/>
        </w:trPr>
        <w:tc>
          <w:tcPr>
            <w:tcW w:w="1300" w:type="dxa"/>
            <w:vAlign w:val="center"/>
          </w:tcPr>
          <w:p>
            <w:pPr>
              <w:spacing w:before="20" w:after="20" w:line="240" w:lineRule="auto"/>
              <w:ind w:firstLine="0"/>
              <w:jc w:val="left"/>
              <w:rPr>
                <w:ins w:id="880693" w:author="Claude" w:date="2026-10-07T12:00:00Z"/>
              </w:rPr>
            </w:pPr>
            <w:ins w:id="880694" w:author="Claude" w:date="2026-10-07T12:00:00Z">
              <w:r>
                <w:rPr>
                  <w:rFonts w:ascii="Times New Roman" w:hAnsi="Times New Roman"/>
                  <w:sz w:val="18"/>
                </w:rPr>
                <w:t xml:space="preserve">Econômico</w:t>
              </w:r>
            </w:ins>
          </w:p>
        </w:tc>
        <w:tc>
          <w:tcPr>
            <w:tcW w:w="2700" w:type="dxa"/>
            <w:vAlign w:val="center"/>
          </w:tcPr>
          <w:p>
            <w:pPr>
              <w:spacing w:before="20" w:after="20" w:line="240" w:lineRule="auto"/>
              <w:ind w:firstLine="0"/>
              <w:jc w:val="left"/>
              <w:rPr>
                <w:ins w:id="880695" w:author="Claude" w:date="2026-10-07T12:00:00Z"/>
              </w:rPr>
            </w:pPr>
            <w:ins w:id="880696" w:author="Claude" w:date="2026-10-07T12:00:00Z">
              <w:r>
                <w:rPr>
                  <w:rFonts w:ascii="Times New Roman" w:hAnsi="Times New Roman"/>
                  <w:sz w:val="18"/>
                </w:rPr>
                <w:t xml:space="preserve">TMA; horizonte; rampa</w:t>
              </w:r>
            </w:ins>
          </w:p>
        </w:tc>
        <w:tc>
          <w:tcPr>
            <w:tcW w:w="2500" w:type="dxa"/>
            <w:vAlign w:val="center"/>
          </w:tcPr>
          <w:p>
            <w:pPr>
              <w:spacing w:before="20" w:after="20" w:line="240" w:lineRule="auto"/>
              <w:ind w:firstLine="0"/>
              <w:jc w:val="left"/>
              <w:rPr>
                <w:ins w:id="880697" w:author="Claude" w:date="2026-10-07T12:00:00Z"/>
              </w:rPr>
            </w:pPr>
            <w:ins w:id="880698" w:author="Claude" w:date="2026-10-07T12:00:00Z">
              <w:r>
                <w:rPr>
                  <w:rFonts w:ascii="Times New Roman" w:hAnsi="Times New Roman"/>
                  <w:sz w:val="18"/>
                </w:rPr>
                <w:t xml:space="preserve">10% a.a.; 10 anos; 70% → 100% em 12 meses</w:t>
              </w:r>
            </w:ins>
          </w:p>
        </w:tc>
        <w:tc>
          <w:tcPr>
            <w:tcW w:w="2000" w:type="dxa"/>
            <w:vAlign w:val="center"/>
          </w:tcPr>
          <w:p>
            <w:pPr>
              <w:spacing w:before="20" w:after="20" w:line="240" w:lineRule="auto"/>
              <w:ind w:firstLine="0"/>
              <w:jc w:val="left"/>
              <w:rPr>
                <w:ins w:id="880699" w:author="Claude" w:date="2026-10-07T12:00:00Z"/>
              </w:rPr>
            </w:pPr>
            <w:ins w:id="880700" w:author="Claude" w:date="2026-10-07T12:00:00Z">
              <w:r>
                <w:rPr>
                  <w:rFonts w:ascii="Times New Roman" w:hAnsi="Times New Roman"/>
                  <w:sz w:val="18"/>
                </w:rPr>
                <w:t xml:space="preserve">Estimativa do autor</w:t>
              </w:r>
            </w:ins>
          </w:p>
        </w:tc>
      </w:tr>
      <w:tr>
        <w:trPr>
          <w:cantSplit/>
          <w:ins w:id="880701" w:author="Claude" w:date="2026-10-07T12:00:00Z"/>
        </w:trPr>
        <w:tc>
          <w:tcPr>
            <w:tcW w:w="1300" w:type="dxa"/>
            <w:vAlign w:val="center"/>
          </w:tcPr>
          <w:p>
            <w:pPr>
              <w:spacing w:before="20" w:after="20" w:line="240" w:lineRule="auto"/>
              <w:ind w:firstLine="0"/>
              <w:jc w:val="left"/>
              <w:rPr>
                <w:ins w:id="880702" w:author="Claude" w:date="2026-10-07T12:00:00Z"/>
              </w:rPr>
            </w:pPr>
            <w:ins w:id="880703" w:author="Claude" w:date="2026-10-07T12:00:00Z">
              <w:r>
                <w:rPr>
                  <w:rFonts w:ascii="Times New Roman" w:hAnsi="Times New Roman"/>
                  <w:sz w:val="18"/>
                </w:rPr>
                <w:t xml:space="preserve">Ambiental</w:t>
              </w:r>
            </w:ins>
          </w:p>
        </w:tc>
        <w:tc>
          <w:tcPr>
            <w:tcW w:w="2700" w:type="dxa"/>
            <w:vAlign w:val="center"/>
          </w:tcPr>
          <w:p>
            <w:pPr>
              <w:spacing w:before="20" w:after="20" w:line="240" w:lineRule="auto"/>
              <w:ind w:firstLine="0"/>
              <w:jc w:val="left"/>
              <w:rPr>
                <w:ins w:id="880704" w:author="Claude" w:date="2026-10-07T12:00:00Z"/>
              </w:rPr>
            </w:pPr>
            <w:ins w:id="880705" w:author="Claude" w:date="2026-10-07T12:00:00Z">
              <w:r>
                <w:rPr>
                  <w:rFonts w:ascii="Times New Roman" w:hAnsi="Times New Roman"/>
                  <w:sz w:val="18"/>
                </w:rPr>
                <w:t xml:space="preserve">Limites de N e P (classe 2, lótico)</w:t>
              </w:r>
            </w:ins>
          </w:p>
        </w:tc>
        <w:tc>
          <w:tcPr>
            <w:tcW w:w="2500" w:type="dxa"/>
            <w:vAlign w:val="center"/>
          </w:tcPr>
          <w:p>
            <w:pPr>
              <w:spacing w:before="20" w:after="20" w:line="240" w:lineRule="auto"/>
              <w:ind w:firstLine="0"/>
              <w:jc w:val="left"/>
              <w:rPr>
                <w:ins w:id="880706" w:author="Claude" w:date="2026-10-07T12:00:00Z"/>
              </w:rPr>
            </w:pPr>
            <w:ins w:id="880707" w:author="Claude" w:date="2026-10-07T12:00:00Z">
              <w:r>
                <w:rPr>
                  <w:rFonts w:ascii="Times New Roman" w:hAnsi="Times New Roman"/>
                  <w:sz w:val="18"/>
                </w:rPr>
                <w:t xml:space="preserve">2,18 e 0,10 mg/L</w:t>
              </w:r>
            </w:ins>
          </w:p>
        </w:tc>
        <w:tc>
          <w:tcPr>
            <w:tcW w:w="2000" w:type="dxa"/>
            <w:vAlign w:val="center"/>
          </w:tcPr>
          <w:p>
            <w:pPr>
              <w:spacing w:before="20" w:after="20" w:line="240" w:lineRule="auto"/>
              <w:ind w:firstLine="0"/>
              <w:jc w:val="left"/>
              <w:rPr>
                <w:ins w:id="880708" w:author="Claude" w:date="2026-10-07T12:00:00Z"/>
              </w:rPr>
            </w:pPr>
            <w:ins w:id="880709" w:author="Claude" w:date="2026-10-07T12:00:00Z">
              <w:r>
                <w:rPr>
                  <w:rFonts w:ascii="Times New Roman" w:hAnsi="Times New Roman"/>
                  <w:sz w:val="18"/>
                </w:rPr>
                <w:t xml:space="preserve">Normativo (CONAMA 357/2005)</w:t>
              </w:r>
            </w:ins>
          </w:p>
        </w:tc>
      </w:tr>
      <w:tr>
        <w:trPr>
          <w:cantSplit/>
          <w:ins w:id="880710" w:author="Claude" w:date="2026-10-07T12:00:00Z"/>
        </w:trPr>
        <w:tc>
          <w:tcPr>
            <w:tcW w:w="1300" w:type="dxa"/>
            <w:vAlign w:val="center"/>
          </w:tcPr>
          <w:p>
            <w:pPr>
              <w:spacing w:before="20" w:after="20" w:line="240" w:lineRule="auto"/>
              <w:ind w:firstLine="0"/>
              <w:jc w:val="left"/>
              <w:rPr>
                <w:ins w:id="880711" w:author="Claude" w:date="2026-10-07T12:00:00Z"/>
              </w:rPr>
            </w:pPr>
            <w:ins w:id="880712" w:author="Claude" w:date="2026-10-07T12:00:00Z">
              <w:r>
                <w:rPr>
                  <w:rFonts w:ascii="Times New Roman" w:hAnsi="Times New Roman"/>
                  <w:sz w:val="18"/>
                </w:rPr>
                <w:t xml:space="preserve">Ambiental</w:t>
              </w:r>
            </w:ins>
          </w:p>
        </w:tc>
        <w:tc>
          <w:tcPr>
            <w:tcW w:w="2700" w:type="dxa"/>
            <w:vAlign w:val="center"/>
          </w:tcPr>
          <w:p>
            <w:pPr>
              <w:spacing w:before="20" w:after="20" w:line="240" w:lineRule="auto"/>
              <w:ind w:firstLine="0"/>
              <w:jc w:val="left"/>
              <w:rPr>
                <w:ins w:id="880713" w:author="Claude" w:date="2026-10-07T12:00:00Z"/>
              </w:rPr>
            </w:pPr>
            <w:ins w:id="880714" w:author="Claude" w:date="2026-10-07T12:00:00Z">
              <w:r>
                <w:rPr>
                  <w:rFonts w:ascii="Times New Roman" w:hAnsi="Times New Roman"/>
                  <w:sz w:val="18"/>
                </w:rPr>
                <w:t xml:space="preserve">Remoção de N/P no tratamento; energia</w:t>
              </w:r>
            </w:ins>
          </w:p>
        </w:tc>
        <w:tc>
          <w:tcPr>
            <w:tcW w:w="2500" w:type="dxa"/>
            <w:vAlign w:val="center"/>
          </w:tcPr>
          <w:p>
            <w:pPr>
              <w:spacing w:before="20" w:after="20" w:line="240" w:lineRule="auto"/>
              <w:ind w:firstLine="0"/>
              <w:jc w:val="left"/>
              <w:rPr>
                <w:ins w:id="880715" w:author="Claude" w:date="2026-10-07T12:00:00Z"/>
              </w:rPr>
            </w:pPr>
            <w:ins w:id="880716" w:author="Claude" w:date="2026-10-07T12:00:00Z">
              <w:r>
                <w:rPr>
                  <w:rFonts w:ascii="Times New Roman" w:hAnsi="Times New Roman"/>
                  <w:sz w:val="18"/>
                </w:rPr>
                <w:t xml:space="preserve">40% / 60%; rede</w:t>
              </w:r>
            </w:ins>
          </w:p>
        </w:tc>
        <w:tc>
          <w:tcPr>
            <w:tcW w:w="2000" w:type="dxa"/>
            <w:vAlign w:val="center"/>
          </w:tcPr>
          <w:p>
            <w:pPr>
              <w:spacing w:before="20" w:after="20" w:line="240" w:lineRule="auto"/>
              <w:ind w:firstLine="0"/>
              <w:jc w:val="left"/>
              <w:rPr>
                <w:ins w:id="880717" w:author="Claude" w:date="2026-10-07T12:00:00Z"/>
              </w:rPr>
            </w:pPr>
            <w:ins w:id="880718" w:author="Claude" w:date="2026-10-07T12:00:00Z">
              <w:r>
                <w:rPr>
                  <w:rFonts w:ascii="Times New Roman" w:hAnsi="Times New Roman"/>
                  <w:sz w:val="18"/>
                </w:rPr>
                <w:t xml:space="preserve">Estimativa do autor</w:t>
              </w:r>
            </w:ins>
          </w:p>
        </w:tc>
      </w:tr>
      <w:tr>
        <w:trPr>
          <w:cantSplit/>
          <w:ins w:id="880719" w:author="Claude" w:date="2026-10-07T12:00:00Z"/>
        </w:trPr>
        <w:tc>
          <w:tcPr>
            <w:tcW w:w="1300" w:type="dxa"/>
            <w:vAlign w:val="center"/>
          </w:tcPr>
          <w:p>
            <w:pPr>
              <w:spacing w:before="20" w:after="20" w:line="240" w:lineRule="auto"/>
              <w:ind w:firstLine="0"/>
              <w:jc w:val="left"/>
              <w:rPr>
                <w:ins w:id="880720" w:author="Claude" w:date="2026-10-07T12:00:00Z"/>
              </w:rPr>
            </w:pPr>
            <w:ins w:id="880721" w:author="Claude" w:date="2026-10-07T12:00:00Z">
              <w:r>
                <w:rPr>
                  <w:rFonts w:ascii="Times New Roman" w:hAnsi="Times New Roman"/>
                  <w:sz w:val="18"/>
                </w:rPr>
                <w:t xml:space="preserve">Social</w:t>
              </w:r>
            </w:ins>
          </w:p>
        </w:tc>
        <w:tc>
          <w:tcPr>
            <w:tcW w:w="2700" w:type="dxa"/>
            <w:vAlign w:val="center"/>
          </w:tcPr>
          <w:p>
            <w:pPr>
              <w:spacing w:before="20" w:after="20" w:line="240" w:lineRule="auto"/>
              <w:ind w:firstLine="0"/>
              <w:jc w:val="left"/>
              <w:rPr>
                <w:ins w:id="880722" w:author="Claude" w:date="2026-10-07T12:00:00Z"/>
              </w:rPr>
            </w:pPr>
            <w:ins w:id="880723" w:author="Claude" w:date="2026-10-07T12:00:00Z">
              <w:r>
                <w:rPr>
                  <w:rFonts w:ascii="Times New Roman" w:hAnsi="Times New Roman"/>
                  <w:sz w:val="18"/>
                </w:rPr>
                <w:t xml:space="preserve">Empregos diretos/indiretos; mão de obra local</w:t>
              </w:r>
            </w:ins>
          </w:p>
        </w:tc>
        <w:tc>
          <w:tcPr>
            <w:tcW w:w="2500" w:type="dxa"/>
            <w:vAlign w:val="center"/>
          </w:tcPr>
          <w:p>
            <w:pPr>
              <w:spacing w:before="20" w:after="20" w:line="240" w:lineRule="auto"/>
              <w:ind w:firstLine="0"/>
              <w:jc w:val="left"/>
              <w:rPr>
                <w:ins w:id="880724" w:author="Claude" w:date="2026-10-07T12:00:00Z"/>
              </w:rPr>
            </w:pPr>
            <w:ins w:id="880725" w:author="Claude" w:date="2026-10-07T12:00:00Z">
              <w:r>
                <w:rPr>
                  <w:rFonts w:ascii="Times New Roman" w:hAnsi="Times New Roman"/>
                  <w:sz w:val="18"/>
                </w:rPr>
                <w:t xml:space="preserve">6 / 10; 100%</w:t>
              </w:r>
            </w:ins>
          </w:p>
        </w:tc>
        <w:tc>
          <w:tcPr>
            <w:tcW w:w="2000" w:type="dxa"/>
            <w:vAlign w:val="center"/>
          </w:tcPr>
          <w:p>
            <w:pPr>
              <w:spacing w:before="20" w:after="20" w:line="240" w:lineRule="auto"/>
              <w:ind w:firstLine="0"/>
              <w:jc w:val="left"/>
              <w:rPr>
                <w:ins w:id="880726" w:author="Claude" w:date="2026-10-07T12:00:00Z"/>
              </w:rPr>
            </w:pPr>
            <w:ins w:id="880727" w:author="Claude" w:date="2026-10-07T12:00:00Z">
              <w:r>
                <w:rPr>
                  <w:rFonts w:ascii="Times New Roman" w:hAnsi="Times New Roman"/>
                  <w:sz w:val="18"/>
                </w:rPr>
                <w:t xml:space="preserve">Estimativa do autor</w:t>
              </w:r>
            </w:ins>
          </w:p>
        </w:tc>
      </w:tr>
    </w:tbl>
    <w:p>
      <w:pPr>
        <w:spacing w:after="120" w:line="360" w:lineRule="auto"/>
        <w:ind w:firstLine="0"/>
        <w:jc w:val="center"/>
        <w:rPr>
          <w:ins w:id="880728" w:author="Claude" w:date="2026-10-07T12:00:00Z"/>
        </w:rPr>
      </w:pPr>
      <w:ins w:id="880729" w:author="Claude" w:date="2026-10-07T12:00:00Z">
        <w:r>
          <w:rPr>
            <w:rFonts w:ascii="Times New Roman" w:eastAsia="Times New Roman" w:hAnsi="Times New Roman" w:cs="Times New Roman"/>
            <w:color w:val="000000" w:themeColor="text1"/>
            <w:sz w:val="16"/>
            <w:szCs w:val="16"/>
          </w:rPr>
          <w:t xml:space="preserve">Fonte: elaboração própria (2026).</w:t>
        </w:r>
      </w:ins>
    </w:p>
    <w:p>
      <w:pPr>
        <w:spacing w:line="360" w:lineRule="auto" w:before="0" w:after="0"/>
        <w:ind w:firstLine="709"/>
        <w:jc w:val="both"/>
      </w:pPr>
      <w:r>
        <w:rPr>
          <w:rFonts w:ascii="Times New Roman" w:hAnsi="Times New Roman"/>
          <w:sz w:val="24"/>
        </w:rPr>
        <w:t xml:space="preserve">A parametrização tributária </w:t>
      </w:r>
      <w:del w:id="880730" w:author="Claude" w:date="2026-10-07T12:00:00Z">
        <w:r>
          <w:rPr>
            <w:rFonts w:ascii="Times New Roman" w:hAnsi="Times New Roman"/>
            <w:sz w:val="24"/>
          </w:rPr>
          <w:delText xml:space="preserve">cria</w:delText>
        </w:r>
      </w:del>
      <w:ins w:id="880731" w:author="Claude" w:date="2026-10-07T12:00:00Z">
        <w:r>
          <w:rPr>
            <w:rFonts w:ascii="Times New Roman" w:hAnsi="Times New Roman"/>
            <w:sz w:val="24"/>
          </w:rPr>
          <w:t xml:space="preserve">aceita</w:t>
        </w:r>
      </w:ins>
      <w:r>
        <w:rPr>
          <w:rFonts w:ascii="Times New Roman" w:hAnsi="Times New Roman"/>
          <w:sz w:val="24"/>
        </w:rPr>
        <w:t xml:space="preserve"> </w:t>
      </w:r>
      <w:del w:id="880732" w:author="Claude" w:date="2026-10-07T12:00:00Z">
        <w:r>
          <w:rPr>
            <w:rFonts w:ascii="Times New Roman" w:hAnsi="Times New Roman"/>
            <w:sz w:val="24"/>
          </w:rPr>
          <w:delText xml:space="preserve">registros</w:delText>
        </w:r>
      </w:del>
      <w:ins w:id="880733" w:author="Claude" w:date="2026-10-07T12:00:00Z">
        <w:r>
          <w:rPr>
            <w:rFonts w:ascii="Times New Roman" w:hAnsi="Times New Roman"/>
            <w:sz w:val="24"/>
          </w:rPr>
          <w:t xml:space="preserve">alíquotas</w:t>
        </w:r>
      </w:ins>
      <w:r>
        <w:rPr>
          <w:rFonts w:ascii="Times New Roman" w:hAnsi="Times New Roman"/>
          <w:sz w:val="24"/>
        </w:rPr>
        <w:t xml:space="preserve"> individuais </w:t>
      </w:r>
      <w:del w:id="880734" w:author="Claude" w:date="2026-10-07T12:00:00Z">
        <w:r>
          <w:rPr>
            <w:rFonts w:ascii="Times New Roman" w:hAnsi="Times New Roman"/>
            <w:sz w:val="24"/>
          </w:rPr>
          <w:delText xml:space="preserve">para ICMS, IPI, ISS,</w:delText>
        </w:r>
      </w:del>
      <w:ins w:id="880735" w:author="Claude" w:date="2026-10-07T12:00:00Z">
        <w:r>
          <w:rPr>
            <w:rFonts w:ascii="Times New Roman" w:hAnsi="Times New Roman"/>
            <w:sz w:val="24"/>
          </w:rPr>
          <w:t xml:space="preserve">(ICMS,</w:t>
        </w:r>
      </w:ins>
      <w:r>
        <w:rPr>
          <w:rFonts w:ascii="Times New Roman" w:hAnsi="Times New Roman"/>
          <w:sz w:val="24"/>
        </w:rPr>
        <w:t xml:space="preserve"> PIS, COFINS, </w:t>
      </w:r>
      <w:del w:id="880736" w:author="Claude" w:date="2026-10-07T12:00:00Z">
        <w:r>
          <w:rPr>
            <w:rFonts w:ascii="Times New Roman" w:hAnsi="Times New Roman"/>
            <w:sz w:val="24"/>
          </w:rPr>
          <w:delText xml:space="preserve">CSLL,</w:delText>
        </w:r>
      </w:del>
      <w:ins w:id="880737" w:author="Claude" w:date="2026-10-07T12:00:00Z">
        <w:r>
          <w:rPr>
            <w:rFonts w:ascii="Times New Roman" w:hAnsi="Times New Roman"/>
            <w:sz w:val="24"/>
          </w:rPr>
          <w:t xml:space="preserve">IRPJ,</w:t>
        </w:r>
      </w:ins>
      <w:r>
        <w:rPr>
          <w:rFonts w:ascii="Times New Roman" w:hAnsi="Times New Roman"/>
          <w:sz w:val="24"/>
        </w:rPr>
        <w:t xml:space="preserve"> </w:t>
      </w:r>
      <w:del w:id="880738" w:author="Claude" w:date="2026-10-07T12:00:00Z">
        <w:r>
          <w:rPr>
            <w:rFonts w:ascii="Times New Roman" w:hAnsi="Times New Roman"/>
            <w:sz w:val="24"/>
          </w:rPr>
          <w:delText xml:space="preserve">IRPJ</w:delText>
        </w:r>
      </w:del>
      <w:ins w:id="880739" w:author="Claude" w:date="2026-10-07T12:00:00Z">
        <w:r>
          <w:rPr>
            <w:rFonts w:ascii="Times New Roman" w:hAnsi="Times New Roman"/>
            <w:sz w:val="24"/>
          </w:rPr>
          <w:t xml:space="preserve">CSLL</w:t>
        </w:r>
      </w:ins>
      <w:r>
        <w:rPr>
          <w:rFonts w:ascii="Times New Roman" w:hAnsi="Times New Roman"/>
          <w:sz w:val="24"/>
        </w:rPr>
        <w:t xml:space="preserve"> e contribuições </w:t>
      </w:r>
      <w:del w:id="880740" w:author="Claude" w:date="2026-10-07T12:00:00Z">
        <w:r>
          <w:rPr>
            <w:rFonts w:ascii="Times New Roman" w:hAnsi="Times New Roman"/>
            <w:sz w:val="24"/>
          </w:rPr>
          <w:delText xml:space="preserve">associadas</w:delText>
        </w:r>
      </w:del>
      <w:ins w:id="880741" w:author="Claude" w:date="2026-10-07T12:00:00Z">
        <w:r>
          <w:rPr>
            <w:rFonts w:ascii="Times New Roman" w:hAnsi="Times New Roman"/>
            <w:sz w:val="24"/>
          </w:rPr>
          <w:t xml:space="preserve">sobre</w:t>
        </w:r>
      </w:ins>
      <w:r>
        <w:rPr>
          <w:rFonts w:ascii="Times New Roman" w:hAnsi="Times New Roman"/>
          <w:sz w:val="24"/>
        </w:rPr>
        <w:t xml:space="preserve"> </w:t>
      </w:r>
      <w:del w:id="880742" w:author="Claude" w:date="2026-10-07T12:00:00Z">
        <w:r>
          <w:rPr>
            <w:rFonts w:ascii="Times New Roman" w:hAnsi="Times New Roman"/>
            <w:sz w:val="24"/>
          </w:rPr>
          <w:delText xml:space="preserve">à</w:delText>
        </w:r>
      </w:del>
      <w:ins w:id="880743" w:author="Claude" w:date="2026-10-07T12:00:00Z">
        <w:r>
          <w:rPr>
            <w:rFonts w:ascii="Times New Roman" w:hAnsi="Times New Roman"/>
            <w:sz w:val="24"/>
          </w:rPr>
          <w:t xml:space="preserve">a</w:t>
        </w:r>
      </w:ins>
      <w:r>
        <w:rPr>
          <w:rFonts w:ascii="Times New Roman" w:hAnsi="Times New Roman"/>
          <w:sz w:val="24"/>
        </w:rPr>
        <w:t xml:space="preserve"> folha ou </w:t>
      </w:r>
      <w:del w:id="880744" w:author="Claude" w:date="2026-10-07T12:00:00Z">
        <w:r>
          <w:rPr>
            <w:rFonts w:ascii="Times New Roman" w:hAnsi="Times New Roman"/>
            <w:sz w:val="24"/>
          </w:rPr>
          <w:delText xml:space="preserve">aos</w:delText>
        </w:r>
      </w:del>
      <w:ins w:id="880745" w:author="Claude" w:date="2026-10-07T12:00:00Z">
        <w:r>
          <w:rPr>
            <w:rFonts w:ascii="Times New Roman" w:hAnsi="Times New Roman"/>
            <w:sz w:val="24"/>
          </w:rPr>
          <w:t xml:space="preserve">sobre</w:t>
        </w:r>
      </w:ins>
      <w:r>
        <w:rPr>
          <w:rFonts w:ascii="Times New Roman" w:hAnsi="Times New Roman"/>
          <w:sz w:val="24"/>
        </w:rPr>
        <w:t xml:space="preserve"> </w:t>
      </w:r>
      <w:del w:id="880746" w:author="Claude" w:date="2026-10-07T12:00:00Z">
        <w:r>
          <w:rPr>
            <w:rFonts w:ascii="Times New Roman" w:hAnsi="Times New Roman"/>
            <w:sz w:val="24"/>
          </w:rPr>
          <w:delText xml:space="preserve">cooperados,</w:delText>
        </w:r>
      </w:del>
      <w:ins w:id="880747" w:author="Claude" w:date="2026-10-07T12:00:00Z">
        <w:r>
          <w:rPr>
            <w:rFonts w:ascii="Times New Roman" w:hAnsi="Times New Roman"/>
            <w:sz w:val="24"/>
          </w:rPr>
          <w:t xml:space="preserve">os</w:t>
        </w:r>
      </w:ins>
      <w:r>
        <w:rPr>
          <w:rFonts w:ascii="Times New Roman" w:hAnsi="Times New Roman"/>
          <w:sz w:val="24"/>
        </w:rPr>
        <w:t xml:space="preserve"> </w:t>
      </w:r>
      <w:del w:id="880748" w:author="Claude" w:date="2026-10-07T12:00:00Z">
        <w:r>
          <w:rPr>
            <w:rFonts w:ascii="Times New Roman" w:hAnsi="Times New Roman"/>
            <w:sz w:val="24"/>
          </w:rPr>
          <w:delText xml:space="preserve">quando</w:delText>
        </w:r>
      </w:del>
      <w:ins w:id="880749" w:author="Claude" w:date="2026-10-07T12:00:00Z">
        <w:r>
          <w:rPr>
            <w:rFonts w:ascii="Times New Roman" w:hAnsi="Times New Roman"/>
            <w:sz w:val="24"/>
          </w:rPr>
          <w:t xml:space="preserve">cooperados)</w:t>
        </w:r>
      </w:ins>
      <w:r>
        <w:rPr>
          <w:rFonts w:ascii="Times New Roman" w:hAnsi="Times New Roman"/>
          <w:sz w:val="24"/>
        </w:rPr>
        <w:t xml:space="preserve"> </w:t>
      </w:r>
      <w:del w:id="880750" w:author="Claude" w:date="2026-10-07T12:00:00Z">
        <w:r>
          <w:rPr>
            <w:rFonts w:ascii="Times New Roman" w:hAnsi="Times New Roman"/>
            <w:sz w:val="24"/>
          </w:rPr>
          <w:delText xml:space="preserve">habilitadas.</w:delText>
        </w:r>
      </w:del>
      <w:ins w:id="880751" w:author="Claude" w:date="2026-10-07T12:00:00Z">
        <w:r>
          <w:rPr>
            <w:rFonts w:ascii="Times New Roman" w:hAnsi="Times New Roman"/>
            <w:sz w:val="24"/>
          </w:rPr>
          <w:t xml:space="preserve">associadas</w:t>
        </w:r>
      </w:ins>
      <w:r>
        <w:rPr>
          <w:rFonts w:ascii="Times New Roman" w:hAnsi="Times New Roman"/>
          <w:sz w:val="24"/>
        </w:rPr>
        <w:t xml:space="preserve"> </w:t>
      </w:r>
      <w:del w:id="880752" w:author="Claude" w:date="2026-10-07T12:00:00Z">
        <w:r>
          <w:rPr>
            <w:rFonts w:ascii="Times New Roman" w:hAnsi="Times New Roman"/>
            <w:sz w:val="24"/>
          </w:rPr>
          <w:delText xml:space="preserve">O</w:delText>
        </w:r>
      </w:del>
      <w:ins w:id="880753" w:author="Claude" w:date="2026-10-07T12:00:00Z">
        <w:r>
          <w:rPr>
            <w:rFonts w:ascii="Times New Roman" w:hAnsi="Times New Roman"/>
            <w:sz w:val="24"/>
          </w:rPr>
          <w:t xml:space="preserve">a uma base de cálculo (faturamento, lucro ou folha), que o</w:t>
        </w:r>
      </w:ins>
      <w:r>
        <w:rPr>
          <w:rFonts w:ascii="Times New Roman" w:hAnsi="Times New Roman"/>
          <w:sz w:val="24"/>
        </w:rPr>
        <w:t xml:space="preserve"> modelo consolida </w:t>
      </w:r>
      <w:del w:id="880754" w:author="Claude" w:date="2026-10-07T12:00:00Z">
        <w:r>
          <w:rPr>
            <w:rFonts w:ascii="Times New Roman" w:hAnsi="Times New Roman"/>
            <w:sz w:val="24"/>
          </w:rPr>
          <w:delText xml:space="preserve">essas</w:delText>
        </w:r>
      </w:del>
      <w:ins w:id="880755" w:author="Claude" w:date="2026-10-07T12:00:00Z">
        <w:r>
          <w:rPr>
            <w:rFonts w:ascii="Times New Roman" w:hAnsi="Times New Roman"/>
            <w:sz w:val="24"/>
          </w:rPr>
          <w:t xml:space="preserve">antes</w:t>
        </w:r>
      </w:ins>
      <w:r>
        <w:rPr>
          <w:rFonts w:ascii="Times New Roman" w:hAnsi="Times New Roman"/>
          <w:sz w:val="24"/>
        </w:rPr>
        <w:t xml:space="preserve"> </w:t>
      </w:r>
      <w:del w:id="880756" w:author="Claude" w:date="2026-10-07T12:00:00Z">
        <w:r>
          <w:rPr>
            <w:rFonts w:ascii="Times New Roman" w:hAnsi="Times New Roman"/>
            <w:sz w:val="24"/>
          </w:rPr>
          <w:delText xml:space="preserve">alíquotas</w:delText>
        </w:r>
      </w:del>
      <w:ins w:id="880757" w:author="Claude" w:date="2026-10-07T12:00:00Z">
        <w:r>
          <w:rPr>
            <w:rFonts w:ascii="Times New Roman" w:hAnsi="Times New Roman"/>
            <w:sz w:val="24"/>
          </w:rPr>
          <w:t xml:space="preserve">do</w:t>
        </w:r>
      </w:ins>
      <w:r>
        <w:rPr>
          <w:rFonts w:ascii="Times New Roman" w:hAnsi="Times New Roman"/>
          <w:sz w:val="24"/>
        </w:rPr>
        <w:t xml:space="preserve"> </w:t>
      </w:r>
      <w:del w:id="880758" w:author="Claude" w:date="2026-10-07T12:00:00Z">
        <w:r>
          <w:rPr>
            <w:rFonts w:ascii="Times New Roman" w:hAnsi="Times New Roman"/>
            <w:sz w:val="24"/>
          </w:rPr>
          <w:delText xml:space="preserve">em</w:delText>
        </w:r>
      </w:del>
      <w:ins w:id="880759" w:author="Claude" w:date="2026-10-07T12:00:00Z">
        <w:r>
          <w:rPr>
            <w:rFonts w:ascii="Times New Roman" w:hAnsi="Times New Roman"/>
            <w:sz w:val="24"/>
          </w:rPr>
          <w:t xml:space="preserve">cálculo</w:t>
        </w:r>
      </w:ins>
      <w:r>
        <w:rPr>
          <w:rFonts w:ascii="Times New Roman" w:hAnsi="Times New Roman"/>
          <w:sz w:val="24"/>
        </w:rPr>
        <w:t xml:space="preserve"> </w:t>
      </w:r>
      <w:del w:id="880760" w:author="Claude" w:date="2026-10-07T12:00:00Z">
        <w:r>
          <w:rPr>
            <w:rFonts w:ascii="Times New Roman" w:hAnsi="Times New Roman"/>
            <w:sz w:val="24"/>
          </w:rPr>
          <w:delText xml:space="preserve">taxas</w:delText>
        </w:r>
      </w:del>
      <w:ins w:id="880761" w:author="Claude" w:date="2026-10-07T12:00:00Z">
        <w:r>
          <w:rPr>
            <w:rFonts w:ascii="Times New Roman" w:hAnsi="Times New Roman"/>
            <w:sz w:val="24"/>
          </w:rPr>
          <w:t xml:space="preserve">econômico.</w:t>
        </w:r>
      </w:ins>
      <w:r>
        <w:rPr>
          <w:rFonts w:ascii="Times New Roman" w:hAnsi="Times New Roman"/>
          <w:sz w:val="24"/>
        </w:rPr>
        <w:t xml:space="preserve"> </w:t>
      </w:r>
      <w:del w:id="880762" w:author="Claude" w:date="2026-10-07T12:00:00Z">
        <w:r>
          <w:rPr>
            <w:rFonts w:ascii="Times New Roman" w:hAnsi="Times New Roman"/>
            <w:sz w:val="24"/>
          </w:rPr>
          <w:delText xml:space="preserve">de</w:delText>
        </w:r>
      </w:del>
      <w:ins w:id="880763" w:author="Claude" w:date="2026-10-07T12:00:00Z">
        <w:r>
          <w:rPr>
            <w:rFonts w:ascii="Times New Roman" w:hAnsi="Times New Roman"/>
            <w:sz w:val="24"/>
          </w:rPr>
          <w:t xml:space="preserve">No caso-base, adotou-se 2,3% sobre o</w:t>
        </w:r>
      </w:ins>
      <w:r>
        <w:rPr>
          <w:rFonts w:ascii="Times New Roman" w:hAnsi="Times New Roman"/>
          <w:sz w:val="24"/>
        </w:rPr>
        <w:t xml:space="preserve"> faturamento e </w:t>
      </w:r>
      <w:del w:id="880764" w:author="Claude" w:date="2026-10-07T12:00:00Z">
        <w:r>
          <w:rPr>
            <w:rFonts w:ascii="Times New Roman" w:hAnsi="Times New Roman"/>
            <w:sz w:val="24"/>
          </w:rPr>
          <w:delText xml:space="preserve">de</w:delText>
        </w:r>
      </w:del>
      <w:ins w:id="880765" w:author="Claude" w:date="2026-10-07T12:00:00Z">
        <w:r>
          <w:rPr>
            <w:rFonts w:ascii="Times New Roman" w:hAnsi="Times New Roman"/>
            <w:sz w:val="24"/>
          </w:rPr>
          <w:t xml:space="preserve">alíquota</w:t>
        </w:r>
      </w:ins>
      <w:r>
        <w:rPr>
          <w:rFonts w:ascii="Times New Roman" w:hAnsi="Times New Roman"/>
          <w:sz w:val="24"/>
        </w:rPr>
        <w:t xml:space="preserve"> </w:t>
      </w:r>
      <w:del w:id="880766" w:author="Claude" w:date="2026-10-07T12:00:00Z">
        <w:r>
          <w:rPr>
            <w:rFonts w:ascii="Times New Roman" w:hAnsi="Times New Roman"/>
            <w:sz w:val="24"/>
          </w:rPr>
          <w:delText xml:space="preserve">lucro</w:delText>
        </w:r>
      </w:del>
      <w:ins w:id="880767" w:author="Claude" w:date="2026-10-07T12:00:00Z">
        <w:r>
          <w:rPr>
            <w:rFonts w:ascii="Times New Roman" w:hAnsi="Times New Roman"/>
            <w:sz w:val="24"/>
          </w:rPr>
          <w:t xml:space="preserve">nula</w:t>
        </w:r>
      </w:ins>
      <w:r>
        <w:rPr>
          <w:rFonts w:ascii="Times New Roman" w:hAnsi="Times New Roman"/>
          <w:sz w:val="24"/>
        </w:rPr>
        <w:t xml:space="preserve"> </w:t>
      </w:r>
      <w:del w:id="880768" w:author="Claude" w:date="2026-10-07T12:00:00Z">
        <w:r>
          <w:rPr>
            <w:rFonts w:ascii="Times New Roman" w:hAnsi="Times New Roman"/>
            <w:sz w:val="24"/>
          </w:rPr>
          <w:delText xml:space="preserve">para alimentar</w:delText>
        </w:r>
      </w:del>
      <w:ins w:id="880769" w:author="Claude" w:date="2026-10-07T12:00:00Z">
        <w:r>
          <w:rPr>
            <w:rFonts w:ascii="Times New Roman" w:hAnsi="Times New Roman"/>
            <w:sz w:val="24"/>
          </w:rPr>
          <w:t xml:space="preserve">sobre</w:t>
        </w:r>
      </w:ins>
      <w:r>
        <w:rPr>
          <w:rFonts w:ascii="Times New Roman" w:hAnsi="Times New Roman"/>
          <w:sz w:val="24"/>
        </w:rPr>
        <w:t xml:space="preserve"> o </w:t>
      </w:r>
      <w:del w:id="880770" w:author="Claude" w:date="2026-10-07T12:00:00Z">
        <w:r>
          <w:rPr>
            <w:rFonts w:ascii="Times New Roman" w:hAnsi="Times New Roman"/>
            <w:sz w:val="24"/>
          </w:rPr>
          <w:delText xml:space="preserve">cálculo</w:delText>
        </w:r>
      </w:del>
      <w:ins w:id="880771" w:author="Claude" w:date="2026-10-07T12:00:00Z">
        <w:r>
          <w:rPr>
            <w:rFonts w:ascii="Times New Roman" w:hAnsi="Times New Roman"/>
            <w:sz w:val="24"/>
          </w:rPr>
          <w:t xml:space="preserve">resultado,</w:t>
        </w:r>
      </w:ins>
      <w:r>
        <w:rPr>
          <w:rFonts w:ascii="Times New Roman" w:hAnsi="Times New Roman"/>
          <w:sz w:val="24"/>
        </w:rPr>
        <w:t xml:space="preserve"> </w:t>
      </w:r>
      <w:del w:id="880772" w:author="Claude" w:date="2026-10-07T12:00:00Z">
        <w:r>
          <w:rPr>
            <w:rFonts w:ascii="Times New Roman" w:hAnsi="Times New Roman"/>
            <w:sz w:val="24"/>
          </w:rPr>
          <w:delText xml:space="preserve">econômico.</w:delText>
        </w:r>
      </w:del>
      <w:ins w:id="880773" w:author="Claude" w:date="2026-10-07T12:00:00Z">
        <w:r>
          <w:rPr>
            <w:rFonts w:ascii="Times New Roman" w:hAnsi="Times New Roman"/>
            <w:sz w:val="24"/>
          </w:rPr>
          <w:t xml:space="preserve">coerente com o tratamento do ato cooperativo.</w:t>
        </w:r>
      </w:ins>
      <w:r>
        <w:rPr>
          <w:rFonts w:ascii="Times New Roman" w:hAnsi="Times New Roman"/>
          <w:sz w:val="24"/>
        </w:rPr>
        <w:t xml:space="preserve"> Isso é diferente de afirmar que o framework reproduz integralmente a complexidade jurídico-contábil de todos os regimes tributários.</w:t>
      </w:r>
    </w:p>
    <w:p>
      <w:pPr>
        <w:pStyle w:val="Ttulo2"/>
        <w:pageBreakBefore w:val="0"/>
      </w:pPr>
      <w:bookmarkStart w:id="990042" w:name="_TocRev187_T6"/>
      <w:del w:id="880774" w:author="Claude" w:date="2026-10-07T12:00:00Z">
        <w:r>
          <w:rPr>
            <w:rFonts w:ascii="Times New Roman" w:hAnsi="Times New Roman"/>
            <w:b w:val="0"/>
            <w:sz w:val="28"/>
          </w:rPr>
          <w:delText xml:space="preserve">4.3</w:delText>
        </w:r>
      </w:del>
      <w:ins w:id="880775" w:author="Claude" w:date="2026-10-07T12:00:00Z">
        <w:r>
          <w:rPr>
            <w:rFonts w:ascii="Times New Roman" w:hAnsi="Times New Roman"/>
            <w:b w:val="0"/>
            <w:sz w:val="28"/>
          </w:rPr>
          <w:t xml:space="preserve">4.5</w:t>
        </w:r>
      </w:ins>
      <w:r>
        <w:rPr>
          <w:rFonts w:ascii="Times New Roman" w:hAnsi="Times New Roman"/>
          <w:b w:val="0"/>
          <w:sz w:val="28"/>
        </w:rPr>
        <w:t xml:space="preserve"> Resultados da dimensão técnica</w:t>
      </w:r>
      <w:bookmarkEnd w:id="990042"/>
    </w:p>
    <w:p>
      <w:pPr>
        <w:spacing w:line="360" w:lineRule="auto" w:before="0" w:after="0"/>
        <w:ind w:firstLine="709"/>
        <w:jc w:val="both"/>
        <w:rPr>
          <w:del w:id="880777" w:author="Claude" w:date="2026-10-07T12:00:00Z"/>
        </w:rPr>
      </w:pPr>
      <w:del w:id="880776" w:author="Claude" w:date="2026-10-07T12:00:00Z">
        <w:r>
          <w:rPr>
            <w:rFonts w:ascii="Times New Roman" w:hAnsi="Times New Roman"/>
            <w:sz w:val="24"/>
          </w:rPr>
          <w:delText>A função calcular_tecnico() operacionaliza a dimensão técnica a partir de três componentes normalizados: disponibilidade, performance e qualidade. A disponibilidade pode ser obtida pelo quociente entre tanques ativos e tanques totais; a performance deriva do desempenho/crescimento real informado; e a qualidade é obtida a partir de qualidade_pct. O OEE resulta do produto dessas parcelas. Paralelamente, a função calcula sobrevivência, biomassa final, produção anual e mensal, ração, FCR, produtividade e carga média.</w:delText>
        </w:r>
      </w:del>
    </w:p>
    <w:p>
      <w:pPr>
        <w:pStyle w:val="Legenda"/>
        <w:spacing w:before="160" w:after="60"/>
        <w:ind w:firstLine="0"/>
        <w:rPr>
          <w:del w:id="880779" w:author="Claude" w:date="2026-10-07T12:00:00Z"/>
        </w:rPr>
      </w:pPr>
      <w:del w:id="880778" w:author="Claude" w:date="2026-10-07T12:00:00Z">
        <w:r>
          <w:rPr>
            <w:rFonts w:ascii="Times New Roman" w:hAnsi="Times New Roman"/>
            <w:b/>
            <w:sz w:val="18"/>
          </w:rPr>
          <w:delText>Código 4 – Cálculo da dimensão técnica e OEE</w:delText>
        </w:r>
      </w:del>
    </w:p>
    <w:p>
      <w:pPr>
        <w:spacing w:line="240" w:lineRule="auto" w:before="40" w:after="40"/>
        <w:ind w:firstLine="0" w:left="283" w:right="113"/>
        <w:jc w:val="left"/>
        <w:shd w:fill="F2F2F2"/>
        <w:rPr>
          <w:del w:id="880781" w:author="Claude" w:date="2026-10-07T12:00:00Z"/>
        </w:rPr>
      </w:pPr>
      <w:del w:id="880780" w:author="Claude" w:date="2026-10-07T12:00:00Z">
        <w:r>
          <w:rPr>
            <w:rFonts w:ascii="Consolas" w:hAnsi="Consolas"/>
            <w:sz w:val="16"/>
          </w:rPr>
          <w:delText>def calcular_tecnico(cfg: EVTEASConfig) -&gt; Dict[str, Any]:</w:delText>
          <w:br/>
          <w:delText xml:space="preserve">    t = cfg.tecnico</w:delText>
          <w:br/>
          <w:delText xml:space="preserve">    tanques_ativos_pct = safe_div(t.tanques_ativos, t.numero_tanques, 0)</w:delText>
          <w:br/>
          <w:delText xml:space="preserve">    disponibilidade = pct(t.disponibilidade_pct) if t.disponibilidade_pct is not None else tanques_ativos_pct</w:delText>
          <w:br/>
          <w:delText xml:space="preserve">    performance = clamp(pct(t.crescimento_real_pct))</w:delText>
          <w:br/>
          <w:delText xml:space="preserve">    qualidade = clamp(pct(t.qualidade_pct))</w:delText>
          <w:br/>
          <w:delText xml:space="preserve">    oee = disponibilidade * performance * qualidade</w:delText>
          <w:br/>
          <w:br/>
          <w:delText xml:space="preserve">    ganho_peso_kg = max(t.peso_final_g - t.peso_inicial_g, 0) / 1000</w:delText>
          <w:br/>
          <w:delText xml:space="preserve">    sobrevivencia = clamp(1 - pct(t.mortalidade_pct))</w:delText>
          <w:br/>
          <w:br/>
          <w:delText xml:space="preserve">    biomassa_final_por_ciclo = (</w:delText>
          <w:br/>
          <w:delText xml:space="preserve">        t.volume_util_m3 * max(t.capacidade_carga_kg_m3, 0) * sobrevivencia</w:delText>
          <w:br/>
          <w:delText xml:space="preserve">    )</w:delText>
          <w:br/>
          <w:delText xml:space="preserve">    if t.produtividade_esperada_kg_m2_ciclo &gt; 0:</w:delText>
          <w:br/>
          <w:delText xml:space="preserve">        biomassa_por_produtividade = t.area_lamina_m2 * t.produtividade_esperada_kg_m2_ciclo * sobrevivencia</w:delText>
          <w:br/>
          <w:delText xml:space="preserve">        biomassa_final_por_ciclo = min(biomassa_final_por_ciclo, biomassa_por_produtividade)</w:delText>
          <w:br/>
          <w:br/>
          <w:delText xml:space="preserve">    producao_anual_kg = biomassa_final_por_ciclo * max(t.ciclos_ano, 0)</w:delText>
          <w:br/>
          <w:delText xml:space="preserve">    producao_mensal_kg = producao_anual_kg / 12</w:delText>
          <w:br/>
          <w:delText xml:space="preserve">    biomassa_inicial = max(t.biomassa_inicial_kg, 0)</w:delText>
          <w:br/>
          <w:delText xml:space="preserve">    ganho_biomassa = max(biomassa_final_por_ciclo - biomassa_inicial, 0)</w:delText>
          <w:br/>
          <w:delText xml:space="preserve">    racao_ciclo_kg = ganho_biomassa * max(t.fcr, 0)</w:delText>
          <w:br/>
          <w:delText xml:space="preserve">    racao_anual_kg = racao_ciclo_kg * max(t.ciclos_ano, 0)</w:delText>
          <w:br/>
          <w:delText xml:space="preserve">    produtividade_m2_ano = safe_div(producao_anual_kg, t.area_lamina_m2)</w:delText>
          <w:br/>
          <w:delText xml:space="preserve">    carga_media_kg_m3 = safe_div(biomassa_final_por_ciclo, t.volume_util_m3)</w:delText>
          <w:br/>
          <w:br/>
          <w:delText xml:space="preserve">    return {</w:delText>
          <w:br/>
          <w:delText xml:space="preserve">        "especie": t.especie,</w:delText>
          <w:br/>
          <w:delText xml:space="preserve">        "disponibilidade": disponibilidade,</w:delText>
          <w:br/>
          <w:delText xml:space="preserve">        "performance": performance,</w:delText>
          <w:br/>
          <w:delText xml:space="preserve">        "qualidade": qualidade,</w:delText>
          <w:br/>
          <w:delText xml:space="preserve">        "oee": oee,</w:delText>
          <w:br/>
          <w:delText xml:space="preserve">        "sobrevivencia": sobrevivencia,</w:delText>
          <w:br/>
          <w:delText xml:space="preserve">        "mortalidade_pct": t.mortalidade_pct,</w:delText>
          <w:br/>
          <w:delText xml:space="preserve">        "ganho_peso_individual_kg": ganho_peso_kg,</w:delText>
          <w:br/>
          <w:delText xml:space="preserve">        "biomassa_final_ciclo_kg": biomassa_final_por_ciclo,</w:delText>
          <w:br/>
          <w:delText xml:space="preserve">        "ganho_biomassa_ciclo_kg": ganho_biomassa,</w:delText>
          <w:br/>
          <w:delText xml:space="preserve">        "producao_kg_ciclo": biomassa_final_por_ciclo,</w:delText>
          <w:br/>
          <w:delText xml:space="preserve">        "producao_kg_ano": producao_anual_kg,</w:delText>
          <w:br/>
          <w:delText xml:space="preserve">        "producao_kg_mes": producao_mensal_kg,</w:delText>
          <w:br/>
          <w:delText xml:space="preserve">        "racao_kg_ciclo": racao_ciclo_kg,</w:delText>
          <w:br/>
          <w:delText xml:space="preserve">        "racao_kg_ano": racao_anual_kg,</w:delText>
          <w:br/>
          <w:delText xml:space="preserve">        "fcr": t.fcr,</w:delText>
          <w:br/>
          <w:delText xml:space="preserve">        "produtividade_kg_m2_ano": produtividade_m2_ano,</w:delText>
          <w:br/>
          <w:delText xml:space="preserve">        "carga_media_kg_m3": carga_media_kg_m3,</w:delText>
          <w:br/>
          <w:delText xml:space="preserve">        "ciclos_ano": t.ciclos_ano,</w:delText>
          <w:br/>
          <w:delText xml:space="preserve">    }</w:delText>
        </w:r>
      </w:del>
    </w:p>
    <w:p>
      <w:pPr>
        <w:pStyle w:val="Legenda"/>
        <w:ind w:firstLine="0"/>
        <w:rPr>
          <w:del w:id="880783" w:author="Claude" w:date="2026-10-07T12:00:00Z"/>
        </w:rPr>
      </w:pPr>
      <w:del w:id="880782" w:author="Claude" w:date="2026-10-07T12:00:00Z">
        <w:r>
          <w:rPr>
            <w:rFonts w:ascii="Times New Roman" w:hAnsi="Times New Roman"/>
            <w:sz w:val="18"/>
          </w:rPr>
          <w:delText>Fonte: elaboração própria, a partir do notebook EVTEAS_Py_MASTER_COMPLETO_ENTRADAS_INTERATIVAS.</w:delText>
        </w:r>
      </w:del>
    </w:p>
    <w:p>
      <w:pPr>
        <w:spacing w:line="360" w:lineRule="auto" w:before="0" w:after="0"/>
        <w:ind w:firstLine="709"/>
        <w:jc w:val="both"/>
        <w:rPr>
          <w:del w:id="880785" w:author="Claude" w:date="2026-10-07T12:00:00Z"/>
        </w:rPr>
      </w:pPr>
      <w:del w:id="880784" w:author="Claude" w:date="2026-10-07T12:00:00Z">
        <w:r>
          <w:rPr>
            <w:rFonts w:ascii="Times New Roman" w:hAnsi="Times New Roman"/>
            <w:sz w:val="24"/>
          </w:rPr>
          <w:delText>Uma particularidade importante é o mecanismo de restrição dupla da biomassa. Primeiro, a biomassa final por ciclo é calculada a partir de volume útil, capacidade de carga e sobrevivência. Depois, se a produtividade esperada por área for positiva, o algoritmo calcula uma segunda capacidade baseada na área e utiliza o menor valor. Essa regra evita que uma única hipótese domine o resultado quando duas restrições produtivas foram fornecidas.</w:delText>
        </w:r>
      </w:del>
    </w:p>
    <w:p>
      <w:pPr>
        <w:spacing w:line="360" w:lineRule="auto" w:before="0" w:after="0"/>
        <w:ind w:firstLine="709"/>
        <w:jc w:val="both"/>
        <w:rPr>
          <w:del w:id="880787" w:author="Claude" w:date="2026-10-07T12:00:00Z"/>
        </w:rPr>
      </w:pPr>
      <w:del w:id="880786" w:author="Claude" w:date="2026-10-07T12:00:00Z">
        <w:r>
          <w:rPr>
            <w:rFonts w:ascii="Times New Roman" w:hAnsi="Times New Roman"/>
            <w:sz w:val="24"/>
          </w:rPr>
          <w:delText>No caso-base do próprio notebook, a configuração utiliza 1.500 m² de lâmina d’água, 1.500 m³ de volume útil, 10 tanques, 9 ativos, 30 kg/m³ de capacidade de carga, 240 dias de ciclo, 1,4 ciclos/ano, mortalidade de 8%, FCR de 1,60 e produtividade esperada de 8 kg/m²/ciclo. A execução gerou OEE de 0,828, sobrevivência de 0,92, produção anual de 15.456 kg, produtividade anual de 10,304 kg/m²/ano e carga média de 7,36 kg/m³. Esses valores são saídas de teste do artefato.</w:delText>
        </w:r>
      </w:del>
    </w:p>
    <w:p>
      <w:pPr>
        <w:spacing w:line="360" w:lineRule="auto" w:before="0" w:after="0"/>
        <w:ind w:firstLine="709"/>
        <w:jc w:val="both"/>
        <w:rPr>
          <w:ins w:id="880788" w:author="Claude" w:date="2026-10-07T12:00:00Z"/>
        </w:rPr>
      </w:pPr>
      <w:ins w:id="880789" w:author="Claude" w:date="2026-10-07T12:00:00Z">
        <w:r>
          <w:rPr>
            <w:rFonts w:ascii="Times New Roman" w:hAnsi="Times New Roman"/>
            <w:sz w:val="24"/>
          </w:rPr>
          <w:t xml:space="preserve">A função calcular_tecnico() operacionaliza a dimensão técnica a partir dos três blocos de entrada descritos na Seção 2.8.6: infraestrutura, parâmetros biológicos e eficiência de insumos. Nesta revisão, a estocagem passou a ser tratada como decisão de projeto: o número de alevinos por ciclo é dimensionado para atingir a biomassa-alvo com a mortalidade esperada, enquanto a mortalidade e o desempenho de crescimento efetivos são incertos. Assim, quando a mortalidade simulada é maior, a biomassa despescada diminui, o que não ocorria na versão anterior.</w:t>
        </w:r>
      </w:ins>
    </w:p>
    <w:p>
      <w:pPr>
        <w:spacing w:line="360" w:lineRule="auto" w:before="0" w:after="0"/>
        <w:ind w:firstLine="709"/>
        <w:jc w:val="both"/>
        <w:rPr>
          <w:ins w:id="880790" w:author="Claude" w:date="2026-10-07T12:00:00Z"/>
        </w:rPr>
      </w:pPr>
      <w:ins w:id="880791" w:author="Claude" w:date="2026-10-07T12:00:00Z">
        <w:r>
          <w:rPr>
            <w:rFonts w:ascii="Times New Roman" w:hAnsi="Times New Roman"/>
            <w:sz w:val="24"/>
          </w:rPr>
          <w:t xml:space="preserve">Uma particularidade importante é o mecanismo de restrição dupla da biomassa (Código 4). A biomassa-alvo é o menor valor entre o limite dado pela capacidade de suporte (volume útil × kg/m³) e o limite dado pela produtividade esperada por área. O OEE aquícola resulta do produto de disponibilidade (viveiros ativos/total), performance (crescimento realizado/esperado) e qualidade. Em alinhamento ao Quadro 5, a qualidade passou a ser a taxa de sobrevivência, e não um parâmetro independente, como ocorria na Rev. 186.</w:t>
        </w:r>
      </w:ins>
    </w:p>
    <w:p>
      <w:pPr>
        <w:pStyle w:val="Legenda"/>
        <w:keepNext/>
        <w:spacing w:before="120" w:after="0" w:line="360" w:lineRule="auto"/>
        <w:jc w:val="center"/>
        <w:rPr>
          <w:ins w:id="880792" w:author="Claude" w:date="2026-10-07T12:00:00Z"/>
        </w:rPr>
      </w:pPr>
      <w:bookmarkStart w:id="990010" w:name="_TocRev187_Codigo4"/>
      <w:ins w:id="880793" w:author="Claude" w:date="2026-10-07T12:00:00Z">
        <w:r>
          <w:t xml:space="preserve">Código </w:t>
        </w:r>
        <w:r>
          <w:fldChar w:fldCharType="begin"/>
        </w:r>
        <w:r>
          <w:instrText xml:space="preserve"> SEQ Código \* ARABIC </w:instrText>
        </w:r>
        <w:r>
          <w:fldChar w:fldCharType="separate"/>
        </w:r>
        <w:r>
          <w:t>4</w:t>
        </w:r>
        <w:r>
          <w:fldChar w:fldCharType="end"/>
        </w:r>
        <w:r>
          <w:t xml:space="preserve"> - Cálculo da dimensão técnica e OEE (trecho)</w:t>
        </w:r>
      </w:ins>
      <w:bookmarkEnd w:id="990010"/>
    </w:p>
    <w:p>
      <w:pPr>
        <w:shd w:val="clear" w:color="auto" w:fill="F2F2F2"/>
        <w:spacing w:line="240" w:lineRule="auto" w:before="40" w:after="40"/>
        <w:ind w:firstLine="0" w:left="283" w:right="113"/>
        <w:jc w:val="left"/>
        <w:rPr>
          <w:ins w:id="880794" w:author="Claude" w:date="2026-10-07T12:00:00Z"/>
        </w:rPr>
      </w:pPr>
      <w:ins w:id="880795" w:author="Claude" w:date="2026-10-07T12:00:00Z">
        <w:r>
          <w:rPr>
            <w:rFonts w:ascii="Consolas" w:hAnsi="Consolas"/>
            <w:sz w:val="16"/>
          </w:rPr>
          <w:t xml:space="preserve">def calcular_tecnico(ctx: Contexto) -&gt; Dict[str, Any]:</w:t>
          <w:br/>
          <w:t xml:space="preserve">    # (...)</w:t>
          <w:br/>
          <w:t xml:space="preserve">    # Restrição dupla da biomassa: capacidade de suporte (volume) e produtividade (área)</w:t>
          <w:br/>
          <w:t xml:space="preserve">    limite_volume = vol * cap * disponibilidade</w:t>
          <w:br/>
          <w:t xml:space="preserve">    limite_area = (t.area_lamina_m2 * t.produtividade_esperada_kg_m2_ciclo * disponibilidade</w:t>
          <w:br/>
          <w:t xml:space="preserve">                   if t.produtividade_esperada_kg_m2_ciclo &gt; 0 else np.inf)</w:t>
          <w:br/>
          <w:t xml:space="preserve">    biomassa_alvo = min(limite_volume, limite_area)</w:t>
          <w:br/>
          <w:t xml:space="preserve">    restricao = "capacidade de suporte (volume)" if limite_volume &lt;= limite_area else "produtividade por área"</w:t>
          <w:br/>
          <w:br/>
          <w:t xml:space="preserve">    peso_final_kg = t.peso_final_g / 1000</w:t>
          <w:br/>
          <w:t xml:space="preserve">    sobrevivencia_planejada = 1 - t.mortalidade_pct / 100</w:t>
          <w:br/>
          <w:t xml:space="preserve">    alevinos = (t.alevinos_por_ciclo if t.alevinos_por_ciclo &gt; 0</w:t>
          <w:br/>
          <w:t xml:space="preserve">                else safe_div(biomassa_alvo, peso_final_kg * sobrevivencia_planejada, 0.0))</w:t>
          <w:br/>
          <w:br/>
          <w:t xml:space="preserve">    # A estocagem é decisão de projeto; a mortalidade e o crescimento são incertos.</w:t>
          <w:br/>
          <w:t xml:space="preserve">    biomassa_despesca = np.minimum(alevinos * sobrevivencia * peso_final_kg * desempenho, limite_volume)</w:t>
          <w:br/>
          <w:t xml:space="preserve">    biomassa_inicial = alevinos * t.peso_inicial_g / 1000</w:t>
          <w:br/>
          <w:t xml:space="preserve">    ganho_ciclo = np.maximum(biomassa_despesca - biomassa_inicial, 0)</w:t>
          <w:br/>
          <w:t xml:space="preserve">    racao_ciclo = ganho_ciclo * fcr</w:t>
          <w:br/>
          <w:br/>
          <w:t xml:space="preserve">    producao_ano = biomassa_despesca * ciclos</w:t>
          <w:br/>
          <w:t xml:space="preserve">    performance = np.minimum(desempenho, 1.0)</w:t>
          <w:br/>
          <w:t xml:space="preserve">    oee = disponibilidade * performance * sobrevivencia     # Quadro 5: Qualidade = sobrevivência</w:t>
        </w:r>
      </w:ins>
    </w:p>
    <w:p>
      <w:pPr>
        <w:spacing w:after="120" w:line="360" w:lineRule="auto"/>
        <w:ind w:firstLine="0"/>
        <w:jc w:val="center"/>
        <w:rPr>
          <w:ins w:id="880796" w:author="Claude" w:date="2026-10-07T12:00:00Z"/>
        </w:rPr>
      </w:pPr>
      <w:ins w:id="880797"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rPr>
          <w:ins w:id="880798" w:author="Claude" w:date="2026-10-07T12:00:00Z"/>
        </w:rPr>
      </w:pPr>
      <w:ins w:id="880799" w:author="Claude" w:date="2026-10-07T12:00:00Z">
        <w:r>
          <w:rPr>
            <w:rFonts w:ascii="Times New Roman" w:hAnsi="Times New Roman"/>
            <w:sz w:val="24"/>
          </w:rPr>
          <w:t xml:space="preserve">No caso-base, com 40.000 m² de lâmina, 1,4 m de profundidade média, 32 viveiros (30 ativos), produtividade esperada de 1,3 kg/m² por ciclo, peso de abate de 800 g, ciclo de 180 dias, 1,8 ciclo por ano, FCR de 1,50 e mortalidade de 10%, a restrição ativa foi a produtividade por área. O modelo dimensionou 67.708 juvenis por ciclo (densidade de 1,29 peixes/m³), com despesca de 48.750 kg por ciclo e produção de 87.750 kg/ano (2,19 kg/m²/ano, 72,5% do potencial do sistema). O OEE foi 0,844, resultado de disponibilidade 0,9375, performance 1,00 e sobrevivência 0,90. O consumo de ração foi 126.141 kg/ano.</w:t>
        </w:r>
      </w:ins>
    </w:p>
    <w:p>
      <w:pPr>
        <w:spacing w:line="360" w:lineRule="auto" w:before="0" w:after="0"/>
        <w:ind w:firstLine="709"/>
        <w:jc w:val="both"/>
        <w:rPr>
          <w:ins w:id="880800" w:author="Claude" w:date="2026-10-07T12:00:00Z"/>
        </w:rPr>
      </w:pPr>
      <w:ins w:id="880801" w:author="Claude" w:date="2026-10-07T12:00:00Z">
        <w:r>
          <w:rPr>
            <w:rFonts w:ascii="Times New Roman" w:hAnsi="Times New Roman"/>
            <w:sz w:val="24"/>
          </w:rPr>
          <w:t xml:space="preserve">A curva de crescimento (Figura 12) é obtida por taxa de crescimento específico constante, com mortalidade distribuída ao longo do ciclo e arraçoamento calibrado para reproduzir o FCR. A curva subsidia o planejamento logístico do estoque de ração, em linha com a lógica Lean de redução de desperdícios.</w:t>
        </w:r>
      </w:ins>
    </w:p>
    <w:p>
      <w:pPr>
        <w:pStyle w:val="Legenda"/>
        <w:keepNext/>
        <w:spacing w:before="120" w:after="0" w:line="360" w:lineRule="auto"/>
        <w:jc w:val="center"/>
        <w:rPr>
          <w:ins w:id="880802" w:author="Claude" w:date="2026-10-07T12:00:00Z"/>
        </w:rPr>
      </w:pPr>
      <w:bookmarkStart w:id="990011" w:name="_TocRev187_Figura12"/>
      <w:ins w:id="880803" w:author="Claude" w:date="2026-10-07T12:00:00Z">
        <w:r>
          <w:t xml:space="preserve">Figura </w:t>
        </w:r>
        <w:r>
          <w:fldChar w:fldCharType="begin"/>
        </w:r>
        <w:r>
          <w:instrText xml:space="preserve"> SEQ Figura \* ARABIC </w:instrText>
        </w:r>
        <w:r>
          <w:fldChar w:fldCharType="separate"/>
        </w:r>
        <w:r>
          <w:t>12</w:t>
        </w:r>
        <w:r>
          <w:fldChar w:fldCharType="end"/>
        </w:r>
        <w:r>
          <w:t xml:space="preserve"> - Curva de crescimento, biomassa e ração acumulada no ciclo do caso-base</w:t>
        </w:r>
      </w:ins>
      <w:bookmarkEnd w:id="990011"/>
    </w:p>
    <w:p>
      <w:pPr>
        <w:keepNext/>
        <w:spacing w:before="60" w:after="60"/>
        <w:ind w:firstLine="0"/>
        <w:jc w:val="center"/>
        <w:rPr>
          <w:ins w:id="880804" w:author="Claude" w:date="2026-10-07T12:00:00Z"/>
        </w:rPr>
      </w:pPr>
      <w:ins w:id="880805" w:author="Claude" w:date="2026-10-07T12:00:00Z">
        <w:r>
          <w:drawing>
            <wp:inline distT="0" distB="0" distL="0" distR="0">
              <wp:extent cx="5220000" cy="2575440"/>
              <wp:effectExtent l="0" t="0" r="0" b="0"/>
              <wp:docPr id="70002" name="Figura Rev187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 name="rev187_fig02.png"/>
                      <pic:cNvPicPr/>
                    </pic:nvPicPr>
                    <pic:blipFill>
                      <a:blip r:embed="rIdRev187Img2"/>
                      <a:stretch>
                        <a:fillRect/>
                      </a:stretch>
                    </pic:blipFill>
                    <pic:spPr>
                      <a:xfrm>
                        <a:off x="0" y="0"/>
                        <a:ext cx="5220000" cy="2575440"/>
                      </a:xfrm>
                      <a:prstGeom prst="rect">
                        <a:avLst/>
                      </a:prstGeom>
                    </pic:spPr>
                  </pic:pic>
                </a:graphicData>
              </a:graphic>
            </wp:inline>
          </w:drawing>
        </w:r>
      </w:ins>
    </w:p>
    <w:p>
      <w:pPr>
        <w:spacing w:after="120" w:line="360" w:lineRule="auto"/>
        <w:ind w:firstLine="0"/>
        <w:jc w:val="center"/>
        <w:rPr>
          <w:ins w:id="880806" w:author="Claude" w:date="2026-10-07T12:00:00Z"/>
        </w:rPr>
      </w:pPr>
      <w:ins w:id="880807"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spacing w:line="360" w:lineRule="auto" w:before="0" w:after="0"/>
        <w:ind w:firstLine="709"/>
        <w:jc w:val="both"/>
        <w:rPr>
          <w:ins w:id="880808" w:author="Claude" w:date="2026-10-07T12:00:00Z"/>
        </w:rPr>
      </w:pPr>
      <w:ins w:id="880809" w:author="Claude" w:date="2026-10-07T12:00:00Z">
        <w:r>
          <w:rPr>
            <w:rFonts w:ascii="Times New Roman" w:hAnsi="Times New Roman"/>
            <w:sz w:val="24"/>
          </w:rPr>
          <w:t xml:space="preserve">O módulo Lean-Green quantifica, em reais por ano, os desperdícios evitáveis em relação a referências declaradas (FCR de 1,40, mortalidade de 5% e 0,40 kWh/kg). No caso-base, a ração excedente custa R$ 26.069 por ano, a mortalidade evitável R$ 13.041 e a energia excedente R$ 13.162, totalizando R$ 52.272, ou 7,2% do custo operacional. Esse resultado traduz em valor monetário a identificação sistemática de desperdícios defendida por Lawrence et al. (2023).</w:t>
        </w:r>
      </w:ins>
    </w:p>
    <w:p>
      <w:pPr>
        <w:pStyle w:val="Ttulo2"/>
        <w:pageBreakBefore w:val="0"/>
      </w:pPr>
      <w:bookmarkStart w:id="990043" w:name="_TocRev187_T7"/>
      <w:del w:id="880810" w:author="Claude" w:date="2026-10-07T12:00:00Z">
        <w:r>
          <w:rPr>
            <w:rFonts w:ascii="Times New Roman" w:hAnsi="Times New Roman"/>
            <w:b w:val="0"/>
            <w:sz w:val="28"/>
          </w:rPr>
          <w:delText xml:space="preserve">4.4</w:delText>
        </w:r>
      </w:del>
      <w:ins w:id="880811" w:author="Claude" w:date="2026-10-07T12:00:00Z">
        <w:r>
          <w:rPr>
            <w:rFonts w:ascii="Times New Roman" w:hAnsi="Times New Roman"/>
            <w:b w:val="0"/>
            <w:sz w:val="28"/>
          </w:rPr>
          <w:t xml:space="preserve">4.6</w:t>
        </w:r>
      </w:ins>
      <w:r>
        <w:rPr>
          <w:rFonts w:ascii="Times New Roman" w:hAnsi="Times New Roman"/>
          <w:b w:val="0"/>
          <w:sz w:val="28"/>
        </w:rPr>
        <w:t xml:space="preserve"> Resultados da dimensão econômica</w:t>
      </w:r>
      <w:bookmarkEnd w:id="990043"/>
    </w:p>
    <w:p>
      <w:pPr>
        <w:spacing w:line="360" w:lineRule="auto" w:before="0" w:after="0"/>
        <w:ind w:firstLine="709"/>
        <w:jc w:val="both"/>
        <w:rPr>
          <w:del w:id="880813" w:author="Claude" w:date="2026-10-07T12:00:00Z"/>
        </w:rPr>
      </w:pPr>
      <w:del w:id="880812" w:author="Claude" w:date="2026-10-07T12:00:00Z">
        <w:r>
          <w:rPr>
            <w:rFonts w:ascii="Times New Roman" w:hAnsi="Times New Roman"/>
            <w:sz w:val="24"/>
          </w:rPr>
          <w:delText>A função calcular_economico() transforma a produção técnica em uma projeção mensal. O algoritmo converte a TMA anual para uma taxa mensal, cria o fluxo inicial com investimento e capital de giro e percorre cada mês do horizonte. Em cada período, considera rampa de capacidade, carência, crescimento de preço, crescimento de custos e crescimento de produtividade, calculando produção, receita e estrutura de custos.</w:delText>
        </w:r>
      </w:del>
    </w:p>
    <w:p>
      <w:pPr>
        <w:pStyle w:val="Legenda"/>
        <w:spacing w:before="160" w:after="60"/>
        <w:ind w:firstLine="0"/>
        <w:rPr>
          <w:del w:id="880815" w:author="Claude" w:date="2026-10-07T12:00:00Z"/>
        </w:rPr>
      </w:pPr>
      <w:del w:id="880814" w:author="Claude" w:date="2026-10-07T12:00:00Z">
        <w:r>
          <w:rPr>
            <w:rFonts w:ascii="Times New Roman" w:hAnsi="Times New Roman"/>
            <w:b/>
            <w:sz w:val="18"/>
          </w:rPr>
          <w:delText>Código 5 – Projeção econômica, DRE e indicadores financeiros</w:delText>
        </w:r>
      </w:del>
    </w:p>
    <w:p>
      <w:pPr>
        <w:spacing w:line="240" w:lineRule="auto" w:before="40" w:after="40"/>
        <w:ind w:firstLine="0" w:left="283" w:right="113"/>
        <w:jc w:val="left"/>
        <w:shd w:fill="F2F2F2"/>
        <w:rPr>
          <w:del w:id="880817" w:author="Claude" w:date="2026-10-07T12:00:00Z"/>
        </w:rPr>
      </w:pPr>
      <w:del w:id="880816" w:author="Claude" w:date="2026-10-07T12:00:00Z">
        <w:r>
          <w:rPr>
            <w:rFonts w:ascii="Consolas" w:hAnsi="Consolas"/>
            <w:sz w:val="16"/>
          </w:rPr>
          <w:delText>def calcular_economico(cfg: EVTEASConfig, tecnico: Dict[str, Any]) -&gt; Dict[str, Any]:</w:delText>
          <w:br/>
          <w:delText xml:space="preserve">    e = cfg.economico</w:delText>
          <w:br/>
          <w:delText xml:space="preserve">    horizonte_meses = int(max(e.horizonte_anos, 1) * 12)</w:delText>
          <w:br/>
          <w:delText xml:space="preserve">    tma_am = annual_to_monthly_rate(e.tma_aa_pct)</w:delText>
          <w:br/>
          <w:delText xml:space="preserve">    prod_base = e.producao_kg_mes_100pct or tecnico["producao_kg_mes"]</w:delText>
          <w:br/>
          <w:br/>
          <w:delText xml:space="preserve">    linhas = []</w:delText>
          <w:br/>
          <w:delText xml:space="preserve">    fluxo = [-float(e.investimento_inicial) - float(e.capital_giro)]</w:delText>
          <w:br/>
          <w:delText xml:space="preserve">    for mes in range(1, horizonte_meses + 1):</w:delText>
          <w:br/>
          <w:delText xml:space="preserve">        ano = int(np.ceil(mes / 12))</w:delText>
          <w:br/>
          <w:delText xml:space="preserve">        cap = _capacidade_mensal(mes, e)</w:delText>
          <w:br/>
          <w:delText xml:space="preserve">        if mes &lt;= e.meses_carencia:</w:delText>
          <w:br/>
          <w:delText xml:space="preserve">            cap_receita = 0.0</w:delText>
          <w:br/>
          <w:delText xml:space="preserve">        else:</w:delText>
          <w:br/>
          <w:delText xml:space="preserve">            cap_receita = cap</w:delText>
          <w:br/>
          <w:br/>
          <w:delText xml:space="preserve">        crescimento_ano = max(ano - 1, 0)</w:delText>
          <w:br/>
          <w:delText xml:space="preserve">        fator_preco = (1 + pct(e.crescimento_preco_aa_pct)) ** crescimento_ano</w:delText>
          <w:br/>
          <w:delText xml:space="preserve">        fator_custo = (1 + pct(e.crescimento_custos_aa_pct)) ** crescimento_ano</w:delText>
          <w:br/>
          <w:delText xml:space="preserve">        fator_prod = (1 + pct(e.crescimento_produtividade_aa_pct)) ** crescimento_ano</w:delText>
          <w:br/>
          <w:br/>
          <w:delText xml:space="preserve">        producao = prod_base * cap_receita * fator_prod</w:delText>
          <w:br/>
          <w:delText xml:space="preserve">        preco = e.preco_venda_kg * fator_preco</w:delText>
          <w:br/>
          <w:delText xml:space="preserve">        # Receita principal + serviços de transporte, quando informados.</w:delText>
          <w:br/>
          <w:delText xml:space="preserve">        receita_produtos = producao * preco</w:delText>
          <w:br/>
          <w:delText xml:space="preserve">        receita_transporte = getattr(cfg, "receita_transporte_mensal", 0.0) * cap_receita * fator_preco</w:delText>
          <w:br/>
          <w:delText xml:space="preserve">        receita = receita_produtos + receita_transporte</w:delText>
          <w:br/>
          <w:delText xml:space="preserve">        custo_racao = producao * tecnico["fcr"] * e.custo_racao_kg * fator_custo</w:delText>
          <w:br/>
          <w:delText xml:space="preserve">        custo_alevino = max(t.alevinos_por_ciclo if (t := cfg.tecnico) else 0, 0) * e.custo_alevino_un * max(t.ciclos_ano, 0) / 12 * fator_custo * cap</w:delText>
          <w:br/>
          <w:delText xml:space="preserve">        custos_var = custo_racao + custo_alevino + e.outros_custos_variaveis_mes * cap * fator_custo</w:delText>
          <w:br/>
          <w:delText xml:space="preserve">        custos_fixos = (e.custos_fixos_mes + e.custo_energia_mes + e.custo_mao_obra_mes + e.custo_manutencao_mes) * fator_custo</w:delText>
          <w:br/>
          <w:delText xml:space="preserve">        impostos_fat = receita * pct(e.taxa_impostos_faturamento_pct)</w:delText>
          <w:br/>
          <w:delText xml:space="preserve">        receita_liquida = receita - impostos_fat</w:delText>
          <w:br/>
          <w:delText xml:space="preserve">        lucro_bruto = receita_liquida - custos_var</w:delText>
          <w:br/>
          <w:delText xml:space="preserve">        resultado_operacional = lucro_bruto - custos_fixos</w:delText>
          <w:br/>
          <w:delText xml:space="preserve">        impostos_lucro = max(resultado_operacional, 0) * pct(e.taxa_impostos_lucro_pct)</w:delText>
          <w:br/>
          <w:delText xml:space="preserve">        resultado_liquido = resultado_operacional - impostos_lucro</w:delText>
          <w:br/>
          <w:delText xml:space="preserve">        fluxo.append(resultado_liquido)</w:delText>
          <w:br/>
          <w:br/>
          <w:delText xml:space="preserve">        linhas.append({</w:delText>
          <w:br/>
          <w:delText xml:space="preserve">            "Mês": mes, "Ano": ano, "Capacidade (%)": cap * 100,</w:delText>
          <w:br/>
          <w:delText xml:space="preserve">            "Produção (kg)": producao, "Preço (R$/kg)": preco,</w:delText>
          <w:br/>
          <w:delText xml:space="preserve">            "Receita Produtos": receita_produtos, "Receita Transporte": receita_transporte,</w:delText>
          <w:br/>
          <w:delText xml:space="preserve">            "Receita Bruta": receita, "Impostos s/ Faturamento": impostos_fat,</w:delText>
          <w:br/>
          <w:delText xml:space="preserve">            "Receita Líquida": receita_liquida, "Custo Ração": custo_racao,</w:delText>
          <w:br/>
          <w:delText xml:space="preserve">            "Custo Alevinos": custo_alevino, "Outros Custos Variáveis": e.outros_custos_variaveis_mes * cap * fator_custo,</w:delText>
          <w:br/>
          <w:delText xml:space="preserve">            "Custos Variáveis": custos_var, "Custos Fixos": custos_fixos,</w:delText>
          <w:br/>
          <w:delText xml:space="preserve">            "Lucro Bruto": lucro_bruto, "Resultado Operacional": resultado_operacional,</w:delText>
          <w:br/>
          <w:delText xml:space="preserve">            "Impostos s/ Lucro": impostos_lucro, "Resultado Líquido": resultado_liquido,</w:delText>
          <w:br/>
          <w:delText xml:space="preserve">        })</w:delText>
          <w:br/>
          <w:br/>
          <w:delText xml:space="preserve">    df = pd.DataFrame(linhas)</w:delText>
          <w:br/>
          <w:delText xml:space="preserve">    fluxo = np.asarray(fluxo, dtype=float)</w:delText>
          <w:br/>
          <w:delText xml:space="preserve">    vpl = npv(tma_am, fluxo)</w:delText>
          <w:br/>
          <w:delText xml:space="preserve">    tir_am = irr(fluxo)</w:delText>
          <w:br/>
          <w:delText xml:space="preserve">    tir_aa = monthly_to_annual_rate(tir_am) if np.isfinite(tir_am) and tir_am &gt; -1 else np.nan</w:delText>
          <w:br/>
          <w:delText xml:space="preserve">    pb_simples = simple_payback(fluxo)</w:delText>
          <w:br/>
          <w:delText xml:space="preserve">    pb_descontado = discounted_payback(fluxo, tma_am)</w:delText>
          <w:br/>
          <w:delText xml:space="preserve">    receita_anual = df.groupby("Ano")["Receita Bruta"].sum()</w:delText>
          <w:br/>
          <w:delText xml:space="preserve">    resultado_anual = df.groupby("Ano")["Resultado Líquido"].sum()</w:delText>
          <w:br/>
          <w:br/>
          <w:delText xml:space="preserve">    # ponto de equilíbrio em regime (mês 12)</w:delText>
          <w:br/>
          <w:delText xml:space="preserve">    row = df.iloc[min(11, len(df)-1)]</w:delText>
          <w:br/>
          <w:delText xml:space="preserve">    mc = row["Receita Bruta"] - row["Custos Variáveis"] - row["Impostos s/ Faturamento"]</w:delText>
          <w:br/>
          <w:delText xml:space="preserve">    indice_mc = safe_div(mc, row["Receita Bruta"])</w:delText>
          <w:br/>
          <w:delText xml:space="preserve">    pe_receita = safe_div(row["Custos Fixos"], indice_mc, np.nan) if indice_mc &gt; 0 else np.nan</w:delText>
          <w:br/>
          <w:delText xml:space="preserve">    margem_seguranca = safe_div(row["Receita Bruta"] - pe_receita, row["Receita Bruta"], np.nan)</w:delText>
          <w:br/>
          <w:delText xml:space="preserve">    roi = safe_div(df["Resultado Líquido"].sum(), e.investimento_inicial + e.capital_giro, np.nan)</w:delText>
          <w:br/>
          <w:br/>
          <w:delText xml:space="preserve">    return {</w:delText>
          <w:br/>
          <w:delText xml:space="preserve">        "df_mensal": df, "fluxo_caixa": fluxo, "tma_mensal": tma_am,</w:delText>
          <w:br/>
          <w:delText xml:space="preserve">        "vpl": vpl, "tir_mensal": tir_am, "tir_anual": tir_aa,</w:delText>
          <w:br/>
          <w:delText xml:space="preserve">        "payback_simples_meses": pb_simples, "payback_descontado_meses": pb_descontado,</w:delText>
          <w:br/>
          <w:delText xml:space="preserve">        "ponto_equilibrio_receita_mes_regime": pe_receita,</w:delText>
          <w:br/>
          <w:delText xml:space="preserve">        "indice_margem_contribuicao": indice_mc,</w:delText>
          <w:br/>
          <w:delText xml:space="preserve">        "margem_seguranca": margem_seguranca,</w:delText>
          <w:br/>
          <w:delText xml:space="preserve">        "roi_horizonte": roi,</w:delText>
          <w:br/>
          <w:delText xml:space="preserve">        "receita_total": float(df["Receita Bruta"].sum()),</w:delText>
          <w:br/>
          <w:delText xml:space="preserve">        "resultado_total": float(df["Resultado Líquido"].sum()),</w:delText>
          <w:br/>
          <w:delText xml:space="preserve">        "receita_anual": receita_anual,</w:delText>
          <w:br/>
          <w:delText xml:space="preserve">        "resultado_anual": resultado_anual,</w:delText>
          <w:br/>
          <w:delText xml:space="preserve">    }</w:delText>
        </w:r>
      </w:del>
    </w:p>
    <w:p>
      <w:pPr>
        <w:pStyle w:val="Legenda"/>
        <w:ind w:firstLine="0"/>
        <w:rPr>
          <w:del w:id="880819" w:author="Claude" w:date="2026-10-07T12:00:00Z"/>
        </w:rPr>
      </w:pPr>
      <w:del w:id="880818" w:author="Claude" w:date="2026-10-07T12:00:00Z">
        <w:r>
          <w:rPr>
            <w:rFonts w:ascii="Times New Roman" w:hAnsi="Times New Roman"/>
            <w:sz w:val="18"/>
          </w:rPr>
          <w:delText>Fonte: elaboração própria, a partir do notebook EVTEAS_Py_MASTER_COMPLETO_ENTRADAS_INTERATIVAS.</w:delText>
        </w:r>
      </w:del>
    </w:p>
    <w:p>
      <w:pPr>
        <w:spacing w:line="360" w:lineRule="auto" w:before="0" w:after="0"/>
        <w:ind w:firstLine="709"/>
        <w:jc w:val="both"/>
        <w:rPr>
          <w:ins w:id="880820" w:author="Claude" w:date="2026-10-07T12:00:00Z"/>
        </w:rPr>
      </w:pPr>
      <w:ins w:id="880821" w:author="Claude" w:date="2026-10-07T12:00:00Z">
        <w:r>
          <w:rPr>
            <w:rFonts w:ascii="Times New Roman" w:hAnsi="Times New Roman"/>
            <w:sz w:val="24"/>
          </w:rPr>
          <w:t xml:space="preserve">A função calcular_economico() (Código 5) transforma a produção técnica em uma projeção mensal. Três refinamentos foram introduzidos em relação à Rev. 186. Primeiro, a receita só ocorre após a primeira despesca (6 meses no caso-base), enquanto ração, alevinos e energia são desembolsados durante a engorda; ao final do horizonte, o estoque em engorda é recuperado pelo seu custo, junto com o valor residual e o capital de giro. Segundo, a depreciação passou a compor a base dos tributos sobre o resultado e é somada de volta no fluxo de caixa operacional. Terceiro, foi incluída a perspectiva do beneficiário, na qual parte do CAPEX é aportada por fomento não reembolsável, situação típica de projetos financiados por condicionantes do licenciamento ambiental federal (IBAMA, 2010, 2012).</w:t>
        </w:r>
      </w:ins>
    </w:p>
    <w:p>
      <w:pPr>
        <w:pStyle w:val="Legenda"/>
        <w:keepNext/>
        <w:spacing w:before="120" w:after="0" w:line="360" w:lineRule="auto"/>
        <w:jc w:val="center"/>
        <w:rPr>
          <w:ins w:id="880822" w:author="Claude" w:date="2026-10-07T12:00:00Z"/>
        </w:rPr>
      </w:pPr>
      <w:bookmarkStart w:id="990012" w:name="_TocRev187_Codigo5"/>
      <w:ins w:id="880823" w:author="Claude" w:date="2026-10-07T12:00:00Z">
        <w:r>
          <w:t xml:space="preserve">Código </w:t>
        </w:r>
        <w:r>
          <w:fldChar w:fldCharType="begin"/>
        </w:r>
        <w:r>
          <w:instrText xml:space="preserve"> SEQ Código \* ARABIC </w:instrText>
        </w:r>
        <w:r>
          <w:fldChar w:fldCharType="separate"/>
        </w:r>
        <w:r>
          <w:t>5</w:t>
        </w:r>
        <w:r>
          <w:fldChar w:fldCharType="end"/>
        </w:r>
        <w:r>
          <w:t xml:space="preserve"> - Projeção econômica mensal, DRE e indicadores financeiros (trecho)</w:t>
        </w:r>
      </w:ins>
      <w:bookmarkEnd w:id="990012"/>
    </w:p>
    <w:p>
      <w:pPr>
        <w:shd w:val="clear" w:color="auto" w:fill="F2F2F2"/>
        <w:spacing w:line="240" w:lineRule="auto" w:before="40" w:after="40"/>
        <w:ind w:firstLine="0" w:left="283" w:right="113"/>
        <w:jc w:val="left"/>
        <w:rPr>
          <w:ins w:id="880824" w:author="Claude" w:date="2026-10-07T12:00:00Z"/>
        </w:rPr>
      </w:pPr>
      <w:ins w:id="880825" w:author="Claude" w:date="2026-10-07T12:00:00Z">
        <w:r>
          <w:rPr>
            <w:rFonts w:ascii="Consolas" w:hAnsi="Consolas"/>
            <w:sz w:val="16"/>
          </w:rPr>
          <w:t xml:space="preserve">def calcular_economico(ctx: Contexto, tec: Dict[str, Any]) -&gt; Dict[str, Any]:</w:t>
          <w:br/>
          <w:t xml:space="preserve">    # (...)</w:t>
          <w:br/>
          <w:t xml:space="preserve">    prod_mes = tec["producao_kg_mes"][:, None]</w:t>
          <w:br/>
          <w:t xml:space="preserve">    if e.producao_vendas_kg_mes &gt; 0:</w:t>
          <w:br/>
          <w:t xml:space="preserve">        # volume de vendas informado no mix; a incerteza técnica é preservada pela razão amostra/base</w:t>
          <w:br/>
          <w:t xml:space="preserve">        base_tec = float(calcular_tecnico(Contexto(cfg))["producao_kg_mes"][0])</w:t>
          <w:br/>
          <w:t xml:space="preserve">        prod_mes = e.producao_vendas_kg_mes * safe_div(prod_mes, base_tec, 1.0)</w:t>
          <w:br/>
          <w:t xml:space="preserve">    em_engorda = prod_mes * rampa * fator_vendas                    # kg/mês em crescimento</w:t>
          <w:br/>
          <w:t xml:space="preserve">    vendida = np.zeros((n, M))</w:t>
          <w:br/>
          <w:t xml:space="preserve">    vendida[:, L:] = em_engorda[:, : M - L]                        # despesca após o 1º ciclo</w:t>
          <w:br/>
          <w:br/>
          <w:t xml:space="preserve">    escala_preco = safe_div(ctx.v("economico.preco_venda_kg"), e.preco_venda_kg, 1.0)</w:t>
          <w:br/>
          <w:t xml:space="preserve">    preco = preco_medio(cfg) * escala_preco[:, None] * fator_preco</w:t>
          <w:br/>
          <w:t xml:space="preserve">    receita_produtos = vendida * preco</w:t>
          <w:br/>
          <w:t xml:space="preserve">    receita_servicos = np.where(meses &gt; L, e.receita_servicos_mes, 0.0)[None, :] * fator_preco * np.ones((n, 1))</w:t>
          <w:br/>
          <w:t xml:space="preserve">    receita = receita_produtos + receita_servicos</w:t>
          <w:br/>
          <w:t xml:space="preserve">    # (...)</w:t>
          <w:br/>
          <w:t xml:space="preserve">    impostos_fat = (receita_produtos * (aliq["faturamento"] + aliq["produtos"])</w:t>
          <w:br/>
          <w:t xml:space="preserve">                    + receita_servicos * (aliq["faturamento"] + aliq["servicos"]))</w:t>
          <w:br/>
          <w:t xml:space="preserve">    receita_liquida = receita - impostos_fat</w:t>
          <w:br/>
          <w:t xml:space="preserve">    lucro_bruto = receita_liquida - custos_variaveis</w:t>
          <w:br/>
          <w:t xml:space="preserve">    ebitda = lucro_bruto - custos_fixos</w:t>
          <w:br/>
          <w:t xml:space="preserve">    lair = ebitda - depreciacao</w:t>
          <w:br/>
          <w:t xml:space="preserve">    impostos_lucro = np.maximum(lair, 0) * aliq["lucro"]</w:t>
          <w:br/>
          <w:t xml:space="preserve">    lucro_liquido = lair - impostos_lucro</w:t>
          <w:br/>
          <w:t xml:space="preserve">    fco = lucro_liquido + depreciacao</w:t>
          <w:br/>
          <w:br/>
          <w:t xml:space="preserve">    investimento = capex + e.capital_giro</w:t>
          <w:br/>
          <w:t xml:space="preserve">    residual = (float(e.valor_residual_rs) * ctx.v("economico.capex_fator") if e.valor_residual_rs is not None</w:t>
          <w:br/>
          <w:t xml:space="preserve">                else capex * e.valor_residual_pct / 100)</w:t>
          <w:br/>
          <w:t xml:space="preserve">    estoque_final = (custo_racao + custo_alevinos + custo_energia)[:, M - L:].sum(axis=1) if L &gt; 0 else np.zeros(n)</w:t>
          <w:br/>
          <w:t xml:space="preserve">    terminal = residual + e.capital_giro + estoque_final</w:t>
          <w:br/>
          <w:br/>
          <w:t xml:space="preserve">    fluxo = np.zeros((n, M + 1))</w:t>
          <w:br/>
          <w:t xml:space="preserve">    fluxo[:, 0] = -investimento</w:t>
          <w:br/>
          <w:t xml:space="preserve">    fluxo[:, 1:] = fco</w:t>
          <w:br/>
          <w:t xml:space="preserve">    fluxo[:, -1] += terminal</w:t>
          <w:br/>
          <w:br/>
          <w:t xml:space="preserve">    tma_am = float(taxa_anual_para_mensal(e.tma_aa_pct / 100))</w:t>
          <w:br/>
          <w:t xml:space="preserve">    vpl_v = vpl(np.full(n, tma_am), fluxo)</w:t>
          <w:br/>
          <w:t xml:space="preserve">    tir_am, diag_tir = tir(fluxo)</w:t>
          <w:br/>
          <w:t xml:space="preserve">    tir_aa = taxa_mensal_para_anual(tir_am)</w:t>
          <w:br/>
          <w:t xml:space="preserve">    pb_s = payback(fluxo)</w:t>
          <w:br/>
          <w:t xml:space="preserve">    pb_d = payback(fluxo, np.full(n, tma_am))</w:t>
          <w:br/>
          <w:t xml:space="preserve">    il = safe_div(vpl_v + investimento, investimento, np.nan)</w:t>
        </w:r>
      </w:ins>
    </w:p>
    <w:p>
      <w:pPr>
        <w:spacing w:after="120" w:line="360" w:lineRule="auto"/>
        <w:ind w:firstLine="0"/>
        <w:jc w:val="center"/>
        <w:rPr>
          <w:ins w:id="880826" w:author="Claude" w:date="2026-10-07T12:00:00Z"/>
        </w:rPr>
      </w:pPr>
      <w:ins w:id="880827"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pPr>
      <w:r>
        <w:rPr>
          <w:rFonts w:ascii="Times New Roman" w:hAnsi="Times New Roman"/>
          <w:sz w:val="24"/>
        </w:rPr>
        <w:t xml:space="preserve">A DRE mensal produz Receita Bruta, Impostos sobre Faturamento, Receita Líquida, Custos Variáveis, Lucro Bruto, Custos Fixos, </w:t>
      </w:r>
      <w:del w:id="880828" w:author="Claude" w:date="2026-10-07T12:00:00Z">
        <w:r>
          <w:rPr>
            <w:rFonts w:ascii="Times New Roman" w:hAnsi="Times New Roman"/>
            <w:sz w:val="24"/>
          </w:rPr>
          <w:delText xml:space="preserve">Resultado</w:delText>
        </w:r>
      </w:del>
      <w:ins w:id="880829" w:author="Claude" w:date="2026-10-07T12:00:00Z">
        <w:r>
          <w:rPr>
            <w:rFonts w:ascii="Times New Roman" w:hAnsi="Times New Roman"/>
            <w:sz w:val="24"/>
          </w:rPr>
          <w:t xml:space="preserve">EBITDA,</w:t>
        </w:r>
      </w:ins>
      <w:r>
        <w:rPr>
          <w:rFonts w:ascii="Times New Roman" w:hAnsi="Times New Roman"/>
          <w:sz w:val="24"/>
        </w:rPr>
        <w:t xml:space="preserve"> </w:t>
      </w:r>
      <w:del w:id="880830" w:author="Claude" w:date="2026-10-07T12:00:00Z">
        <w:r>
          <w:rPr>
            <w:rFonts w:ascii="Times New Roman" w:hAnsi="Times New Roman"/>
            <w:sz w:val="24"/>
          </w:rPr>
          <w:delText xml:space="preserve">Operacional,</w:delText>
        </w:r>
      </w:del>
      <w:ins w:id="880831" w:author="Claude" w:date="2026-10-07T12:00:00Z">
        <w:r>
          <w:rPr>
            <w:rFonts w:ascii="Times New Roman" w:hAnsi="Times New Roman"/>
            <w:sz w:val="24"/>
          </w:rPr>
          <w:t xml:space="preserve">Depreciação, LAIR,</w:t>
        </w:r>
      </w:ins>
      <w:r>
        <w:rPr>
          <w:rFonts w:ascii="Times New Roman" w:hAnsi="Times New Roman"/>
          <w:sz w:val="24"/>
        </w:rPr>
        <w:t xml:space="preserve"> Impostos sobre Lucro e Resultado Líquido. O vetor de fluxo de caixa é então utilizado para calcular VPL, TIR, payback </w:t>
      </w:r>
      <w:del w:id="880832" w:author="Claude" w:date="2026-10-07T12:00:00Z">
        <w:r>
          <w:rPr>
            <w:rFonts w:ascii="Times New Roman" w:hAnsi="Times New Roman"/>
            <w:sz w:val="24"/>
          </w:rPr>
          <w:delText xml:space="preserve">simples,</w:delText>
        </w:r>
      </w:del>
      <w:ins w:id="880833" w:author="Claude" w:date="2026-10-07T12:00:00Z">
        <w:r>
          <w:rPr>
            <w:rFonts w:ascii="Times New Roman" w:hAnsi="Times New Roman"/>
            <w:sz w:val="24"/>
          </w:rPr>
          <w:t xml:space="preserve">simples</w:t>
        </w:r>
      </w:ins>
      <w:r>
        <w:rPr>
          <w:rFonts w:ascii="Times New Roman" w:hAnsi="Times New Roman"/>
          <w:sz w:val="24"/>
        </w:rPr>
        <w:t xml:space="preserve"> </w:t>
      </w:r>
      <w:del w:id="880834" w:author="Claude" w:date="2026-10-07T12:00:00Z">
        <w:r>
          <w:rPr>
            <w:rFonts w:ascii="Times New Roman" w:hAnsi="Times New Roman"/>
            <w:sz w:val="24"/>
          </w:rPr>
          <w:delText xml:space="preserve">payback</w:delText>
        </w:r>
      </w:del>
      <w:ins w:id="880835" w:author="Claude" w:date="2026-10-07T12:00:00Z">
        <w:r>
          <w:rPr>
            <w:rFonts w:ascii="Times New Roman" w:hAnsi="Times New Roman"/>
            <w:sz w:val="24"/>
          </w:rPr>
          <w:t xml:space="preserve">e</w:t>
        </w:r>
      </w:ins>
      <w:r>
        <w:rPr>
          <w:rFonts w:ascii="Times New Roman" w:hAnsi="Times New Roman"/>
          <w:sz w:val="24"/>
        </w:rPr>
        <w:t xml:space="preserve"> descontado,</w:t>
      </w:r>
      <w:ins w:id="880836" w:author="Claude" w:date="2026-10-07T12:00:00Z">
        <w:r>
          <w:rPr>
            <w:rFonts w:ascii="Times New Roman" w:hAnsi="Times New Roman"/>
            <w:sz w:val="24"/>
          </w:rPr>
          <w:t xml:space="preserve"> índice de lucratividade,</w:t>
        </w:r>
      </w:ins>
      <w:r>
        <w:rPr>
          <w:rFonts w:ascii="Times New Roman" w:hAnsi="Times New Roman"/>
          <w:sz w:val="24"/>
        </w:rPr>
        <w:t xml:space="preserve"> ponto de equilíbrio, margem de segurança e ROI. A </w:t>
      </w:r>
      <w:del w:id="880837" w:author="Claude" w:date="2026-10-07T12:00:00Z">
        <w:r>
          <w:rPr>
            <w:rFonts w:ascii="Times New Roman" w:hAnsi="Times New Roman"/>
            <w:sz w:val="24"/>
          </w:rPr>
          <w:delText xml:space="preserve">função</w:delText>
        </w:r>
      </w:del>
      <w:ins w:id="880838" w:author="Claude" w:date="2026-10-07T12:00:00Z">
        <w:r>
          <w:rPr>
            <w:rFonts w:ascii="Times New Roman" w:hAnsi="Times New Roman"/>
            <w:sz w:val="24"/>
          </w:rPr>
          <w:t xml:space="preserve">TIR</w:t>
        </w:r>
      </w:ins>
      <w:r>
        <w:rPr>
          <w:rFonts w:ascii="Times New Roman" w:hAnsi="Times New Roman"/>
          <w:sz w:val="24"/>
        </w:rPr>
        <w:t xml:space="preserve"> </w:t>
      </w:r>
      <w:del w:id="880839" w:author="Claude" w:date="2026-10-07T12:00:00Z">
        <w:r>
          <w:rPr>
            <w:rFonts w:ascii="Times New Roman" w:hAnsi="Times New Roman"/>
            <w:sz w:val="24"/>
          </w:rPr>
          <w:delText xml:space="preserve">irr()</w:delText>
        </w:r>
      </w:del>
      <w:ins w:id="880840" w:author="Claude" w:date="2026-10-07T12:00:00Z">
        <w:r>
          <w:rPr>
            <w:rFonts w:ascii="Times New Roman" w:hAnsi="Times New Roman"/>
            <w:sz w:val="24"/>
          </w:rPr>
          <w:t xml:space="preserve">é</w:t>
        </w:r>
      </w:ins>
      <w:r>
        <w:rPr>
          <w:rFonts w:ascii="Times New Roman" w:hAnsi="Times New Roman"/>
          <w:sz w:val="24"/>
        </w:rPr>
        <w:t xml:space="preserve"> </w:t>
      </w:r>
      <w:del w:id="880841" w:author="Claude" w:date="2026-10-07T12:00:00Z">
        <w:r>
          <w:rPr>
            <w:rFonts w:ascii="Times New Roman" w:hAnsi="Times New Roman"/>
            <w:sz w:val="24"/>
          </w:rPr>
          <w:delText xml:space="preserve">possui</w:delText>
        </w:r>
      </w:del>
      <w:ins w:id="880842" w:author="Claude" w:date="2026-10-07T12:00:00Z">
        <w:r>
          <w:rPr>
            <w:rFonts w:ascii="Times New Roman" w:hAnsi="Times New Roman"/>
            <w:sz w:val="24"/>
          </w:rPr>
          <w:t xml:space="preserve">obtida</w:t>
        </w:r>
      </w:ins>
      <w:r>
        <w:rPr>
          <w:rFonts w:ascii="Times New Roman" w:hAnsi="Times New Roman"/>
          <w:sz w:val="24"/>
        </w:rPr>
        <w:t xml:space="preserve"> </w:t>
      </w:r>
      <w:del w:id="880843" w:author="Claude" w:date="2026-10-07T12:00:00Z">
        <w:r>
          <w:rPr>
            <w:rFonts w:ascii="Times New Roman" w:hAnsi="Times New Roman"/>
            <w:sz w:val="24"/>
          </w:rPr>
          <w:delText xml:space="preserve">uma</w:delText>
        </w:r>
      </w:del>
      <w:ins w:id="880844" w:author="Claude" w:date="2026-10-07T12:00:00Z">
        <w:r>
          <w:rPr>
            <w:rFonts w:ascii="Times New Roman" w:hAnsi="Times New Roman"/>
            <w:sz w:val="24"/>
          </w:rPr>
          <w:t xml:space="preserve">por</w:t>
        </w:r>
      </w:ins>
      <w:r>
        <w:rPr>
          <w:rFonts w:ascii="Times New Roman" w:hAnsi="Times New Roman"/>
          <w:sz w:val="24"/>
        </w:rPr>
        <w:t xml:space="preserve"> </w:t>
      </w:r>
      <w:del w:id="880845" w:author="Claude" w:date="2026-10-07T12:00:00Z">
        <w:r>
          <w:rPr>
            <w:rFonts w:ascii="Times New Roman" w:hAnsi="Times New Roman"/>
            <w:sz w:val="24"/>
          </w:rPr>
          <w:delText xml:space="preserve">estratégia</w:delText>
        </w:r>
      </w:del>
      <w:ins w:id="880846" w:author="Claude" w:date="2026-10-07T12:00:00Z">
        <w:r>
          <w:rPr>
            <w:rFonts w:ascii="Times New Roman" w:hAnsi="Times New Roman"/>
            <w:sz w:val="24"/>
          </w:rPr>
          <w:t xml:space="preserve">varredura</w:t>
        </w:r>
      </w:ins>
      <w:r>
        <w:rPr>
          <w:rFonts w:ascii="Times New Roman" w:hAnsi="Times New Roman"/>
          <w:sz w:val="24"/>
        </w:rPr>
        <w:t xml:space="preserve"> de </w:t>
      </w:r>
      <w:del w:id="880847" w:author="Claude" w:date="2026-10-07T12:00:00Z">
        <w:r>
          <w:rPr>
            <w:rFonts w:ascii="Times New Roman" w:hAnsi="Times New Roman"/>
            <w:sz w:val="24"/>
          </w:rPr>
          <w:delText xml:space="preserve">fallback:</w:delText>
        </w:r>
      </w:del>
      <w:ins w:id="880848" w:author="Claude" w:date="2026-10-07T12:00:00Z">
        <w:r>
          <w:rPr>
            <w:rFonts w:ascii="Times New Roman" w:hAnsi="Times New Roman"/>
            <w:sz w:val="24"/>
          </w:rPr>
          <w:t xml:space="preserve">malha</w:t>
        </w:r>
      </w:ins>
      <w:r>
        <w:rPr>
          <w:rFonts w:ascii="Times New Roman" w:hAnsi="Times New Roman"/>
          <w:sz w:val="24"/>
        </w:rPr>
        <w:t xml:space="preserve"> </w:t>
      </w:r>
      <w:del w:id="880849" w:author="Claude" w:date="2026-10-07T12:00:00Z">
        <w:r>
          <w:rPr>
            <w:rFonts w:ascii="Times New Roman" w:hAnsi="Times New Roman"/>
            <w:sz w:val="24"/>
          </w:rPr>
          <w:delText xml:space="preserve">se</w:delText>
        </w:r>
      </w:del>
      <w:ins w:id="880850" w:author="Claude" w:date="2026-10-07T12:00:00Z">
        <w:r>
          <w:rPr>
            <w:rFonts w:ascii="Times New Roman" w:hAnsi="Times New Roman"/>
            <w:sz w:val="24"/>
          </w:rPr>
          <w:t xml:space="preserve">seguida</w:t>
        </w:r>
      </w:ins>
      <w:r>
        <w:rPr>
          <w:rFonts w:ascii="Times New Roman" w:hAnsi="Times New Roman"/>
          <w:sz w:val="24"/>
        </w:rPr>
        <w:t xml:space="preserve"> </w:t>
      </w:r>
      <w:del w:id="880851" w:author="Claude" w:date="2026-10-07T12:00:00Z">
        <w:r>
          <w:rPr>
            <w:rFonts w:ascii="Times New Roman" w:hAnsi="Times New Roman"/>
            <w:sz w:val="24"/>
          </w:rPr>
          <w:delText xml:space="preserve">numpy_financial</w:delText>
        </w:r>
      </w:del>
      <w:ins w:id="880852" w:author="Claude" w:date="2026-10-07T12:00:00Z">
        <w:r>
          <w:rPr>
            <w:rFonts w:ascii="Times New Roman" w:hAnsi="Times New Roman"/>
            <w:sz w:val="24"/>
          </w:rPr>
          <w:t xml:space="preserve">de</w:t>
        </w:r>
      </w:ins>
      <w:r>
        <w:rPr>
          <w:rFonts w:ascii="Times New Roman" w:hAnsi="Times New Roman"/>
          <w:sz w:val="24"/>
        </w:rPr>
        <w:t xml:space="preserve"> </w:t>
      </w:r>
      <w:del w:id="880853" w:author="Claude" w:date="2026-10-07T12:00:00Z">
        <w:r>
          <w:rPr>
            <w:rFonts w:ascii="Times New Roman" w:hAnsi="Times New Roman"/>
            <w:sz w:val="24"/>
          </w:rPr>
          <w:delText xml:space="preserve">não</w:delText>
        </w:r>
      </w:del>
      <w:ins w:id="880854" w:author="Claude" w:date="2026-10-07T12:00:00Z">
        <w:r>
          <w:rPr>
            <w:rFonts w:ascii="Times New Roman" w:hAnsi="Times New Roman"/>
            <w:sz w:val="24"/>
          </w:rPr>
          <w:t xml:space="preserve">bisseção</w:t>
        </w:r>
      </w:ins>
      <w:r>
        <w:rPr>
          <w:rFonts w:ascii="Times New Roman" w:hAnsi="Times New Roman"/>
          <w:sz w:val="24"/>
        </w:rPr>
        <w:t xml:space="preserve"> </w:t>
      </w:r>
      <w:del w:id="880855" w:author="Claude" w:date="2026-10-07T12:00:00Z">
        <w:r>
          <w:rPr>
            <w:rFonts w:ascii="Times New Roman" w:hAnsi="Times New Roman"/>
            <w:sz w:val="24"/>
          </w:rPr>
          <w:delText xml:space="preserve">estiver</w:delText>
        </w:r>
      </w:del>
      <w:ins w:id="880856" w:author="Claude" w:date="2026-10-07T12:00:00Z">
        <w:r>
          <w:rPr>
            <w:rFonts w:ascii="Times New Roman" w:hAnsi="Times New Roman"/>
            <w:sz w:val="24"/>
          </w:rPr>
          <w:t xml:space="preserve">vetorizada</w:t>
        </w:r>
      </w:ins>
      <w:r>
        <w:rPr>
          <w:rFonts w:ascii="Times New Roman" w:hAnsi="Times New Roman"/>
          <w:sz w:val="24"/>
        </w:rPr>
        <w:t xml:space="preserve"> </w:t>
      </w:r>
      <w:del w:id="880857" w:author="Claude" w:date="2026-10-07T12:00:00Z">
        <w:r>
          <w:rPr>
            <w:rFonts w:ascii="Times New Roman" w:hAnsi="Times New Roman"/>
            <w:sz w:val="24"/>
          </w:rPr>
          <w:delText xml:space="preserve">disponível</w:delText>
        </w:r>
      </w:del>
      <w:ins w:id="880858" w:author="Claude" w:date="2026-10-07T12:00:00Z">
        <w:r>
          <w:rPr>
            <w:rFonts w:ascii="Times New Roman" w:hAnsi="Times New Roman"/>
            <w:sz w:val="24"/>
          </w:rPr>
          <w:t xml:space="preserve">e retorna sempre um diagnóstico (convencional, múltiplas, múltiplas possíveis</w:t>
        </w:r>
      </w:ins>
      <w:r>
        <w:rPr>
          <w:rFonts w:ascii="Times New Roman" w:hAnsi="Times New Roman"/>
          <w:sz w:val="24"/>
        </w:rPr>
        <w:t xml:space="preserve"> ou </w:t>
      </w:r>
      <w:del w:id="880859" w:author="Claude" w:date="2026-10-07T12:00:00Z">
        <w:r>
          <w:rPr>
            <w:rFonts w:ascii="Times New Roman" w:hAnsi="Times New Roman"/>
            <w:sz w:val="24"/>
          </w:rPr>
          <w:delText xml:space="preserve">falhar,</w:delText>
        </w:r>
      </w:del>
      <w:ins w:id="880860" w:author="Claude" w:date="2026-10-07T12:00:00Z">
        <w:r>
          <w:rPr>
            <w:rFonts w:ascii="Times New Roman" w:hAnsi="Times New Roman"/>
            <w:sz w:val="24"/>
          </w:rPr>
          <w:t xml:space="preserve">sem</w:t>
        </w:r>
      </w:ins>
      <w:r>
        <w:rPr>
          <w:rFonts w:ascii="Times New Roman" w:hAnsi="Times New Roman"/>
          <w:sz w:val="24"/>
        </w:rPr>
        <w:t xml:space="preserve"> </w:t>
      </w:r>
      <w:del w:id="880861" w:author="Claude" w:date="2026-10-07T12:00:00Z">
        <w:r>
          <w:rPr>
            <w:rFonts w:ascii="Times New Roman" w:hAnsi="Times New Roman"/>
            <w:sz w:val="24"/>
          </w:rPr>
          <w:delText xml:space="preserve">procura mudanças</w:delText>
        </w:r>
      </w:del>
      <w:ins w:id="880862" w:author="Claude" w:date="2026-10-07T12:00:00Z">
        <w:r>
          <w:rPr>
            <w:rFonts w:ascii="Times New Roman" w:hAnsi="Times New Roman"/>
            <w:sz w:val="24"/>
          </w:rPr>
          <w:t xml:space="preserve">solução),</w:t>
        </w:r>
      </w:ins>
      <w:r>
        <w:rPr>
          <w:rFonts w:ascii="Times New Roman" w:hAnsi="Times New Roman"/>
          <w:sz w:val="24"/>
        </w:rPr>
        <w:t xml:space="preserve"> de </w:t>
      </w:r>
      <w:del w:id="880863" w:author="Claude" w:date="2026-10-07T12:00:00Z">
        <w:r>
          <w:rPr>
            <w:rFonts w:ascii="Times New Roman" w:hAnsi="Times New Roman"/>
            <w:sz w:val="24"/>
          </w:rPr>
          <w:delText xml:space="preserve">sinal</w:delText>
        </w:r>
      </w:del>
      <w:ins w:id="880864" w:author="Claude" w:date="2026-10-07T12:00:00Z">
        <w:r>
          <w:rPr>
            <w:rFonts w:ascii="Times New Roman" w:hAnsi="Times New Roman"/>
            <w:sz w:val="24"/>
          </w:rPr>
          <w:t xml:space="preserve">modo</w:t>
        </w:r>
      </w:ins>
      <w:r>
        <w:rPr>
          <w:rFonts w:ascii="Times New Roman" w:hAnsi="Times New Roman"/>
          <w:sz w:val="24"/>
        </w:rPr>
        <w:t xml:space="preserve"> </w:t>
      </w:r>
      <w:del w:id="880865" w:author="Claude" w:date="2026-10-07T12:00:00Z">
        <w:r>
          <w:rPr>
            <w:rFonts w:ascii="Times New Roman" w:hAnsi="Times New Roman"/>
            <w:sz w:val="24"/>
          </w:rPr>
          <w:delText xml:space="preserve">em</w:delText>
        </w:r>
      </w:del>
      <w:ins w:id="880866" w:author="Claude" w:date="2026-10-07T12:00:00Z">
        <w:r>
          <w:rPr>
            <w:rFonts w:ascii="Times New Roman" w:hAnsi="Times New Roman"/>
            <w:sz w:val="24"/>
          </w:rPr>
          <w:t xml:space="preserve">que</w:t>
        </w:r>
      </w:ins>
      <w:r>
        <w:rPr>
          <w:rFonts w:ascii="Times New Roman" w:hAnsi="Times New Roman"/>
          <w:sz w:val="24"/>
        </w:rPr>
        <w:t xml:space="preserve"> </w:t>
      </w:r>
      <w:del w:id="880867" w:author="Claude" w:date="2026-10-07T12:00:00Z">
        <w:r>
          <w:rPr>
            <w:rFonts w:ascii="Times New Roman" w:hAnsi="Times New Roman"/>
            <w:sz w:val="24"/>
          </w:rPr>
          <w:delText xml:space="preserve">uma</w:delText>
        </w:r>
      </w:del>
      <w:ins w:id="880868" w:author="Claude" w:date="2026-10-07T12:00:00Z">
        <w:r>
          <w:rPr>
            <w:rFonts w:ascii="Times New Roman" w:hAnsi="Times New Roman"/>
            <w:sz w:val="24"/>
          </w:rPr>
          <w:t xml:space="preserve">a</w:t>
        </w:r>
      </w:ins>
      <w:r>
        <w:rPr>
          <w:rFonts w:ascii="Times New Roman" w:hAnsi="Times New Roman"/>
          <w:sz w:val="24"/>
        </w:rPr>
        <w:t xml:space="preserve"> </w:t>
      </w:r>
      <w:del w:id="880869" w:author="Claude" w:date="2026-10-07T12:00:00Z">
        <w:r>
          <w:rPr>
            <w:rFonts w:ascii="Times New Roman" w:hAnsi="Times New Roman"/>
            <w:sz w:val="24"/>
          </w:rPr>
          <w:delText xml:space="preserve">malha</w:delText>
        </w:r>
      </w:del>
      <w:ins w:id="880870" w:author="Claude" w:date="2026-10-07T12:00:00Z">
        <w:r>
          <w:rPr>
            <w:rFonts w:ascii="Times New Roman" w:hAnsi="Times New Roman"/>
            <w:sz w:val="24"/>
          </w:rPr>
          <w:t xml:space="preserve">ausência</w:t>
        </w:r>
      </w:ins>
      <w:r>
        <w:rPr>
          <w:rFonts w:ascii="Times New Roman" w:hAnsi="Times New Roman"/>
          <w:sz w:val="24"/>
        </w:rPr>
        <w:t xml:space="preserve"> de </w:t>
      </w:r>
      <w:del w:id="880871" w:author="Claude" w:date="2026-10-07T12:00:00Z">
        <w:r>
          <w:rPr>
            <w:rFonts w:ascii="Times New Roman" w:hAnsi="Times New Roman"/>
            <w:sz w:val="24"/>
          </w:rPr>
          <w:delText xml:space="preserve">taxas</w:delText>
        </w:r>
      </w:del>
      <w:ins w:id="880872" w:author="Claude" w:date="2026-10-07T12:00:00Z">
        <w:r>
          <w:rPr>
            <w:rFonts w:ascii="Times New Roman" w:hAnsi="Times New Roman"/>
            <w:sz w:val="24"/>
          </w:rPr>
          <w:t xml:space="preserve">raiz</w:t>
        </w:r>
      </w:ins>
      <w:r>
        <w:rPr>
          <w:rFonts w:ascii="Times New Roman" w:hAnsi="Times New Roman"/>
          <w:sz w:val="24"/>
        </w:rPr>
        <w:t xml:space="preserve"> </w:t>
      </w:r>
      <w:del w:id="880873" w:author="Claude" w:date="2026-10-07T12:00:00Z">
        <w:r>
          <w:rPr>
            <w:rFonts w:ascii="Times New Roman" w:hAnsi="Times New Roman"/>
            <w:sz w:val="24"/>
          </w:rPr>
          <w:delText xml:space="preserve">e</w:delText>
        </w:r>
      </w:del>
      <w:ins w:id="880874" w:author="Claude" w:date="2026-10-07T12:00:00Z">
        <w:r>
          <w:rPr>
            <w:rFonts w:ascii="Times New Roman" w:hAnsi="Times New Roman"/>
            <w:sz w:val="24"/>
          </w:rPr>
          <w:t xml:space="preserve">nunca</w:t>
        </w:r>
      </w:ins>
      <w:r>
        <w:rPr>
          <w:rFonts w:ascii="Times New Roman" w:hAnsi="Times New Roman"/>
          <w:sz w:val="24"/>
        </w:rPr>
        <w:t xml:space="preserve"> </w:t>
      </w:r>
      <w:del w:id="880875" w:author="Claude" w:date="2026-10-07T12:00:00Z">
        <w:r>
          <w:rPr>
            <w:rFonts w:ascii="Times New Roman" w:hAnsi="Times New Roman"/>
            <w:sz w:val="24"/>
          </w:rPr>
          <w:delText xml:space="preserve">refina</w:delText>
        </w:r>
      </w:del>
      <w:ins w:id="880876" w:author="Claude" w:date="2026-10-07T12:00:00Z">
        <w:r>
          <w:rPr>
            <w:rFonts w:ascii="Times New Roman" w:hAnsi="Times New Roman"/>
            <w:sz w:val="24"/>
          </w:rPr>
          <w:t xml:space="preserve">é</w:t>
        </w:r>
      </w:ins>
      <w:r>
        <w:rPr>
          <w:rFonts w:ascii="Times New Roman" w:hAnsi="Times New Roman"/>
          <w:sz w:val="24"/>
        </w:rPr>
        <w:t xml:space="preserve"> </w:t>
      </w:r>
      <w:del w:id="880877" w:author="Claude" w:date="2026-10-07T12:00:00Z">
        <w:r>
          <w:rPr>
            <w:rFonts w:ascii="Times New Roman" w:hAnsi="Times New Roman"/>
            <w:sz w:val="24"/>
          </w:rPr>
          <w:delText xml:space="preserve">a</w:delText>
        </w:r>
      </w:del>
      <w:ins w:id="880878" w:author="Claude" w:date="2026-10-07T12:00:00Z">
        <w:r>
          <w:rPr>
            <w:rFonts w:ascii="Times New Roman" w:hAnsi="Times New Roman"/>
            <w:sz w:val="24"/>
          </w:rPr>
          <w:t xml:space="preserve">confundida</w:t>
        </w:r>
      </w:ins>
      <w:r>
        <w:rPr>
          <w:rFonts w:ascii="Times New Roman" w:hAnsi="Times New Roman"/>
          <w:sz w:val="24"/>
        </w:rPr>
        <w:t xml:space="preserve"> </w:t>
      </w:r>
      <w:del w:id="880879" w:author="Claude" w:date="2026-10-07T12:00:00Z">
        <w:r>
          <w:rPr>
            <w:rFonts w:ascii="Times New Roman" w:hAnsi="Times New Roman"/>
            <w:sz w:val="24"/>
          </w:rPr>
          <w:delText xml:space="preserve">solução</w:delText>
        </w:r>
      </w:del>
      <w:ins w:id="880880" w:author="Claude" w:date="2026-10-07T12:00:00Z">
        <w:r>
          <w:rPr>
            <w:rFonts w:ascii="Times New Roman" w:hAnsi="Times New Roman"/>
            <w:sz w:val="24"/>
          </w:rPr>
          <w:t xml:space="preserve">com</w:t>
        </w:r>
      </w:ins>
      <w:r>
        <w:rPr>
          <w:rFonts w:ascii="Times New Roman" w:hAnsi="Times New Roman"/>
          <w:sz w:val="24"/>
        </w:rPr>
        <w:t xml:space="preserve"> </w:t>
      </w:r>
      <w:del w:id="880881" w:author="Claude" w:date="2026-10-07T12:00:00Z">
        <w:r>
          <w:rPr>
            <w:rFonts w:ascii="Times New Roman" w:hAnsi="Times New Roman"/>
            <w:sz w:val="24"/>
          </w:rPr>
          <w:delText xml:space="preserve">por</w:delText>
        </w:r>
      </w:del>
      <w:ins w:id="880882" w:author="Claude" w:date="2026-10-07T12:00:00Z">
        <w:r>
          <w:rPr>
            <w:rFonts w:ascii="Times New Roman" w:hAnsi="Times New Roman"/>
            <w:sz w:val="24"/>
          </w:rPr>
          <w:t xml:space="preserve">o</w:t>
        </w:r>
      </w:ins>
      <w:r>
        <w:rPr>
          <w:rFonts w:ascii="Times New Roman" w:hAnsi="Times New Roman"/>
          <w:sz w:val="24"/>
        </w:rPr>
        <w:t xml:space="preserve"> </w:t>
      </w:r>
      <w:del w:id="880883" w:author="Claude" w:date="2026-10-07T12:00:00Z">
        <w:r>
          <w:rPr>
            <w:rFonts w:ascii="Times New Roman" w:hAnsi="Times New Roman"/>
            <w:sz w:val="24"/>
          </w:rPr>
          <w:delText xml:space="preserve">bisseção.</w:delText>
        </w:r>
      </w:del>
      <w:ins w:id="880884" w:author="Claude" w:date="2026-10-07T12:00:00Z">
        <w:r>
          <w:rPr>
            <w:rFonts w:ascii="Times New Roman" w:hAnsi="Times New Roman"/>
            <w:sz w:val="24"/>
          </w:rPr>
          <w:t xml:space="preserve">limite numérico do algoritmo (Código 10). A Tabela 3 apresenta os resultados.</w:t>
        </w:r>
      </w:ins>
    </w:p>
    <w:p>
      <w:pPr>
        <w:spacing w:line="360" w:lineRule="auto" w:before="0" w:after="0"/>
        <w:ind w:firstLine="709"/>
        <w:jc w:val="both"/>
        <w:rPr>
          <w:del w:id="880886" w:author="Claude" w:date="2026-10-07T12:00:00Z"/>
        </w:rPr>
      </w:pPr>
      <w:del w:id="880885" w:author="Claude" w:date="2026-10-07T12:00:00Z">
        <w:r>
          <w:rPr>
            <w:rFonts w:ascii="Times New Roman" w:hAnsi="Times New Roman"/>
            <w:sz w:val="24"/>
          </w:rPr>
          <w:delText>No caso-base, com CAPEX de R$ 250.000, preço de venda de R$ 9,50/kg, custos fixos de R$ 25.000/mês, energia de R$ 12.000/mês, mão de obra de R$ 42.000/mês, manutenção de R$ 8.000/mês e imposto sobre faturamento de 15%, o VPL calculado foi de aproximadamente -R$ 6,206 milhões e o ROI do horizonte foi -39,979. Não houve TIR válida nem payback simples ou descontado dentro da estrutura de fluxo calculada. O resultado evidencia que o diagnóstico de viabilidade depende não apenas da produção, mas da relação entre capacidade, preço, custos e investimento.</w:delText>
        </w:r>
      </w:del>
    </w:p>
    <w:p>
      <w:pPr>
        <w:pStyle w:val="Legenda"/>
        <w:keepNext/>
        <w:spacing w:before="120" w:after="0" w:line="360" w:lineRule="auto"/>
        <w:jc w:val="center"/>
        <w:rPr>
          <w:ins w:id="880887" w:author="Claude" w:date="2026-10-07T12:00:00Z"/>
        </w:rPr>
      </w:pPr>
      <w:bookmarkStart w:id="990013" w:name="_TocRev187_Tabela3"/>
      <w:ins w:id="880888" w:author="Claude" w:date="2026-10-07T12:00:00Z">
        <w:r>
          <w:t xml:space="preserve">Tabela </w:t>
        </w:r>
        <w:r>
          <w:fldChar w:fldCharType="begin"/>
        </w:r>
        <w:r>
          <w:instrText xml:space="preserve"> SEQ Tabela \* ARABIC </w:instrText>
        </w:r>
        <w:r>
          <w:fldChar w:fldCharType="separate"/>
        </w:r>
        <w:r>
          <w:t>3</w:t>
        </w:r>
        <w:r>
          <w:fldChar w:fldCharType="end"/>
        </w:r>
        <w:r>
          <w:t xml:space="preserve"> - Indicadores econômicos do caso-base</w:t>
        </w:r>
      </w:ins>
      <w:bookmarkEnd w:id="990013"/>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4300"/>
        <w:gridCol w:w="2100"/>
        <w:gridCol w:w="2100"/>
      </w:tblGrid>
      <w:tr>
        <w:trPr>
          <w:cantSplit/>
          <w:tblHeader/>
          <w:ins w:id="880889" w:author="Claude" w:date="2026-10-07T12:00:00Z"/>
        </w:trPr>
        <w:tc>
          <w:tcPr>
            <w:tcW w:w="4300" w:type="dxa"/>
            <w:tcBorders>
              <w:bottom w:val="single" w:sz="8" w:space="0" w:color="000000"/>
            </w:tcBorders>
            <w:vAlign w:val="center"/>
          </w:tcPr>
          <w:p>
            <w:pPr>
              <w:spacing w:before="20" w:after="20" w:line="240" w:lineRule="auto"/>
              <w:ind w:firstLine="0"/>
              <w:jc w:val="left"/>
              <w:rPr>
                <w:ins w:id="880890" w:author="Claude" w:date="2026-10-07T12:00:00Z"/>
              </w:rPr>
            </w:pPr>
            <w:ins w:id="880891" w:author="Claude" w:date="2026-10-07T12:00:00Z">
              <w:r>
                <w:rPr>
                  <w:rFonts w:ascii="Times New Roman" w:hAnsi="Times New Roman"/>
                  <w:b/>
                  <w:sz w:val="18"/>
                </w:rPr>
                <w:t xml:space="preserve">Indicador</w:t>
              </w:r>
            </w:ins>
          </w:p>
        </w:tc>
        <w:tc>
          <w:tcPr>
            <w:tcW w:w="2100" w:type="dxa"/>
            <w:tcBorders>
              <w:bottom w:val="single" w:sz="8" w:space="0" w:color="000000"/>
            </w:tcBorders>
            <w:vAlign w:val="center"/>
          </w:tcPr>
          <w:p>
            <w:pPr>
              <w:spacing w:before="20" w:after="20" w:line="240" w:lineRule="auto"/>
              <w:ind w:firstLine="0"/>
              <w:jc w:val="center"/>
              <w:rPr>
                <w:ins w:id="880892" w:author="Claude" w:date="2026-10-07T12:00:00Z"/>
              </w:rPr>
            </w:pPr>
            <w:ins w:id="880893" w:author="Claude" w:date="2026-10-07T12:00:00Z">
              <w:r>
                <w:rPr>
                  <w:rFonts w:ascii="Times New Roman" w:hAnsi="Times New Roman"/>
                  <w:b/>
                  <w:sz w:val="18"/>
                </w:rPr>
                <w:t xml:space="preserve">Projeto</w:t>
              </w:r>
            </w:ins>
          </w:p>
        </w:tc>
        <w:tc>
          <w:tcPr>
            <w:tcW w:w="2100" w:type="dxa"/>
            <w:tcBorders>
              <w:bottom w:val="single" w:sz="8" w:space="0" w:color="000000"/>
            </w:tcBorders>
            <w:vAlign w:val="center"/>
          </w:tcPr>
          <w:p>
            <w:pPr>
              <w:spacing w:before="20" w:after="20" w:line="240" w:lineRule="auto"/>
              <w:ind w:firstLine="0"/>
              <w:jc w:val="center"/>
              <w:rPr>
                <w:ins w:id="880894" w:author="Claude" w:date="2026-10-07T12:00:00Z"/>
              </w:rPr>
            </w:pPr>
            <w:ins w:id="880895" w:author="Claude" w:date="2026-10-07T12:00:00Z">
              <w:r>
                <w:rPr>
                  <w:rFonts w:ascii="Times New Roman" w:hAnsi="Times New Roman"/>
                  <w:b/>
                  <w:sz w:val="18"/>
                </w:rPr>
                <w:t xml:space="preserve">Beneficiário (com fomento)</w:t>
              </w:r>
            </w:ins>
          </w:p>
        </w:tc>
      </w:tr>
      <w:tr>
        <w:trPr>
          <w:cantSplit/>
          <w:ins w:id="880896" w:author="Claude" w:date="2026-10-07T12:00:00Z"/>
        </w:trPr>
        <w:tc>
          <w:tcPr>
            <w:tcW w:w="4300" w:type="dxa"/>
            <w:vAlign w:val="center"/>
          </w:tcPr>
          <w:p>
            <w:pPr>
              <w:spacing w:before="20" w:after="20" w:line="240" w:lineRule="auto"/>
              <w:ind w:firstLine="0"/>
              <w:jc w:val="left"/>
              <w:rPr>
                <w:ins w:id="880897" w:author="Claude" w:date="2026-10-07T12:00:00Z"/>
              </w:rPr>
            </w:pPr>
            <w:ins w:id="880898" w:author="Claude" w:date="2026-10-07T12:00:00Z">
              <w:r>
                <w:rPr>
                  <w:rFonts w:ascii="Times New Roman" w:hAnsi="Times New Roman"/>
                  <w:sz w:val="18"/>
                </w:rPr>
                <w:t xml:space="preserve">Investimento inicial (CAPEX + capital de giro)</w:t>
              </w:r>
            </w:ins>
          </w:p>
        </w:tc>
        <w:tc>
          <w:tcPr>
            <w:tcW w:w="2100" w:type="dxa"/>
            <w:vAlign w:val="center"/>
          </w:tcPr>
          <w:p>
            <w:pPr>
              <w:spacing w:before="20" w:after="20" w:line="240" w:lineRule="auto"/>
              <w:ind w:firstLine="0"/>
              <w:jc w:val="center"/>
              <w:rPr>
                <w:ins w:id="880899" w:author="Claude" w:date="2026-10-07T12:00:00Z"/>
              </w:rPr>
            </w:pPr>
            <w:ins w:id="880900" w:author="Claude" w:date="2026-10-07T12:00:00Z">
              <w:r>
                <w:rPr>
                  <w:rFonts w:ascii="Times New Roman" w:hAnsi="Times New Roman"/>
                  <w:sz w:val="18"/>
                </w:rPr>
                <w:t xml:space="preserve">R$ 805.000</w:t>
              </w:r>
            </w:ins>
          </w:p>
        </w:tc>
        <w:tc>
          <w:tcPr>
            <w:tcW w:w="2100" w:type="dxa"/>
            <w:vAlign w:val="center"/>
          </w:tcPr>
          <w:p>
            <w:pPr>
              <w:spacing w:before="20" w:after="20" w:line="240" w:lineRule="auto"/>
              <w:ind w:firstLine="0"/>
              <w:jc w:val="center"/>
              <w:rPr>
                <w:ins w:id="880901" w:author="Claude" w:date="2026-10-07T12:00:00Z"/>
              </w:rPr>
            </w:pPr>
            <w:ins w:id="880902" w:author="Claude" w:date="2026-10-07T12:00:00Z">
              <w:r>
                <w:rPr>
                  <w:rFonts w:ascii="Times New Roman" w:hAnsi="Times New Roman"/>
                  <w:sz w:val="18"/>
                </w:rPr>
                <w:t xml:space="preserve">R$ 283.500</w:t>
              </w:r>
            </w:ins>
          </w:p>
        </w:tc>
      </w:tr>
      <w:tr>
        <w:trPr>
          <w:cantSplit/>
          <w:ins w:id="880903" w:author="Claude" w:date="2026-10-07T12:00:00Z"/>
        </w:trPr>
        <w:tc>
          <w:tcPr>
            <w:tcW w:w="4300" w:type="dxa"/>
            <w:vAlign w:val="center"/>
          </w:tcPr>
          <w:p>
            <w:pPr>
              <w:spacing w:before="20" w:after="20" w:line="240" w:lineRule="auto"/>
              <w:ind w:firstLine="0"/>
              <w:jc w:val="left"/>
              <w:rPr>
                <w:ins w:id="880904" w:author="Claude" w:date="2026-10-07T12:00:00Z"/>
              </w:rPr>
            </w:pPr>
            <w:ins w:id="880905" w:author="Claude" w:date="2026-10-07T12:00:00Z">
              <w:r>
                <w:rPr>
                  <w:rFonts w:ascii="Times New Roman" w:hAnsi="Times New Roman"/>
                  <w:sz w:val="18"/>
                </w:rPr>
                <w:t xml:space="preserve">VPL (TMA de 10% a.a.)</w:t>
              </w:r>
            </w:ins>
          </w:p>
        </w:tc>
        <w:tc>
          <w:tcPr>
            <w:tcW w:w="2100" w:type="dxa"/>
            <w:vAlign w:val="center"/>
          </w:tcPr>
          <w:p>
            <w:pPr>
              <w:spacing w:before="20" w:after="20" w:line="240" w:lineRule="auto"/>
              <w:ind w:firstLine="0"/>
              <w:jc w:val="center"/>
              <w:rPr>
                <w:ins w:id="880906" w:author="Claude" w:date="2026-10-07T12:00:00Z"/>
              </w:rPr>
            </w:pPr>
            <w:ins w:id="880907" w:author="Claude" w:date="2026-10-07T12:00:00Z">
              <w:r>
                <w:rPr>
                  <w:rFonts w:ascii="Times New Roman" w:hAnsi="Times New Roman"/>
                  <w:sz w:val="18"/>
                </w:rPr>
                <w:t xml:space="preserve">R$ 38.470</w:t>
              </w:r>
            </w:ins>
          </w:p>
        </w:tc>
        <w:tc>
          <w:tcPr>
            <w:tcW w:w="2100" w:type="dxa"/>
            <w:vAlign w:val="center"/>
          </w:tcPr>
          <w:p>
            <w:pPr>
              <w:spacing w:before="20" w:after="20" w:line="240" w:lineRule="auto"/>
              <w:ind w:firstLine="0"/>
              <w:jc w:val="center"/>
              <w:rPr>
                <w:ins w:id="880908" w:author="Claude" w:date="2026-10-07T12:00:00Z"/>
              </w:rPr>
            </w:pPr>
            <w:ins w:id="880909" w:author="Claude" w:date="2026-10-07T12:00:00Z">
              <w:r>
                <w:rPr>
                  <w:rFonts w:ascii="Times New Roman" w:hAnsi="Times New Roman"/>
                  <w:sz w:val="18"/>
                </w:rPr>
                <w:t xml:space="preserve">R$ 559.970</w:t>
              </w:r>
            </w:ins>
          </w:p>
        </w:tc>
      </w:tr>
      <w:tr>
        <w:trPr>
          <w:cantSplit/>
          <w:ins w:id="880910" w:author="Claude" w:date="2026-10-07T12:00:00Z"/>
        </w:trPr>
        <w:tc>
          <w:tcPr>
            <w:tcW w:w="4300" w:type="dxa"/>
            <w:vAlign w:val="center"/>
          </w:tcPr>
          <w:p>
            <w:pPr>
              <w:spacing w:before="20" w:after="20" w:line="240" w:lineRule="auto"/>
              <w:ind w:firstLine="0"/>
              <w:jc w:val="left"/>
              <w:rPr>
                <w:ins w:id="880911" w:author="Claude" w:date="2026-10-07T12:00:00Z"/>
              </w:rPr>
            </w:pPr>
            <w:ins w:id="880912" w:author="Claude" w:date="2026-10-07T12:00:00Z">
              <w:r>
                <w:rPr>
                  <w:rFonts w:ascii="Times New Roman" w:hAnsi="Times New Roman"/>
                  <w:sz w:val="18"/>
                </w:rPr>
                <w:t xml:space="preserve">TIR anual (diagnóstico)</w:t>
              </w:r>
            </w:ins>
          </w:p>
        </w:tc>
        <w:tc>
          <w:tcPr>
            <w:tcW w:w="2100" w:type="dxa"/>
            <w:vAlign w:val="center"/>
          </w:tcPr>
          <w:p>
            <w:pPr>
              <w:spacing w:before="20" w:after="20" w:line="240" w:lineRule="auto"/>
              <w:ind w:firstLine="0"/>
              <w:jc w:val="center"/>
              <w:rPr>
                <w:ins w:id="880913" w:author="Claude" w:date="2026-10-07T12:00:00Z"/>
              </w:rPr>
            </w:pPr>
            <w:ins w:id="880914" w:author="Claude" w:date="2026-10-07T12:00:00Z">
              <w:r>
                <w:rPr>
                  <w:rFonts w:ascii="Times New Roman" w:hAnsi="Times New Roman"/>
                  <w:sz w:val="18"/>
                </w:rPr>
                <w:t xml:space="preserve">10,7% (convencional)</w:t>
              </w:r>
            </w:ins>
          </w:p>
        </w:tc>
        <w:tc>
          <w:tcPr>
            <w:tcW w:w="2100" w:type="dxa"/>
            <w:vAlign w:val="center"/>
          </w:tcPr>
          <w:p>
            <w:pPr>
              <w:spacing w:before="20" w:after="20" w:line="240" w:lineRule="auto"/>
              <w:ind w:firstLine="0"/>
              <w:jc w:val="center"/>
              <w:rPr>
                <w:ins w:id="880915" w:author="Claude" w:date="2026-10-07T12:00:00Z"/>
              </w:rPr>
            </w:pPr>
            <w:ins w:id="880916" w:author="Claude" w:date="2026-10-07T12:00:00Z">
              <w:r>
                <w:rPr>
                  <w:rFonts w:ascii="Times New Roman" w:hAnsi="Times New Roman"/>
                  <w:sz w:val="18"/>
                </w:rPr>
                <w:t xml:space="preserve">25,6%</w:t>
              </w:r>
            </w:ins>
          </w:p>
        </w:tc>
      </w:tr>
      <w:tr>
        <w:trPr>
          <w:cantSplit/>
          <w:ins w:id="880917" w:author="Claude" w:date="2026-10-07T12:00:00Z"/>
        </w:trPr>
        <w:tc>
          <w:tcPr>
            <w:tcW w:w="4300" w:type="dxa"/>
            <w:vAlign w:val="center"/>
          </w:tcPr>
          <w:p>
            <w:pPr>
              <w:spacing w:before="20" w:after="20" w:line="240" w:lineRule="auto"/>
              <w:ind w:firstLine="0"/>
              <w:jc w:val="left"/>
              <w:rPr>
                <w:ins w:id="880918" w:author="Claude" w:date="2026-10-07T12:00:00Z"/>
              </w:rPr>
            </w:pPr>
            <w:ins w:id="880919" w:author="Claude" w:date="2026-10-07T12:00:00Z">
              <w:r>
                <w:rPr>
                  <w:rFonts w:ascii="Times New Roman" w:hAnsi="Times New Roman"/>
                  <w:sz w:val="18"/>
                </w:rPr>
                <w:t xml:space="preserve">Payback descontado (meses)</w:t>
              </w:r>
            </w:ins>
          </w:p>
        </w:tc>
        <w:tc>
          <w:tcPr>
            <w:tcW w:w="2100" w:type="dxa"/>
            <w:vAlign w:val="center"/>
          </w:tcPr>
          <w:p>
            <w:pPr>
              <w:spacing w:before="20" w:after="20" w:line="240" w:lineRule="auto"/>
              <w:ind w:firstLine="0"/>
              <w:jc w:val="center"/>
              <w:rPr>
                <w:ins w:id="880920" w:author="Claude" w:date="2026-10-07T12:00:00Z"/>
              </w:rPr>
            </w:pPr>
            <w:ins w:id="880921" w:author="Claude" w:date="2026-10-07T12:00:00Z">
              <w:r>
                <w:rPr>
                  <w:rFonts w:ascii="Times New Roman" w:hAnsi="Times New Roman"/>
                  <w:sz w:val="18"/>
                </w:rPr>
                <w:t xml:space="preserve">119,8</w:t>
              </w:r>
            </w:ins>
          </w:p>
        </w:tc>
        <w:tc>
          <w:tcPr>
            <w:tcW w:w="2100" w:type="dxa"/>
            <w:vAlign w:val="center"/>
          </w:tcPr>
          <w:p>
            <w:pPr>
              <w:spacing w:before="20" w:after="20" w:line="240" w:lineRule="auto"/>
              <w:ind w:firstLine="0"/>
              <w:jc w:val="center"/>
              <w:rPr>
                <w:ins w:id="880922" w:author="Claude" w:date="2026-10-07T12:00:00Z"/>
              </w:rPr>
            </w:pPr>
            <w:ins w:id="880923" w:author="Claude" w:date="2026-10-07T12:00:00Z">
              <w:r>
                <w:rPr>
                  <w:rFonts w:ascii="Times New Roman" w:hAnsi="Times New Roman"/>
                  <w:sz w:val="18"/>
                </w:rPr>
                <w:t xml:space="preserve">68,0</w:t>
              </w:r>
            </w:ins>
          </w:p>
        </w:tc>
      </w:tr>
      <w:tr>
        <w:trPr>
          <w:cantSplit/>
          <w:ins w:id="880924" w:author="Claude" w:date="2026-10-07T12:00:00Z"/>
        </w:trPr>
        <w:tc>
          <w:tcPr>
            <w:tcW w:w="4300" w:type="dxa"/>
            <w:vAlign w:val="center"/>
          </w:tcPr>
          <w:p>
            <w:pPr>
              <w:spacing w:before="20" w:after="20" w:line="240" w:lineRule="auto"/>
              <w:ind w:firstLine="0"/>
              <w:jc w:val="left"/>
              <w:rPr>
                <w:ins w:id="880925" w:author="Claude" w:date="2026-10-07T12:00:00Z"/>
              </w:rPr>
            </w:pPr>
            <w:ins w:id="880926" w:author="Claude" w:date="2026-10-07T12:00:00Z">
              <w:r>
                <w:rPr>
                  <w:rFonts w:ascii="Times New Roman" w:hAnsi="Times New Roman"/>
                  <w:sz w:val="18"/>
                </w:rPr>
                <w:t xml:space="preserve">Payback simples (meses)</w:t>
              </w:r>
            </w:ins>
          </w:p>
        </w:tc>
        <w:tc>
          <w:tcPr>
            <w:tcW w:w="2100" w:type="dxa"/>
            <w:vAlign w:val="center"/>
          </w:tcPr>
          <w:p>
            <w:pPr>
              <w:spacing w:before="20" w:after="20" w:line="240" w:lineRule="auto"/>
              <w:ind w:firstLine="0"/>
              <w:jc w:val="center"/>
              <w:rPr>
                <w:ins w:id="880927" w:author="Claude" w:date="2026-10-07T12:00:00Z"/>
              </w:rPr>
            </w:pPr>
            <w:ins w:id="880928" w:author="Claude" w:date="2026-10-07T12:00:00Z">
              <w:r>
                <w:rPr>
                  <w:rFonts w:ascii="Times New Roman" w:hAnsi="Times New Roman"/>
                  <w:sz w:val="18"/>
                </w:rPr>
                <w:t xml:space="preserve">89,5</w:t>
              </w:r>
            </w:ins>
          </w:p>
        </w:tc>
        <w:tc>
          <w:tcPr>
            <w:tcW w:w="2100" w:type="dxa"/>
            <w:vAlign w:val="center"/>
          </w:tcPr>
          <w:p>
            <w:pPr>
              <w:spacing w:before="20" w:after="20" w:line="240" w:lineRule="auto"/>
              <w:ind w:firstLine="0"/>
              <w:jc w:val="center"/>
              <w:rPr>
                <w:ins w:id="880929" w:author="Claude" w:date="2026-10-07T12:00:00Z"/>
              </w:rPr>
            </w:pPr>
            <w:ins w:id="880930" w:author="Claude" w:date="2026-10-07T12:00:00Z">
              <w:r>
                <w:rPr>
                  <w:rFonts w:ascii="Times New Roman" w:hAnsi="Times New Roman"/>
                  <w:sz w:val="18"/>
                </w:rPr>
                <w:t xml:space="preserve">—</w:t>
              </w:r>
            </w:ins>
          </w:p>
        </w:tc>
      </w:tr>
      <w:tr>
        <w:trPr>
          <w:cantSplit/>
          <w:ins w:id="880931" w:author="Claude" w:date="2026-10-07T12:00:00Z"/>
        </w:trPr>
        <w:tc>
          <w:tcPr>
            <w:tcW w:w="4300" w:type="dxa"/>
            <w:vAlign w:val="center"/>
          </w:tcPr>
          <w:p>
            <w:pPr>
              <w:spacing w:before="20" w:after="20" w:line="240" w:lineRule="auto"/>
              <w:ind w:firstLine="0"/>
              <w:jc w:val="left"/>
              <w:rPr>
                <w:ins w:id="880932" w:author="Claude" w:date="2026-10-07T12:00:00Z"/>
              </w:rPr>
            </w:pPr>
            <w:ins w:id="880933" w:author="Claude" w:date="2026-10-07T12:00:00Z">
              <w:r>
                <w:rPr>
                  <w:rFonts w:ascii="Times New Roman" w:hAnsi="Times New Roman"/>
                  <w:sz w:val="18"/>
                </w:rPr>
                <w:t xml:space="preserve">Índice de lucratividade</w:t>
              </w:r>
            </w:ins>
          </w:p>
        </w:tc>
        <w:tc>
          <w:tcPr>
            <w:tcW w:w="2100" w:type="dxa"/>
            <w:vAlign w:val="center"/>
          </w:tcPr>
          <w:p>
            <w:pPr>
              <w:spacing w:before="20" w:after="20" w:line="240" w:lineRule="auto"/>
              <w:ind w:firstLine="0"/>
              <w:jc w:val="center"/>
              <w:rPr>
                <w:ins w:id="880934" w:author="Claude" w:date="2026-10-07T12:00:00Z"/>
              </w:rPr>
            </w:pPr>
            <w:ins w:id="880935" w:author="Claude" w:date="2026-10-07T12:00:00Z">
              <w:r>
                <w:rPr>
                  <w:rFonts w:ascii="Times New Roman" w:hAnsi="Times New Roman"/>
                  <w:sz w:val="18"/>
                </w:rPr>
                <w:t xml:space="preserve">1,048</w:t>
              </w:r>
            </w:ins>
          </w:p>
        </w:tc>
        <w:tc>
          <w:tcPr>
            <w:tcW w:w="2100" w:type="dxa"/>
            <w:vAlign w:val="center"/>
          </w:tcPr>
          <w:p>
            <w:pPr>
              <w:spacing w:before="20" w:after="20" w:line="240" w:lineRule="auto"/>
              <w:ind w:firstLine="0"/>
              <w:jc w:val="center"/>
              <w:rPr>
                <w:ins w:id="880936" w:author="Claude" w:date="2026-10-07T12:00:00Z"/>
              </w:rPr>
            </w:pPr>
            <w:ins w:id="880937" w:author="Claude" w:date="2026-10-07T12:00:00Z">
              <w:r>
                <w:rPr>
                  <w:rFonts w:ascii="Times New Roman" w:hAnsi="Times New Roman"/>
                  <w:sz w:val="18"/>
                </w:rPr>
                <w:t xml:space="preserve">—</w:t>
              </w:r>
            </w:ins>
          </w:p>
        </w:tc>
      </w:tr>
      <w:tr>
        <w:trPr>
          <w:cantSplit/>
          <w:ins w:id="880938" w:author="Claude" w:date="2026-10-07T12:00:00Z"/>
        </w:trPr>
        <w:tc>
          <w:tcPr>
            <w:tcW w:w="4300" w:type="dxa"/>
            <w:vAlign w:val="center"/>
          </w:tcPr>
          <w:p>
            <w:pPr>
              <w:spacing w:before="20" w:after="20" w:line="240" w:lineRule="auto"/>
              <w:ind w:firstLine="0"/>
              <w:jc w:val="left"/>
              <w:rPr>
                <w:ins w:id="880939" w:author="Claude" w:date="2026-10-07T12:00:00Z"/>
              </w:rPr>
            </w:pPr>
            <w:ins w:id="880940" w:author="Claude" w:date="2026-10-07T12:00:00Z">
              <w:r>
                <w:rPr>
                  <w:rFonts w:ascii="Times New Roman" w:hAnsi="Times New Roman"/>
                  <w:sz w:val="18"/>
                </w:rPr>
                <w:t xml:space="preserve">Receita bruta no ano de regime (ano 3)</w:t>
              </w:r>
            </w:ins>
          </w:p>
        </w:tc>
        <w:tc>
          <w:tcPr>
            <w:tcW w:w="2100" w:type="dxa"/>
            <w:vAlign w:val="center"/>
          </w:tcPr>
          <w:p>
            <w:pPr>
              <w:spacing w:before="20" w:after="20" w:line="240" w:lineRule="auto"/>
              <w:ind w:firstLine="0"/>
              <w:jc w:val="center"/>
              <w:rPr>
                <w:ins w:id="880941" w:author="Claude" w:date="2026-10-07T12:00:00Z"/>
              </w:rPr>
            </w:pPr>
            <w:ins w:id="880942" w:author="Claude" w:date="2026-10-07T12:00:00Z">
              <w:r>
                <w:rPr>
                  <w:rFonts w:ascii="Times New Roman" w:hAnsi="Times New Roman"/>
                  <w:sz w:val="18"/>
                </w:rPr>
                <w:t xml:space="preserve">R$ 921.375</w:t>
              </w:r>
            </w:ins>
          </w:p>
        </w:tc>
        <w:tc>
          <w:tcPr>
            <w:tcW w:w="2100" w:type="dxa"/>
            <w:vAlign w:val="center"/>
          </w:tcPr>
          <w:p>
            <w:pPr>
              <w:spacing w:before="20" w:after="20" w:line="240" w:lineRule="auto"/>
              <w:ind w:firstLine="0"/>
              <w:jc w:val="center"/>
              <w:rPr>
                <w:ins w:id="880943" w:author="Claude" w:date="2026-10-07T12:00:00Z"/>
              </w:rPr>
            </w:pPr>
            <w:ins w:id="880944" w:author="Claude" w:date="2026-10-07T12:00:00Z">
              <w:r>
                <w:rPr>
                  <w:rFonts w:ascii="Times New Roman" w:hAnsi="Times New Roman"/>
                  <w:sz w:val="18"/>
                </w:rPr>
                <w:t xml:space="preserve">—</w:t>
              </w:r>
            </w:ins>
          </w:p>
        </w:tc>
      </w:tr>
      <w:tr>
        <w:trPr>
          <w:cantSplit/>
          <w:ins w:id="880945" w:author="Claude" w:date="2026-10-07T12:00:00Z"/>
        </w:trPr>
        <w:tc>
          <w:tcPr>
            <w:tcW w:w="4300" w:type="dxa"/>
            <w:vAlign w:val="center"/>
          </w:tcPr>
          <w:p>
            <w:pPr>
              <w:spacing w:before="20" w:after="20" w:line="240" w:lineRule="auto"/>
              <w:ind w:firstLine="0"/>
              <w:jc w:val="left"/>
              <w:rPr>
                <w:ins w:id="880946" w:author="Claude" w:date="2026-10-07T12:00:00Z"/>
              </w:rPr>
            </w:pPr>
            <w:ins w:id="880947" w:author="Claude" w:date="2026-10-07T12:00:00Z">
              <w:r>
                <w:rPr>
                  <w:rFonts w:ascii="Times New Roman" w:hAnsi="Times New Roman"/>
                  <w:sz w:val="18"/>
                </w:rPr>
                <w:t xml:space="preserve">Lucro (sobras) líquido no ano de regime</w:t>
              </w:r>
            </w:ins>
          </w:p>
        </w:tc>
        <w:tc>
          <w:tcPr>
            <w:tcW w:w="2100" w:type="dxa"/>
            <w:vAlign w:val="center"/>
          </w:tcPr>
          <w:p>
            <w:pPr>
              <w:spacing w:before="20" w:after="20" w:line="240" w:lineRule="auto"/>
              <w:ind w:firstLine="0"/>
              <w:jc w:val="center"/>
              <w:rPr>
                <w:ins w:id="880948" w:author="Claude" w:date="2026-10-07T12:00:00Z"/>
              </w:rPr>
            </w:pPr>
            <w:ins w:id="880949" w:author="Claude" w:date="2026-10-07T12:00:00Z">
              <w:r>
                <w:rPr>
                  <w:rFonts w:ascii="Times New Roman" w:hAnsi="Times New Roman"/>
                  <w:sz w:val="18"/>
                </w:rPr>
                <w:t xml:space="preserve">R$ 125.456</w:t>
              </w:r>
            </w:ins>
          </w:p>
        </w:tc>
        <w:tc>
          <w:tcPr>
            <w:tcW w:w="2100" w:type="dxa"/>
            <w:vAlign w:val="center"/>
          </w:tcPr>
          <w:p>
            <w:pPr>
              <w:spacing w:before="20" w:after="20" w:line="240" w:lineRule="auto"/>
              <w:ind w:firstLine="0"/>
              <w:jc w:val="center"/>
              <w:rPr>
                <w:ins w:id="880950" w:author="Claude" w:date="2026-10-07T12:00:00Z"/>
              </w:rPr>
            </w:pPr>
            <w:ins w:id="880951" w:author="Claude" w:date="2026-10-07T12:00:00Z">
              <w:r>
                <w:rPr>
                  <w:rFonts w:ascii="Times New Roman" w:hAnsi="Times New Roman"/>
                  <w:sz w:val="18"/>
                </w:rPr>
                <w:t xml:space="preserve">—</w:t>
              </w:r>
            </w:ins>
          </w:p>
        </w:tc>
      </w:tr>
      <w:tr>
        <w:trPr>
          <w:cantSplit/>
          <w:ins w:id="880952" w:author="Claude" w:date="2026-10-07T12:00:00Z"/>
        </w:trPr>
        <w:tc>
          <w:tcPr>
            <w:tcW w:w="4300" w:type="dxa"/>
            <w:vAlign w:val="center"/>
          </w:tcPr>
          <w:p>
            <w:pPr>
              <w:spacing w:before="20" w:after="20" w:line="240" w:lineRule="auto"/>
              <w:ind w:firstLine="0"/>
              <w:jc w:val="left"/>
              <w:rPr>
                <w:ins w:id="880953" w:author="Claude" w:date="2026-10-07T12:00:00Z"/>
              </w:rPr>
            </w:pPr>
            <w:ins w:id="880954" w:author="Claude" w:date="2026-10-07T12:00:00Z">
              <w:r>
                <w:rPr>
                  <w:rFonts w:ascii="Times New Roman" w:hAnsi="Times New Roman"/>
                  <w:sz w:val="18"/>
                </w:rPr>
                <w:t xml:space="preserve">ROI anual em regime (Quadro 5)</w:t>
              </w:r>
            </w:ins>
          </w:p>
        </w:tc>
        <w:tc>
          <w:tcPr>
            <w:tcW w:w="2100" w:type="dxa"/>
            <w:vAlign w:val="center"/>
          </w:tcPr>
          <w:p>
            <w:pPr>
              <w:spacing w:before="20" w:after="20" w:line="240" w:lineRule="auto"/>
              <w:ind w:firstLine="0"/>
              <w:jc w:val="center"/>
              <w:rPr>
                <w:ins w:id="880955" w:author="Claude" w:date="2026-10-07T12:00:00Z"/>
              </w:rPr>
            </w:pPr>
            <w:ins w:id="880956" w:author="Claude" w:date="2026-10-07T12:00:00Z">
              <w:r>
                <w:rPr>
                  <w:rFonts w:ascii="Times New Roman" w:hAnsi="Times New Roman"/>
                  <w:sz w:val="18"/>
                </w:rPr>
                <w:t xml:space="preserve">15,6%</w:t>
              </w:r>
            </w:ins>
          </w:p>
        </w:tc>
        <w:tc>
          <w:tcPr>
            <w:tcW w:w="2100" w:type="dxa"/>
            <w:vAlign w:val="center"/>
          </w:tcPr>
          <w:p>
            <w:pPr>
              <w:spacing w:before="20" w:after="20" w:line="240" w:lineRule="auto"/>
              <w:ind w:firstLine="0"/>
              <w:jc w:val="center"/>
              <w:rPr>
                <w:ins w:id="880957" w:author="Claude" w:date="2026-10-07T12:00:00Z"/>
              </w:rPr>
            </w:pPr>
            <w:ins w:id="880958" w:author="Claude" w:date="2026-10-07T12:00:00Z">
              <w:r>
                <w:rPr>
                  <w:rFonts w:ascii="Times New Roman" w:hAnsi="Times New Roman"/>
                  <w:sz w:val="18"/>
                </w:rPr>
                <w:t xml:space="preserve">—</w:t>
              </w:r>
            </w:ins>
          </w:p>
        </w:tc>
      </w:tr>
      <w:tr>
        <w:trPr>
          <w:cantSplit/>
          <w:ins w:id="880959" w:author="Claude" w:date="2026-10-07T12:00:00Z"/>
        </w:trPr>
        <w:tc>
          <w:tcPr>
            <w:tcW w:w="4300" w:type="dxa"/>
            <w:vAlign w:val="center"/>
          </w:tcPr>
          <w:p>
            <w:pPr>
              <w:spacing w:before="20" w:after="20" w:line="240" w:lineRule="auto"/>
              <w:ind w:firstLine="0"/>
              <w:jc w:val="left"/>
              <w:rPr>
                <w:ins w:id="880960" w:author="Claude" w:date="2026-10-07T12:00:00Z"/>
              </w:rPr>
            </w:pPr>
            <w:ins w:id="880961" w:author="Claude" w:date="2026-10-07T12:00:00Z">
              <w:r>
                <w:rPr>
                  <w:rFonts w:ascii="Times New Roman" w:hAnsi="Times New Roman"/>
                  <w:sz w:val="18"/>
                </w:rPr>
                <w:t xml:space="preserve">Ponto de equilíbrio (kg/ano) e margem de segurança</w:t>
              </w:r>
            </w:ins>
          </w:p>
        </w:tc>
        <w:tc>
          <w:tcPr>
            <w:tcW w:w="2100" w:type="dxa"/>
            <w:vAlign w:val="center"/>
          </w:tcPr>
          <w:p>
            <w:pPr>
              <w:spacing w:before="20" w:after="20" w:line="240" w:lineRule="auto"/>
              <w:ind w:firstLine="0"/>
              <w:jc w:val="center"/>
              <w:rPr>
                <w:ins w:id="880962" w:author="Claude" w:date="2026-10-07T12:00:00Z"/>
              </w:rPr>
            </w:pPr>
            <w:ins w:id="880963" w:author="Claude" w:date="2026-10-07T12:00:00Z">
              <w:r>
                <w:rPr>
                  <w:rFonts w:ascii="Times New Roman" w:hAnsi="Times New Roman"/>
                  <w:sz w:val="18"/>
                </w:rPr>
                <w:t xml:space="preserve">60.556 kg; 31,0%</w:t>
              </w:r>
            </w:ins>
          </w:p>
        </w:tc>
        <w:tc>
          <w:tcPr>
            <w:tcW w:w="2100" w:type="dxa"/>
            <w:vAlign w:val="center"/>
          </w:tcPr>
          <w:p>
            <w:pPr>
              <w:spacing w:before="20" w:after="20" w:line="240" w:lineRule="auto"/>
              <w:ind w:firstLine="0"/>
              <w:jc w:val="center"/>
              <w:rPr>
                <w:ins w:id="880964" w:author="Claude" w:date="2026-10-07T12:00:00Z"/>
              </w:rPr>
            </w:pPr>
            <w:ins w:id="880965" w:author="Claude" w:date="2026-10-07T12:00:00Z">
              <w:r>
                <w:rPr>
                  <w:rFonts w:ascii="Times New Roman" w:hAnsi="Times New Roman"/>
                  <w:sz w:val="18"/>
                </w:rPr>
                <w:t xml:space="preserve">—</w:t>
              </w:r>
            </w:ins>
          </w:p>
        </w:tc>
      </w:tr>
      <w:tr>
        <w:trPr>
          <w:cantSplit/>
          <w:ins w:id="880966" w:author="Claude" w:date="2026-10-07T12:00:00Z"/>
        </w:trPr>
        <w:tc>
          <w:tcPr>
            <w:tcW w:w="4300" w:type="dxa"/>
            <w:vAlign w:val="center"/>
          </w:tcPr>
          <w:p>
            <w:pPr>
              <w:spacing w:before="20" w:after="20" w:line="240" w:lineRule="auto"/>
              <w:ind w:firstLine="0"/>
              <w:jc w:val="left"/>
              <w:rPr>
                <w:ins w:id="880967" w:author="Claude" w:date="2026-10-07T12:00:00Z"/>
              </w:rPr>
            </w:pPr>
            <w:ins w:id="880968" w:author="Claude" w:date="2026-10-07T12:00:00Z">
              <w:r>
                <w:rPr>
                  <w:rFonts w:ascii="Times New Roman" w:hAnsi="Times New Roman"/>
                  <w:sz w:val="18"/>
                </w:rPr>
                <w:t xml:space="preserve">Custo total e custo operacional efetivo (R$/kg)</w:t>
              </w:r>
            </w:ins>
          </w:p>
        </w:tc>
        <w:tc>
          <w:tcPr>
            <w:tcW w:w="2100" w:type="dxa"/>
            <w:vAlign w:val="center"/>
          </w:tcPr>
          <w:p>
            <w:pPr>
              <w:spacing w:before="20" w:after="20" w:line="240" w:lineRule="auto"/>
              <w:ind w:firstLine="0"/>
              <w:jc w:val="center"/>
              <w:rPr>
                <w:ins w:id="880969" w:author="Claude" w:date="2026-10-07T12:00:00Z"/>
              </w:rPr>
            </w:pPr>
            <w:ins w:id="880970" w:author="Claude" w:date="2026-10-07T12:00:00Z">
              <w:r>
                <w:rPr>
                  <w:rFonts w:ascii="Times New Roman" w:hAnsi="Times New Roman"/>
                  <w:sz w:val="18"/>
                </w:rPr>
                <w:t xml:space="preserve">9,07 e 8,26</w:t>
              </w:r>
            </w:ins>
          </w:p>
        </w:tc>
        <w:tc>
          <w:tcPr>
            <w:tcW w:w="2100" w:type="dxa"/>
            <w:vAlign w:val="center"/>
          </w:tcPr>
          <w:p>
            <w:pPr>
              <w:spacing w:before="20" w:after="20" w:line="240" w:lineRule="auto"/>
              <w:ind w:firstLine="0"/>
              <w:jc w:val="center"/>
              <w:rPr>
                <w:ins w:id="880971" w:author="Claude" w:date="2026-10-07T12:00:00Z"/>
              </w:rPr>
            </w:pPr>
            <w:ins w:id="880972" w:author="Claude" w:date="2026-10-07T12:00:00Z">
              <w:r>
                <w:rPr>
                  <w:rFonts w:ascii="Times New Roman" w:hAnsi="Times New Roman"/>
                  <w:sz w:val="18"/>
                </w:rPr>
                <w:t xml:space="preserve">—</w:t>
              </w:r>
            </w:ins>
          </w:p>
        </w:tc>
      </w:tr>
    </w:tbl>
    <w:p>
      <w:pPr>
        <w:spacing w:after="120" w:line="360" w:lineRule="auto"/>
        <w:ind w:firstLine="0"/>
        <w:jc w:val="center"/>
        <w:rPr>
          <w:ins w:id="880973" w:author="Claude" w:date="2026-10-07T12:00:00Z"/>
        </w:rPr>
      </w:pPr>
      <w:ins w:id="880974"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spacing w:line="360" w:lineRule="auto" w:before="0" w:after="0"/>
        <w:ind w:firstLine="709"/>
        <w:jc w:val="both"/>
        <w:rPr>
          <w:ins w:id="880975" w:author="Claude" w:date="2026-10-07T12:00:00Z"/>
        </w:rPr>
      </w:pPr>
      <w:ins w:id="880976" w:author="Claude" w:date="2026-10-07T12:00:00Z">
        <w:r>
          <w:rPr>
            <w:rFonts w:ascii="Times New Roman" w:hAnsi="Times New Roman"/>
            <w:sz w:val="24"/>
          </w:rPr>
          <w:t xml:space="preserve">Na perspectiva do projeto, com investimento total de R$ 805.000, o VPL foi R$ 38.470 e a TIR 10,7% a.a., ligeiramente acima da TMA de 10% a.a. O empreendimento é, portanto, marginalmente viável no cenário determinístico. Dois sinais indicam fragilidade: o payback descontado de 119,8 meses ocorre praticamente no último mês do horizonte, graças ao valor terminal, e o índice de lucratividade é de apenas 1,048. Em regime, a margem de segurança de 31,0% significa que as vendas podem cair até esse percentual antes de o resultado operacional se anular.</w:t>
        </w:r>
      </w:ins>
    </w:p>
    <w:p>
      <w:pPr>
        <w:spacing w:line="360" w:lineRule="auto" w:before="0" w:after="0"/>
        <w:ind w:firstLine="709"/>
        <w:jc w:val="both"/>
        <w:rPr>
          <w:ins w:id="880977" w:author="Claude" w:date="2026-10-07T12:00:00Z"/>
        </w:rPr>
      </w:pPr>
      <w:ins w:id="880978" w:author="Claude" w:date="2026-10-07T12:00:00Z">
        <w:r>
          <w:rPr>
            <w:rFonts w:ascii="Times New Roman" w:hAnsi="Times New Roman"/>
            <w:sz w:val="24"/>
          </w:rPr>
          <w:t xml:space="preserve">Na perspectiva da cooperativa, com 70% do CAPEX aportado como fomento, o VPL sobe para R$ 559.970 e a TIR para 25,6% a.a., com payback descontado de 68,0 meses. As sobras de R$ 125.456 no ano de regime, somadas às retiradas, proporcionam renda média de R$ 3.742 mensais a cada um dos seis cooperados. A distinção entre as perspectivas é relevante para o órgão fomentador: o recurso não reembolsável não torna o projeto economicamente eficiente, mas pode viabilizar a geração de renda para o público beneficiário.</w:t>
        </w:r>
      </w:ins>
    </w:p>
    <w:p>
      <w:pPr>
        <w:spacing w:line="360" w:lineRule="auto" w:before="0" w:after="0"/>
        <w:ind w:firstLine="709"/>
        <w:jc w:val="both"/>
        <w:rPr>
          <w:ins w:id="880979" w:author="Claude" w:date="2026-10-07T12:00:00Z"/>
        </w:rPr>
      </w:pPr>
      <w:ins w:id="880980" w:author="Claude" w:date="2026-10-07T12:00:00Z">
        <w:r>
          <w:rPr>
            <w:rFonts w:ascii="Times New Roman" w:hAnsi="Times New Roman"/>
            <w:sz w:val="24"/>
          </w:rPr>
          <w:t xml:space="preserve">O custo total de produção foi R$ 9,07/kg, dos quais a ração representa 53,9% dos custos operacionais. O resultado evidencia que o diagnóstico de viabilidade depende não apenas da produção, mas da relação entre capacidade, preço, custos e investimento. A Figura 13 apresenta a evolução da receita, dos custos e do fluxo de caixa acumulado.</w:t>
        </w:r>
      </w:ins>
    </w:p>
    <w:p>
      <w:pPr>
        <w:pStyle w:val="Legenda"/>
        <w:keepNext/>
        <w:spacing w:before="120" w:after="0" w:line="360" w:lineRule="auto"/>
        <w:jc w:val="center"/>
        <w:rPr>
          <w:ins w:id="880981" w:author="Claude" w:date="2026-10-07T12:00:00Z"/>
        </w:rPr>
      </w:pPr>
      <w:bookmarkStart w:id="990014" w:name="_TocRev187_Figura13"/>
      <w:ins w:id="880982" w:author="Claude" w:date="2026-10-07T12:00:00Z">
        <w:r>
          <w:t xml:space="preserve">Figura </w:t>
        </w:r>
        <w:r>
          <w:fldChar w:fldCharType="begin"/>
        </w:r>
        <w:r>
          <w:instrText xml:space="preserve"> SEQ Figura \* ARABIC </w:instrText>
        </w:r>
        <w:r>
          <w:fldChar w:fldCharType="separate"/>
        </w:r>
        <w:r>
          <w:t>13</w:t>
        </w:r>
        <w:r>
          <w:fldChar w:fldCharType="end"/>
        </w:r>
        <w:r>
          <w:t xml:space="preserve"> - Receita, custos operacionais e fluxo de caixa acumulado do caso-base</w:t>
        </w:r>
      </w:ins>
      <w:bookmarkEnd w:id="990014"/>
    </w:p>
    <w:p>
      <w:pPr>
        <w:keepNext/>
        <w:spacing w:before="60" w:after="60"/>
        <w:ind w:firstLine="0"/>
        <w:jc w:val="center"/>
        <w:rPr>
          <w:ins w:id="880983" w:author="Claude" w:date="2026-10-07T12:00:00Z"/>
        </w:rPr>
      </w:pPr>
      <w:ins w:id="880984" w:author="Claude" w:date="2026-10-07T12:00:00Z">
        <w:r>
          <w:drawing>
            <wp:inline distT="0" distB="0" distL="0" distR="0">
              <wp:extent cx="5220000" cy="2575440"/>
              <wp:effectExtent l="0" t="0" r="0" b="0"/>
              <wp:docPr id="70003" name="Figura Rev187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 name="rev187_fig03.png"/>
                      <pic:cNvPicPr/>
                    </pic:nvPicPr>
                    <pic:blipFill>
                      <a:blip r:embed="rIdRev187Img3"/>
                      <a:stretch>
                        <a:fillRect/>
                      </a:stretch>
                    </pic:blipFill>
                    <pic:spPr>
                      <a:xfrm>
                        <a:off x="0" y="0"/>
                        <a:ext cx="5220000" cy="2575440"/>
                      </a:xfrm>
                      <a:prstGeom prst="rect">
                        <a:avLst/>
                      </a:prstGeom>
                    </pic:spPr>
                  </pic:pic>
                </a:graphicData>
              </a:graphic>
            </wp:inline>
          </w:drawing>
        </w:r>
      </w:ins>
    </w:p>
    <w:p>
      <w:pPr>
        <w:spacing w:after="120" w:line="360" w:lineRule="auto"/>
        <w:ind w:firstLine="0"/>
        <w:jc w:val="center"/>
        <w:rPr>
          <w:ins w:id="880985" w:author="Claude" w:date="2026-10-07T12:00:00Z"/>
        </w:rPr>
      </w:pPr>
      <w:ins w:id="880986"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pStyle w:val="Ttulo2"/>
        <w:pageBreakBefore w:val="0"/>
      </w:pPr>
      <w:bookmarkStart w:id="990044" w:name="_TocRev187_T8"/>
      <w:del w:id="880987" w:author="Claude" w:date="2026-10-07T12:00:00Z">
        <w:r>
          <w:rPr>
            <w:rFonts w:ascii="Times New Roman" w:hAnsi="Times New Roman"/>
            <w:b w:val="0"/>
            <w:sz w:val="28"/>
          </w:rPr>
          <w:delText xml:space="preserve">4.5</w:delText>
        </w:r>
      </w:del>
      <w:ins w:id="880988" w:author="Claude" w:date="2026-10-07T12:00:00Z">
        <w:r>
          <w:rPr>
            <w:rFonts w:ascii="Times New Roman" w:hAnsi="Times New Roman"/>
            <w:b w:val="0"/>
            <w:sz w:val="28"/>
          </w:rPr>
          <w:t xml:space="preserve">4.7</w:t>
        </w:r>
      </w:ins>
      <w:r>
        <w:rPr>
          <w:rFonts w:ascii="Times New Roman" w:hAnsi="Times New Roman"/>
          <w:b w:val="0"/>
          <w:sz w:val="28"/>
        </w:rPr>
        <w:t xml:space="preserve"> Resultados da dimensão ambiental</w:t>
      </w:r>
      <w:bookmarkEnd w:id="990044"/>
    </w:p>
    <w:p>
      <w:pPr>
        <w:spacing w:line="360" w:lineRule="auto" w:before="0" w:after="0"/>
        <w:ind w:firstLine="709"/>
        <w:jc w:val="both"/>
        <w:rPr>
          <w:del w:id="880990" w:author="Claude" w:date="2026-10-07T12:00:00Z"/>
        </w:rPr>
      </w:pPr>
      <w:del w:id="880989" w:author="Claude" w:date="2026-10-07T12:00:00Z">
        <w:r>
          <w:rPr>
            <w:rFonts w:ascii="Times New Roman" w:hAnsi="Times New Roman"/>
            <w:sz w:val="24"/>
          </w:rPr>
          <w:delText>A função calcular_ambiental() utiliza a produção anual como base para estimar água, efluentes, energia, emissões e resíduos. A pegada hídrica azul é derivada do consumo específico; a pegada hídrica cinza depende da carga de nitrogênio e da diferença entre concentração do efluente e padrão; energia é calculada a partir de kWh/kg e as emissões derivam de um fator de emissão por kWh.</w:delText>
        </w:r>
      </w:del>
    </w:p>
    <w:p>
      <w:pPr>
        <w:pStyle w:val="Legenda"/>
        <w:spacing w:before="160" w:after="60"/>
        <w:ind w:firstLine="0"/>
        <w:rPr>
          <w:del w:id="880992" w:author="Claude" w:date="2026-10-07T12:00:00Z"/>
        </w:rPr>
      </w:pPr>
      <w:del w:id="880991" w:author="Claude" w:date="2026-10-07T12:00:00Z">
        <w:r>
          <w:rPr>
            <w:rFonts w:ascii="Times New Roman" w:hAnsi="Times New Roman"/>
            <w:b/>
            <w:sz w:val="18"/>
          </w:rPr>
          <w:delText>Código 6 – Cálculo da dimensão ambiental e ecoeficiência</w:delText>
        </w:r>
      </w:del>
    </w:p>
    <w:p>
      <w:pPr>
        <w:spacing w:line="240" w:lineRule="auto" w:before="40" w:after="40"/>
        <w:ind w:firstLine="0" w:left="283" w:right="113"/>
        <w:jc w:val="left"/>
        <w:shd w:fill="F2F2F2"/>
        <w:rPr>
          <w:del w:id="880994" w:author="Claude" w:date="2026-10-07T12:00:00Z"/>
        </w:rPr>
      </w:pPr>
      <w:del w:id="880993" w:author="Claude" w:date="2026-10-07T12:00:00Z">
        <w:r>
          <w:rPr>
            <w:rFonts w:ascii="Consolas" w:hAnsi="Consolas"/>
            <w:sz w:val="16"/>
          </w:rPr>
          <w:delText>def calcular_ambiental(cfg: EVTEASConfig, tecnico: Dict[str, Any], economico: Dict[str, Any]) -&gt; Dict[str, Any]:</w:delText>
          <w:br/>
          <w:delText xml:space="preserve">    a = cfg.ambiental</w:delText>
          <w:br/>
          <w:delText xml:space="preserve">    producao_ton_ano = safe_div(tecnico["producao_kg_ano"], 1000)</w:delText>
          <w:br/>
          <w:delText xml:space="preserve">    agua_azul_m3_ano = a.agua_consumida_m3_kg * tecnico["producao_kg_ano"]</w:delText>
          <w:br/>
          <w:delText xml:space="preserve">    ph_azul = safe_div(agua_azul_m3_ano, producao_ton_ano, np.nan)</w:delText>
          <w:br/>
          <w:br/>
          <w:delText xml:space="preserve">    # Pegada hídrica cinza: volume necessário para assimilar a carga acima do padrão.</w:delText>
          <w:br/>
          <w:delText xml:space="preserve">    carga_kg = a.carga_nitrogenio_kg_ton * producao_ton_ano</w:delText>
          <w:br/>
          <w:delText xml:space="preserve">    delta_conc = max(a.concentracao_efluente_kg_m3 - a.concentracao_padrao_kg_m3, 0)</w:delText>
          <w:br/>
          <w:delText xml:space="preserve">    ph_cinza_total = safe_div(carga_kg, delta_conc, 0.0) if delta_conc &gt; 0 else 0.0</w:delText>
          <w:br/>
          <w:delText xml:space="preserve">    ph_cinza = safe_div(ph_cinza_total, producao_ton_ano, np.nan)</w:delText>
          <w:br/>
          <w:br/>
          <w:delText xml:space="preserve">    energia_kwh_ano = a.energia_kwh_kg * tecnico["producao_kg_ano"]</w:delText>
          <w:br/>
          <w:delText xml:space="preserve">    co2_ton_ano = energia_kwh_ano * a.fator_emissao_kgco2_kwh / 1000</w:delText>
          <w:br/>
          <w:delText xml:space="preserve">    residuos_kg_ano = a.residuos_kg_kg_produto * tecnico["producao_kg_ano"]</w:delText>
          <w:br/>
          <w:delText xml:space="preserve">    reaproveitados_kg = residuos_kg_ano * pct(a.residuos_reaproveitados_pct)</w:delText>
          <w:br/>
          <w:br/>
          <w:delText xml:space="preserve">    valor_economico = max(economico["resultado_total"], 0)</w:delText>
          <w:br/>
          <w:delText xml:space="preserve">    impacto_agregado = max(agua_azul_m3_ano + ph_cinza_total + energia_kwh_ano / 10 + residuos_kg_ano / 10, 1e-9)</w:delText>
          <w:br/>
          <w:delText xml:space="preserve">    ecoeficiencia = valor_economico / impacto_agregado</w:delText>
          <w:br/>
          <w:br/>
          <w:delText xml:space="preserve">    score = np.mean([</w:delText>
          <w:br/>
          <w:delText xml:space="preserve">        clamp(pct(a.tratamento_efluente_pct)),</w:delText>
          <w:br/>
          <w:delText xml:space="preserve">        clamp(pct(a.recircucao_pct if hasattr(a, 'recircucao_pct') else a.recirculacao_pct)),</w:delText>
          <w:br/>
          <w:delText xml:space="preserve">        clamp(pct(a.conformidade_legal_pct)),</w:delText>
          <w:br/>
          <w:delText xml:space="preserve">        clamp(pct(a.biodiversidade_pct)),</w:delText>
          <w:br/>
          <w:delText xml:space="preserve">        clamp(1 - safe_div(a.energia_kwh_kg, max(a.energia_kwh_kg * 2, 1e-9), 0)),</w:delText>
          <w:br/>
          <w:delText xml:space="preserve">    ])</w:delText>
          <w:br/>
          <w:br/>
          <w:delText xml:space="preserve">    return {</w:delText>
          <w:br/>
          <w:delText xml:space="preserve">        "producao_ton_ano": producao_ton_ano,</w:delText>
          <w:br/>
          <w:delText xml:space="preserve">        "agua_azul_m3_ano": agua_azul_m3_ano,</w:delText>
          <w:br/>
          <w:delText xml:space="preserve">        "ph_azul_m3_ton": ph_azul,</w:delText>
          <w:br/>
          <w:delText xml:space="preserve">        "ph_cinza_m3_ano": ph_cinza_total,</w:delText>
          <w:br/>
          <w:delText xml:space="preserve">        "ph_cinza_m3_ton": ph_cinza,</w:delText>
          <w:br/>
          <w:delText xml:space="preserve">        "energia_kwh_ano": energia_kwh_ano,</w:delText>
          <w:br/>
          <w:delText xml:space="preserve">        "co2_ton_ano": co2_ton_ano,</w:delText>
          <w:br/>
          <w:delText xml:space="preserve">        "residuos_kg_ano": residuos_kg_ano,</w:delText>
          <w:br/>
          <w:delText xml:space="preserve">        "residuos_reaproveitados_kg_ano": reaproveitados_kg,</w:delText>
          <w:br/>
          <w:delText xml:space="preserve">        "ecoeficiencia": ecoeficiencia,</w:delText>
          <w:br/>
          <w:delText xml:space="preserve">        "score_ambiental": float(clamp(score)),</w:delText>
          <w:br/>
          <w:delText xml:space="preserve">    }</w:delText>
        </w:r>
      </w:del>
    </w:p>
    <w:p>
      <w:pPr>
        <w:pStyle w:val="Legenda"/>
        <w:ind w:firstLine="0"/>
        <w:rPr>
          <w:del w:id="880996" w:author="Claude" w:date="2026-10-07T12:00:00Z"/>
        </w:rPr>
      </w:pPr>
      <w:del w:id="880995" w:author="Claude" w:date="2026-10-07T12:00:00Z">
        <w:r>
          <w:rPr>
            <w:rFonts w:ascii="Times New Roman" w:hAnsi="Times New Roman"/>
            <w:sz w:val="18"/>
          </w:rPr>
          <w:delText>Fonte: elaboração própria, a partir do notebook EVTEAS_Py_MASTER_COMPLETO_ENTRADAS_INTERATIVAS.</w:delText>
        </w:r>
      </w:del>
    </w:p>
    <w:p>
      <w:pPr>
        <w:spacing w:line="360" w:lineRule="auto" w:before="0" w:after="0"/>
        <w:ind w:firstLine="709"/>
        <w:jc w:val="both"/>
        <w:rPr>
          <w:del w:id="880998" w:author="Claude" w:date="2026-10-07T12:00:00Z"/>
        </w:rPr>
      </w:pPr>
      <w:del w:id="880997" w:author="Claude" w:date="2026-10-07T12:00:00Z">
        <w:r>
          <w:rPr>
            <w:rFonts w:ascii="Times New Roman" w:hAnsi="Times New Roman"/>
            <w:sz w:val="24"/>
          </w:rPr>
          <w:delText>No preset executado, o consumo específico de água é 0,005 m³/kg, produzindo 77,28 m³/ano e 5,0 m³/t de pegada hídrica azul. O consumo energético foi 18.547,2 kWh/ano, as emissões estimadas foram 1,515 tCO2e/ano e os resíduos 772,8 kg/ano, com 463,68 kg reaproveitados. O score ambiental foi 0,72. A pegada hídrica cinza, contudo, atingiu 1.545.600 m³/ano, consequência direta do pequeno diferencial entre a concentração do efluente e a concentração padrão utilizadas no preset. O resultado é uma evidência útil de auditoria de premissas.</w:delText>
        </w:r>
      </w:del>
    </w:p>
    <w:p>
      <w:pPr>
        <w:spacing w:line="360" w:lineRule="auto" w:before="0" w:after="0"/>
        <w:ind w:firstLine="709"/>
        <w:jc w:val="both"/>
        <w:rPr>
          <w:del w:id="881000" w:author="Claude" w:date="2026-10-07T12:00:00Z"/>
        </w:rPr>
      </w:pPr>
      <w:del w:id="880999" w:author="Claude" w:date="2026-10-07T12:00:00Z">
        <w:r>
          <w:rPr>
            <w:rFonts w:ascii="Times New Roman" w:hAnsi="Times New Roman"/>
            <w:sz w:val="24"/>
          </w:rPr>
          <w:delText>A ecoeficiência foi igual a zero porque o algoritmo define o numerador econômico como max(resultado_total, 0). Como o resultado econômico do caso-base é negativo, o valor econômico utilizado na razão passa a ser zero. A decisão evita uma ecoeficiência artificialmente positiva, mas também mostra uma oportunidade de refinamento: em versões futuras pode ser útil separar “ecoeficiência zero” de “ecoeficiência não definida devido a resultado econômico negativo”.</w:delText>
        </w:r>
      </w:del>
    </w:p>
    <w:p>
      <w:pPr>
        <w:spacing w:line="360" w:lineRule="auto" w:before="0" w:after="0"/>
        <w:ind w:firstLine="709"/>
        <w:jc w:val="both"/>
        <w:rPr>
          <w:ins w:id="881001" w:author="Claude" w:date="2026-10-07T12:00:00Z"/>
        </w:rPr>
      </w:pPr>
      <w:ins w:id="881002" w:author="Claude" w:date="2026-10-07T12:00:00Z">
        <w:r>
          <w:rPr>
            <w:rFonts w:ascii="Times New Roman" w:hAnsi="Times New Roman"/>
            <w:sz w:val="24"/>
          </w:rPr>
          <w:t xml:space="preserve">A função calcular_ambiental() utiliza a produção e o consumo de ração para estimar água, nutrientes, energia, emissões e resíduos. A pegada hídrica azul passou a seguir a definição de Hoekstra (2017): água consumida, isto é, evaporada ou devolvida a outra bacia, e não toda a água captada. A água captada (enchimento, renovação e reposição de perdas) alimenta o Índice de Uso de Água previsto na Seção 2.8.6.</w:t>
        </w:r>
      </w:ins>
    </w:p>
    <w:p>
      <w:pPr>
        <w:spacing w:line="360" w:lineRule="auto" w:before="0" w:after="0"/>
        <w:ind w:firstLine="709"/>
        <w:jc w:val="both"/>
        <w:rPr>
          <w:ins w:id="881003" w:author="Claude" w:date="2026-10-07T12:00:00Z"/>
        </w:rPr>
      </w:pPr>
      <w:ins w:id="881004" w:author="Claude" w:date="2026-10-07T12:00:00Z">
        <w:r>
          <w:rPr>
            <w:rFonts w:ascii="Times New Roman" w:hAnsi="Times New Roman"/>
            <w:sz w:val="24"/>
          </w:rPr>
          <w:t xml:space="preserve">A pegada hídrica cinza foi reformulada a partir de um balanço de nutrientes (Código 6). O nitrogênio e o fósforo aportados pela ração, descontados os retidos na biomassa e os removidos pelo tratamento de efluentes, constituem a carga lançada; o volume de diluição é calculado pela diferença entre a concentração máxima da classe do corpo receptor (Brasil, 2005) e a concentração natural, e o poluente que exige maior volume define a pegada. Na Rev. 187, a ecoeficiência foi redefinida, segundo o WBCSD (2000), como valor adicionado (receita menos insumos externos) por unidade de impacto. Quando o valor adicionado não é positivo, o indicador é declarado não definido, distinguindo essa situação de uma ecoeficiência igual a zero, como recomendado na revisão anterior.</w:t>
        </w:r>
      </w:ins>
    </w:p>
    <w:p>
      <w:pPr>
        <w:pStyle w:val="Legenda"/>
        <w:keepNext/>
        <w:spacing w:before="120" w:after="0" w:line="360" w:lineRule="auto"/>
        <w:jc w:val="center"/>
        <w:rPr>
          <w:ins w:id="881005" w:author="Claude" w:date="2026-10-07T12:00:00Z"/>
        </w:rPr>
      </w:pPr>
      <w:bookmarkStart w:id="990015" w:name="_TocRev187_Codigo6"/>
      <w:ins w:id="881006" w:author="Claude" w:date="2026-10-07T12:00:00Z">
        <w:r>
          <w:t xml:space="preserve">Código </w:t>
        </w:r>
        <w:r>
          <w:fldChar w:fldCharType="begin"/>
        </w:r>
        <w:r>
          <w:instrText xml:space="preserve"> SEQ Código \* ARABIC </w:instrText>
        </w:r>
        <w:r>
          <w:fldChar w:fldCharType="separate"/>
        </w:r>
        <w:r>
          <w:t>6</w:t>
        </w:r>
        <w:r>
          <w:fldChar w:fldCharType="end"/>
        </w:r>
        <w:r>
          <w:t xml:space="preserve"> - Balanço de nutrientes, pegada hídrica cinza e ecoeficiência (trecho)</w:t>
        </w:r>
      </w:ins>
      <w:bookmarkEnd w:id="990015"/>
    </w:p>
    <w:p>
      <w:pPr>
        <w:shd w:val="clear" w:color="auto" w:fill="F2F2F2"/>
        <w:spacing w:line="240" w:lineRule="auto" w:before="40" w:after="40"/>
        <w:ind w:firstLine="0" w:left="283" w:right="113"/>
        <w:jc w:val="left"/>
        <w:rPr>
          <w:ins w:id="881007" w:author="Claude" w:date="2026-10-07T12:00:00Z"/>
        </w:rPr>
      </w:pPr>
      <w:ins w:id="881008" w:author="Claude" w:date="2026-10-07T12:00:00Z">
        <w:r>
          <w:rPr>
            <w:rFonts w:ascii="Consolas" w:hAnsi="Consolas"/>
            <w:sz w:val="16"/>
          </w:rPr>
          <w:t xml:space="preserve">def calcular_ambiental(ctx: Contexto, tec: Dict[str, Any], eco: Dict[str, Any]) -&gt; Dict[str, Any]:</w:t>
          <w:br/>
          <w:t xml:space="preserve">    # (...)</w:t>
          <w:br/>
          <w:t xml:space="preserve">    # Balanço de nutrientes e pegada hídrica cinza (poluente crítico)</w:t>
          <w:br/>
          <w:t xml:space="preserve">    racao = tec["racao_ano_kg"] * fator</w:t>
          <w:br/>
          <w:t xml:space="preserve">    ganho = tec["ganho_biomassa_ano_kg"] * fator</w:t>
          <w:br/>
          <w:t xml:space="preserve">    n_in = racao * a.proteina_racao_pct / 100 / 6.25</w:t>
          <w:br/>
          <w:t xml:space="preserve">    p_in = racao * a.fosforo_racao_pct / 100</w:t>
          <w:br/>
          <w:t xml:space="preserve">    n_ret = ganho * a.nitrogenio_peixe_pct / 100</w:t>
          <w:br/>
          <w:t xml:space="preserve">    p_ret = ganho * a.fosforo_peixe_pct / 100</w:t>
          <w:br/>
          <w:t xml:space="preserve">    n_carga = np.maximum(n_in - n_ret, 0) * (1 - a.remocao_n_tratamento_pct / 100)</w:t>
          <w:br/>
          <w:t xml:space="preserve">    p_carga = np.maximum(p_in - p_ret, 0) * (1 - a.remocao_p_tratamento_pct / 100)</w:t>
          <w:br/>
          <w:t xml:space="preserve">    dn = a.n_max_mg_l - a.n_natural_mg_l</w:t>
          <w:br/>
          <w:t xml:space="preserve">    dp = a.p_max_mg_l - a.p_natural_mg_l</w:t>
          <w:br/>
          <w:t xml:space="preserve">    if dn &lt;= 0 or dp &lt;= 0:</w:t>
          <w:br/>
          <w:t xml:space="preserve">        raise ValueError("Concentração máxima deve superar a natural (pegada hídrica cinza indefinida)")</w:t>
          <w:br/>
          <w:t xml:space="preserve">    cinza_n = n_carga * 1000 / dn       # kg -&gt; g; mg/L = g/m³</w:t>
          <w:br/>
          <w:t xml:space="preserve">    cinza_p = p_carga * 1000 / dp</w:t>
          <w:br/>
          <w:t xml:space="preserve">    cinza = np.maximum(cinza_n, cinza_p)</w:t>
          <w:br/>
          <w:t xml:space="preserve">    critico = np.where(cinza_p &gt;= cinza_n, "fósforo total", "nitrogênio total")</w:t>
          <w:br/>
          <w:t xml:space="preserve">    # (...)</w:t>
          <w:br/>
          <w:t xml:space="preserve">    va = eco["valor_adicionado_regime"]</w:t>
          <w:br/>
          <w:t xml:space="preserve">    # Ecoeficiência (WBCSD): valor adicionado / influência ambiental. Indefinida se VA &lt;= 0.</w:t>
          <w:br/>
          <w:t xml:space="preserve">    eco_carbono = np.where(va &gt; 0, safe_div(va, co2_total, np.nan), np.nan)</w:t>
        </w:r>
      </w:ins>
    </w:p>
    <w:p>
      <w:pPr>
        <w:spacing w:after="120" w:line="360" w:lineRule="auto"/>
        <w:ind w:firstLine="0"/>
        <w:jc w:val="center"/>
        <w:rPr>
          <w:ins w:id="881009" w:author="Claude" w:date="2026-10-07T12:00:00Z"/>
        </w:rPr>
      </w:pPr>
      <w:ins w:id="881010"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rPr>
          <w:ins w:id="881011" w:author="Claude" w:date="2026-10-07T12:00:00Z"/>
        </w:rPr>
      </w:pPr>
      <w:ins w:id="881012" w:author="Claude" w:date="2026-10-07T12:00:00Z">
        <w:r>
          <w:rPr>
            <w:rFonts w:ascii="Times New Roman" w:hAnsi="Times New Roman"/>
            <w:sz w:val="24"/>
          </w:rPr>
          <w:t xml:space="preserve">No caso-base, a água captada foi de 751.500 m³/ano, dominada pela renovação diária, com Índice de Uso de Água de 0,117 kg/m³. A pegada hídrica azul foi 624 m³/t, correspondente à evaporação. A pegada hídrica cinza foi 38.333 m³/t, tendo o fósforo total como poluente crítico: dos 1.261 kg de P aportados, 589 kg ficam na biomassa e 269 kg são lançados após remoção de 60% no tratamento. O resultado é muito sensível à classe do corpo receptor e à eficiência de remoção de fósforo, o que reforça a lógica Lean Green de tratar o efluente como ineficiência de processo.</w:t>
        </w:r>
      </w:ins>
    </w:p>
    <w:p>
      <w:pPr>
        <w:spacing w:line="360" w:lineRule="auto" w:before="0" w:after="0"/>
        <w:ind w:firstLine="709"/>
        <w:jc w:val="both"/>
        <w:rPr>
          <w:ins w:id="881013" w:author="Claude" w:date="2026-10-07T12:00:00Z"/>
        </w:rPr>
      </w:pPr>
      <w:ins w:id="881014" w:author="Claude" w:date="2026-10-07T12:00:00Z">
        <w:r>
          <w:rPr>
            <w:rFonts w:ascii="Times New Roman" w:hAnsi="Times New Roman"/>
            <w:sz w:val="24"/>
          </w:rPr>
          <w:t xml:space="preserve">As emissões estimadas foram 144,6 tCO2e/ano, ou 1,65 kgCO2e por kg de peixe, das quais 95,9% decorrem da ração, o que desloca a prioridade de mitigação para o FCR e não para a matriz elétrica. A ecoeficiência foi R$ 2,95 de valor adicionado por kgCO2e. O Score de Conformidade Ambiental, calculado sobre um checklist normativo ponderado (licença ambiental da aquicultura, outorga, APP, tratamento de efluentes, monitoramento, CAR, gestão de resíduos, prevenção de escape e energia renovável), foi 8,75 de 10. Os itens não atendidos foram o plano de gestão de resíduos e o uso de energia renovável; nenhum item eliminatório foi violado. A Tabela 4 reúne esses indicadores e os das dimensões social e de governança, discutidos na seção seguinte.</w:t>
        </w:r>
      </w:ins>
    </w:p>
    <w:p>
      <w:pPr>
        <w:pStyle w:val="Legenda"/>
        <w:keepNext/>
        <w:spacing w:before="120" w:after="0" w:line="360" w:lineRule="auto"/>
        <w:jc w:val="center"/>
        <w:rPr>
          <w:ins w:id="881015" w:author="Claude" w:date="2026-10-07T12:00:00Z"/>
        </w:rPr>
      </w:pPr>
      <w:bookmarkStart w:id="990016" w:name="_TocRev187_Tabela4"/>
      <w:ins w:id="881016" w:author="Claude" w:date="2026-10-07T12:00:00Z">
        <w:r>
          <w:t xml:space="preserve">Tabela </w:t>
        </w:r>
        <w:r>
          <w:fldChar w:fldCharType="begin"/>
        </w:r>
        <w:r>
          <w:instrText xml:space="preserve"> SEQ Tabela \* ARABIC </w:instrText>
        </w:r>
        <w:r>
          <w:fldChar w:fldCharType="separate"/>
        </w:r>
        <w:r>
          <w:t>4</w:t>
        </w:r>
        <w:r>
          <w:fldChar w:fldCharType="end"/>
        </w:r>
        <w:r>
          <w:t xml:space="preserve"> - Indicadores ambientais, sociais e de governança do caso-base</w:t>
        </w:r>
      </w:ins>
      <w:bookmarkEnd w:id="990016"/>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1600"/>
        <w:gridCol w:w="3700"/>
        <w:gridCol w:w="3200"/>
      </w:tblGrid>
      <w:tr>
        <w:trPr>
          <w:cantSplit/>
          <w:tblHeader/>
          <w:ins w:id="881017" w:author="Claude" w:date="2026-10-07T12:00:00Z"/>
        </w:trPr>
        <w:tc>
          <w:tcPr>
            <w:tcW w:w="1600" w:type="dxa"/>
            <w:tcBorders>
              <w:bottom w:val="single" w:sz="8" w:space="0" w:color="000000"/>
            </w:tcBorders>
            <w:vAlign w:val="center"/>
          </w:tcPr>
          <w:p>
            <w:pPr>
              <w:spacing w:before="20" w:after="20" w:line="240" w:lineRule="auto"/>
              <w:ind w:firstLine="0"/>
              <w:jc w:val="left"/>
              <w:rPr>
                <w:ins w:id="881018" w:author="Claude" w:date="2026-10-07T12:00:00Z"/>
              </w:rPr>
            </w:pPr>
            <w:ins w:id="881019" w:author="Claude" w:date="2026-10-07T12:00:00Z">
              <w:r>
                <w:rPr>
                  <w:rFonts w:ascii="Times New Roman" w:hAnsi="Times New Roman"/>
                  <w:b/>
                  <w:sz w:val="18"/>
                </w:rPr>
                <w:t xml:space="preserve">Dimensão</w:t>
              </w:r>
            </w:ins>
          </w:p>
        </w:tc>
        <w:tc>
          <w:tcPr>
            <w:tcW w:w="3700" w:type="dxa"/>
            <w:tcBorders>
              <w:bottom w:val="single" w:sz="8" w:space="0" w:color="000000"/>
            </w:tcBorders>
            <w:vAlign w:val="center"/>
          </w:tcPr>
          <w:p>
            <w:pPr>
              <w:spacing w:before="20" w:after="20" w:line="240" w:lineRule="auto"/>
              <w:ind w:firstLine="0"/>
              <w:jc w:val="center"/>
              <w:rPr>
                <w:ins w:id="881020" w:author="Claude" w:date="2026-10-07T12:00:00Z"/>
              </w:rPr>
            </w:pPr>
            <w:ins w:id="881021" w:author="Claude" w:date="2026-10-07T12:00:00Z">
              <w:r>
                <w:rPr>
                  <w:rFonts w:ascii="Times New Roman" w:hAnsi="Times New Roman"/>
                  <w:b/>
                  <w:sz w:val="18"/>
                </w:rPr>
                <w:t xml:space="preserve">Indicador</w:t>
              </w:r>
            </w:ins>
          </w:p>
        </w:tc>
        <w:tc>
          <w:tcPr>
            <w:tcW w:w="3200" w:type="dxa"/>
            <w:tcBorders>
              <w:bottom w:val="single" w:sz="8" w:space="0" w:color="000000"/>
            </w:tcBorders>
            <w:vAlign w:val="center"/>
          </w:tcPr>
          <w:p>
            <w:pPr>
              <w:spacing w:before="20" w:after="20" w:line="240" w:lineRule="auto"/>
              <w:ind w:firstLine="0"/>
              <w:jc w:val="center"/>
              <w:rPr>
                <w:ins w:id="881022" w:author="Claude" w:date="2026-10-07T12:00:00Z"/>
              </w:rPr>
            </w:pPr>
            <w:ins w:id="881023" w:author="Claude" w:date="2026-10-07T12:00:00Z">
              <w:r>
                <w:rPr>
                  <w:rFonts w:ascii="Times New Roman" w:hAnsi="Times New Roman"/>
                  <w:b/>
                  <w:sz w:val="18"/>
                </w:rPr>
                <w:t xml:space="preserve">Resultado</w:t>
              </w:r>
            </w:ins>
          </w:p>
        </w:tc>
      </w:tr>
      <w:tr>
        <w:trPr>
          <w:cantSplit/>
          <w:ins w:id="881024" w:author="Claude" w:date="2026-10-07T12:00:00Z"/>
        </w:trPr>
        <w:tc>
          <w:tcPr>
            <w:tcW w:w="1600" w:type="dxa"/>
            <w:vAlign w:val="center"/>
          </w:tcPr>
          <w:p>
            <w:pPr>
              <w:spacing w:before="20" w:after="20" w:line="240" w:lineRule="auto"/>
              <w:ind w:firstLine="0"/>
              <w:jc w:val="left"/>
              <w:rPr>
                <w:ins w:id="881025" w:author="Claude" w:date="2026-10-07T12:00:00Z"/>
              </w:rPr>
            </w:pPr>
            <w:ins w:id="881026" w:author="Claude" w:date="2026-10-07T12:00:00Z">
              <w:r>
                <w:rPr>
                  <w:rFonts w:ascii="Times New Roman" w:hAnsi="Times New Roman"/>
                  <w:sz w:val="18"/>
                </w:rPr>
                <w:t xml:space="preserve">Ambiental</w:t>
              </w:r>
            </w:ins>
          </w:p>
        </w:tc>
        <w:tc>
          <w:tcPr>
            <w:tcW w:w="3700" w:type="dxa"/>
            <w:vAlign w:val="center"/>
          </w:tcPr>
          <w:p>
            <w:pPr>
              <w:spacing w:before="20" w:after="20" w:line="240" w:lineRule="auto"/>
              <w:ind w:firstLine="0"/>
              <w:jc w:val="left"/>
              <w:rPr>
                <w:ins w:id="881027" w:author="Claude" w:date="2026-10-07T12:00:00Z"/>
              </w:rPr>
            </w:pPr>
            <w:ins w:id="881028" w:author="Claude" w:date="2026-10-07T12:00:00Z">
              <w:r>
                <w:rPr>
                  <w:rFonts w:ascii="Times New Roman" w:hAnsi="Times New Roman"/>
                  <w:sz w:val="18"/>
                </w:rPr>
                <w:t xml:space="preserve">Água captada / índice de uso da água</w:t>
              </w:r>
            </w:ins>
          </w:p>
        </w:tc>
        <w:tc>
          <w:tcPr>
            <w:tcW w:w="3200" w:type="dxa"/>
            <w:vAlign w:val="center"/>
          </w:tcPr>
          <w:p>
            <w:pPr>
              <w:spacing w:before="20" w:after="20" w:line="240" w:lineRule="auto"/>
              <w:ind w:firstLine="0"/>
              <w:jc w:val="left"/>
              <w:rPr>
                <w:ins w:id="881029" w:author="Claude" w:date="2026-10-07T12:00:00Z"/>
              </w:rPr>
            </w:pPr>
            <w:ins w:id="881030" w:author="Claude" w:date="2026-10-07T12:00:00Z">
              <w:r>
                <w:rPr>
                  <w:rFonts w:ascii="Times New Roman" w:hAnsi="Times New Roman"/>
                  <w:sz w:val="18"/>
                </w:rPr>
                <w:t xml:space="preserve">751.500 m³/ano; 0,117 kg/m³</w:t>
              </w:r>
            </w:ins>
          </w:p>
        </w:tc>
      </w:tr>
      <w:tr>
        <w:trPr>
          <w:cantSplit/>
          <w:ins w:id="881031" w:author="Claude" w:date="2026-10-07T12:00:00Z"/>
        </w:trPr>
        <w:tc>
          <w:tcPr>
            <w:tcW w:w="1600" w:type="dxa"/>
            <w:vAlign w:val="center"/>
          </w:tcPr>
          <w:p>
            <w:pPr>
              <w:spacing w:before="20" w:after="20" w:line="240" w:lineRule="auto"/>
              <w:ind w:firstLine="0"/>
              <w:jc w:val="left"/>
              <w:rPr>
                <w:ins w:id="881032" w:author="Claude" w:date="2026-10-07T12:00:00Z"/>
              </w:rPr>
            </w:pPr>
            <w:ins w:id="881033" w:author="Claude" w:date="2026-10-07T12:00:00Z">
              <w:r>
                <w:rPr>
                  <w:rFonts w:ascii="Times New Roman" w:hAnsi="Times New Roman"/>
                  <w:sz w:val="18"/>
                </w:rPr>
                <w:t xml:space="preserve">Ambiental</w:t>
              </w:r>
            </w:ins>
          </w:p>
        </w:tc>
        <w:tc>
          <w:tcPr>
            <w:tcW w:w="3700" w:type="dxa"/>
            <w:vAlign w:val="center"/>
          </w:tcPr>
          <w:p>
            <w:pPr>
              <w:spacing w:before="20" w:after="20" w:line="240" w:lineRule="auto"/>
              <w:ind w:firstLine="0"/>
              <w:jc w:val="left"/>
              <w:rPr>
                <w:ins w:id="881034" w:author="Claude" w:date="2026-10-07T12:00:00Z"/>
              </w:rPr>
            </w:pPr>
            <w:ins w:id="881035" w:author="Claude" w:date="2026-10-07T12:00:00Z">
              <w:r>
                <w:rPr>
                  <w:rFonts w:ascii="Times New Roman" w:hAnsi="Times New Roman"/>
                  <w:sz w:val="18"/>
                </w:rPr>
                <w:t xml:space="preserve">Pegada hídrica azul</w:t>
              </w:r>
            </w:ins>
          </w:p>
        </w:tc>
        <w:tc>
          <w:tcPr>
            <w:tcW w:w="3200" w:type="dxa"/>
            <w:vAlign w:val="center"/>
          </w:tcPr>
          <w:p>
            <w:pPr>
              <w:spacing w:before="20" w:after="20" w:line="240" w:lineRule="auto"/>
              <w:ind w:firstLine="0"/>
              <w:jc w:val="left"/>
              <w:rPr>
                <w:ins w:id="881036" w:author="Claude" w:date="2026-10-07T12:00:00Z"/>
              </w:rPr>
            </w:pPr>
            <w:ins w:id="881037" w:author="Claude" w:date="2026-10-07T12:00:00Z">
              <w:r>
                <w:rPr>
                  <w:rFonts w:ascii="Times New Roman" w:hAnsi="Times New Roman"/>
                  <w:sz w:val="18"/>
                </w:rPr>
                <w:t xml:space="preserve">624 m³/t</w:t>
              </w:r>
            </w:ins>
          </w:p>
        </w:tc>
      </w:tr>
      <w:tr>
        <w:trPr>
          <w:cantSplit/>
          <w:ins w:id="881038" w:author="Claude" w:date="2026-10-07T12:00:00Z"/>
        </w:trPr>
        <w:tc>
          <w:tcPr>
            <w:tcW w:w="1600" w:type="dxa"/>
            <w:vAlign w:val="center"/>
          </w:tcPr>
          <w:p>
            <w:pPr>
              <w:spacing w:before="20" w:after="20" w:line="240" w:lineRule="auto"/>
              <w:ind w:firstLine="0"/>
              <w:jc w:val="left"/>
              <w:rPr>
                <w:ins w:id="881039" w:author="Claude" w:date="2026-10-07T12:00:00Z"/>
              </w:rPr>
            </w:pPr>
            <w:ins w:id="881040" w:author="Claude" w:date="2026-10-07T12:00:00Z">
              <w:r>
                <w:rPr>
                  <w:rFonts w:ascii="Times New Roman" w:hAnsi="Times New Roman"/>
                  <w:sz w:val="18"/>
                </w:rPr>
                <w:t xml:space="preserve">Ambiental</w:t>
              </w:r>
            </w:ins>
          </w:p>
        </w:tc>
        <w:tc>
          <w:tcPr>
            <w:tcW w:w="3700" w:type="dxa"/>
            <w:vAlign w:val="center"/>
          </w:tcPr>
          <w:p>
            <w:pPr>
              <w:spacing w:before="20" w:after="20" w:line="240" w:lineRule="auto"/>
              <w:ind w:firstLine="0"/>
              <w:jc w:val="left"/>
              <w:rPr>
                <w:ins w:id="881041" w:author="Claude" w:date="2026-10-07T12:00:00Z"/>
              </w:rPr>
            </w:pPr>
            <w:ins w:id="881042" w:author="Claude" w:date="2026-10-07T12:00:00Z">
              <w:r>
                <w:rPr>
                  <w:rFonts w:ascii="Times New Roman" w:hAnsi="Times New Roman"/>
                  <w:sz w:val="18"/>
                </w:rPr>
                <w:t xml:space="preserve">Pegada hídrica cinza (poluente crítico)</w:t>
              </w:r>
            </w:ins>
          </w:p>
        </w:tc>
        <w:tc>
          <w:tcPr>
            <w:tcW w:w="3200" w:type="dxa"/>
            <w:vAlign w:val="center"/>
          </w:tcPr>
          <w:p>
            <w:pPr>
              <w:spacing w:before="20" w:after="20" w:line="240" w:lineRule="auto"/>
              <w:ind w:firstLine="0"/>
              <w:jc w:val="left"/>
              <w:rPr>
                <w:ins w:id="881043" w:author="Claude" w:date="2026-10-07T12:00:00Z"/>
              </w:rPr>
            </w:pPr>
            <w:ins w:id="881044" w:author="Claude" w:date="2026-10-07T12:00:00Z">
              <w:r>
                <w:rPr>
                  <w:rFonts w:ascii="Times New Roman" w:hAnsi="Times New Roman"/>
                  <w:sz w:val="18"/>
                </w:rPr>
                <w:t xml:space="preserve">38.333 m³/t (fósforo total)</w:t>
              </w:r>
            </w:ins>
          </w:p>
        </w:tc>
      </w:tr>
      <w:tr>
        <w:trPr>
          <w:cantSplit/>
          <w:ins w:id="881045" w:author="Claude" w:date="2026-10-07T12:00:00Z"/>
        </w:trPr>
        <w:tc>
          <w:tcPr>
            <w:tcW w:w="1600" w:type="dxa"/>
            <w:vAlign w:val="center"/>
          </w:tcPr>
          <w:p>
            <w:pPr>
              <w:spacing w:before="20" w:after="20" w:line="240" w:lineRule="auto"/>
              <w:ind w:firstLine="0"/>
              <w:jc w:val="left"/>
              <w:rPr>
                <w:ins w:id="881046" w:author="Claude" w:date="2026-10-07T12:00:00Z"/>
              </w:rPr>
            </w:pPr>
            <w:ins w:id="881047" w:author="Claude" w:date="2026-10-07T12:00:00Z">
              <w:r>
                <w:rPr>
                  <w:rFonts w:ascii="Times New Roman" w:hAnsi="Times New Roman"/>
                  <w:sz w:val="18"/>
                </w:rPr>
                <w:t xml:space="preserve">Ambiental</w:t>
              </w:r>
            </w:ins>
          </w:p>
        </w:tc>
        <w:tc>
          <w:tcPr>
            <w:tcW w:w="3700" w:type="dxa"/>
            <w:vAlign w:val="center"/>
          </w:tcPr>
          <w:p>
            <w:pPr>
              <w:spacing w:before="20" w:after="20" w:line="240" w:lineRule="auto"/>
              <w:ind w:firstLine="0"/>
              <w:jc w:val="left"/>
              <w:rPr>
                <w:ins w:id="881048" w:author="Claude" w:date="2026-10-07T12:00:00Z"/>
              </w:rPr>
            </w:pPr>
            <w:ins w:id="881049" w:author="Claude" w:date="2026-10-07T12:00:00Z">
              <w:r>
                <w:rPr>
                  <w:rFonts w:ascii="Times New Roman" w:hAnsi="Times New Roman"/>
                  <w:sz w:val="18"/>
                </w:rPr>
                <w:t xml:space="preserve">N e P lançados após tratamento</w:t>
              </w:r>
            </w:ins>
          </w:p>
        </w:tc>
        <w:tc>
          <w:tcPr>
            <w:tcW w:w="3200" w:type="dxa"/>
            <w:vAlign w:val="center"/>
          </w:tcPr>
          <w:p>
            <w:pPr>
              <w:spacing w:before="20" w:after="20" w:line="240" w:lineRule="auto"/>
              <w:ind w:firstLine="0"/>
              <w:jc w:val="left"/>
              <w:rPr>
                <w:ins w:id="881050" w:author="Claude" w:date="2026-10-07T12:00:00Z"/>
              </w:rPr>
            </w:pPr>
            <w:ins w:id="881051" w:author="Claude" w:date="2026-10-07T12:00:00Z">
              <w:r>
                <w:rPr>
                  <w:rFonts w:ascii="Times New Roman" w:hAnsi="Times New Roman"/>
                  <w:sz w:val="18"/>
                </w:rPr>
                <w:t xml:space="preserve">2.563 kg N; 269 kg P</w:t>
              </w:r>
            </w:ins>
          </w:p>
        </w:tc>
      </w:tr>
      <w:tr>
        <w:trPr>
          <w:cantSplit/>
          <w:ins w:id="881052" w:author="Claude" w:date="2026-10-07T12:00:00Z"/>
        </w:trPr>
        <w:tc>
          <w:tcPr>
            <w:tcW w:w="1600" w:type="dxa"/>
            <w:vAlign w:val="center"/>
          </w:tcPr>
          <w:p>
            <w:pPr>
              <w:spacing w:before="20" w:after="20" w:line="240" w:lineRule="auto"/>
              <w:ind w:firstLine="0"/>
              <w:jc w:val="left"/>
              <w:rPr>
                <w:ins w:id="881053" w:author="Claude" w:date="2026-10-07T12:00:00Z"/>
              </w:rPr>
            </w:pPr>
            <w:ins w:id="881054" w:author="Claude" w:date="2026-10-07T12:00:00Z">
              <w:r>
                <w:rPr>
                  <w:rFonts w:ascii="Times New Roman" w:hAnsi="Times New Roman"/>
                  <w:sz w:val="18"/>
                </w:rPr>
                <w:t xml:space="preserve">Ambiental</w:t>
              </w:r>
            </w:ins>
          </w:p>
        </w:tc>
        <w:tc>
          <w:tcPr>
            <w:tcW w:w="3700" w:type="dxa"/>
            <w:vAlign w:val="center"/>
          </w:tcPr>
          <w:p>
            <w:pPr>
              <w:spacing w:before="20" w:after="20" w:line="240" w:lineRule="auto"/>
              <w:ind w:firstLine="0"/>
              <w:jc w:val="left"/>
              <w:rPr>
                <w:ins w:id="881055" w:author="Claude" w:date="2026-10-07T12:00:00Z"/>
              </w:rPr>
            </w:pPr>
            <w:ins w:id="881056" w:author="Claude" w:date="2026-10-07T12:00:00Z">
              <w:r>
                <w:rPr>
                  <w:rFonts w:ascii="Times New Roman" w:hAnsi="Times New Roman"/>
                  <w:sz w:val="18"/>
                </w:rPr>
                <w:t xml:space="preserve">Emissões (ração / energia / diesel)</w:t>
              </w:r>
            </w:ins>
          </w:p>
        </w:tc>
        <w:tc>
          <w:tcPr>
            <w:tcW w:w="3200" w:type="dxa"/>
            <w:vAlign w:val="center"/>
          </w:tcPr>
          <w:p>
            <w:pPr>
              <w:spacing w:before="20" w:after="20" w:line="240" w:lineRule="auto"/>
              <w:ind w:firstLine="0"/>
              <w:jc w:val="left"/>
              <w:rPr>
                <w:ins w:id="881057" w:author="Claude" w:date="2026-10-07T12:00:00Z"/>
              </w:rPr>
            </w:pPr>
            <w:ins w:id="881058" w:author="Claude" w:date="2026-10-07T12:00:00Z">
              <w:r>
                <w:rPr>
                  <w:rFonts w:ascii="Times New Roman" w:hAnsi="Times New Roman"/>
                  <w:sz w:val="18"/>
                </w:rPr>
                <w:t xml:space="preserve">144,6 tCO2e/ano (138,8 / 4,3 / 1,6)</w:t>
              </w:r>
            </w:ins>
          </w:p>
        </w:tc>
      </w:tr>
      <w:tr>
        <w:trPr>
          <w:cantSplit/>
          <w:ins w:id="881059" w:author="Claude" w:date="2026-10-07T12:00:00Z"/>
        </w:trPr>
        <w:tc>
          <w:tcPr>
            <w:tcW w:w="1600" w:type="dxa"/>
            <w:vAlign w:val="center"/>
          </w:tcPr>
          <w:p>
            <w:pPr>
              <w:spacing w:before="20" w:after="20" w:line="240" w:lineRule="auto"/>
              <w:ind w:firstLine="0"/>
              <w:jc w:val="left"/>
              <w:rPr>
                <w:ins w:id="881060" w:author="Claude" w:date="2026-10-07T12:00:00Z"/>
              </w:rPr>
            </w:pPr>
            <w:ins w:id="881061" w:author="Claude" w:date="2026-10-07T12:00:00Z">
              <w:r>
                <w:rPr>
                  <w:rFonts w:ascii="Times New Roman" w:hAnsi="Times New Roman"/>
                  <w:sz w:val="18"/>
                </w:rPr>
                <w:t xml:space="preserve">Ambiental</w:t>
              </w:r>
            </w:ins>
          </w:p>
        </w:tc>
        <w:tc>
          <w:tcPr>
            <w:tcW w:w="3700" w:type="dxa"/>
            <w:vAlign w:val="center"/>
          </w:tcPr>
          <w:p>
            <w:pPr>
              <w:spacing w:before="20" w:after="20" w:line="240" w:lineRule="auto"/>
              <w:ind w:firstLine="0"/>
              <w:jc w:val="left"/>
              <w:rPr>
                <w:ins w:id="881062" w:author="Claude" w:date="2026-10-07T12:00:00Z"/>
              </w:rPr>
            </w:pPr>
            <w:ins w:id="881063" w:author="Claude" w:date="2026-10-07T12:00:00Z">
              <w:r>
                <w:rPr>
                  <w:rFonts w:ascii="Times New Roman" w:hAnsi="Times New Roman"/>
                  <w:sz w:val="18"/>
                </w:rPr>
                <w:t xml:space="preserve">Intensidade de carbono; ecoeficiência</w:t>
              </w:r>
            </w:ins>
          </w:p>
        </w:tc>
        <w:tc>
          <w:tcPr>
            <w:tcW w:w="3200" w:type="dxa"/>
            <w:vAlign w:val="center"/>
          </w:tcPr>
          <w:p>
            <w:pPr>
              <w:spacing w:before="20" w:after="20" w:line="240" w:lineRule="auto"/>
              <w:ind w:firstLine="0"/>
              <w:jc w:val="left"/>
              <w:rPr>
                <w:ins w:id="881064" w:author="Claude" w:date="2026-10-07T12:00:00Z"/>
              </w:rPr>
            </w:pPr>
            <w:ins w:id="881065" w:author="Claude" w:date="2026-10-07T12:00:00Z">
              <w:r>
                <w:rPr>
                  <w:rFonts w:ascii="Times New Roman" w:hAnsi="Times New Roman"/>
                  <w:sz w:val="18"/>
                </w:rPr>
                <w:t xml:space="preserve">1,65 kgCO2e/kg; R$ 2,95/kgCO2e</w:t>
              </w:r>
            </w:ins>
          </w:p>
        </w:tc>
      </w:tr>
      <w:tr>
        <w:trPr>
          <w:cantSplit/>
          <w:ins w:id="881066" w:author="Claude" w:date="2026-10-07T12:00:00Z"/>
        </w:trPr>
        <w:tc>
          <w:tcPr>
            <w:tcW w:w="1600" w:type="dxa"/>
            <w:vAlign w:val="center"/>
          </w:tcPr>
          <w:p>
            <w:pPr>
              <w:spacing w:before="20" w:after="20" w:line="240" w:lineRule="auto"/>
              <w:ind w:firstLine="0"/>
              <w:jc w:val="left"/>
              <w:rPr>
                <w:ins w:id="881067" w:author="Claude" w:date="2026-10-07T12:00:00Z"/>
              </w:rPr>
            </w:pPr>
            <w:ins w:id="881068" w:author="Claude" w:date="2026-10-07T12:00:00Z">
              <w:r>
                <w:rPr>
                  <w:rFonts w:ascii="Times New Roman" w:hAnsi="Times New Roman"/>
                  <w:sz w:val="18"/>
                </w:rPr>
                <w:t xml:space="preserve">Ambiental</w:t>
              </w:r>
            </w:ins>
          </w:p>
        </w:tc>
        <w:tc>
          <w:tcPr>
            <w:tcW w:w="3700" w:type="dxa"/>
            <w:vAlign w:val="center"/>
          </w:tcPr>
          <w:p>
            <w:pPr>
              <w:spacing w:before="20" w:after="20" w:line="240" w:lineRule="auto"/>
              <w:ind w:firstLine="0"/>
              <w:jc w:val="left"/>
              <w:rPr>
                <w:ins w:id="881069" w:author="Claude" w:date="2026-10-07T12:00:00Z"/>
              </w:rPr>
            </w:pPr>
            <w:ins w:id="881070" w:author="Claude" w:date="2026-10-07T12:00:00Z">
              <w:r>
                <w:rPr>
                  <w:rFonts w:ascii="Times New Roman" w:hAnsi="Times New Roman"/>
                  <w:sz w:val="18"/>
                </w:rPr>
                <w:t xml:space="preserve">Score de conformidade ambiental</w:t>
              </w:r>
            </w:ins>
          </w:p>
        </w:tc>
        <w:tc>
          <w:tcPr>
            <w:tcW w:w="3200" w:type="dxa"/>
            <w:vAlign w:val="center"/>
          </w:tcPr>
          <w:p>
            <w:pPr>
              <w:spacing w:before="20" w:after="20" w:line="240" w:lineRule="auto"/>
              <w:ind w:firstLine="0"/>
              <w:jc w:val="left"/>
              <w:rPr>
                <w:ins w:id="881071" w:author="Claude" w:date="2026-10-07T12:00:00Z"/>
              </w:rPr>
            </w:pPr>
            <w:ins w:id="881072" w:author="Claude" w:date="2026-10-07T12:00:00Z">
              <w:r>
                <w:rPr>
                  <w:rFonts w:ascii="Times New Roman" w:hAnsi="Times New Roman"/>
                  <w:sz w:val="18"/>
                </w:rPr>
                <w:t xml:space="preserve">8,75 de 10</w:t>
              </w:r>
            </w:ins>
          </w:p>
        </w:tc>
      </w:tr>
      <w:tr>
        <w:trPr>
          <w:cantSplit/>
          <w:ins w:id="881073" w:author="Claude" w:date="2026-10-07T12:00:00Z"/>
        </w:trPr>
        <w:tc>
          <w:tcPr>
            <w:tcW w:w="1600" w:type="dxa"/>
            <w:vAlign w:val="center"/>
          </w:tcPr>
          <w:p>
            <w:pPr>
              <w:spacing w:before="20" w:after="20" w:line="240" w:lineRule="auto"/>
              <w:ind w:firstLine="0"/>
              <w:jc w:val="left"/>
              <w:rPr>
                <w:ins w:id="881074" w:author="Claude" w:date="2026-10-07T12:00:00Z"/>
              </w:rPr>
            </w:pPr>
            <w:ins w:id="881075" w:author="Claude" w:date="2026-10-07T12:00:00Z">
              <w:r>
                <w:rPr>
                  <w:rFonts w:ascii="Times New Roman" w:hAnsi="Times New Roman"/>
                  <w:sz w:val="18"/>
                </w:rPr>
                <w:t xml:space="preserve">Social</w:t>
              </w:r>
            </w:ins>
          </w:p>
        </w:tc>
        <w:tc>
          <w:tcPr>
            <w:tcW w:w="3700" w:type="dxa"/>
            <w:vAlign w:val="center"/>
          </w:tcPr>
          <w:p>
            <w:pPr>
              <w:spacing w:before="20" w:after="20" w:line="240" w:lineRule="auto"/>
              <w:ind w:firstLine="0"/>
              <w:jc w:val="left"/>
              <w:rPr>
                <w:ins w:id="881076" w:author="Claude" w:date="2026-10-07T12:00:00Z"/>
              </w:rPr>
            </w:pPr>
            <w:ins w:id="881077" w:author="Claude" w:date="2026-10-07T12:00:00Z">
              <w:r>
                <w:rPr>
                  <w:rFonts w:ascii="Times New Roman" w:hAnsi="Times New Roman"/>
                  <w:sz w:val="18"/>
                </w:rPr>
                <w:t xml:space="preserve">Retenção de Valor Local (RVL)</w:t>
              </w:r>
            </w:ins>
          </w:p>
        </w:tc>
        <w:tc>
          <w:tcPr>
            <w:tcW w:w="3200" w:type="dxa"/>
            <w:vAlign w:val="center"/>
          </w:tcPr>
          <w:p>
            <w:pPr>
              <w:spacing w:before="20" w:after="20" w:line="240" w:lineRule="auto"/>
              <w:ind w:firstLine="0"/>
              <w:jc w:val="left"/>
              <w:rPr>
                <w:ins w:id="881078" w:author="Claude" w:date="2026-10-07T12:00:00Z"/>
              </w:rPr>
            </w:pPr>
            <w:ins w:id="881079" w:author="Claude" w:date="2026-10-07T12:00:00Z">
              <w:r>
                <w:rPr>
                  <w:rFonts w:ascii="Times New Roman" w:hAnsi="Times New Roman"/>
                  <w:sz w:val="18"/>
                </w:rPr>
                <w:t xml:space="preserve">38,9% do custo operacional</w:t>
              </w:r>
            </w:ins>
          </w:p>
        </w:tc>
      </w:tr>
      <w:tr>
        <w:trPr>
          <w:cantSplit/>
          <w:ins w:id="881080" w:author="Claude" w:date="2026-10-07T12:00:00Z"/>
        </w:trPr>
        <w:tc>
          <w:tcPr>
            <w:tcW w:w="1600" w:type="dxa"/>
            <w:vAlign w:val="center"/>
          </w:tcPr>
          <w:p>
            <w:pPr>
              <w:spacing w:before="20" w:after="20" w:line="240" w:lineRule="auto"/>
              <w:ind w:firstLine="0"/>
              <w:jc w:val="left"/>
              <w:rPr>
                <w:ins w:id="881081" w:author="Claude" w:date="2026-10-07T12:00:00Z"/>
              </w:rPr>
            </w:pPr>
            <w:ins w:id="881082" w:author="Claude" w:date="2026-10-07T12:00:00Z">
              <w:r>
                <w:rPr>
                  <w:rFonts w:ascii="Times New Roman" w:hAnsi="Times New Roman"/>
                  <w:sz w:val="18"/>
                </w:rPr>
                <w:t xml:space="preserve">Social</w:t>
              </w:r>
            </w:ins>
          </w:p>
        </w:tc>
        <w:tc>
          <w:tcPr>
            <w:tcW w:w="3700" w:type="dxa"/>
            <w:vAlign w:val="center"/>
          </w:tcPr>
          <w:p>
            <w:pPr>
              <w:spacing w:before="20" w:after="20" w:line="240" w:lineRule="auto"/>
              <w:ind w:firstLine="0"/>
              <w:jc w:val="left"/>
              <w:rPr>
                <w:ins w:id="881083" w:author="Claude" w:date="2026-10-07T12:00:00Z"/>
              </w:rPr>
            </w:pPr>
            <w:ins w:id="881084" w:author="Claude" w:date="2026-10-07T12:00:00Z">
              <w:r>
                <w:rPr>
                  <w:rFonts w:ascii="Times New Roman" w:hAnsi="Times New Roman"/>
                  <w:sz w:val="18"/>
                </w:rPr>
                <w:t xml:space="preserve">Índice de Impacto Local</w:t>
              </w:r>
            </w:ins>
          </w:p>
        </w:tc>
        <w:tc>
          <w:tcPr>
            <w:tcW w:w="3200" w:type="dxa"/>
            <w:vAlign w:val="center"/>
          </w:tcPr>
          <w:p>
            <w:pPr>
              <w:spacing w:before="20" w:after="20" w:line="240" w:lineRule="auto"/>
              <w:ind w:firstLine="0"/>
              <w:jc w:val="left"/>
              <w:rPr>
                <w:ins w:id="881085" w:author="Claude" w:date="2026-10-07T12:00:00Z"/>
              </w:rPr>
            </w:pPr>
            <w:ins w:id="881086" w:author="Claude" w:date="2026-10-07T12:00:00Z">
              <w:r>
                <w:rPr>
                  <w:rFonts w:ascii="Times New Roman" w:hAnsi="Times New Roman"/>
                  <w:sz w:val="18"/>
                </w:rPr>
                <w:t xml:space="preserve">29,2% da receita retorna como renda local</w:t>
              </w:r>
            </w:ins>
          </w:p>
        </w:tc>
      </w:tr>
      <w:tr>
        <w:trPr>
          <w:cantSplit/>
          <w:ins w:id="881087" w:author="Claude" w:date="2026-10-07T12:00:00Z"/>
        </w:trPr>
        <w:tc>
          <w:tcPr>
            <w:tcW w:w="1600" w:type="dxa"/>
            <w:vAlign w:val="center"/>
          </w:tcPr>
          <w:p>
            <w:pPr>
              <w:spacing w:before="20" w:after="20" w:line="240" w:lineRule="auto"/>
              <w:ind w:firstLine="0"/>
              <w:jc w:val="left"/>
              <w:rPr>
                <w:ins w:id="881088" w:author="Claude" w:date="2026-10-07T12:00:00Z"/>
              </w:rPr>
            </w:pPr>
            <w:ins w:id="881089" w:author="Claude" w:date="2026-10-07T12:00:00Z">
              <w:r>
                <w:rPr>
                  <w:rFonts w:ascii="Times New Roman" w:hAnsi="Times New Roman"/>
                  <w:sz w:val="18"/>
                </w:rPr>
                <w:t xml:space="preserve">Social</w:t>
              </w:r>
            </w:ins>
          </w:p>
        </w:tc>
        <w:tc>
          <w:tcPr>
            <w:tcW w:w="3700" w:type="dxa"/>
            <w:vAlign w:val="center"/>
          </w:tcPr>
          <w:p>
            <w:pPr>
              <w:spacing w:before="20" w:after="20" w:line="240" w:lineRule="auto"/>
              <w:ind w:firstLine="0"/>
              <w:jc w:val="left"/>
              <w:rPr>
                <w:ins w:id="881090" w:author="Claude" w:date="2026-10-07T12:00:00Z"/>
              </w:rPr>
            </w:pPr>
            <w:ins w:id="881091" w:author="Claude" w:date="2026-10-07T12:00:00Z">
              <w:r>
                <w:rPr>
                  <w:rFonts w:ascii="Times New Roman" w:hAnsi="Times New Roman"/>
                  <w:sz w:val="18"/>
                </w:rPr>
                <w:t xml:space="preserve">Renda mensal por cooperado</w:t>
              </w:r>
            </w:ins>
          </w:p>
        </w:tc>
        <w:tc>
          <w:tcPr>
            <w:tcW w:w="3200" w:type="dxa"/>
            <w:vAlign w:val="center"/>
          </w:tcPr>
          <w:p>
            <w:pPr>
              <w:spacing w:before="20" w:after="20" w:line="240" w:lineRule="auto"/>
              <w:ind w:firstLine="0"/>
              <w:jc w:val="left"/>
              <w:rPr>
                <w:ins w:id="881092" w:author="Claude" w:date="2026-10-07T12:00:00Z"/>
              </w:rPr>
            </w:pPr>
            <w:ins w:id="881093" w:author="Claude" w:date="2026-10-07T12:00:00Z">
              <w:r>
                <w:rPr>
                  <w:rFonts w:ascii="Times New Roman" w:hAnsi="Times New Roman"/>
                  <w:sz w:val="18"/>
                </w:rPr>
                <w:t xml:space="preserve">R$ 3.742 (2,47 salários mínimos)</w:t>
              </w:r>
            </w:ins>
          </w:p>
        </w:tc>
      </w:tr>
      <w:tr>
        <w:trPr>
          <w:cantSplit/>
          <w:ins w:id="881094" w:author="Claude" w:date="2026-10-07T12:00:00Z"/>
        </w:trPr>
        <w:tc>
          <w:tcPr>
            <w:tcW w:w="1600" w:type="dxa"/>
            <w:vAlign w:val="center"/>
          </w:tcPr>
          <w:p>
            <w:pPr>
              <w:spacing w:before="20" w:after="20" w:line="240" w:lineRule="auto"/>
              <w:ind w:firstLine="0"/>
              <w:jc w:val="left"/>
              <w:rPr>
                <w:ins w:id="881095" w:author="Claude" w:date="2026-10-07T12:00:00Z"/>
              </w:rPr>
            </w:pPr>
            <w:ins w:id="881096" w:author="Claude" w:date="2026-10-07T12:00:00Z">
              <w:r>
                <w:rPr>
                  <w:rFonts w:ascii="Times New Roman" w:hAnsi="Times New Roman"/>
                  <w:sz w:val="18"/>
                </w:rPr>
                <w:t xml:space="preserve">Social</w:t>
              </w:r>
            </w:ins>
          </w:p>
        </w:tc>
        <w:tc>
          <w:tcPr>
            <w:tcW w:w="3700" w:type="dxa"/>
            <w:vAlign w:val="center"/>
          </w:tcPr>
          <w:p>
            <w:pPr>
              <w:spacing w:before="20" w:after="20" w:line="240" w:lineRule="auto"/>
              <w:ind w:firstLine="0"/>
              <w:jc w:val="left"/>
              <w:rPr>
                <w:ins w:id="881097" w:author="Claude" w:date="2026-10-07T12:00:00Z"/>
              </w:rPr>
            </w:pPr>
            <w:ins w:id="881098" w:author="Claude" w:date="2026-10-07T12:00:00Z">
              <w:r>
                <w:rPr>
                  <w:rFonts w:ascii="Times New Roman" w:hAnsi="Times New Roman"/>
                  <w:sz w:val="18"/>
                </w:rPr>
                <w:t xml:space="preserve">LSO; Score de Risco Social</w:t>
              </w:r>
            </w:ins>
          </w:p>
        </w:tc>
        <w:tc>
          <w:tcPr>
            <w:tcW w:w="3200" w:type="dxa"/>
            <w:vAlign w:val="center"/>
          </w:tcPr>
          <w:p>
            <w:pPr>
              <w:spacing w:before="20" w:after="20" w:line="240" w:lineRule="auto"/>
              <w:ind w:firstLine="0"/>
              <w:jc w:val="left"/>
              <w:rPr>
                <w:ins w:id="881099" w:author="Claude" w:date="2026-10-07T12:00:00Z"/>
              </w:rPr>
            </w:pPr>
            <w:ins w:id="881100" w:author="Claude" w:date="2026-10-07T12:00:00Z">
              <w:r>
                <w:rPr>
                  <w:rFonts w:ascii="Times New Roman" w:hAnsi="Times New Roman"/>
                  <w:sz w:val="18"/>
                </w:rPr>
                <w:t xml:space="preserve">72,1 de 100; 0,145</w:t>
              </w:r>
            </w:ins>
          </w:p>
        </w:tc>
      </w:tr>
      <w:tr>
        <w:trPr>
          <w:cantSplit/>
          <w:ins w:id="881101" w:author="Claude" w:date="2026-10-07T12:00:00Z"/>
        </w:trPr>
        <w:tc>
          <w:tcPr>
            <w:tcW w:w="1600" w:type="dxa"/>
            <w:vAlign w:val="center"/>
          </w:tcPr>
          <w:p>
            <w:pPr>
              <w:spacing w:before="20" w:after="20" w:line="240" w:lineRule="auto"/>
              <w:ind w:firstLine="0"/>
              <w:jc w:val="left"/>
              <w:rPr>
                <w:ins w:id="881102" w:author="Claude" w:date="2026-10-07T12:00:00Z"/>
              </w:rPr>
            </w:pPr>
            <w:ins w:id="881103" w:author="Claude" w:date="2026-10-07T12:00:00Z">
              <w:r>
                <w:rPr>
                  <w:rFonts w:ascii="Times New Roman" w:hAnsi="Times New Roman"/>
                  <w:sz w:val="18"/>
                </w:rPr>
                <w:t xml:space="preserve">Social</w:t>
              </w:r>
            </w:ins>
          </w:p>
        </w:tc>
        <w:tc>
          <w:tcPr>
            <w:tcW w:w="3700" w:type="dxa"/>
            <w:vAlign w:val="center"/>
          </w:tcPr>
          <w:p>
            <w:pPr>
              <w:spacing w:before="20" w:after="20" w:line="240" w:lineRule="auto"/>
              <w:ind w:firstLine="0"/>
              <w:jc w:val="left"/>
              <w:rPr>
                <w:ins w:id="881104" w:author="Claude" w:date="2026-10-07T12:00:00Z"/>
              </w:rPr>
            </w:pPr>
            <w:ins w:id="881105" w:author="Claude" w:date="2026-10-07T12:00:00Z">
              <w:r>
                <w:rPr>
                  <w:rFonts w:ascii="Times New Roman" w:hAnsi="Times New Roman"/>
                  <w:sz w:val="18"/>
                </w:rPr>
                <w:t xml:space="preserve">Radar Social (média dos seis eixos)</w:t>
              </w:r>
            </w:ins>
          </w:p>
        </w:tc>
        <w:tc>
          <w:tcPr>
            <w:tcW w:w="3200" w:type="dxa"/>
            <w:vAlign w:val="center"/>
          </w:tcPr>
          <w:p>
            <w:pPr>
              <w:spacing w:before="20" w:after="20" w:line="240" w:lineRule="auto"/>
              <w:ind w:firstLine="0"/>
              <w:jc w:val="left"/>
              <w:rPr>
                <w:ins w:id="881106" w:author="Claude" w:date="2026-10-07T12:00:00Z"/>
              </w:rPr>
            </w:pPr>
            <w:ins w:id="881107" w:author="Claude" w:date="2026-10-07T12:00:00Z">
              <w:r>
                <w:rPr>
                  <w:rFonts w:ascii="Times New Roman" w:hAnsi="Times New Roman"/>
                  <w:sz w:val="18"/>
                </w:rPr>
                <w:t xml:space="preserve">0,847</w:t>
              </w:r>
            </w:ins>
          </w:p>
        </w:tc>
      </w:tr>
      <w:tr>
        <w:trPr>
          <w:cantSplit/>
          <w:ins w:id="881108" w:author="Claude" w:date="2026-10-07T12:00:00Z"/>
        </w:trPr>
        <w:tc>
          <w:tcPr>
            <w:tcW w:w="1600" w:type="dxa"/>
            <w:vAlign w:val="center"/>
          </w:tcPr>
          <w:p>
            <w:pPr>
              <w:spacing w:before="20" w:after="20" w:line="240" w:lineRule="auto"/>
              <w:ind w:firstLine="0"/>
              <w:jc w:val="left"/>
              <w:rPr>
                <w:ins w:id="881109" w:author="Claude" w:date="2026-10-07T12:00:00Z"/>
              </w:rPr>
            </w:pPr>
            <w:ins w:id="881110" w:author="Claude" w:date="2026-10-07T12:00:00Z">
              <w:r>
                <w:rPr>
                  <w:rFonts w:ascii="Times New Roman" w:hAnsi="Times New Roman"/>
                  <w:sz w:val="18"/>
                </w:rPr>
                <w:t xml:space="preserve">Governança</w:t>
              </w:r>
            </w:ins>
          </w:p>
        </w:tc>
        <w:tc>
          <w:tcPr>
            <w:tcW w:w="3700" w:type="dxa"/>
            <w:vAlign w:val="center"/>
          </w:tcPr>
          <w:p>
            <w:pPr>
              <w:spacing w:before="20" w:after="20" w:line="240" w:lineRule="auto"/>
              <w:ind w:firstLine="0"/>
              <w:jc w:val="left"/>
              <w:rPr>
                <w:ins w:id="881111" w:author="Claude" w:date="2026-10-07T12:00:00Z"/>
              </w:rPr>
            </w:pPr>
            <w:ins w:id="881112" w:author="Claude" w:date="2026-10-07T12:00:00Z">
              <w:r>
                <w:rPr>
                  <w:rFonts w:ascii="Times New Roman" w:hAnsi="Times New Roman"/>
                  <w:sz w:val="18"/>
                </w:rPr>
                <w:t xml:space="preserve">Checklist do pilar G</w:t>
              </w:r>
            </w:ins>
          </w:p>
        </w:tc>
        <w:tc>
          <w:tcPr>
            <w:tcW w:w="3200" w:type="dxa"/>
            <w:vAlign w:val="center"/>
          </w:tcPr>
          <w:p>
            <w:pPr>
              <w:spacing w:before="20" w:after="20" w:line="240" w:lineRule="auto"/>
              <w:ind w:firstLine="0"/>
              <w:jc w:val="left"/>
              <w:rPr>
                <w:ins w:id="881113" w:author="Claude" w:date="2026-10-07T12:00:00Z"/>
              </w:rPr>
            </w:pPr>
            <w:ins w:id="881114" w:author="Claude" w:date="2026-10-07T12:00:00Z">
              <w:r>
                <w:rPr>
                  <w:rFonts w:ascii="Times New Roman" w:hAnsi="Times New Roman"/>
                  <w:sz w:val="18"/>
                </w:rPr>
                <w:t xml:space="preserve">5 de 7 itens (0,714)</w:t>
              </w:r>
            </w:ins>
          </w:p>
        </w:tc>
      </w:tr>
    </w:tbl>
    <w:p>
      <w:pPr>
        <w:spacing w:after="120" w:line="360" w:lineRule="auto"/>
        <w:ind w:firstLine="0"/>
        <w:jc w:val="center"/>
        <w:rPr>
          <w:ins w:id="881115" w:author="Claude" w:date="2026-10-07T12:00:00Z"/>
        </w:rPr>
      </w:pPr>
      <w:ins w:id="881116"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pStyle w:val="Ttulo2"/>
        <w:pageBreakBefore w:val="0"/>
      </w:pPr>
      <w:bookmarkStart w:id="990045" w:name="_TocRev187_T9"/>
      <w:del w:id="881117" w:author="Claude" w:date="2026-10-07T12:00:00Z">
        <w:r>
          <w:rPr>
            <w:rFonts w:ascii="Times New Roman" w:hAnsi="Times New Roman"/>
            <w:b w:val="0"/>
            <w:sz w:val="28"/>
          </w:rPr>
          <w:delText xml:space="preserve">4.6</w:delText>
        </w:r>
      </w:del>
      <w:ins w:id="881118" w:author="Claude" w:date="2026-10-07T12:00:00Z">
        <w:r>
          <w:rPr>
            <w:rFonts w:ascii="Times New Roman" w:hAnsi="Times New Roman"/>
            <w:b w:val="0"/>
            <w:sz w:val="28"/>
          </w:rPr>
          <w:t xml:space="preserve">4.8</w:t>
        </w:r>
      </w:ins>
      <w:r>
        <w:rPr>
          <w:rFonts w:ascii="Times New Roman" w:hAnsi="Times New Roman"/>
          <w:b w:val="0"/>
          <w:sz w:val="28"/>
        </w:rPr>
        <w:t xml:space="preserve"> Resultados da dimensão social e ESG</w:t>
      </w:r>
      <w:bookmarkEnd w:id="990045"/>
    </w:p>
    <w:p>
      <w:pPr>
        <w:spacing w:line="360" w:lineRule="auto" w:before="0" w:after="0"/>
        <w:ind w:firstLine="709"/>
        <w:jc w:val="both"/>
        <w:rPr>
          <w:del w:id="881120" w:author="Claude" w:date="2026-10-07T12:00:00Z"/>
        </w:rPr>
      </w:pPr>
      <w:del w:id="881119" w:author="Claude" w:date="2026-10-07T12:00:00Z">
        <w:r>
          <w:rPr>
            <w:rFonts w:ascii="Times New Roman" w:hAnsi="Times New Roman"/>
            <w:sz w:val="24"/>
          </w:rPr>
          <w:delText>O módulo social transforma emprego, renda local, compras locais e relacionamento com stakeholders em indicadores comparáveis. A massa salarial anual deriva do valor mensal; a renda local depende da fração de mão de obra local; compras locais são calculadas como proporção da receita; e o RVL é a soma de renda local e compras locais dividida pela receita.</w:delText>
        </w:r>
      </w:del>
    </w:p>
    <w:p>
      <w:pPr>
        <w:pStyle w:val="Legenda"/>
        <w:spacing w:before="160" w:after="60"/>
        <w:ind w:firstLine="0"/>
        <w:rPr>
          <w:del w:id="881122" w:author="Claude" w:date="2026-10-07T12:00:00Z"/>
        </w:rPr>
      </w:pPr>
      <w:del w:id="881121" w:author="Claude" w:date="2026-10-07T12:00:00Z">
        <w:r>
          <w:rPr>
            <w:rFonts w:ascii="Times New Roman" w:hAnsi="Times New Roman"/>
            <w:b/>
            <w:sz w:val="18"/>
          </w:rPr>
          <w:delText>Código 7 – Cálculo da dimensão social, RVL e LSO</w:delText>
        </w:r>
      </w:del>
    </w:p>
    <w:p>
      <w:pPr>
        <w:spacing w:line="240" w:lineRule="auto" w:before="40" w:after="40"/>
        <w:ind w:firstLine="0" w:left="283" w:right="113"/>
        <w:jc w:val="left"/>
        <w:shd w:fill="F2F2F2"/>
        <w:rPr>
          <w:del w:id="881124" w:author="Claude" w:date="2026-10-07T12:00:00Z"/>
        </w:rPr>
      </w:pPr>
      <w:del w:id="881123" w:author="Claude" w:date="2026-10-07T12:00:00Z">
        <w:r>
          <w:rPr>
            <w:rFonts w:ascii="Consolas" w:hAnsi="Consolas"/>
            <w:sz w:val="16"/>
          </w:rPr>
          <w:delText>def calcular_social(cfg: EVTEASConfig, economico: Dict[str, Any]) -&gt; Dict[str, Any]:</w:delText>
          <w:br/>
          <w:delText xml:space="preserve">    s = cfg.social</w:delText>
          <w:br/>
          <w:delText xml:space="preserve">    emprego_total = s.empregos_diretos + s.empregos_indiretos</w:delText>
          <w:br/>
          <w:delText xml:space="preserve">    massa_salarial_anual = s.massa_salarial_mensal * 12</w:delText>
          <w:br/>
          <w:delText xml:space="preserve">    renda_local = massa_salarial_anual * pct(s.mao_obra_local_pct)</w:delText>
          <w:br/>
          <w:delText xml:space="preserve">    compras_locais = max(economico["receita_total"], 0) * pct(s.compras_locais_pct)</w:delText>
          <w:br/>
          <w:delText xml:space="preserve">    rvl = safe_div(renda_local + compras_locais, max(economico["receita_total"], 1e-9), 0)</w:delText>
          <w:br/>
          <w:br/>
          <w:delText xml:space="preserve">    conflito_penalty = clamp(s.conflitos_stakeholders / 10, 0, 1)</w:delText>
          <w:br/>
          <w:delText xml:space="preserve">    lso = np.mean([</w:delText>
          <w:br/>
          <w:delText xml:space="preserve">        clamp(pct(s.engajamento_stakeholders_pct)),</w:delText>
          <w:br/>
          <w:delText xml:space="preserve">        clamp(pct(s.canais_comunicacao)),</w:delText>
          <w:br/>
          <w:delText xml:space="preserve">        clamp(pct(s.conformidade_nr_pct)),</w:delText>
          <w:br/>
          <w:delText xml:space="preserve">        clamp(pct(s.diversidade_inclusao_pct)),</w:delText>
          <w:br/>
          <w:delText xml:space="preserve">        1 - conflito_penalty,</w:delText>
          <w:br/>
          <w:delText xml:space="preserve">    ])</w:delText>
          <w:br/>
          <w:delText xml:space="preserve">    risco_social = 1 - lso</w:delText>
          <w:br/>
          <w:br/>
          <w:delText xml:space="preserve">    impacto_local = safe_div(renda_local + compras_locais, emprego_total or 1, 0)</w:delText>
          <w:br/>
          <w:delText xml:space="preserve">    score_social = np.mean([</w:delText>
          <w:br/>
          <w:delText xml:space="preserve">        clamp(pct(s.mao_obra_local_pct)),</w:delText>
          <w:br/>
          <w:delText xml:space="preserve">        clamp(pct(s.compras_locais_pct)),</w:delText>
          <w:br/>
          <w:delText xml:space="preserve">        clamp(pct(s.conformidade_nr_pct)),</w:delText>
          <w:br/>
          <w:delText xml:space="preserve">        clamp(pct(s.engajamento_stakeholders_pct)),</w:delText>
          <w:br/>
          <w:delText xml:space="preserve">        clamp(pct(s.diversidade_inclusao_pct)),</w:delText>
          <w:br/>
          <w:delText xml:space="preserve">    ])</w:delText>
          <w:br/>
          <w:br/>
          <w:delText xml:space="preserve">    return {</w:delText>
          <w:br/>
          <w:delText xml:space="preserve">        "empregos_diretos": s.empregos_diretos,</w:delText>
          <w:br/>
          <w:delText xml:space="preserve">        "empregos_indiretos": s.empregos_indiretos,</w:delText>
          <w:br/>
          <w:delText xml:space="preserve">        "empregos_totais": emprego_total,</w:delText>
          <w:br/>
          <w:delText xml:space="preserve">        "massa_salarial_anual": massa_salarial_anual,</w:delText>
          <w:br/>
          <w:delText xml:space="preserve">        "renda_local_anual": renda_local,</w:delText>
          <w:br/>
          <w:delText xml:space="preserve">        "compras_locais": compras_locais,</w:delText>
          <w:br/>
          <w:delText xml:space="preserve">        "rvl": rvl,</w:delText>
          <w:br/>
          <w:delText xml:space="preserve">        "lso": float(clamp(lso)),</w:delText>
          <w:br/>
          <w:delText xml:space="preserve">        "risco_social": float(clamp(risco_social)),</w:delText>
          <w:br/>
          <w:delText xml:space="preserve">        "impacto_local_por_emprego": impacto_local,</w:delText>
          <w:br/>
          <w:delText xml:space="preserve">        "score_social": float(clamp(score_social)),</w:delText>
          <w:br/>
          <w:delText xml:space="preserve">    }</w:delText>
        </w:r>
      </w:del>
    </w:p>
    <w:p>
      <w:pPr>
        <w:pStyle w:val="Legenda"/>
        <w:ind w:firstLine="0"/>
        <w:rPr>
          <w:del w:id="881126" w:author="Claude" w:date="2026-10-07T12:00:00Z"/>
        </w:rPr>
      </w:pPr>
      <w:del w:id="881125" w:author="Claude" w:date="2026-10-07T12:00:00Z">
        <w:r>
          <w:rPr>
            <w:rFonts w:ascii="Times New Roman" w:hAnsi="Times New Roman"/>
            <w:sz w:val="18"/>
          </w:rPr>
          <w:delText>Fonte: elaboração própria, a partir do notebook EVTEAS_Py_MASTER_COMPLETO_ENTRADAS_INTERATIVAS.</w:delText>
        </w:r>
      </w:del>
    </w:p>
    <w:p>
      <w:pPr>
        <w:spacing w:line="360" w:lineRule="auto" w:before="0" w:after="0"/>
        <w:ind w:firstLine="709"/>
        <w:jc w:val="both"/>
        <w:rPr>
          <w:del w:id="881128" w:author="Claude" w:date="2026-10-07T12:00:00Z"/>
        </w:rPr>
      </w:pPr>
      <w:del w:id="881127" w:author="Claude" w:date="2026-10-07T12:00:00Z">
        <w:r>
          <w:rPr>
            <w:rFonts w:ascii="Times New Roman" w:hAnsi="Times New Roman"/>
            <w:sz w:val="24"/>
          </w:rPr>
          <w:delText>A LSO é uma média de engajamento de stakeholders, canais de comunicação, conformidade com normas regulamentadoras, diversidade e inclusão e penalização por conflitos. O risco social é definido como 1 - LSO. A transparência da equação favorece a interpretação e a rastreabilidade, embora não substitua uma avaliação social qualitativa completa.</w:delText>
        </w:r>
      </w:del>
    </w:p>
    <w:p>
      <w:pPr>
        <w:spacing w:line="360" w:lineRule="auto" w:before="0" w:after="0"/>
        <w:ind w:firstLine="709"/>
        <w:jc w:val="both"/>
        <w:rPr>
          <w:del w:id="881130" w:author="Claude" w:date="2026-10-07T12:00:00Z"/>
        </w:rPr>
      </w:pPr>
      <w:del w:id="881129" w:author="Claude" w:date="2026-10-07T12:00:00Z">
        <w:r>
          <w:rPr>
            <w:rFonts w:ascii="Times New Roman" w:hAnsi="Times New Roman"/>
            <w:sz w:val="24"/>
          </w:rPr>
          <w:delText>No caso-base, foram programados 10 empregos diretos, 15 indiretos, 80% de mão de obra local, 60% de compras locais, R$ 30.000 de massa salarial mensal, 95% de conformidade com NR, 90% em canais de comunicação, um conflito, 85% de engajamento e 80% de diversidade e inclusão. O resultado foi de 25 empregos totais, R$ 360.000 de massa salarial anual, RVL de 0,801, LSO de 0,88, risco social de 0,12 e score social de 0,80. O contraste com a dimensão econômica reforça a necessidade da análise multidimensional.</w:delText>
        </w:r>
      </w:del>
    </w:p>
    <w:p>
      <w:pPr>
        <w:spacing w:line="360" w:lineRule="auto" w:before="0" w:after="0"/>
        <w:ind w:firstLine="709"/>
        <w:jc w:val="both"/>
        <w:rPr>
          <w:ins w:id="881131" w:author="Claude" w:date="2026-10-07T12:00:00Z"/>
        </w:rPr>
      </w:pPr>
      <w:ins w:id="881132" w:author="Claude" w:date="2026-10-07T12:00:00Z">
        <w:r>
          <w:rPr>
            <w:rFonts w:ascii="Times New Roman" w:hAnsi="Times New Roman"/>
            <w:sz w:val="24"/>
          </w:rPr>
          <w:t xml:space="preserve">O módulo social (Código 7) transforma emprego, renda local, compras locais e relacionamento com stakeholders em indicadores comparáveis. Nesta revisão, a Retenção de Valor Local (RVL) passou a seguir exatamente a fórmula do Quadro 5: despesas com mão de obra e fornecedores locais divididas pelo custo operacional total. A Rev. 186 dividia esse valor pela receita, o que misturava as bases. O Índice de Impacto Local estima a proporção da receita que retorna à economia local como renda (massa salarial local e sobras distribuídas).</w:t>
        </w:r>
      </w:ins>
    </w:p>
    <w:p>
      <w:pPr>
        <w:spacing w:line="360" w:lineRule="auto" w:before="0" w:after="0"/>
        <w:ind w:firstLine="709"/>
        <w:jc w:val="both"/>
        <w:rPr>
          <w:ins w:id="881133" w:author="Claude" w:date="2026-10-07T12:00:00Z"/>
        </w:rPr>
      </w:pPr>
      <w:ins w:id="881134" w:author="Claude" w:date="2026-10-07T12:00:00Z">
        <w:r>
          <w:rPr>
            <w:rFonts w:ascii="Times New Roman" w:hAnsi="Times New Roman"/>
            <w:sz w:val="24"/>
          </w:rPr>
          <w:t xml:space="preserve">A Licença Social para Operar (LSO) é um índice de 0 a 100 composto por cinco componentes: relação com a comunidade (inexistente, parcial ou consolidada), existência de canais formais de comunicação, frequência de engajamento, ausência de conflitos e participação da comunidade na governança (Hurst; Ihlen, 2018). O Score de Risco Social converte o déficit de LSO em uma escala de 0 a 1 por função logística; trata-se de heurística explícita, a ser calibrada com os especialistas, e não de probabilidade estimada estatisticamente.</w:t>
        </w:r>
      </w:ins>
    </w:p>
    <w:p>
      <w:pPr>
        <w:pStyle w:val="Legenda"/>
        <w:keepNext/>
        <w:spacing w:before="120" w:after="0" w:line="360" w:lineRule="auto"/>
        <w:jc w:val="center"/>
        <w:rPr>
          <w:ins w:id="881135" w:author="Claude" w:date="2026-10-07T12:00:00Z"/>
        </w:rPr>
      </w:pPr>
      <w:bookmarkStart w:id="990017" w:name="_TocRev187_Codigo7"/>
      <w:ins w:id="881136" w:author="Claude" w:date="2026-10-07T12:00:00Z">
        <w:r>
          <w:t xml:space="preserve">Código </w:t>
        </w:r>
        <w:r>
          <w:fldChar w:fldCharType="begin"/>
        </w:r>
        <w:r>
          <w:instrText xml:space="preserve"> SEQ Código \* ARABIC </w:instrText>
        </w:r>
        <w:r>
          <w:fldChar w:fldCharType="separate"/>
        </w:r>
        <w:r>
          <w:t>7</w:t>
        </w:r>
        <w:r>
          <w:fldChar w:fldCharType="end"/>
        </w:r>
        <w:r>
          <w:t xml:space="preserve"> - Cálculo da dimensão social, RVL e LSO (trecho)</w:t>
        </w:r>
      </w:ins>
      <w:bookmarkEnd w:id="990017"/>
    </w:p>
    <w:p>
      <w:pPr>
        <w:shd w:val="clear" w:color="auto" w:fill="F2F2F2"/>
        <w:spacing w:line="240" w:lineRule="auto" w:before="40" w:after="40"/>
        <w:ind w:firstLine="0" w:left="283" w:right="113"/>
        <w:jc w:val="left"/>
        <w:rPr>
          <w:ins w:id="881137" w:author="Claude" w:date="2026-10-07T12:00:00Z"/>
        </w:rPr>
      </w:pPr>
      <w:ins w:id="881138" w:author="Claude" w:date="2026-10-07T12:00:00Z">
        <w:r>
          <w:rPr>
            <w:rFonts w:ascii="Consolas" w:hAnsi="Consolas"/>
            <w:sz w:val="16"/>
          </w:rPr>
          <w:t xml:space="preserve">def calcular_social(ctx: Contexto, eco: Dict[str, Any]) -&gt; Dict[str, Any]:</w:t>
          <w:br/>
          <w:t xml:space="preserve">    # (...)</w:t>
          <w:br/>
          <w:t xml:space="preserve">    rem = eco["remuneracao_regime"]          # remuneração anual em preços do ano de regime</w:t>
          <w:br/>
          <w:t xml:space="preserve">    massa_anual = rem["total"]</w:t>
          <w:br/>
          <w:t xml:space="preserve">    massa_local = massa_anual * s.mao_obra_local_pct / 100</w:t>
          <w:br/>
          <w:t xml:space="preserve">    compras = (eco["custos_variaveis_regime"] + eco["custos_fixos_regime"] - eco["pessoal_regime"])</w:t>
          <w:br/>
          <w:t xml:space="preserve">    compras_locais = np.maximum(compras, 0) * s.compras_locais_pct / 100</w:t>
          <w:br/>
          <w:t xml:space="preserve">    custo_operacional = eco["custos_variaveis_regime"] + eco["custos_fixos_regime"]</w:t>
          <w:br/>
          <w:t xml:space="preserve">    rvl = 100 * safe_div(massa_local + compras_locais, custo_operacional, 0.0)</w:t>
          <w:br/>
          <w:br/>
          <w:t xml:space="preserve">    sobras = np.maximum(eco["lucro_liquido_regime"], 0) * cfg.economico.perc_sobras_trabalhadores / 100</w:t>
          <w:br/>
          <w:t xml:space="preserve">    if cfg.economico.tipo_organizacao == "empresa":</w:t>
          <w:br/>
          <w:t xml:space="preserve">        sobras = np.zeros(ctx.n)</w:t>
          <w:br/>
          <w:t xml:space="preserve">    renda_local = massa_local + sobras * s.mao_obra_local_pct / 100</w:t>
          <w:br/>
          <w:t xml:space="preserve">    iil = safe_div(renda_local, eco["receita_regime"], 0.0)</w:t>
          <w:br/>
          <w:t xml:space="preserve">    if cfg.economico.tipo_organizacao != "empresa" and cfg.economico.cooperados_trabalhadores &gt; 0:</w:t>
          <w:br/>
          <w:t xml:space="preserve">        n_trab = cfg.economico.cooperados_trabalhadores</w:t>
          <w:br/>
          <w:t xml:space="preserve">        renda_mensal = (rem["retirada"] + rem["outros"] + sobras) / n_trab / 12</w:t>
          <w:br/>
          <w:t xml:space="preserve">    else:   # empresa, ou cooperativa sem cooperados na operação: renda paga a quem trabalha</w:t>
          <w:br/>
          <w:t xml:space="preserve">        n_trab = max(s.empregos_diretos, 1)</w:t>
          <w:br/>
          <w:t xml:space="preserve">        renda_mensal = (rem["clt"] + rem["outros"] + rem["retirada"]) / n_trab / 12</w:t>
          <w:br/>
          <w:t xml:space="preserve">    # renda em preços do ano de regime: o salário mínimo é levado ao mesmo nível de preços</w:t>
          <w:br/>
          <w:t xml:space="preserve">    sm_regime = s.salario_minimo * (1 + cfg.economico.crescimento_custos_aa_pct / 100) ** (eco["ano_regime"] - 1)</w:t>
          <w:br/>
          <w:t xml:space="preserve">    renda_sm = renda_mensal / sm_regime</w:t>
          <w:br/>
          <w:br/>
          <w:t xml:space="preserve">    relacao = RELACAO_COMUNIDADE.get(s.relacao_comunidade)</w:t>
          <w:br/>
          <w:t xml:space="preserve">    if relacao is None:</w:t>
          <w:br/>
          <w:t xml:space="preserve">        raise ValueError(f"relacao_comunidade deve ser uma de {list(RELACAO_COMUNIDADE)}")</w:t>
          <w:br/>
          <w:t xml:space="preserve">    participacao = 1.0 if cfg.governanca.itens.get("assembleias_regulares") else 0.0</w:t>
          <w:br/>
          <w:t xml:space="preserve">    componentes_lso = {</w:t>
          <w:br/>
          <w:t xml:space="preserve">        "Relação com a comunidade": relacao,</w:t>
          <w:br/>
          <w:t xml:space="preserve">        "Canais formais de comunicação": 1.0 if s.canais_formais_comunicacao else 0.0,</w:t>
          <w:br/>
          <w:t xml:space="preserve">        "Frequência de engajamento": min(s.reunioes_comunidade_ano / 12, 1.0),</w:t>
          <w:br/>
          <w:t xml:space="preserve">        "Ausência de conflitos": math.exp(-0.5 * max(s.conflitos_registrados_ano, 0)),</w:t>
          <w:br/>
          <w:t xml:space="preserve">        "Participação na governança": participacao,</w:t>
          <w:br/>
          <w:t xml:space="preserve">    }</w:t>
          <w:br/>
          <w:t xml:space="preserve">    lso = 100 * float(np.mean(list(componentes_lso.values())))</w:t>
          <w:br/>
          <w:t xml:space="preserve">    risco = 1 / (1 + math.exp(8 * (lso / 100 - 0.5)))   # heurística logística (a calibrar)</w:t>
        </w:r>
      </w:ins>
    </w:p>
    <w:p>
      <w:pPr>
        <w:spacing w:after="120" w:line="360" w:lineRule="auto"/>
        <w:ind w:firstLine="0"/>
        <w:jc w:val="center"/>
        <w:rPr>
          <w:ins w:id="881139" w:author="Claude" w:date="2026-10-07T12:00:00Z"/>
        </w:rPr>
      </w:pPr>
      <w:ins w:id="881140"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rPr>
          <w:ins w:id="881141" w:author="Claude" w:date="2026-10-07T12:00:00Z"/>
        </w:rPr>
      </w:pPr>
      <w:ins w:id="881142" w:author="Claude" w:date="2026-10-07T12:00:00Z">
        <w:r>
          <w:rPr>
            <w:rFonts w:ascii="Times New Roman" w:hAnsi="Times New Roman"/>
            <w:sz w:val="24"/>
          </w:rPr>
          <w:t xml:space="preserve">No caso-base, com 6 empregos diretos e 10 indiretos, 100% de mão de obra local e 25% de compras locais, a RVL foi 38,9% e o Índice de Impacto Local 29,2%. A renda média por cooperado correspondeu a 2,47 salários mínimos. A LSO foi 72,1, reduzida pela relação apenas parcial com a comunidade, pela frequência de engajamento de seis reuniões anuais e por um conflito registrado; o risco social foi 0,145. O Radar Social (Figura 14) obteve média 0,847, com menores valores nos eixos de relação com a comunidade e inclusão.</w:t>
        </w:r>
      </w:ins>
    </w:p>
    <w:p>
      <w:pPr>
        <w:spacing w:line="360" w:lineRule="auto" w:before="0" w:after="0"/>
        <w:ind w:firstLine="709"/>
        <w:jc w:val="both"/>
        <w:rPr>
          <w:ins w:id="881143" w:author="Claude" w:date="2026-10-07T12:00:00Z"/>
        </w:rPr>
      </w:pPr>
      <w:ins w:id="881144" w:author="Claude" w:date="2026-10-07T12:00:00Z">
        <w:r>
          <w:rPr>
            <w:rFonts w:ascii="Times New Roman" w:hAnsi="Times New Roman"/>
            <w:sz w:val="24"/>
          </w:rPr>
          <w:t xml:space="preserve">O alinhamento aos Objetivos de Desenvolvimento Sustentável é identificado automaticamente por regras explícitas e auditáveis. O caso-base atende a 10 dos 11 ODS avaliados (ODS 1, ODS 2, ODS 5, ODS 6, ODS 8, ODS 12, ODS 13, ODS 14, ODS 15, ODS 16); ODS 7 não é atendido porque a energia provém da rede. O pilar de governança, avaliado por checklist de sete itens (estatuto, assembleias, conselho fiscal, prestação de contas pública, plano de negócios, registro auditável das premissas e canal de denúncia), obteve 0,714. O score ESG, média dos pilares ambiental (0,633), social (0,653) e de governança (0,714), foi 0,667.</w:t>
        </w:r>
      </w:ins>
    </w:p>
    <w:p>
      <w:pPr>
        <w:pStyle w:val="Legenda"/>
        <w:keepNext/>
        <w:spacing w:before="120" w:after="0" w:line="360" w:lineRule="auto"/>
        <w:jc w:val="center"/>
        <w:rPr>
          <w:ins w:id="881145" w:author="Claude" w:date="2026-10-07T12:00:00Z"/>
        </w:rPr>
      </w:pPr>
      <w:bookmarkStart w:id="990018" w:name="_TocRev187_Figura14"/>
      <w:ins w:id="881146" w:author="Claude" w:date="2026-10-07T12:00:00Z">
        <w:r>
          <w:t xml:space="preserve">Figura </w:t>
        </w:r>
        <w:r>
          <w:fldChar w:fldCharType="begin"/>
        </w:r>
        <w:r>
          <w:instrText xml:space="preserve"> SEQ Figura \* ARABIC </w:instrText>
        </w:r>
        <w:r>
          <w:fldChar w:fldCharType="separate"/>
        </w:r>
        <w:r>
          <w:t>14</w:t>
        </w:r>
        <w:r>
          <w:fldChar w:fldCharType="end"/>
        </w:r>
        <w:r>
          <w:t xml:space="preserve"> - Radar Social do caso-base</w:t>
        </w:r>
      </w:ins>
      <w:bookmarkEnd w:id="990018"/>
    </w:p>
    <w:p>
      <w:pPr>
        <w:keepNext/>
        <w:spacing w:before="60" w:after="60"/>
        <w:ind w:firstLine="0"/>
        <w:jc w:val="center"/>
        <w:rPr>
          <w:ins w:id="881147" w:author="Claude" w:date="2026-10-07T12:00:00Z"/>
        </w:rPr>
      </w:pPr>
      <w:ins w:id="881148" w:author="Claude" w:date="2026-10-07T12:00:00Z">
        <w:r>
          <w:drawing>
            <wp:inline distT="0" distB="0" distL="0" distR="0">
              <wp:extent cx="5220000" cy="4279751"/>
              <wp:effectExtent l="0" t="0" r="0" b="0"/>
              <wp:docPr id="70004" name="Figura Rev187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 name="rev187_fig04.png"/>
                      <pic:cNvPicPr/>
                    </pic:nvPicPr>
                    <pic:blipFill>
                      <a:blip r:embed="rIdRev187Img4"/>
                      <a:stretch>
                        <a:fillRect/>
                      </a:stretch>
                    </pic:blipFill>
                    <pic:spPr>
                      <a:xfrm>
                        <a:off x="0" y="0"/>
                        <a:ext cx="5220000" cy="4279751"/>
                      </a:xfrm>
                      <a:prstGeom prst="rect">
                        <a:avLst/>
                      </a:prstGeom>
                    </pic:spPr>
                  </pic:pic>
                </a:graphicData>
              </a:graphic>
            </wp:inline>
          </w:drawing>
        </w:r>
      </w:ins>
    </w:p>
    <w:p>
      <w:pPr>
        <w:spacing w:after="120" w:line="360" w:lineRule="auto"/>
        <w:ind w:firstLine="0"/>
        <w:jc w:val="center"/>
        <w:rPr>
          <w:ins w:id="881149" w:author="Claude" w:date="2026-10-07T12:00:00Z"/>
        </w:rPr>
      </w:pPr>
      <w:ins w:id="881150"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pStyle w:val="Ttulo2"/>
        <w:pageBreakBefore w:val="0"/>
      </w:pPr>
      <w:bookmarkStart w:id="990046" w:name="_TocRev187_T10"/>
      <w:del w:id="881151" w:author="Claude" w:date="2026-10-07T12:00:00Z">
        <w:r>
          <w:rPr>
            <w:rFonts w:ascii="Times New Roman" w:hAnsi="Times New Roman"/>
            <w:b w:val="0"/>
            <w:sz w:val="28"/>
          </w:rPr>
          <w:delText xml:space="preserve">4.7</w:delText>
        </w:r>
      </w:del>
      <w:ins w:id="881152" w:author="Claude" w:date="2026-10-07T12:00:00Z">
        <w:r>
          <w:rPr>
            <w:rFonts w:ascii="Times New Roman" w:hAnsi="Times New Roman"/>
            <w:b w:val="0"/>
            <w:sz w:val="28"/>
          </w:rPr>
          <w:t xml:space="preserve">4.9</w:t>
        </w:r>
      </w:ins>
      <w:r>
        <w:rPr>
          <w:rFonts w:ascii="Times New Roman" w:hAnsi="Times New Roman"/>
          <w:b w:val="0"/>
          <w:sz w:val="28"/>
        </w:rPr>
        <w:t xml:space="preserve"> Índice integrado EVTEAS</w:t>
      </w:r>
      <w:bookmarkEnd w:id="990046"/>
    </w:p>
    <w:p>
      <w:pPr>
        <w:spacing w:line="360" w:lineRule="auto" w:before="0" w:after="0"/>
        <w:ind w:firstLine="709"/>
        <w:jc w:val="both"/>
        <w:rPr>
          <w:del w:id="881154" w:author="Claude" w:date="2026-10-07T12:00:00Z"/>
        </w:rPr>
      </w:pPr>
      <w:del w:id="881153" w:author="Claude" w:date="2026-10-07T12:00:00Z">
        <w:r>
          <w:rPr>
            <w:rFonts w:ascii="Times New Roman" w:hAnsi="Times New Roman"/>
            <w:sz w:val="24"/>
          </w:rPr>
          <w:delText>O índice integrado usa uma etapa explícita de normalização para transformar KPIs com escalas e sentidos diferentes em valores de 0 a 1. A função normalizar_beneficio() aumenta com o desempenho, enquanto normalizar_custo() atribui valores maiores aos melhores desempenhos quando o indicador é de natureza de custo ou impacto.</w:delText>
        </w:r>
      </w:del>
    </w:p>
    <w:p>
      <w:pPr>
        <w:pStyle w:val="Legenda"/>
        <w:spacing w:before="160" w:after="60"/>
        <w:ind w:firstLine="0"/>
        <w:rPr>
          <w:del w:id="881156" w:author="Claude" w:date="2026-10-07T12:00:00Z"/>
        </w:rPr>
      </w:pPr>
      <w:del w:id="881155" w:author="Claude" w:date="2026-10-07T12:00:00Z">
        <w:r>
          <w:rPr>
            <w:rFonts w:ascii="Times New Roman" w:hAnsi="Times New Roman"/>
            <w:b/>
            <w:sz w:val="18"/>
          </w:rPr>
          <w:delText>Código 8 – Normalização dos KPIs e índice integrado EVTEAS</w:delText>
        </w:r>
      </w:del>
    </w:p>
    <w:p>
      <w:pPr>
        <w:spacing w:line="240" w:lineRule="auto" w:before="40" w:after="40"/>
        <w:ind w:firstLine="0" w:left="283" w:right="113"/>
        <w:jc w:val="left"/>
        <w:shd w:fill="F2F2F2"/>
        <w:rPr>
          <w:del w:id="881158" w:author="Claude" w:date="2026-10-07T12:00:00Z"/>
        </w:rPr>
      </w:pPr>
      <w:del w:id="881157" w:author="Claude" w:date="2026-10-07T12:00:00Z">
        <w:r>
          <w:rPr>
            <w:rFonts w:ascii="Consolas" w:hAnsi="Consolas"/>
            <w:sz w:val="16"/>
          </w:rPr>
          <w:delText>def normalizar_beneficio(valor, minimo, maximo):</w:delText>
          <w:br/>
          <w:delText xml:space="preserve">    if maximo &lt;= minimo:</w:delText>
          <w:br/>
          <w:delText xml:space="preserve">        return 0.5</w:delText>
          <w:br/>
          <w:delText xml:space="preserve">    return float(np.clip((valor - minimo) / (maximo - minimo), 0, 1))</w:delText>
          <w:br/>
          <w:br/>
          <w:br/>
          <w:delText>def normalizar_custo(valor, minimo, maximo):</w:delText>
          <w:br/>
          <w:delText xml:space="preserve">    if maximo &lt;= minimo:</w:delText>
          <w:br/>
          <w:delText xml:space="preserve">        return 0.5</w:delText>
          <w:br/>
          <w:delText xml:space="preserve">    return float(np.clip((maximo - valor) / (maximo - minimo), 0, 1))</w:delText>
          <w:br/>
          <w:br/>
          <w:br/>
          <w:delText>def calcular_indice_evteas(cfg, tecnico, economico, ambiental, social):</w:delText>
          <w:br/>
          <w:delText xml:space="preserve">    # Escalas deliberadamente explícitas para permitir auditoria e V&amp;V.</w:delText>
          <w:br/>
          <w:delText xml:space="preserve">    k = {</w:delText>
          <w:br/>
          <w:delText xml:space="preserve">        "oee": clamp(tecnico["oee"]),</w:delText>
          <w:br/>
          <w:delText xml:space="preserve">        "fcr": normalizar_custo(tecnico["fcr"], 1.0, 3.0),</w:delText>
          <w:br/>
          <w:delText xml:space="preserve">        "roi": normalizar_beneficio(economico["roi_horizonte"], -1, 2),</w:delText>
          <w:br/>
          <w:delText xml:space="preserve">        "margem_seguranca": clamp(economico["margem_seguranca"] if np.isfinite(economico["margem_seguranca"]) else 0),</w:delText>
          <w:br/>
          <w:delText xml:space="preserve">        "ph_azul": normalizar_custo(ambiental["ph_azul_m3_ton"] if np.isfinite(ambiental["ph_azul_m3_ton"]) else 0, 0, 10000),</w:delText>
          <w:br/>
          <w:delText xml:space="preserve">        "ecoeficiencia": normalizar_beneficio(ambiental["ecoeficiencia"], 0, max(ambiental["ecoeficiencia"] * 2, 1)),</w:delText>
          <w:br/>
          <w:delText xml:space="preserve">        "rvl": clamp(social["rvl"]),</w:delText>
          <w:br/>
          <w:delText xml:space="preserve">        "lso": clamp(social["lso"]),</w:delText>
          <w:br/>
          <w:delText xml:space="preserve">    }</w:delText>
          <w:br/>
          <w:delText xml:space="preserve">    pesos = cfg.pesos.kpi.copy()</w:delText>
          <w:br/>
          <w:delText xml:space="preserve">    soma = sum(max(v, 0) for v in pesos.values()) or 1</w:delText>
          <w:br/>
          <w:delText xml:space="preserve">    kpi_score = sum(k[n] * max(pesos.get(n, 0), 0) for n in k) / soma</w:delText>
          <w:br/>
          <w:br/>
          <w:delText xml:space="preserve">    dim = {</w:delText>
          <w:br/>
          <w:delText xml:space="preserve">        "tecnico": np.mean([k["oee"], k["fcr"]]),</w:delText>
          <w:br/>
          <w:delText xml:space="preserve">        "economico": np.mean([k["roi"], k["margem_seguranca"], normalizar_beneficio(economico["vpl"], -cfg.economico.investimento_inicial, cfg.economico.investimento_inicial * 2)]),</w:delText>
          <w:br/>
          <w:delText xml:space="preserve">        "ambiental": np.mean([k["ph_azul"], k["ecoeficiencia"], ambiental["score_ambiental"]]),</w:delText>
          <w:br/>
          <w:delText xml:space="preserve">        "social": np.mean([k["rvl"], k["lso"], social["score_social"]]),</w:delText>
          <w:br/>
          <w:delText xml:space="preserve">    }</w:delText>
          <w:br/>
          <w:delText xml:space="preserve">    cfg.pesos.normalizar()</w:delText>
          <w:br/>
          <w:delText xml:space="preserve">    indice = (</w:delText>
          <w:br/>
          <w:delText xml:space="preserve">        cfg.pesos.tecnico * dim["tecnico"] +</w:delText>
          <w:br/>
          <w:delText xml:space="preserve">        cfg.pesos.economico * dim["economico"] +</w:delText>
          <w:br/>
          <w:delText xml:space="preserve">        cfg.pesos.ambiental * dim["ambiental"] +</w:delText>
          <w:br/>
          <w:delText xml:space="preserve">        cfg.pesos.social * dim["social"]</w:delText>
          <w:br/>
          <w:delText xml:space="preserve">    )</w:delText>
          <w:br/>
          <w:delText xml:space="preserve">    return {"kpis_normalizados": k, "dimensoes": dim, "kpi_score": kpi_score, "indice_evteas": float(np.clip(indice, 0, 1))}</w:delText>
        </w:r>
      </w:del>
    </w:p>
    <w:p>
      <w:pPr>
        <w:pStyle w:val="Legenda"/>
        <w:ind w:firstLine="0"/>
        <w:rPr>
          <w:del w:id="881160" w:author="Claude" w:date="2026-10-07T12:00:00Z"/>
        </w:rPr>
      </w:pPr>
      <w:del w:id="881159" w:author="Claude" w:date="2026-10-07T12:00:00Z">
        <w:r>
          <w:rPr>
            <w:rFonts w:ascii="Times New Roman" w:hAnsi="Times New Roman"/>
            <w:sz w:val="18"/>
          </w:rPr>
          <w:delText>Fonte: elaboração própria, a partir do notebook EVTEAS_Py_MASTER_COMPLETO_ENTRADAS_INTERATIVAS.</w:delText>
        </w:r>
      </w:del>
    </w:p>
    <w:p>
      <w:pPr>
        <w:spacing w:line="360" w:lineRule="auto" w:before="0" w:after="0"/>
        <w:ind w:firstLine="709"/>
        <w:jc w:val="both"/>
        <w:rPr>
          <w:del w:id="881162" w:author="Claude" w:date="2026-10-07T12:00:00Z"/>
        </w:rPr>
      </w:pPr>
      <w:del w:id="881161" w:author="Claude" w:date="2026-10-07T12:00:00Z">
        <w:r>
          <w:rPr>
            <w:rFonts w:ascii="Times New Roman" w:hAnsi="Times New Roman"/>
            <w:sz w:val="24"/>
          </w:rPr>
          <w:delText>A implementação agrega oito KPIs: OEE, FCR normalizado, ROI normalizado, margem de segurança, pegada hídrica azul, ecoeficiência, RVL e LSO. Depois, calcula quatro scores dimensionais e aplica os pesos de técnica, economia, ambiente e social. No caso-base, os scores dimensionais foram 0,764, 0,000, 0,573 e 0,827, respectivamente, resultando em índice EVTEAS de 0,4710. A síntese mostra que o desempenho técnico e social não foi suficiente para compensar a insuficiência econômica.</w:delText>
        </w:r>
      </w:del>
    </w:p>
    <w:p>
      <w:pPr>
        <w:spacing w:line="360" w:lineRule="auto" w:before="0" w:after="0"/>
        <w:ind w:firstLine="709"/>
        <w:jc w:val="both"/>
        <w:rPr>
          <w:del w:id="881164" w:author="Claude" w:date="2026-10-07T12:00:00Z"/>
        </w:rPr>
      </w:pPr>
      <w:del w:id="881163" w:author="Claude" w:date="2026-10-07T12:00:00Z">
        <w:r>
          <w:rPr>
            <w:rFonts w:ascii="Times New Roman" w:hAnsi="Times New Roman"/>
            <w:sz w:val="24"/>
          </w:rPr>
          <w:delText>A função resumo_executivo() classifica o caso como “VIÁVEL” apenas quando o VPL é maior ou igual a zero e o índice EVTEAS é pelo menos 0,60. Como o caso-base apresentou VPL negativo e índice 0,471, sua classificação foi “REQUER AJUSTES / NÃO VIÁVEL”. O limiar de 0,60 é uma regra operacional do artefato e deve ser tratado como parâmetro de decisão, não como um padrão universal de mercado ou de engenharia.</w:delText>
        </w:r>
      </w:del>
    </w:p>
    <w:p>
      <w:pPr>
        <w:spacing w:line="360" w:lineRule="auto" w:before="0" w:after="0"/>
        <w:ind w:firstLine="709"/>
        <w:jc w:val="both"/>
        <w:rPr>
          <w:ins w:id="881165" w:author="Claude" w:date="2026-10-07T12:00:00Z"/>
        </w:rPr>
      </w:pPr>
      <w:ins w:id="881166" w:author="Claude" w:date="2026-10-07T12:00:00Z">
        <w:r>
          <w:rPr>
            <w:rFonts w:ascii="Times New Roman" w:hAnsi="Times New Roman"/>
            <w:sz w:val="24"/>
          </w:rPr>
          <w:t xml:space="preserve">O índice integrado usa uma etapa explícita de normalização para transformar KPIs com escalas e sentidos diferentes em valores de 0 a 1. Cada KPI recebe um sentido (benefício ou custo) e uma faixa de referência declarada, que fica disponível para auditoria e pode ser revisada pelos especialistas. O Quadro 15 apresenta as referências, os valores brutos e os valores normalizados do caso-base. Os scores dimensionais são médias ponderadas dos KPIs de cada dimensão, e o índice EVTEAS é a média ponderada das quatro dimensões.</w:t>
        </w:r>
      </w:ins>
    </w:p>
    <w:p>
      <w:pPr>
        <w:pStyle w:val="Legenda"/>
        <w:keepNext/>
        <w:spacing w:before="120" w:after="0" w:line="360" w:lineRule="auto"/>
        <w:jc w:val="center"/>
        <w:rPr>
          <w:ins w:id="881167" w:author="Claude" w:date="2026-10-07T12:00:00Z"/>
        </w:rPr>
      </w:pPr>
      <w:bookmarkStart w:id="990019" w:name="_TocRev187_Quadro15"/>
      <w:ins w:id="881168" w:author="Claude" w:date="2026-10-07T12:00:00Z">
        <w:r>
          <w:t xml:space="preserve">Quadro </w:t>
        </w:r>
        <w:r>
          <w:fldChar w:fldCharType="begin"/>
        </w:r>
        <w:r>
          <w:instrText xml:space="preserve"> SEQ Quadro \* ARABIC </w:instrText>
        </w:r>
        <w:r>
          <w:fldChar w:fldCharType="separate"/>
        </w:r>
        <w:r>
          <w:t>15</w:t>
        </w:r>
        <w:r>
          <w:fldChar w:fldCharType="end"/>
        </w:r>
        <w:r>
          <w:t xml:space="preserve"> - Normalização dos KPIs do caso-base</w:t>
        </w:r>
      </w:ins>
      <w:bookmarkEnd w:id="990019"/>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1200"/>
        <w:gridCol w:w="2300"/>
        <w:gridCol w:w="1100"/>
        <w:gridCol w:w="1700"/>
        <w:gridCol w:w="1100"/>
        <w:gridCol w:w="1100"/>
      </w:tblGrid>
      <w:tr>
        <w:trPr>
          <w:cantSplit/>
          <w:tblHeader/>
          <w:ins w:id="881169" w:author="Claude" w:date="2026-10-07T12:00:00Z"/>
        </w:trPr>
        <w:tc>
          <w:tcPr>
            <w:tcW w:w="1200" w:type="dxa"/>
            <w:tcBorders>
              <w:bottom w:val="single" w:sz="8" w:space="0" w:color="000000"/>
            </w:tcBorders>
            <w:vAlign w:val="center"/>
          </w:tcPr>
          <w:p>
            <w:pPr>
              <w:spacing w:before="20" w:after="20" w:line="240" w:lineRule="auto"/>
              <w:ind w:firstLine="0"/>
              <w:jc w:val="left"/>
              <w:rPr>
                <w:ins w:id="881170" w:author="Claude" w:date="2026-10-07T12:00:00Z"/>
              </w:rPr>
            </w:pPr>
            <w:ins w:id="881171" w:author="Claude" w:date="2026-10-07T12:00:00Z">
              <w:r>
                <w:rPr>
                  <w:rFonts w:ascii="Times New Roman" w:hAnsi="Times New Roman"/>
                  <w:b/>
                  <w:sz w:val="18"/>
                </w:rPr>
                <w:t xml:space="preserve">Dimensão</w:t>
              </w:r>
            </w:ins>
          </w:p>
        </w:tc>
        <w:tc>
          <w:tcPr>
            <w:tcW w:w="2300" w:type="dxa"/>
            <w:tcBorders>
              <w:bottom w:val="single" w:sz="8" w:space="0" w:color="000000"/>
            </w:tcBorders>
            <w:vAlign w:val="center"/>
          </w:tcPr>
          <w:p>
            <w:pPr>
              <w:spacing w:before="20" w:after="20" w:line="240" w:lineRule="auto"/>
              <w:ind w:firstLine="0"/>
              <w:jc w:val="center"/>
              <w:rPr>
                <w:ins w:id="881172" w:author="Claude" w:date="2026-10-07T12:00:00Z"/>
              </w:rPr>
            </w:pPr>
            <w:ins w:id="881173" w:author="Claude" w:date="2026-10-07T12:00:00Z">
              <w:r>
                <w:rPr>
                  <w:rFonts w:ascii="Times New Roman" w:hAnsi="Times New Roman"/>
                  <w:b/>
                  <w:sz w:val="18"/>
                </w:rPr>
                <w:t xml:space="preserve">KPI</w:t>
              </w:r>
            </w:ins>
          </w:p>
        </w:tc>
        <w:tc>
          <w:tcPr>
            <w:tcW w:w="1100" w:type="dxa"/>
            <w:tcBorders>
              <w:bottom w:val="single" w:sz="8" w:space="0" w:color="000000"/>
            </w:tcBorders>
            <w:vAlign w:val="center"/>
          </w:tcPr>
          <w:p>
            <w:pPr>
              <w:spacing w:before="20" w:after="20" w:line="240" w:lineRule="auto"/>
              <w:ind w:firstLine="0"/>
              <w:jc w:val="center"/>
              <w:rPr>
                <w:ins w:id="881174" w:author="Claude" w:date="2026-10-07T12:00:00Z"/>
              </w:rPr>
            </w:pPr>
            <w:ins w:id="881175" w:author="Claude" w:date="2026-10-07T12:00:00Z">
              <w:r>
                <w:rPr>
                  <w:rFonts w:ascii="Times New Roman" w:hAnsi="Times New Roman"/>
                  <w:b/>
                  <w:sz w:val="18"/>
                </w:rPr>
                <w:t xml:space="preserve">Sentido</w:t>
              </w:r>
            </w:ins>
          </w:p>
        </w:tc>
        <w:tc>
          <w:tcPr>
            <w:tcW w:w="1700" w:type="dxa"/>
            <w:tcBorders>
              <w:bottom w:val="single" w:sz="8" w:space="0" w:color="000000"/>
            </w:tcBorders>
            <w:vAlign w:val="center"/>
          </w:tcPr>
          <w:p>
            <w:pPr>
              <w:spacing w:before="20" w:after="20" w:line="240" w:lineRule="auto"/>
              <w:ind w:firstLine="0"/>
              <w:jc w:val="center"/>
              <w:rPr>
                <w:ins w:id="881176" w:author="Claude" w:date="2026-10-07T12:00:00Z"/>
              </w:rPr>
            </w:pPr>
            <w:ins w:id="881177" w:author="Claude" w:date="2026-10-07T12:00:00Z">
              <w:r>
                <w:rPr>
                  <w:rFonts w:ascii="Times New Roman" w:hAnsi="Times New Roman"/>
                  <w:b/>
                  <w:sz w:val="18"/>
                </w:rPr>
                <w:t xml:space="preserve">Faixa de referência</w:t>
              </w:r>
            </w:ins>
          </w:p>
        </w:tc>
        <w:tc>
          <w:tcPr>
            <w:tcW w:w="1100" w:type="dxa"/>
            <w:tcBorders>
              <w:bottom w:val="single" w:sz="8" w:space="0" w:color="000000"/>
            </w:tcBorders>
            <w:vAlign w:val="center"/>
          </w:tcPr>
          <w:p>
            <w:pPr>
              <w:spacing w:before="20" w:after="20" w:line="240" w:lineRule="auto"/>
              <w:ind w:firstLine="0"/>
              <w:jc w:val="center"/>
              <w:rPr>
                <w:ins w:id="881178" w:author="Claude" w:date="2026-10-07T12:00:00Z"/>
              </w:rPr>
            </w:pPr>
            <w:ins w:id="881179" w:author="Claude" w:date="2026-10-07T12:00:00Z">
              <w:r>
                <w:rPr>
                  <w:rFonts w:ascii="Times New Roman" w:hAnsi="Times New Roman"/>
                  <w:b/>
                  <w:sz w:val="18"/>
                </w:rPr>
                <w:t xml:space="preserve">Valor bruto</w:t>
              </w:r>
            </w:ins>
          </w:p>
        </w:tc>
        <w:tc>
          <w:tcPr>
            <w:tcW w:w="1100" w:type="dxa"/>
            <w:tcBorders>
              <w:bottom w:val="single" w:sz="8" w:space="0" w:color="000000"/>
            </w:tcBorders>
            <w:vAlign w:val="center"/>
          </w:tcPr>
          <w:p>
            <w:pPr>
              <w:spacing w:before="20" w:after="20" w:line="240" w:lineRule="auto"/>
              <w:ind w:firstLine="0"/>
              <w:jc w:val="center"/>
              <w:rPr>
                <w:ins w:id="881180" w:author="Claude" w:date="2026-10-07T12:00:00Z"/>
              </w:rPr>
            </w:pPr>
            <w:ins w:id="881181" w:author="Claude" w:date="2026-10-07T12:00:00Z">
              <w:r>
                <w:rPr>
                  <w:rFonts w:ascii="Times New Roman" w:hAnsi="Times New Roman"/>
                  <w:b/>
                  <w:sz w:val="18"/>
                </w:rPr>
                <w:t xml:space="preserve">Normalizado</w:t>
              </w:r>
            </w:ins>
          </w:p>
        </w:tc>
      </w:tr>
      <w:tr>
        <w:trPr>
          <w:cantSplit/>
          <w:ins w:id="881182" w:author="Claude" w:date="2026-10-07T12:00:00Z"/>
        </w:trPr>
        <w:tc>
          <w:tcPr>
            <w:tcW w:w="1200" w:type="dxa"/>
            <w:vAlign w:val="center"/>
          </w:tcPr>
          <w:p>
            <w:pPr>
              <w:spacing w:before="20" w:after="20" w:line="240" w:lineRule="auto"/>
              <w:ind w:firstLine="0"/>
              <w:jc w:val="left"/>
              <w:rPr>
                <w:ins w:id="881183" w:author="Claude" w:date="2026-10-07T12:00:00Z"/>
              </w:rPr>
            </w:pPr>
            <w:ins w:id="881184" w:author="Claude" w:date="2026-10-07T12:00:00Z">
              <w:r>
                <w:rPr>
                  <w:rFonts w:ascii="Times New Roman" w:hAnsi="Times New Roman"/>
                  <w:sz w:val="18"/>
                </w:rPr>
                <w:t xml:space="preserve">Técnica</w:t>
              </w:r>
            </w:ins>
          </w:p>
        </w:tc>
        <w:tc>
          <w:tcPr>
            <w:tcW w:w="2300" w:type="dxa"/>
            <w:vAlign w:val="center"/>
          </w:tcPr>
          <w:p>
            <w:pPr>
              <w:spacing w:before="20" w:after="20" w:line="240" w:lineRule="auto"/>
              <w:ind w:firstLine="0"/>
              <w:jc w:val="center"/>
              <w:rPr>
                <w:ins w:id="881185" w:author="Claude" w:date="2026-10-07T12:00:00Z"/>
              </w:rPr>
            </w:pPr>
            <w:ins w:id="881186" w:author="Claude" w:date="2026-10-07T12:00:00Z">
              <w:r>
                <w:rPr>
                  <w:rFonts w:ascii="Times New Roman" w:hAnsi="Times New Roman"/>
                  <w:sz w:val="18"/>
                </w:rPr>
                <w:t xml:space="preserve">OEE</w:t>
              </w:r>
            </w:ins>
          </w:p>
        </w:tc>
        <w:tc>
          <w:tcPr>
            <w:tcW w:w="1100" w:type="dxa"/>
            <w:vAlign w:val="center"/>
          </w:tcPr>
          <w:p>
            <w:pPr>
              <w:spacing w:before="20" w:after="20" w:line="240" w:lineRule="auto"/>
              <w:ind w:firstLine="0"/>
              <w:jc w:val="center"/>
              <w:rPr>
                <w:ins w:id="881187" w:author="Claude" w:date="2026-10-07T12:00:00Z"/>
              </w:rPr>
            </w:pPr>
            <w:ins w:id="881188"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189" w:author="Claude" w:date="2026-10-07T12:00:00Z"/>
              </w:rPr>
            </w:pPr>
            <w:ins w:id="881190" w:author="Claude" w:date="2026-10-07T12:00:00Z">
              <w:r>
                <w:rPr>
                  <w:rFonts w:ascii="Times New Roman" w:hAnsi="Times New Roman"/>
                  <w:sz w:val="18"/>
                </w:rPr>
                <w:t xml:space="preserve">0,00 a 1,00</w:t>
              </w:r>
            </w:ins>
          </w:p>
        </w:tc>
        <w:tc>
          <w:tcPr>
            <w:tcW w:w="1100" w:type="dxa"/>
            <w:vAlign w:val="center"/>
          </w:tcPr>
          <w:p>
            <w:pPr>
              <w:spacing w:before="20" w:after="20" w:line="240" w:lineRule="auto"/>
              <w:ind w:firstLine="0"/>
              <w:jc w:val="center"/>
              <w:rPr>
                <w:ins w:id="881191" w:author="Claude" w:date="2026-10-07T12:00:00Z"/>
              </w:rPr>
            </w:pPr>
            <w:ins w:id="881192" w:author="Claude" w:date="2026-10-07T12:00:00Z">
              <w:r>
                <w:rPr>
                  <w:rFonts w:ascii="Times New Roman" w:hAnsi="Times New Roman"/>
                  <w:sz w:val="18"/>
                </w:rPr>
                <w:t xml:space="preserve">0,844</w:t>
              </w:r>
            </w:ins>
          </w:p>
        </w:tc>
        <w:tc>
          <w:tcPr>
            <w:tcW w:w="1100" w:type="dxa"/>
            <w:vAlign w:val="center"/>
          </w:tcPr>
          <w:p>
            <w:pPr>
              <w:spacing w:before="20" w:after="20" w:line="240" w:lineRule="auto"/>
              <w:ind w:firstLine="0"/>
              <w:jc w:val="center"/>
              <w:rPr>
                <w:ins w:id="881193" w:author="Claude" w:date="2026-10-07T12:00:00Z"/>
              </w:rPr>
            </w:pPr>
            <w:ins w:id="881194" w:author="Claude" w:date="2026-10-07T12:00:00Z">
              <w:r>
                <w:rPr>
                  <w:rFonts w:ascii="Times New Roman" w:hAnsi="Times New Roman"/>
                  <w:sz w:val="18"/>
                </w:rPr>
                <w:t xml:space="preserve">0,844</w:t>
              </w:r>
            </w:ins>
          </w:p>
        </w:tc>
      </w:tr>
      <w:tr>
        <w:trPr>
          <w:cantSplit/>
          <w:ins w:id="881195" w:author="Claude" w:date="2026-10-07T12:00:00Z"/>
        </w:trPr>
        <w:tc>
          <w:tcPr>
            <w:tcW w:w="1200" w:type="dxa"/>
            <w:vAlign w:val="center"/>
          </w:tcPr>
          <w:p>
            <w:pPr>
              <w:spacing w:before="20" w:after="20" w:line="240" w:lineRule="auto"/>
              <w:ind w:firstLine="0"/>
              <w:jc w:val="left"/>
              <w:rPr>
                <w:ins w:id="881196" w:author="Claude" w:date="2026-10-07T12:00:00Z"/>
              </w:rPr>
            </w:pPr>
            <w:ins w:id="881197" w:author="Claude" w:date="2026-10-07T12:00:00Z">
              <w:r>
                <w:rPr>
                  <w:rFonts w:ascii="Times New Roman" w:hAnsi="Times New Roman"/>
                  <w:sz w:val="18"/>
                </w:rPr>
                <w:t xml:space="preserve">Técnica</w:t>
              </w:r>
            </w:ins>
          </w:p>
        </w:tc>
        <w:tc>
          <w:tcPr>
            <w:tcW w:w="2300" w:type="dxa"/>
            <w:vAlign w:val="center"/>
          </w:tcPr>
          <w:p>
            <w:pPr>
              <w:spacing w:before="20" w:after="20" w:line="240" w:lineRule="auto"/>
              <w:ind w:firstLine="0"/>
              <w:jc w:val="center"/>
              <w:rPr>
                <w:ins w:id="881198" w:author="Claude" w:date="2026-10-07T12:00:00Z"/>
              </w:rPr>
            </w:pPr>
            <w:ins w:id="881199" w:author="Claude" w:date="2026-10-07T12:00:00Z">
              <w:r>
                <w:rPr>
                  <w:rFonts w:ascii="Times New Roman" w:hAnsi="Times New Roman"/>
                  <w:sz w:val="18"/>
                </w:rPr>
                <w:t xml:space="preserve">FCR</w:t>
              </w:r>
            </w:ins>
          </w:p>
        </w:tc>
        <w:tc>
          <w:tcPr>
            <w:tcW w:w="1100" w:type="dxa"/>
            <w:vAlign w:val="center"/>
          </w:tcPr>
          <w:p>
            <w:pPr>
              <w:spacing w:before="20" w:after="20" w:line="240" w:lineRule="auto"/>
              <w:ind w:firstLine="0"/>
              <w:jc w:val="center"/>
              <w:rPr>
                <w:ins w:id="881200" w:author="Claude" w:date="2026-10-07T12:00:00Z"/>
              </w:rPr>
            </w:pPr>
            <w:ins w:id="881201" w:author="Claude" w:date="2026-10-07T12:00:00Z">
              <w:r>
                <w:rPr>
                  <w:rFonts w:ascii="Times New Roman" w:hAnsi="Times New Roman"/>
                  <w:sz w:val="18"/>
                </w:rPr>
                <w:t xml:space="preserve">custo</w:t>
              </w:r>
            </w:ins>
          </w:p>
        </w:tc>
        <w:tc>
          <w:tcPr>
            <w:tcW w:w="1700" w:type="dxa"/>
            <w:vAlign w:val="center"/>
          </w:tcPr>
          <w:p>
            <w:pPr>
              <w:spacing w:before="20" w:after="20" w:line="240" w:lineRule="auto"/>
              <w:ind w:firstLine="0"/>
              <w:jc w:val="center"/>
              <w:rPr>
                <w:ins w:id="881202" w:author="Claude" w:date="2026-10-07T12:00:00Z"/>
              </w:rPr>
            </w:pPr>
            <w:ins w:id="881203" w:author="Claude" w:date="2026-10-07T12:00:00Z">
              <w:r>
                <w:rPr>
                  <w:rFonts w:ascii="Times New Roman" w:hAnsi="Times New Roman"/>
                  <w:sz w:val="18"/>
                </w:rPr>
                <w:t xml:space="preserve">1,00 a 2,50</w:t>
              </w:r>
            </w:ins>
          </w:p>
        </w:tc>
        <w:tc>
          <w:tcPr>
            <w:tcW w:w="1100" w:type="dxa"/>
            <w:vAlign w:val="center"/>
          </w:tcPr>
          <w:p>
            <w:pPr>
              <w:spacing w:before="20" w:after="20" w:line="240" w:lineRule="auto"/>
              <w:ind w:firstLine="0"/>
              <w:jc w:val="center"/>
              <w:rPr>
                <w:ins w:id="881204" w:author="Claude" w:date="2026-10-07T12:00:00Z"/>
              </w:rPr>
            </w:pPr>
            <w:ins w:id="881205" w:author="Claude" w:date="2026-10-07T12:00:00Z">
              <w:r>
                <w:rPr>
                  <w:rFonts w:ascii="Times New Roman" w:hAnsi="Times New Roman"/>
                  <w:sz w:val="18"/>
                </w:rPr>
                <w:t xml:space="preserve">1,500</w:t>
              </w:r>
            </w:ins>
          </w:p>
        </w:tc>
        <w:tc>
          <w:tcPr>
            <w:tcW w:w="1100" w:type="dxa"/>
            <w:vAlign w:val="center"/>
          </w:tcPr>
          <w:p>
            <w:pPr>
              <w:spacing w:before="20" w:after="20" w:line="240" w:lineRule="auto"/>
              <w:ind w:firstLine="0"/>
              <w:jc w:val="center"/>
              <w:rPr>
                <w:ins w:id="881206" w:author="Claude" w:date="2026-10-07T12:00:00Z"/>
              </w:rPr>
            </w:pPr>
            <w:ins w:id="881207" w:author="Claude" w:date="2026-10-07T12:00:00Z">
              <w:r>
                <w:rPr>
                  <w:rFonts w:ascii="Times New Roman" w:hAnsi="Times New Roman"/>
                  <w:sz w:val="18"/>
                </w:rPr>
                <w:t xml:space="preserve">0,667</w:t>
              </w:r>
            </w:ins>
          </w:p>
        </w:tc>
      </w:tr>
      <w:tr>
        <w:trPr>
          <w:cantSplit/>
          <w:ins w:id="881208" w:author="Claude" w:date="2026-10-07T12:00:00Z"/>
        </w:trPr>
        <w:tc>
          <w:tcPr>
            <w:tcW w:w="1200" w:type="dxa"/>
            <w:vAlign w:val="center"/>
          </w:tcPr>
          <w:p>
            <w:pPr>
              <w:spacing w:before="20" w:after="20" w:line="240" w:lineRule="auto"/>
              <w:ind w:firstLine="0"/>
              <w:jc w:val="left"/>
              <w:rPr>
                <w:ins w:id="881209" w:author="Claude" w:date="2026-10-07T12:00:00Z"/>
              </w:rPr>
            </w:pPr>
            <w:ins w:id="881210" w:author="Claude" w:date="2026-10-07T12:00:00Z">
              <w:r>
                <w:rPr>
                  <w:rFonts w:ascii="Times New Roman" w:hAnsi="Times New Roman"/>
                  <w:sz w:val="18"/>
                </w:rPr>
                <w:t xml:space="preserve">Técnica</w:t>
              </w:r>
            </w:ins>
          </w:p>
        </w:tc>
        <w:tc>
          <w:tcPr>
            <w:tcW w:w="2300" w:type="dxa"/>
            <w:vAlign w:val="center"/>
          </w:tcPr>
          <w:p>
            <w:pPr>
              <w:spacing w:before="20" w:after="20" w:line="240" w:lineRule="auto"/>
              <w:ind w:firstLine="0"/>
              <w:jc w:val="center"/>
              <w:rPr>
                <w:ins w:id="881211" w:author="Claude" w:date="2026-10-07T12:00:00Z"/>
              </w:rPr>
            </w:pPr>
            <w:ins w:id="881212" w:author="Claude" w:date="2026-10-07T12:00:00Z">
              <w:r>
                <w:rPr>
                  <w:rFonts w:ascii="Times New Roman" w:hAnsi="Times New Roman"/>
                  <w:sz w:val="18"/>
                </w:rPr>
                <w:t xml:space="preserve">Produtividade relativa</w:t>
              </w:r>
            </w:ins>
          </w:p>
        </w:tc>
        <w:tc>
          <w:tcPr>
            <w:tcW w:w="1100" w:type="dxa"/>
            <w:vAlign w:val="center"/>
          </w:tcPr>
          <w:p>
            <w:pPr>
              <w:spacing w:before="20" w:after="20" w:line="240" w:lineRule="auto"/>
              <w:ind w:firstLine="0"/>
              <w:jc w:val="center"/>
              <w:rPr>
                <w:ins w:id="881213" w:author="Claude" w:date="2026-10-07T12:00:00Z"/>
              </w:rPr>
            </w:pPr>
            <w:ins w:id="881214"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215" w:author="Claude" w:date="2026-10-07T12:00:00Z"/>
              </w:rPr>
            </w:pPr>
            <w:ins w:id="881216" w:author="Claude" w:date="2026-10-07T12:00:00Z">
              <w:r>
                <w:rPr>
                  <w:rFonts w:ascii="Times New Roman" w:hAnsi="Times New Roman"/>
                  <w:sz w:val="18"/>
                </w:rPr>
                <w:t xml:space="preserve">0,00 a 1,00</w:t>
              </w:r>
            </w:ins>
          </w:p>
        </w:tc>
        <w:tc>
          <w:tcPr>
            <w:tcW w:w="1100" w:type="dxa"/>
            <w:vAlign w:val="center"/>
          </w:tcPr>
          <w:p>
            <w:pPr>
              <w:spacing w:before="20" w:after="20" w:line="240" w:lineRule="auto"/>
              <w:ind w:firstLine="0"/>
              <w:jc w:val="center"/>
              <w:rPr>
                <w:ins w:id="881217" w:author="Claude" w:date="2026-10-07T12:00:00Z"/>
              </w:rPr>
            </w:pPr>
            <w:ins w:id="881218" w:author="Claude" w:date="2026-10-07T12:00:00Z">
              <w:r>
                <w:rPr>
                  <w:rFonts w:ascii="Times New Roman" w:hAnsi="Times New Roman"/>
                  <w:sz w:val="18"/>
                </w:rPr>
                <w:t xml:space="preserve">0,725</w:t>
              </w:r>
            </w:ins>
          </w:p>
        </w:tc>
        <w:tc>
          <w:tcPr>
            <w:tcW w:w="1100" w:type="dxa"/>
            <w:vAlign w:val="center"/>
          </w:tcPr>
          <w:p>
            <w:pPr>
              <w:spacing w:before="20" w:after="20" w:line="240" w:lineRule="auto"/>
              <w:ind w:firstLine="0"/>
              <w:jc w:val="center"/>
              <w:rPr>
                <w:ins w:id="881219" w:author="Claude" w:date="2026-10-07T12:00:00Z"/>
              </w:rPr>
            </w:pPr>
            <w:ins w:id="881220" w:author="Claude" w:date="2026-10-07T12:00:00Z">
              <w:r>
                <w:rPr>
                  <w:rFonts w:ascii="Times New Roman" w:hAnsi="Times New Roman"/>
                  <w:sz w:val="18"/>
                </w:rPr>
                <w:t xml:space="preserve">0,725</w:t>
              </w:r>
            </w:ins>
          </w:p>
        </w:tc>
      </w:tr>
      <w:tr>
        <w:trPr>
          <w:cantSplit/>
          <w:ins w:id="881221" w:author="Claude" w:date="2026-10-07T12:00:00Z"/>
        </w:trPr>
        <w:tc>
          <w:tcPr>
            <w:tcW w:w="1200" w:type="dxa"/>
            <w:vAlign w:val="center"/>
          </w:tcPr>
          <w:p>
            <w:pPr>
              <w:spacing w:before="20" w:after="20" w:line="240" w:lineRule="auto"/>
              <w:ind w:firstLine="0"/>
              <w:jc w:val="left"/>
              <w:rPr>
                <w:ins w:id="881222" w:author="Claude" w:date="2026-10-07T12:00:00Z"/>
              </w:rPr>
            </w:pPr>
            <w:ins w:id="881223" w:author="Claude" w:date="2026-10-07T12:00:00Z">
              <w:r>
                <w:rPr>
                  <w:rFonts w:ascii="Times New Roman" w:hAnsi="Times New Roman"/>
                  <w:sz w:val="18"/>
                </w:rPr>
                <w:t xml:space="preserve">Econômica</w:t>
              </w:r>
            </w:ins>
          </w:p>
        </w:tc>
        <w:tc>
          <w:tcPr>
            <w:tcW w:w="2300" w:type="dxa"/>
            <w:vAlign w:val="center"/>
          </w:tcPr>
          <w:p>
            <w:pPr>
              <w:spacing w:before="20" w:after="20" w:line="240" w:lineRule="auto"/>
              <w:ind w:firstLine="0"/>
              <w:jc w:val="center"/>
              <w:rPr>
                <w:ins w:id="881224" w:author="Claude" w:date="2026-10-07T12:00:00Z"/>
              </w:rPr>
            </w:pPr>
            <w:ins w:id="881225" w:author="Claude" w:date="2026-10-07T12:00:00Z">
              <w:r>
                <w:rPr>
                  <w:rFonts w:ascii="Times New Roman" w:hAnsi="Times New Roman"/>
                  <w:sz w:val="18"/>
                </w:rPr>
                <w:t xml:space="preserve">VPL/investimento</w:t>
              </w:r>
            </w:ins>
          </w:p>
        </w:tc>
        <w:tc>
          <w:tcPr>
            <w:tcW w:w="1100" w:type="dxa"/>
            <w:vAlign w:val="center"/>
          </w:tcPr>
          <w:p>
            <w:pPr>
              <w:spacing w:before="20" w:after="20" w:line="240" w:lineRule="auto"/>
              <w:ind w:firstLine="0"/>
              <w:jc w:val="center"/>
              <w:rPr>
                <w:ins w:id="881226" w:author="Claude" w:date="2026-10-07T12:00:00Z"/>
              </w:rPr>
            </w:pPr>
            <w:ins w:id="881227"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228" w:author="Claude" w:date="2026-10-07T12:00:00Z"/>
              </w:rPr>
            </w:pPr>
            <w:ins w:id="881229" w:author="Claude" w:date="2026-10-07T12:00:00Z">
              <w:r>
                <w:rPr>
                  <w:rFonts w:ascii="Times New Roman" w:hAnsi="Times New Roman"/>
                  <w:sz w:val="18"/>
                </w:rPr>
                <w:t xml:space="preserve">-1,00 a 1,00</w:t>
              </w:r>
            </w:ins>
          </w:p>
        </w:tc>
        <w:tc>
          <w:tcPr>
            <w:tcW w:w="1100" w:type="dxa"/>
            <w:vAlign w:val="center"/>
          </w:tcPr>
          <w:p>
            <w:pPr>
              <w:spacing w:before="20" w:after="20" w:line="240" w:lineRule="auto"/>
              <w:ind w:firstLine="0"/>
              <w:jc w:val="center"/>
              <w:rPr>
                <w:ins w:id="881230" w:author="Claude" w:date="2026-10-07T12:00:00Z"/>
              </w:rPr>
            </w:pPr>
            <w:ins w:id="881231" w:author="Claude" w:date="2026-10-07T12:00:00Z">
              <w:r>
                <w:rPr>
                  <w:rFonts w:ascii="Times New Roman" w:hAnsi="Times New Roman"/>
                  <w:sz w:val="18"/>
                </w:rPr>
                <w:t xml:space="preserve">0,048</w:t>
              </w:r>
            </w:ins>
          </w:p>
        </w:tc>
        <w:tc>
          <w:tcPr>
            <w:tcW w:w="1100" w:type="dxa"/>
            <w:vAlign w:val="center"/>
          </w:tcPr>
          <w:p>
            <w:pPr>
              <w:spacing w:before="20" w:after="20" w:line="240" w:lineRule="auto"/>
              <w:ind w:firstLine="0"/>
              <w:jc w:val="center"/>
              <w:rPr>
                <w:ins w:id="881232" w:author="Claude" w:date="2026-10-07T12:00:00Z"/>
              </w:rPr>
            </w:pPr>
            <w:ins w:id="881233" w:author="Claude" w:date="2026-10-07T12:00:00Z">
              <w:r>
                <w:rPr>
                  <w:rFonts w:ascii="Times New Roman" w:hAnsi="Times New Roman"/>
                  <w:sz w:val="18"/>
                </w:rPr>
                <w:t xml:space="preserve">0,524</w:t>
              </w:r>
            </w:ins>
          </w:p>
        </w:tc>
      </w:tr>
      <w:tr>
        <w:trPr>
          <w:cantSplit/>
          <w:ins w:id="881234" w:author="Claude" w:date="2026-10-07T12:00:00Z"/>
        </w:trPr>
        <w:tc>
          <w:tcPr>
            <w:tcW w:w="1200" w:type="dxa"/>
            <w:vAlign w:val="center"/>
          </w:tcPr>
          <w:p>
            <w:pPr>
              <w:spacing w:before="20" w:after="20" w:line="240" w:lineRule="auto"/>
              <w:ind w:firstLine="0"/>
              <w:jc w:val="left"/>
              <w:rPr>
                <w:ins w:id="881235" w:author="Claude" w:date="2026-10-07T12:00:00Z"/>
              </w:rPr>
            </w:pPr>
            <w:ins w:id="881236" w:author="Claude" w:date="2026-10-07T12:00:00Z">
              <w:r>
                <w:rPr>
                  <w:rFonts w:ascii="Times New Roman" w:hAnsi="Times New Roman"/>
                  <w:sz w:val="18"/>
                </w:rPr>
                <w:t xml:space="preserve">Econômica</w:t>
              </w:r>
            </w:ins>
          </w:p>
        </w:tc>
        <w:tc>
          <w:tcPr>
            <w:tcW w:w="2300" w:type="dxa"/>
            <w:vAlign w:val="center"/>
          </w:tcPr>
          <w:p>
            <w:pPr>
              <w:spacing w:before="20" w:after="20" w:line="240" w:lineRule="auto"/>
              <w:ind w:firstLine="0"/>
              <w:jc w:val="center"/>
              <w:rPr>
                <w:ins w:id="881237" w:author="Claude" w:date="2026-10-07T12:00:00Z"/>
              </w:rPr>
            </w:pPr>
            <w:ins w:id="881238" w:author="Claude" w:date="2026-10-07T12:00:00Z">
              <w:r>
                <w:rPr>
                  <w:rFonts w:ascii="Times New Roman" w:hAnsi="Times New Roman"/>
                  <w:sz w:val="18"/>
                </w:rPr>
                <w:t xml:space="preserve">ROI anual</w:t>
              </w:r>
            </w:ins>
          </w:p>
        </w:tc>
        <w:tc>
          <w:tcPr>
            <w:tcW w:w="1100" w:type="dxa"/>
            <w:vAlign w:val="center"/>
          </w:tcPr>
          <w:p>
            <w:pPr>
              <w:spacing w:before="20" w:after="20" w:line="240" w:lineRule="auto"/>
              <w:ind w:firstLine="0"/>
              <w:jc w:val="center"/>
              <w:rPr>
                <w:ins w:id="881239" w:author="Claude" w:date="2026-10-07T12:00:00Z"/>
              </w:rPr>
            </w:pPr>
            <w:ins w:id="881240"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241" w:author="Claude" w:date="2026-10-07T12:00:00Z"/>
              </w:rPr>
            </w:pPr>
            <w:ins w:id="881242" w:author="Claude" w:date="2026-10-07T12:00:00Z">
              <w:r>
                <w:rPr>
                  <w:rFonts w:ascii="Times New Roman" w:hAnsi="Times New Roman"/>
                  <w:sz w:val="18"/>
                </w:rPr>
                <w:t xml:space="preserve">-0,10 a 0,30</w:t>
              </w:r>
            </w:ins>
          </w:p>
        </w:tc>
        <w:tc>
          <w:tcPr>
            <w:tcW w:w="1100" w:type="dxa"/>
            <w:vAlign w:val="center"/>
          </w:tcPr>
          <w:p>
            <w:pPr>
              <w:spacing w:before="20" w:after="20" w:line="240" w:lineRule="auto"/>
              <w:ind w:firstLine="0"/>
              <w:jc w:val="center"/>
              <w:rPr>
                <w:ins w:id="881243" w:author="Claude" w:date="2026-10-07T12:00:00Z"/>
              </w:rPr>
            </w:pPr>
            <w:ins w:id="881244" w:author="Claude" w:date="2026-10-07T12:00:00Z">
              <w:r>
                <w:rPr>
                  <w:rFonts w:ascii="Times New Roman" w:hAnsi="Times New Roman"/>
                  <w:sz w:val="18"/>
                </w:rPr>
                <w:t xml:space="preserve">0,156</w:t>
              </w:r>
            </w:ins>
          </w:p>
        </w:tc>
        <w:tc>
          <w:tcPr>
            <w:tcW w:w="1100" w:type="dxa"/>
            <w:vAlign w:val="center"/>
          </w:tcPr>
          <w:p>
            <w:pPr>
              <w:spacing w:before="20" w:after="20" w:line="240" w:lineRule="auto"/>
              <w:ind w:firstLine="0"/>
              <w:jc w:val="center"/>
              <w:rPr>
                <w:ins w:id="881245" w:author="Claude" w:date="2026-10-07T12:00:00Z"/>
              </w:rPr>
            </w:pPr>
            <w:ins w:id="881246" w:author="Claude" w:date="2026-10-07T12:00:00Z">
              <w:r>
                <w:rPr>
                  <w:rFonts w:ascii="Times New Roman" w:hAnsi="Times New Roman"/>
                  <w:sz w:val="18"/>
                </w:rPr>
                <w:t xml:space="preserve">0,640</w:t>
              </w:r>
            </w:ins>
          </w:p>
        </w:tc>
      </w:tr>
      <w:tr>
        <w:trPr>
          <w:cantSplit/>
          <w:ins w:id="881247" w:author="Claude" w:date="2026-10-07T12:00:00Z"/>
        </w:trPr>
        <w:tc>
          <w:tcPr>
            <w:tcW w:w="1200" w:type="dxa"/>
            <w:vAlign w:val="center"/>
          </w:tcPr>
          <w:p>
            <w:pPr>
              <w:spacing w:before="20" w:after="20" w:line="240" w:lineRule="auto"/>
              <w:ind w:firstLine="0"/>
              <w:jc w:val="left"/>
              <w:rPr>
                <w:ins w:id="881248" w:author="Claude" w:date="2026-10-07T12:00:00Z"/>
              </w:rPr>
            </w:pPr>
            <w:ins w:id="881249" w:author="Claude" w:date="2026-10-07T12:00:00Z">
              <w:r>
                <w:rPr>
                  <w:rFonts w:ascii="Times New Roman" w:hAnsi="Times New Roman"/>
                  <w:sz w:val="18"/>
                </w:rPr>
                <w:t xml:space="preserve">Econômica</w:t>
              </w:r>
            </w:ins>
          </w:p>
        </w:tc>
        <w:tc>
          <w:tcPr>
            <w:tcW w:w="2300" w:type="dxa"/>
            <w:vAlign w:val="center"/>
          </w:tcPr>
          <w:p>
            <w:pPr>
              <w:spacing w:before="20" w:after="20" w:line="240" w:lineRule="auto"/>
              <w:ind w:firstLine="0"/>
              <w:jc w:val="center"/>
              <w:rPr>
                <w:ins w:id="881250" w:author="Claude" w:date="2026-10-07T12:00:00Z"/>
              </w:rPr>
            </w:pPr>
            <w:ins w:id="881251" w:author="Claude" w:date="2026-10-07T12:00:00Z">
              <w:r>
                <w:rPr>
                  <w:rFonts w:ascii="Times New Roman" w:hAnsi="Times New Roman"/>
                  <w:sz w:val="18"/>
                </w:rPr>
                <w:t xml:space="preserve">Margem de segurança</w:t>
              </w:r>
            </w:ins>
          </w:p>
        </w:tc>
        <w:tc>
          <w:tcPr>
            <w:tcW w:w="1100" w:type="dxa"/>
            <w:vAlign w:val="center"/>
          </w:tcPr>
          <w:p>
            <w:pPr>
              <w:spacing w:before="20" w:after="20" w:line="240" w:lineRule="auto"/>
              <w:ind w:firstLine="0"/>
              <w:jc w:val="center"/>
              <w:rPr>
                <w:ins w:id="881252" w:author="Claude" w:date="2026-10-07T12:00:00Z"/>
              </w:rPr>
            </w:pPr>
            <w:ins w:id="881253"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254" w:author="Claude" w:date="2026-10-07T12:00:00Z"/>
              </w:rPr>
            </w:pPr>
            <w:ins w:id="881255" w:author="Claude" w:date="2026-10-07T12:00:00Z">
              <w:r>
                <w:rPr>
                  <w:rFonts w:ascii="Times New Roman" w:hAnsi="Times New Roman"/>
                  <w:sz w:val="18"/>
                </w:rPr>
                <w:t xml:space="preserve">0,00 a 0,50</w:t>
              </w:r>
            </w:ins>
          </w:p>
        </w:tc>
        <w:tc>
          <w:tcPr>
            <w:tcW w:w="1100" w:type="dxa"/>
            <w:vAlign w:val="center"/>
          </w:tcPr>
          <w:p>
            <w:pPr>
              <w:spacing w:before="20" w:after="20" w:line="240" w:lineRule="auto"/>
              <w:ind w:firstLine="0"/>
              <w:jc w:val="center"/>
              <w:rPr>
                <w:ins w:id="881256" w:author="Claude" w:date="2026-10-07T12:00:00Z"/>
              </w:rPr>
            </w:pPr>
            <w:ins w:id="881257" w:author="Claude" w:date="2026-10-07T12:00:00Z">
              <w:r>
                <w:rPr>
                  <w:rFonts w:ascii="Times New Roman" w:hAnsi="Times New Roman"/>
                  <w:sz w:val="18"/>
                </w:rPr>
                <w:t xml:space="preserve">0,310</w:t>
              </w:r>
            </w:ins>
          </w:p>
        </w:tc>
        <w:tc>
          <w:tcPr>
            <w:tcW w:w="1100" w:type="dxa"/>
            <w:vAlign w:val="center"/>
          </w:tcPr>
          <w:p>
            <w:pPr>
              <w:spacing w:before="20" w:after="20" w:line="240" w:lineRule="auto"/>
              <w:ind w:firstLine="0"/>
              <w:jc w:val="center"/>
              <w:rPr>
                <w:ins w:id="881258" w:author="Claude" w:date="2026-10-07T12:00:00Z"/>
              </w:rPr>
            </w:pPr>
            <w:ins w:id="881259" w:author="Claude" w:date="2026-10-07T12:00:00Z">
              <w:r>
                <w:rPr>
                  <w:rFonts w:ascii="Times New Roman" w:hAnsi="Times New Roman"/>
                  <w:sz w:val="18"/>
                </w:rPr>
                <w:t xml:space="preserve">0,620</w:t>
              </w:r>
            </w:ins>
          </w:p>
        </w:tc>
      </w:tr>
      <w:tr>
        <w:trPr>
          <w:cantSplit/>
          <w:ins w:id="881260" w:author="Claude" w:date="2026-10-07T12:00:00Z"/>
        </w:trPr>
        <w:tc>
          <w:tcPr>
            <w:tcW w:w="1200" w:type="dxa"/>
            <w:vAlign w:val="center"/>
          </w:tcPr>
          <w:p>
            <w:pPr>
              <w:spacing w:before="20" w:after="20" w:line="240" w:lineRule="auto"/>
              <w:ind w:firstLine="0"/>
              <w:jc w:val="left"/>
              <w:rPr>
                <w:ins w:id="881261" w:author="Claude" w:date="2026-10-07T12:00:00Z"/>
              </w:rPr>
            </w:pPr>
            <w:ins w:id="881262" w:author="Claude" w:date="2026-10-07T12:00:00Z">
              <w:r>
                <w:rPr>
                  <w:rFonts w:ascii="Times New Roman" w:hAnsi="Times New Roman"/>
                  <w:sz w:val="18"/>
                </w:rPr>
                <w:t xml:space="preserve">Ambiental</w:t>
              </w:r>
            </w:ins>
          </w:p>
        </w:tc>
        <w:tc>
          <w:tcPr>
            <w:tcW w:w="2300" w:type="dxa"/>
            <w:vAlign w:val="center"/>
          </w:tcPr>
          <w:p>
            <w:pPr>
              <w:spacing w:before="20" w:after="20" w:line="240" w:lineRule="auto"/>
              <w:ind w:firstLine="0"/>
              <w:jc w:val="center"/>
              <w:rPr>
                <w:ins w:id="881263" w:author="Claude" w:date="2026-10-07T12:00:00Z"/>
              </w:rPr>
            </w:pPr>
            <w:ins w:id="881264" w:author="Claude" w:date="2026-10-07T12:00:00Z">
              <w:r>
                <w:rPr>
                  <w:rFonts w:ascii="Times New Roman" w:hAnsi="Times New Roman"/>
                  <w:sz w:val="18"/>
                </w:rPr>
                <w:t xml:space="preserve">PH azul (m³/t)</w:t>
              </w:r>
            </w:ins>
          </w:p>
        </w:tc>
        <w:tc>
          <w:tcPr>
            <w:tcW w:w="1100" w:type="dxa"/>
            <w:vAlign w:val="center"/>
          </w:tcPr>
          <w:p>
            <w:pPr>
              <w:spacing w:before="20" w:after="20" w:line="240" w:lineRule="auto"/>
              <w:ind w:firstLine="0"/>
              <w:jc w:val="center"/>
              <w:rPr>
                <w:ins w:id="881265" w:author="Claude" w:date="2026-10-07T12:00:00Z"/>
              </w:rPr>
            </w:pPr>
            <w:ins w:id="881266" w:author="Claude" w:date="2026-10-07T12:00:00Z">
              <w:r>
                <w:rPr>
                  <w:rFonts w:ascii="Times New Roman" w:hAnsi="Times New Roman"/>
                  <w:sz w:val="18"/>
                </w:rPr>
                <w:t xml:space="preserve">custo</w:t>
              </w:r>
            </w:ins>
          </w:p>
        </w:tc>
        <w:tc>
          <w:tcPr>
            <w:tcW w:w="1700" w:type="dxa"/>
            <w:vAlign w:val="center"/>
          </w:tcPr>
          <w:p>
            <w:pPr>
              <w:spacing w:before="20" w:after="20" w:line="240" w:lineRule="auto"/>
              <w:ind w:firstLine="0"/>
              <w:jc w:val="center"/>
              <w:rPr>
                <w:ins w:id="881267" w:author="Claude" w:date="2026-10-07T12:00:00Z"/>
              </w:rPr>
            </w:pPr>
            <w:ins w:id="881268" w:author="Claude" w:date="2026-10-07T12:00:00Z">
              <w:r>
                <w:rPr>
                  <w:rFonts w:ascii="Times New Roman" w:hAnsi="Times New Roman"/>
                  <w:sz w:val="18"/>
                </w:rPr>
                <w:t xml:space="preserve">0,00 a 3.000,00</w:t>
              </w:r>
            </w:ins>
          </w:p>
        </w:tc>
        <w:tc>
          <w:tcPr>
            <w:tcW w:w="1100" w:type="dxa"/>
            <w:vAlign w:val="center"/>
          </w:tcPr>
          <w:p>
            <w:pPr>
              <w:spacing w:before="20" w:after="20" w:line="240" w:lineRule="auto"/>
              <w:ind w:firstLine="0"/>
              <w:jc w:val="center"/>
              <w:rPr>
                <w:ins w:id="881269" w:author="Claude" w:date="2026-10-07T12:00:00Z"/>
              </w:rPr>
            </w:pPr>
            <w:ins w:id="881270" w:author="Claude" w:date="2026-10-07T12:00:00Z">
              <w:r>
                <w:rPr>
                  <w:rFonts w:ascii="Times New Roman" w:hAnsi="Times New Roman"/>
                  <w:sz w:val="18"/>
                </w:rPr>
                <w:t xml:space="preserve">624</w:t>
              </w:r>
            </w:ins>
          </w:p>
        </w:tc>
        <w:tc>
          <w:tcPr>
            <w:tcW w:w="1100" w:type="dxa"/>
            <w:vAlign w:val="center"/>
          </w:tcPr>
          <w:p>
            <w:pPr>
              <w:spacing w:before="20" w:after="20" w:line="240" w:lineRule="auto"/>
              <w:ind w:firstLine="0"/>
              <w:jc w:val="center"/>
              <w:rPr>
                <w:ins w:id="881271" w:author="Claude" w:date="2026-10-07T12:00:00Z"/>
              </w:rPr>
            </w:pPr>
            <w:ins w:id="881272" w:author="Claude" w:date="2026-10-07T12:00:00Z">
              <w:r>
                <w:rPr>
                  <w:rFonts w:ascii="Times New Roman" w:hAnsi="Times New Roman"/>
                  <w:sz w:val="18"/>
                </w:rPr>
                <w:t xml:space="preserve">0,792</w:t>
              </w:r>
            </w:ins>
          </w:p>
        </w:tc>
      </w:tr>
      <w:tr>
        <w:trPr>
          <w:cantSplit/>
          <w:ins w:id="881273" w:author="Claude" w:date="2026-10-07T12:00:00Z"/>
        </w:trPr>
        <w:tc>
          <w:tcPr>
            <w:tcW w:w="1200" w:type="dxa"/>
            <w:vAlign w:val="center"/>
          </w:tcPr>
          <w:p>
            <w:pPr>
              <w:spacing w:before="20" w:after="20" w:line="240" w:lineRule="auto"/>
              <w:ind w:firstLine="0"/>
              <w:jc w:val="left"/>
              <w:rPr>
                <w:ins w:id="881274" w:author="Claude" w:date="2026-10-07T12:00:00Z"/>
              </w:rPr>
            </w:pPr>
            <w:ins w:id="881275" w:author="Claude" w:date="2026-10-07T12:00:00Z">
              <w:r>
                <w:rPr>
                  <w:rFonts w:ascii="Times New Roman" w:hAnsi="Times New Roman"/>
                  <w:sz w:val="18"/>
                </w:rPr>
                <w:t xml:space="preserve">Ambiental</w:t>
              </w:r>
            </w:ins>
          </w:p>
        </w:tc>
        <w:tc>
          <w:tcPr>
            <w:tcW w:w="2300" w:type="dxa"/>
            <w:vAlign w:val="center"/>
          </w:tcPr>
          <w:p>
            <w:pPr>
              <w:spacing w:before="20" w:after="20" w:line="240" w:lineRule="auto"/>
              <w:ind w:firstLine="0"/>
              <w:jc w:val="center"/>
              <w:rPr>
                <w:ins w:id="881276" w:author="Claude" w:date="2026-10-07T12:00:00Z"/>
              </w:rPr>
            </w:pPr>
            <w:ins w:id="881277" w:author="Claude" w:date="2026-10-07T12:00:00Z">
              <w:r>
                <w:rPr>
                  <w:rFonts w:ascii="Times New Roman" w:hAnsi="Times New Roman"/>
                  <w:sz w:val="18"/>
                </w:rPr>
                <w:t xml:space="preserve">PH cinza (m³/t)</w:t>
              </w:r>
            </w:ins>
          </w:p>
        </w:tc>
        <w:tc>
          <w:tcPr>
            <w:tcW w:w="1100" w:type="dxa"/>
            <w:vAlign w:val="center"/>
          </w:tcPr>
          <w:p>
            <w:pPr>
              <w:spacing w:before="20" w:after="20" w:line="240" w:lineRule="auto"/>
              <w:ind w:firstLine="0"/>
              <w:jc w:val="center"/>
              <w:rPr>
                <w:ins w:id="881278" w:author="Claude" w:date="2026-10-07T12:00:00Z"/>
              </w:rPr>
            </w:pPr>
            <w:ins w:id="881279" w:author="Claude" w:date="2026-10-07T12:00:00Z">
              <w:r>
                <w:rPr>
                  <w:rFonts w:ascii="Times New Roman" w:hAnsi="Times New Roman"/>
                  <w:sz w:val="18"/>
                </w:rPr>
                <w:t xml:space="preserve">custo</w:t>
              </w:r>
            </w:ins>
          </w:p>
        </w:tc>
        <w:tc>
          <w:tcPr>
            <w:tcW w:w="1700" w:type="dxa"/>
            <w:vAlign w:val="center"/>
          </w:tcPr>
          <w:p>
            <w:pPr>
              <w:spacing w:before="20" w:after="20" w:line="240" w:lineRule="auto"/>
              <w:ind w:firstLine="0"/>
              <w:jc w:val="center"/>
              <w:rPr>
                <w:ins w:id="881280" w:author="Claude" w:date="2026-10-07T12:00:00Z"/>
              </w:rPr>
            </w:pPr>
            <w:ins w:id="881281" w:author="Claude" w:date="2026-10-07T12:00:00Z">
              <w:r>
                <w:rPr>
                  <w:rFonts w:ascii="Times New Roman" w:hAnsi="Times New Roman"/>
                  <w:sz w:val="18"/>
                </w:rPr>
                <w:t xml:space="preserve">0,00 a 100.000,00</w:t>
              </w:r>
            </w:ins>
          </w:p>
        </w:tc>
        <w:tc>
          <w:tcPr>
            <w:tcW w:w="1100" w:type="dxa"/>
            <w:vAlign w:val="center"/>
          </w:tcPr>
          <w:p>
            <w:pPr>
              <w:spacing w:before="20" w:after="20" w:line="240" w:lineRule="auto"/>
              <w:ind w:firstLine="0"/>
              <w:jc w:val="center"/>
              <w:rPr>
                <w:ins w:id="881282" w:author="Claude" w:date="2026-10-07T12:00:00Z"/>
              </w:rPr>
            </w:pPr>
            <w:ins w:id="881283" w:author="Claude" w:date="2026-10-07T12:00:00Z">
              <w:r>
                <w:rPr>
                  <w:rFonts w:ascii="Times New Roman" w:hAnsi="Times New Roman"/>
                  <w:sz w:val="18"/>
                </w:rPr>
                <w:t xml:space="preserve">38.333</w:t>
              </w:r>
            </w:ins>
          </w:p>
        </w:tc>
        <w:tc>
          <w:tcPr>
            <w:tcW w:w="1100" w:type="dxa"/>
            <w:vAlign w:val="center"/>
          </w:tcPr>
          <w:p>
            <w:pPr>
              <w:spacing w:before="20" w:after="20" w:line="240" w:lineRule="auto"/>
              <w:ind w:firstLine="0"/>
              <w:jc w:val="center"/>
              <w:rPr>
                <w:ins w:id="881284" w:author="Claude" w:date="2026-10-07T12:00:00Z"/>
              </w:rPr>
            </w:pPr>
            <w:ins w:id="881285" w:author="Claude" w:date="2026-10-07T12:00:00Z">
              <w:r>
                <w:rPr>
                  <w:rFonts w:ascii="Times New Roman" w:hAnsi="Times New Roman"/>
                  <w:sz w:val="18"/>
                </w:rPr>
                <w:t xml:space="preserve">0,617</w:t>
              </w:r>
            </w:ins>
          </w:p>
        </w:tc>
      </w:tr>
      <w:tr>
        <w:trPr>
          <w:cantSplit/>
          <w:ins w:id="881286" w:author="Claude" w:date="2026-10-07T12:00:00Z"/>
        </w:trPr>
        <w:tc>
          <w:tcPr>
            <w:tcW w:w="1200" w:type="dxa"/>
            <w:vAlign w:val="center"/>
          </w:tcPr>
          <w:p>
            <w:pPr>
              <w:spacing w:before="20" w:after="20" w:line="240" w:lineRule="auto"/>
              <w:ind w:firstLine="0"/>
              <w:jc w:val="left"/>
              <w:rPr>
                <w:ins w:id="881287" w:author="Claude" w:date="2026-10-07T12:00:00Z"/>
              </w:rPr>
            </w:pPr>
            <w:ins w:id="881288" w:author="Claude" w:date="2026-10-07T12:00:00Z">
              <w:r>
                <w:rPr>
                  <w:rFonts w:ascii="Times New Roman" w:hAnsi="Times New Roman"/>
                  <w:sz w:val="18"/>
                </w:rPr>
                <w:t xml:space="preserve">Ambiental</w:t>
              </w:r>
            </w:ins>
          </w:p>
        </w:tc>
        <w:tc>
          <w:tcPr>
            <w:tcW w:w="2300" w:type="dxa"/>
            <w:vAlign w:val="center"/>
          </w:tcPr>
          <w:p>
            <w:pPr>
              <w:spacing w:before="20" w:after="20" w:line="240" w:lineRule="auto"/>
              <w:ind w:firstLine="0"/>
              <w:jc w:val="center"/>
              <w:rPr>
                <w:ins w:id="881289" w:author="Claude" w:date="2026-10-07T12:00:00Z"/>
              </w:rPr>
            </w:pPr>
            <w:ins w:id="881290" w:author="Claude" w:date="2026-10-07T12:00:00Z">
              <w:r>
                <w:rPr>
                  <w:rFonts w:ascii="Times New Roman" w:hAnsi="Times New Roman"/>
                  <w:sz w:val="18"/>
                </w:rPr>
                <w:t xml:space="preserve">Ecoeficiência (R$/kgCO2e)</w:t>
              </w:r>
            </w:ins>
          </w:p>
        </w:tc>
        <w:tc>
          <w:tcPr>
            <w:tcW w:w="1100" w:type="dxa"/>
            <w:vAlign w:val="center"/>
          </w:tcPr>
          <w:p>
            <w:pPr>
              <w:spacing w:before="20" w:after="20" w:line="240" w:lineRule="auto"/>
              <w:ind w:firstLine="0"/>
              <w:jc w:val="center"/>
              <w:rPr>
                <w:ins w:id="881291" w:author="Claude" w:date="2026-10-07T12:00:00Z"/>
              </w:rPr>
            </w:pPr>
            <w:ins w:id="881292"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293" w:author="Claude" w:date="2026-10-07T12:00:00Z"/>
              </w:rPr>
            </w:pPr>
            <w:ins w:id="881294" w:author="Claude" w:date="2026-10-07T12:00:00Z">
              <w:r>
                <w:rPr>
                  <w:rFonts w:ascii="Times New Roman" w:hAnsi="Times New Roman"/>
                  <w:sz w:val="18"/>
                </w:rPr>
                <w:t xml:space="preserve">0,00 a 10,00</w:t>
              </w:r>
            </w:ins>
          </w:p>
        </w:tc>
        <w:tc>
          <w:tcPr>
            <w:tcW w:w="1100" w:type="dxa"/>
            <w:vAlign w:val="center"/>
          </w:tcPr>
          <w:p>
            <w:pPr>
              <w:spacing w:before="20" w:after="20" w:line="240" w:lineRule="auto"/>
              <w:ind w:firstLine="0"/>
              <w:jc w:val="center"/>
              <w:rPr>
                <w:ins w:id="881295" w:author="Claude" w:date="2026-10-07T12:00:00Z"/>
              </w:rPr>
            </w:pPr>
            <w:ins w:id="881296" w:author="Claude" w:date="2026-10-07T12:00:00Z">
              <w:r>
                <w:rPr>
                  <w:rFonts w:ascii="Times New Roman" w:hAnsi="Times New Roman"/>
                  <w:sz w:val="18"/>
                </w:rPr>
                <w:t xml:space="preserve">2,946</w:t>
              </w:r>
            </w:ins>
          </w:p>
        </w:tc>
        <w:tc>
          <w:tcPr>
            <w:tcW w:w="1100" w:type="dxa"/>
            <w:vAlign w:val="center"/>
          </w:tcPr>
          <w:p>
            <w:pPr>
              <w:spacing w:before="20" w:after="20" w:line="240" w:lineRule="auto"/>
              <w:ind w:firstLine="0"/>
              <w:jc w:val="center"/>
              <w:rPr>
                <w:ins w:id="881297" w:author="Claude" w:date="2026-10-07T12:00:00Z"/>
              </w:rPr>
            </w:pPr>
            <w:ins w:id="881298" w:author="Claude" w:date="2026-10-07T12:00:00Z">
              <w:r>
                <w:rPr>
                  <w:rFonts w:ascii="Times New Roman" w:hAnsi="Times New Roman"/>
                  <w:sz w:val="18"/>
                </w:rPr>
                <w:t xml:space="preserve">0,295</w:t>
              </w:r>
            </w:ins>
          </w:p>
        </w:tc>
      </w:tr>
      <w:tr>
        <w:trPr>
          <w:cantSplit/>
          <w:ins w:id="881299" w:author="Claude" w:date="2026-10-07T12:00:00Z"/>
        </w:trPr>
        <w:tc>
          <w:tcPr>
            <w:tcW w:w="1200" w:type="dxa"/>
            <w:vAlign w:val="center"/>
          </w:tcPr>
          <w:p>
            <w:pPr>
              <w:spacing w:before="20" w:after="20" w:line="240" w:lineRule="auto"/>
              <w:ind w:firstLine="0"/>
              <w:jc w:val="left"/>
              <w:rPr>
                <w:ins w:id="881300" w:author="Claude" w:date="2026-10-07T12:00:00Z"/>
              </w:rPr>
            </w:pPr>
            <w:ins w:id="881301" w:author="Claude" w:date="2026-10-07T12:00:00Z">
              <w:r>
                <w:rPr>
                  <w:rFonts w:ascii="Times New Roman" w:hAnsi="Times New Roman"/>
                  <w:sz w:val="18"/>
                </w:rPr>
                <w:t xml:space="preserve">Ambiental</w:t>
              </w:r>
            </w:ins>
          </w:p>
        </w:tc>
        <w:tc>
          <w:tcPr>
            <w:tcW w:w="2300" w:type="dxa"/>
            <w:vAlign w:val="center"/>
          </w:tcPr>
          <w:p>
            <w:pPr>
              <w:spacing w:before="20" w:after="20" w:line="240" w:lineRule="auto"/>
              <w:ind w:firstLine="0"/>
              <w:jc w:val="center"/>
              <w:rPr>
                <w:ins w:id="881302" w:author="Claude" w:date="2026-10-07T12:00:00Z"/>
              </w:rPr>
            </w:pPr>
            <w:ins w:id="881303" w:author="Claude" w:date="2026-10-07T12:00:00Z">
              <w:r>
                <w:rPr>
                  <w:rFonts w:ascii="Times New Roman" w:hAnsi="Times New Roman"/>
                  <w:sz w:val="18"/>
                </w:rPr>
                <w:t xml:space="preserve">Intensidade de carbono</w:t>
              </w:r>
            </w:ins>
          </w:p>
        </w:tc>
        <w:tc>
          <w:tcPr>
            <w:tcW w:w="1100" w:type="dxa"/>
            <w:vAlign w:val="center"/>
          </w:tcPr>
          <w:p>
            <w:pPr>
              <w:spacing w:before="20" w:after="20" w:line="240" w:lineRule="auto"/>
              <w:ind w:firstLine="0"/>
              <w:jc w:val="center"/>
              <w:rPr>
                <w:ins w:id="881304" w:author="Claude" w:date="2026-10-07T12:00:00Z"/>
              </w:rPr>
            </w:pPr>
            <w:ins w:id="881305" w:author="Claude" w:date="2026-10-07T12:00:00Z">
              <w:r>
                <w:rPr>
                  <w:rFonts w:ascii="Times New Roman" w:hAnsi="Times New Roman"/>
                  <w:sz w:val="18"/>
                </w:rPr>
                <w:t xml:space="preserve">custo</w:t>
              </w:r>
            </w:ins>
          </w:p>
        </w:tc>
        <w:tc>
          <w:tcPr>
            <w:tcW w:w="1700" w:type="dxa"/>
            <w:vAlign w:val="center"/>
          </w:tcPr>
          <w:p>
            <w:pPr>
              <w:spacing w:before="20" w:after="20" w:line="240" w:lineRule="auto"/>
              <w:ind w:firstLine="0"/>
              <w:jc w:val="center"/>
              <w:rPr>
                <w:ins w:id="881306" w:author="Claude" w:date="2026-10-07T12:00:00Z"/>
              </w:rPr>
            </w:pPr>
            <w:ins w:id="881307" w:author="Claude" w:date="2026-10-07T12:00:00Z">
              <w:r>
                <w:rPr>
                  <w:rFonts w:ascii="Times New Roman" w:hAnsi="Times New Roman"/>
                  <w:sz w:val="18"/>
                </w:rPr>
                <w:t xml:space="preserve">0,00 a 4,00</w:t>
              </w:r>
            </w:ins>
          </w:p>
        </w:tc>
        <w:tc>
          <w:tcPr>
            <w:tcW w:w="1100" w:type="dxa"/>
            <w:vAlign w:val="center"/>
          </w:tcPr>
          <w:p>
            <w:pPr>
              <w:spacing w:before="20" w:after="20" w:line="240" w:lineRule="auto"/>
              <w:ind w:firstLine="0"/>
              <w:jc w:val="center"/>
              <w:rPr>
                <w:ins w:id="881308" w:author="Claude" w:date="2026-10-07T12:00:00Z"/>
              </w:rPr>
            </w:pPr>
            <w:ins w:id="881309" w:author="Claude" w:date="2026-10-07T12:00:00Z">
              <w:r>
                <w:rPr>
                  <w:rFonts w:ascii="Times New Roman" w:hAnsi="Times New Roman"/>
                  <w:sz w:val="18"/>
                </w:rPr>
                <w:t xml:space="preserve">1,648</w:t>
              </w:r>
            </w:ins>
          </w:p>
        </w:tc>
        <w:tc>
          <w:tcPr>
            <w:tcW w:w="1100" w:type="dxa"/>
            <w:vAlign w:val="center"/>
          </w:tcPr>
          <w:p>
            <w:pPr>
              <w:spacing w:before="20" w:after="20" w:line="240" w:lineRule="auto"/>
              <w:ind w:firstLine="0"/>
              <w:jc w:val="center"/>
              <w:rPr>
                <w:ins w:id="881310" w:author="Claude" w:date="2026-10-07T12:00:00Z"/>
              </w:rPr>
            </w:pPr>
            <w:ins w:id="881311" w:author="Claude" w:date="2026-10-07T12:00:00Z">
              <w:r>
                <w:rPr>
                  <w:rFonts w:ascii="Times New Roman" w:hAnsi="Times New Roman"/>
                  <w:sz w:val="18"/>
                </w:rPr>
                <w:t xml:space="preserve">0,588</w:t>
              </w:r>
            </w:ins>
          </w:p>
        </w:tc>
      </w:tr>
      <w:tr>
        <w:trPr>
          <w:cantSplit/>
          <w:ins w:id="881312" w:author="Claude" w:date="2026-10-07T12:00:00Z"/>
        </w:trPr>
        <w:tc>
          <w:tcPr>
            <w:tcW w:w="1200" w:type="dxa"/>
            <w:vAlign w:val="center"/>
          </w:tcPr>
          <w:p>
            <w:pPr>
              <w:spacing w:before="20" w:after="20" w:line="240" w:lineRule="auto"/>
              <w:ind w:firstLine="0"/>
              <w:jc w:val="left"/>
              <w:rPr>
                <w:ins w:id="881313" w:author="Claude" w:date="2026-10-07T12:00:00Z"/>
              </w:rPr>
            </w:pPr>
            <w:ins w:id="881314" w:author="Claude" w:date="2026-10-07T12:00:00Z">
              <w:r>
                <w:rPr>
                  <w:rFonts w:ascii="Times New Roman" w:hAnsi="Times New Roman"/>
                  <w:sz w:val="18"/>
                </w:rPr>
                <w:t xml:space="preserve">Ambiental</w:t>
              </w:r>
            </w:ins>
          </w:p>
        </w:tc>
        <w:tc>
          <w:tcPr>
            <w:tcW w:w="2300" w:type="dxa"/>
            <w:vAlign w:val="center"/>
          </w:tcPr>
          <w:p>
            <w:pPr>
              <w:spacing w:before="20" w:after="20" w:line="240" w:lineRule="auto"/>
              <w:ind w:firstLine="0"/>
              <w:jc w:val="center"/>
              <w:rPr>
                <w:ins w:id="881315" w:author="Claude" w:date="2026-10-07T12:00:00Z"/>
              </w:rPr>
            </w:pPr>
            <w:ins w:id="881316" w:author="Claude" w:date="2026-10-07T12:00:00Z">
              <w:r>
                <w:rPr>
                  <w:rFonts w:ascii="Times New Roman" w:hAnsi="Times New Roman"/>
                  <w:sz w:val="18"/>
                </w:rPr>
                <w:t xml:space="preserve">Conformidade (0–10)</w:t>
              </w:r>
            </w:ins>
          </w:p>
        </w:tc>
        <w:tc>
          <w:tcPr>
            <w:tcW w:w="1100" w:type="dxa"/>
            <w:vAlign w:val="center"/>
          </w:tcPr>
          <w:p>
            <w:pPr>
              <w:spacing w:before="20" w:after="20" w:line="240" w:lineRule="auto"/>
              <w:ind w:firstLine="0"/>
              <w:jc w:val="center"/>
              <w:rPr>
                <w:ins w:id="881317" w:author="Claude" w:date="2026-10-07T12:00:00Z"/>
              </w:rPr>
            </w:pPr>
            <w:ins w:id="881318"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319" w:author="Claude" w:date="2026-10-07T12:00:00Z"/>
              </w:rPr>
            </w:pPr>
            <w:ins w:id="881320" w:author="Claude" w:date="2026-10-07T12:00:00Z">
              <w:r>
                <w:rPr>
                  <w:rFonts w:ascii="Times New Roman" w:hAnsi="Times New Roman"/>
                  <w:sz w:val="18"/>
                </w:rPr>
                <w:t xml:space="preserve">0,00 a 10,00</w:t>
              </w:r>
            </w:ins>
          </w:p>
        </w:tc>
        <w:tc>
          <w:tcPr>
            <w:tcW w:w="1100" w:type="dxa"/>
            <w:vAlign w:val="center"/>
          </w:tcPr>
          <w:p>
            <w:pPr>
              <w:spacing w:before="20" w:after="20" w:line="240" w:lineRule="auto"/>
              <w:ind w:firstLine="0"/>
              <w:jc w:val="center"/>
              <w:rPr>
                <w:ins w:id="881321" w:author="Claude" w:date="2026-10-07T12:00:00Z"/>
              </w:rPr>
            </w:pPr>
            <w:ins w:id="881322" w:author="Claude" w:date="2026-10-07T12:00:00Z">
              <w:r>
                <w:rPr>
                  <w:rFonts w:ascii="Times New Roman" w:hAnsi="Times New Roman"/>
                  <w:sz w:val="18"/>
                </w:rPr>
                <w:t xml:space="preserve">8,750</w:t>
              </w:r>
            </w:ins>
          </w:p>
        </w:tc>
        <w:tc>
          <w:tcPr>
            <w:tcW w:w="1100" w:type="dxa"/>
            <w:vAlign w:val="center"/>
          </w:tcPr>
          <w:p>
            <w:pPr>
              <w:spacing w:before="20" w:after="20" w:line="240" w:lineRule="auto"/>
              <w:ind w:firstLine="0"/>
              <w:jc w:val="center"/>
              <w:rPr>
                <w:ins w:id="881323" w:author="Claude" w:date="2026-10-07T12:00:00Z"/>
              </w:rPr>
            </w:pPr>
            <w:ins w:id="881324" w:author="Claude" w:date="2026-10-07T12:00:00Z">
              <w:r>
                <w:rPr>
                  <w:rFonts w:ascii="Times New Roman" w:hAnsi="Times New Roman"/>
                  <w:sz w:val="18"/>
                </w:rPr>
                <w:t xml:space="preserve">0,875</w:t>
              </w:r>
            </w:ins>
          </w:p>
        </w:tc>
      </w:tr>
      <w:tr>
        <w:trPr>
          <w:cantSplit/>
          <w:ins w:id="881325" w:author="Claude" w:date="2026-10-07T12:00:00Z"/>
        </w:trPr>
        <w:tc>
          <w:tcPr>
            <w:tcW w:w="1200" w:type="dxa"/>
            <w:vAlign w:val="center"/>
          </w:tcPr>
          <w:p>
            <w:pPr>
              <w:spacing w:before="20" w:after="20" w:line="240" w:lineRule="auto"/>
              <w:ind w:firstLine="0"/>
              <w:jc w:val="left"/>
              <w:rPr>
                <w:ins w:id="881326" w:author="Claude" w:date="2026-10-07T12:00:00Z"/>
              </w:rPr>
            </w:pPr>
            <w:ins w:id="881327" w:author="Claude" w:date="2026-10-07T12:00:00Z">
              <w:r>
                <w:rPr>
                  <w:rFonts w:ascii="Times New Roman" w:hAnsi="Times New Roman"/>
                  <w:sz w:val="18"/>
                </w:rPr>
                <w:t xml:space="preserve">Social</w:t>
              </w:r>
            </w:ins>
          </w:p>
        </w:tc>
        <w:tc>
          <w:tcPr>
            <w:tcW w:w="2300" w:type="dxa"/>
            <w:vAlign w:val="center"/>
          </w:tcPr>
          <w:p>
            <w:pPr>
              <w:spacing w:before="20" w:after="20" w:line="240" w:lineRule="auto"/>
              <w:ind w:firstLine="0"/>
              <w:jc w:val="center"/>
              <w:rPr>
                <w:ins w:id="881328" w:author="Claude" w:date="2026-10-07T12:00:00Z"/>
              </w:rPr>
            </w:pPr>
            <w:ins w:id="881329" w:author="Claude" w:date="2026-10-07T12:00:00Z">
              <w:r>
                <w:rPr>
                  <w:rFonts w:ascii="Times New Roman" w:hAnsi="Times New Roman"/>
                  <w:sz w:val="18"/>
                </w:rPr>
                <w:t xml:space="preserve">LSO (0–100)</w:t>
              </w:r>
            </w:ins>
          </w:p>
        </w:tc>
        <w:tc>
          <w:tcPr>
            <w:tcW w:w="1100" w:type="dxa"/>
            <w:vAlign w:val="center"/>
          </w:tcPr>
          <w:p>
            <w:pPr>
              <w:spacing w:before="20" w:after="20" w:line="240" w:lineRule="auto"/>
              <w:ind w:firstLine="0"/>
              <w:jc w:val="center"/>
              <w:rPr>
                <w:ins w:id="881330" w:author="Claude" w:date="2026-10-07T12:00:00Z"/>
              </w:rPr>
            </w:pPr>
            <w:ins w:id="881331"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332" w:author="Claude" w:date="2026-10-07T12:00:00Z"/>
              </w:rPr>
            </w:pPr>
            <w:ins w:id="881333" w:author="Claude" w:date="2026-10-07T12:00:00Z">
              <w:r>
                <w:rPr>
                  <w:rFonts w:ascii="Times New Roman" w:hAnsi="Times New Roman"/>
                  <w:sz w:val="18"/>
                </w:rPr>
                <w:t xml:space="preserve">0,00 a 100,00</w:t>
              </w:r>
            </w:ins>
          </w:p>
        </w:tc>
        <w:tc>
          <w:tcPr>
            <w:tcW w:w="1100" w:type="dxa"/>
            <w:vAlign w:val="center"/>
          </w:tcPr>
          <w:p>
            <w:pPr>
              <w:spacing w:before="20" w:after="20" w:line="240" w:lineRule="auto"/>
              <w:ind w:firstLine="0"/>
              <w:jc w:val="center"/>
              <w:rPr>
                <w:ins w:id="881334" w:author="Claude" w:date="2026-10-07T12:00:00Z"/>
              </w:rPr>
            </w:pPr>
            <w:ins w:id="881335" w:author="Claude" w:date="2026-10-07T12:00:00Z">
              <w:r>
                <w:rPr>
                  <w:rFonts w:ascii="Times New Roman" w:hAnsi="Times New Roman"/>
                  <w:sz w:val="18"/>
                </w:rPr>
                <w:t xml:space="preserve">72</w:t>
              </w:r>
            </w:ins>
          </w:p>
        </w:tc>
        <w:tc>
          <w:tcPr>
            <w:tcW w:w="1100" w:type="dxa"/>
            <w:vAlign w:val="center"/>
          </w:tcPr>
          <w:p>
            <w:pPr>
              <w:spacing w:before="20" w:after="20" w:line="240" w:lineRule="auto"/>
              <w:ind w:firstLine="0"/>
              <w:jc w:val="center"/>
              <w:rPr>
                <w:ins w:id="881336" w:author="Claude" w:date="2026-10-07T12:00:00Z"/>
              </w:rPr>
            </w:pPr>
            <w:ins w:id="881337" w:author="Claude" w:date="2026-10-07T12:00:00Z">
              <w:r>
                <w:rPr>
                  <w:rFonts w:ascii="Times New Roman" w:hAnsi="Times New Roman"/>
                  <w:sz w:val="18"/>
                </w:rPr>
                <w:t xml:space="preserve">0,721</w:t>
              </w:r>
            </w:ins>
          </w:p>
        </w:tc>
      </w:tr>
      <w:tr>
        <w:trPr>
          <w:cantSplit/>
          <w:ins w:id="881338" w:author="Claude" w:date="2026-10-07T12:00:00Z"/>
        </w:trPr>
        <w:tc>
          <w:tcPr>
            <w:tcW w:w="1200" w:type="dxa"/>
            <w:vAlign w:val="center"/>
          </w:tcPr>
          <w:p>
            <w:pPr>
              <w:spacing w:before="20" w:after="20" w:line="240" w:lineRule="auto"/>
              <w:ind w:firstLine="0"/>
              <w:jc w:val="left"/>
              <w:rPr>
                <w:ins w:id="881339" w:author="Claude" w:date="2026-10-07T12:00:00Z"/>
              </w:rPr>
            </w:pPr>
            <w:ins w:id="881340" w:author="Claude" w:date="2026-10-07T12:00:00Z">
              <w:r>
                <w:rPr>
                  <w:rFonts w:ascii="Times New Roman" w:hAnsi="Times New Roman"/>
                  <w:sz w:val="18"/>
                </w:rPr>
                <w:t xml:space="preserve">Social</w:t>
              </w:r>
            </w:ins>
          </w:p>
        </w:tc>
        <w:tc>
          <w:tcPr>
            <w:tcW w:w="2300" w:type="dxa"/>
            <w:vAlign w:val="center"/>
          </w:tcPr>
          <w:p>
            <w:pPr>
              <w:spacing w:before="20" w:after="20" w:line="240" w:lineRule="auto"/>
              <w:ind w:firstLine="0"/>
              <w:jc w:val="center"/>
              <w:rPr>
                <w:ins w:id="881341" w:author="Claude" w:date="2026-10-07T12:00:00Z"/>
              </w:rPr>
            </w:pPr>
            <w:ins w:id="881342" w:author="Claude" w:date="2026-10-07T12:00:00Z">
              <w:r>
                <w:rPr>
                  <w:rFonts w:ascii="Times New Roman" w:hAnsi="Times New Roman"/>
                  <w:sz w:val="18"/>
                </w:rPr>
                <w:t xml:space="preserve">RVL (%)</w:t>
              </w:r>
            </w:ins>
          </w:p>
        </w:tc>
        <w:tc>
          <w:tcPr>
            <w:tcW w:w="1100" w:type="dxa"/>
            <w:vAlign w:val="center"/>
          </w:tcPr>
          <w:p>
            <w:pPr>
              <w:spacing w:before="20" w:after="20" w:line="240" w:lineRule="auto"/>
              <w:ind w:firstLine="0"/>
              <w:jc w:val="center"/>
              <w:rPr>
                <w:ins w:id="881343" w:author="Claude" w:date="2026-10-07T12:00:00Z"/>
              </w:rPr>
            </w:pPr>
            <w:ins w:id="881344"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345" w:author="Claude" w:date="2026-10-07T12:00:00Z"/>
              </w:rPr>
            </w:pPr>
            <w:ins w:id="881346" w:author="Claude" w:date="2026-10-07T12:00:00Z">
              <w:r>
                <w:rPr>
                  <w:rFonts w:ascii="Times New Roman" w:hAnsi="Times New Roman"/>
                  <w:sz w:val="18"/>
                </w:rPr>
                <w:t xml:space="preserve">0,00 a 100,00</w:t>
              </w:r>
            </w:ins>
          </w:p>
        </w:tc>
        <w:tc>
          <w:tcPr>
            <w:tcW w:w="1100" w:type="dxa"/>
            <w:vAlign w:val="center"/>
          </w:tcPr>
          <w:p>
            <w:pPr>
              <w:spacing w:before="20" w:after="20" w:line="240" w:lineRule="auto"/>
              <w:ind w:firstLine="0"/>
              <w:jc w:val="center"/>
              <w:rPr>
                <w:ins w:id="881347" w:author="Claude" w:date="2026-10-07T12:00:00Z"/>
              </w:rPr>
            </w:pPr>
            <w:ins w:id="881348" w:author="Claude" w:date="2026-10-07T12:00:00Z">
              <w:r>
                <w:rPr>
                  <w:rFonts w:ascii="Times New Roman" w:hAnsi="Times New Roman"/>
                  <w:sz w:val="18"/>
                </w:rPr>
                <w:t xml:space="preserve">39</w:t>
              </w:r>
            </w:ins>
          </w:p>
        </w:tc>
        <w:tc>
          <w:tcPr>
            <w:tcW w:w="1100" w:type="dxa"/>
            <w:vAlign w:val="center"/>
          </w:tcPr>
          <w:p>
            <w:pPr>
              <w:spacing w:before="20" w:after="20" w:line="240" w:lineRule="auto"/>
              <w:ind w:firstLine="0"/>
              <w:jc w:val="center"/>
              <w:rPr>
                <w:ins w:id="881349" w:author="Claude" w:date="2026-10-07T12:00:00Z"/>
              </w:rPr>
            </w:pPr>
            <w:ins w:id="881350" w:author="Claude" w:date="2026-10-07T12:00:00Z">
              <w:r>
                <w:rPr>
                  <w:rFonts w:ascii="Times New Roman" w:hAnsi="Times New Roman"/>
                  <w:sz w:val="18"/>
                </w:rPr>
                <w:t xml:space="preserve">0,389</w:t>
              </w:r>
            </w:ins>
          </w:p>
        </w:tc>
      </w:tr>
      <w:tr>
        <w:trPr>
          <w:cantSplit/>
          <w:ins w:id="881351" w:author="Claude" w:date="2026-10-07T12:00:00Z"/>
        </w:trPr>
        <w:tc>
          <w:tcPr>
            <w:tcW w:w="1200" w:type="dxa"/>
            <w:vAlign w:val="center"/>
          </w:tcPr>
          <w:p>
            <w:pPr>
              <w:spacing w:before="20" w:after="20" w:line="240" w:lineRule="auto"/>
              <w:ind w:firstLine="0"/>
              <w:jc w:val="left"/>
              <w:rPr>
                <w:ins w:id="881352" w:author="Claude" w:date="2026-10-07T12:00:00Z"/>
              </w:rPr>
            </w:pPr>
            <w:ins w:id="881353" w:author="Claude" w:date="2026-10-07T12:00:00Z">
              <w:r>
                <w:rPr>
                  <w:rFonts w:ascii="Times New Roman" w:hAnsi="Times New Roman"/>
                  <w:sz w:val="18"/>
                </w:rPr>
                <w:t xml:space="preserve">Social</w:t>
              </w:r>
            </w:ins>
          </w:p>
        </w:tc>
        <w:tc>
          <w:tcPr>
            <w:tcW w:w="2300" w:type="dxa"/>
            <w:vAlign w:val="center"/>
          </w:tcPr>
          <w:p>
            <w:pPr>
              <w:spacing w:before="20" w:after="20" w:line="240" w:lineRule="auto"/>
              <w:ind w:firstLine="0"/>
              <w:jc w:val="center"/>
              <w:rPr>
                <w:ins w:id="881354" w:author="Claude" w:date="2026-10-07T12:00:00Z"/>
              </w:rPr>
            </w:pPr>
            <w:ins w:id="881355" w:author="Claude" w:date="2026-10-07T12:00:00Z">
              <w:r>
                <w:rPr>
                  <w:rFonts w:ascii="Times New Roman" w:hAnsi="Times New Roman"/>
                  <w:sz w:val="18"/>
                </w:rPr>
                <w:t xml:space="preserve">Radar Social</w:t>
              </w:r>
            </w:ins>
          </w:p>
        </w:tc>
        <w:tc>
          <w:tcPr>
            <w:tcW w:w="1100" w:type="dxa"/>
            <w:vAlign w:val="center"/>
          </w:tcPr>
          <w:p>
            <w:pPr>
              <w:spacing w:before="20" w:after="20" w:line="240" w:lineRule="auto"/>
              <w:ind w:firstLine="0"/>
              <w:jc w:val="center"/>
              <w:rPr>
                <w:ins w:id="881356" w:author="Claude" w:date="2026-10-07T12:00:00Z"/>
              </w:rPr>
            </w:pPr>
            <w:ins w:id="881357" w:author="Claude" w:date="2026-10-07T12:00:00Z">
              <w:r>
                <w:rPr>
                  <w:rFonts w:ascii="Times New Roman" w:hAnsi="Times New Roman"/>
                  <w:sz w:val="18"/>
                </w:rPr>
                <w:t xml:space="preserve">benefício</w:t>
              </w:r>
            </w:ins>
          </w:p>
        </w:tc>
        <w:tc>
          <w:tcPr>
            <w:tcW w:w="1700" w:type="dxa"/>
            <w:vAlign w:val="center"/>
          </w:tcPr>
          <w:p>
            <w:pPr>
              <w:spacing w:before="20" w:after="20" w:line="240" w:lineRule="auto"/>
              <w:ind w:firstLine="0"/>
              <w:jc w:val="center"/>
              <w:rPr>
                <w:ins w:id="881358" w:author="Claude" w:date="2026-10-07T12:00:00Z"/>
              </w:rPr>
            </w:pPr>
            <w:ins w:id="881359" w:author="Claude" w:date="2026-10-07T12:00:00Z">
              <w:r>
                <w:rPr>
                  <w:rFonts w:ascii="Times New Roman" w:hAnsi="Times New Roman"/>
                  <w:sz w:val="18"/>
                </w:rPr>
                <w:t xml:space="preserve">0,00 a 1,00</w:t>
              </w:r>
            </w:ins>
          </w:p>
        </w:tc>
        <w:tc>
          <w:tcPr>
            <w:tcW w:w="1100" w:type="dxa"/>
            <w:vAlign w:val="center"/>
          </w:tcPr>
          <w:p>
            <w:pPr>
              <w:spacing w:before="20" w:after="20" w:line="240" w:lineRule="auto"/>
              <w:ind w:firstLine="0"/>
              <w:jc w:val="center"/>
              <w:rPr>
                <w:ins w:id="881360" w:author="Claude" w:date="2026-10-07T12:00:00Z"/>
              </w:rPr>
            </w:pPr>
            <w:ins w:id="881361" w:author="Claude" w:date="2026-10-07T12:00:00Z">
              <w:r>
                <w:rPr>
                  <w:rFonts w:ascii="Times New Roman" w:hAnsi="Times New Roman"/>
                  <w:sz w:val="18"/>
                </w:rPr>
                <w:t xml:space="preserve">0,847</w:t>
              </w:r>
            </w:ins>
          </w:p>
        </w:tc>
        <w:tc>
          <w:tcPr>
            <w:tcW w:w="1100" w:type="dxa"/>
            <w:vAlign w:val="center"/>
          </w:tcPr>
          <w:p>
            <w:pPr>
              <w:spacing w:before="20" w:after="20" w:line="240" w:lineRule="auto"/>
              <w:ind w:firstLine="0"/>
              <w:jc w:val="center"/>
              <w:rPr>
                <w:ins w:id="881362" w:author="Claude" w:date="2026-10-07T12:00:00Z"/>
              </w:rPr>
            </w:pPr>
            <w:ins w:id="881363" w:author="Claude" w:date="2026-10-07T12:00:00Z">
              <w:r>
                <w:rPr>
                  <w:rFonts w:ascii="Times New Roman" w:hAnsi="Times New Roman"/>
                  <w:sz w:val="18"/>
                </w:rPr>
                <w:t xml:space="preserve">0,847</w:t>
              </w:r>
            </w:ins>
          </w:p>
        </w:tc>
      </w:tr>
    </w:tbl>
    <w:p>
      <w:pPr>
        <w:spacing w:after="120" w:line="360" w:lineRule="auto"/>
        <w:ind w:firstLine="0"/>
        <w:jc w:val="center"/>
        <w:rPr>
          <w:ins w:id="881364" w:author="Claude" w:date="2026-10-07T12:00:00Z"/>
        </w:rPr>
      </w:pPr>
      <w:ins w:id="881365"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spacing w:line="360" w:lineRule="auto" w:before="0" w:after="0"/>
        <w:ind w:firstLine="709"/>
        <w:jc w:val="both"/>
        <w:rPr>
          <w:ins w:id="881366" w:author="Claude" w:date="2026-10-07T12:00:00Z"/>
        </w:rPr>
      </w:pPr>
      <w:ins w:id="881367" w:author="Claude" w:date="2026-10-07T12:00:00Z">
        <w:r>
          <w:rPr>
            <w:rFonts w:ascii="Times New Roman" w:hAnsi="Times New Roman"/>
            <w:sz w:val="24"/>
          </w:rPr>
          <w:t xml:space="preserve">Com os pesos do preset (0,25 técnica, 0,35 econômica, 0,20 ambiental e 0,20 social), os scores dimensionais foram 0,745, 0,594, 0,633 e 0,653, respectivamente, resultando em índice EVTEAS de 0,652 (Figura 15). Os KPIs de pior desempenho relativo foram a ecoeficiência e a RVL, o que aponta onde concentrar ajustes de projeto.</w:t>
        </w:r>
      </w:ins>
    </w:p>
    <w:p>
      <w:pPr>
        <w:spacing w:line="360" w:lineRule="auto" w:before="0" w:after="0"/>
        <w:ind w:firstLine="709"/>
        <w:jc w:val="both"/>
        <w:rPr>
          <w:ins w:id="881368" w:author="Claude" w:date="2026-10-07T12:00:00Z"/>
        </w:rPr>
      </w:pPr>
      <w:ins w:id="881369" w:author="Claude" w:date="2026-10-07T12:00:00Z">
        <w:r>
          <w:rPr>
            <w:rFonts w:ascii="Times New Roman" w:hAnsi="Times New Roman"/>
            <w:sz w:val="24"/>
          </w:rPr>
          <w:t xml:space="preserve">A regra de decisão (Código 8) foi reformulada em dois estágios para evitar que o índice compensatório oculte fragilidades, limitação apontada na Rev. 186. No primeiro estágio, vetos não compensatórios impedem a classificação “VIÁVEL” quando o VPL do projeto é negativo, quando um item ambiental eliminatório não é atendido ou quando a LSO está abaixo de 40. No segundo, o índice é comparado aos limiares de 0,60 (viável) e 0,50 (viável com ressalvas), e a probabilidade de VPL positivo obtida no Monte Carlo é confrontada com o mínimo de 70%. Essa estrutura responde à crítica da “eficiência obscena” de Garnett, Röös e Little (2015): bom desempenho econômico não compensa violação ambiental ou social.</w:t>
        </w:r>
      </w:ins>
    </w:p>
    <w:p>
      <w:pPr>
        <w:pStyle w:val="Legenda"/>
        <w:keepNext/>
        <w:spacing w:before="120" w:after="0" w:line="360" w:lineRule="auto"/>
        <w:jc w:val="center"/>
        <w:rPr>
          <w:ins w:id="881370" w:author="Claude" w:date="2026-10-07T12:00:00Z"/>
        </w:rPr>
      </w:pPr>
      <w:bookmarkStart w:id="990020" w:name="_TocRev187_Codigo8"/>
      <w:ins w:id="881371" w:author="Claude" w:date="2026-10-07T12:00:00Z">
        <w:r>
          <w:t xml:space="preserve">Código </w:t>
        </w:r>
        <w:r>
          <w:fldChar w:fldCharType="begin"/>
        </w:r>
        <w:r>
          <w:instrText xml:space="preserve"> SEQ Código \* ARABIC </w:instrText>
        </w:r>
        <w:r>
          <w:fldChar w:fldCharType="separate"/>
        </w:r>
        <w:r>
          <w:t>8</w:t>
        </w:r>
        <w:r>
          <w:fldChar w:fldCharType="end"/>
        </w:r>
        <w:r>
          <w:t xml:space="preserve"> - Regra de decisão com vetos não compensatórios</w:t>
        </w:r>
      </w:ins>
      <w:bookmarkEnd w:id="990020"/>
    </w:p>
    <w:p>
      <w:pPr>
        <w:shd w:val="clear" w:color="auto" w:fill="F2F2F2"/>
        <w:spacing w:line="240" w:lineRule="auto" w:before="40" w:after="40"/>
        <w:ind w:firstLine="0" w:left="283" w:right="113"/>
        <w:jc w:val="left"/>
        <w:rPr>
          <w:ins w:id="881372" w:author="Claude" w:date="2026-10-07T12:00:00Z"/>
        </w:rPr>
      </w:pPr>
      <w:ins w:id="881373" w:author="Claude" w:date="2026-10-07T12:00:00Z">
        <w:r>
          <w:rPr>
            <w:rFonts w:ascii="Consolas" w:hAnsi="Consolas"/>
            <w:sz w:val="16"/>
          </w:rPr>
          <w:t xml:space="preserve">def classificar(cfg: EVTEASConfig, vpl: float, indice: float, lso: float, vetos_ambientais: List[str],</w:t>
          <w:br/>
          <w:t xml:space="preserve">                prob_vpl_positivo: Optional[float] = None) -&gt; Dict[str, Any]:</w:t>
          <w:br/>
          <w:t xml:space="preserve">    """Regra de decisão em dois estágios: vetos não compensatórios + índice compensatório.</w:t>
          <w:br/>
          <w:br/>
          <w:t xml:space="preserve">    O índice agregado sozinho pode ocultar fragilidades (Rev. 186, Seção 5.4);</w:t>
          <w:br/>
          <w:t xml:space="preserve">    por isso VPL negativo, item ambiental eliminatório não atendido ou LSO abaixo</w:t>
          <w:br/>
          <w:t xml:space="preserve">    do mínimo impedem a classificação "VIÁVEL", qualquer que seja o índice.</w:t>
          <w:br/>
          <w:t xml:space="preserve">    """</w:t>
          <w:br/>
          <w:t xml:space="preserve">    d = cfg.decisao</w:t>
          <w:br/>
          <w:t xml:space="preserve">    motivos = []</w:t>
          <w:br/>
          <w:t xml:space="preserve">    if d.aplicar_vetos:</w:t>
          <w:br/>
          <w:t xml:space="preserve">        if vpl &lt; 0:</w:t>
          <w:br/>
          <w:t xml:space="preserve">            motivos.append("VPL negativo (veto econômico)")</w:t>
          <w:br/>
          <w:t xml:space="preserve">        motivos += [f"Item eliminatório não atendido: {v}" for v in vetos_ambientais]</w:t>
          <w:br/>
          <w:t xml:space="preserve">        if lso &lt; d.lso_minimo:</w:t>
          <w:br/>
          <w:t xml:space="preserve">            motivos.append(f"LSO abaixo do mínimo ({lso:.0f} &lt; {d.lso_minimo:.0f})")</w:t>
          <w:br/>
          <w:t xml:space="preserve">    ressalvas = []</w:t>
          <w:br/>
          <w:t xml:space="preserve">    if prob_vpl_positivo is not None and prob_vpl_positivo &lt; d.prob_vpl_positivo_minima:</w:t>
          <w:br/>
          <w:t xml:space="preserve">        ressalvas.append(f"P(VPL &gt; 0) = {prob_vpl_positivo:.0%} abaixo de {d.prob_vpl_positivo_minima:.0%}")</w:t>
          <w:br/>
          <w:t xml:space="preserve">    if motivos:</w:t>
          <w:br/>
          <w:t xml:space="preserve">        classe = "NÃO VIÁVEL"</w:t>
          <w:br/>
          <w:t xml:space="preserve">    elif indice &gt;= d.limiar_indice_viavel and not ressalvas:</w:t>
          <w:br/>
          <w:t xml:space="preserve">        classe = "VIÁVEL"</w:t>
          <w:br/>
          <w:t xml:space="preserve">    elif indice &gt;= d.limiar_indice_ressalvas:</w:t>
          <w:br/>
          <w:t xml:space="preserve">        classe = "VIÁVEL COM RESSALVAS"</w:t>
          <w:br/>
          <w:t xml:space="preserve">        if indice &lt; d.limiar_indice_viavel:</w:t>
          <w:br/>
          <w:t xml:space="preserve">            ressalvas.append(f"Índice EVTEAS {indice:.3f} abaixo do limiar {d.limiar_indice_viavel:.2f}")</w:t>
          <w:br/>
          <w:t xml:space="preserve">    else:</w:t>
          <w:br/>
          <w:t xml:space="preserve">        classe = "NÃO VIÁVEL"</w:t>
          <w:br/>
          <w:t xml:space="preserve">        motivos.append(f"Índice EVTEAS {indice:.3f} abaixo de {d.limiar_indice_ressalvas:.2f}")</w:t>
          <w:br/>
          <w:t xml:space="preserve">    return {"classificacao": classe, "vetos": motivos, "ressalvas": ressalvas}</w:t>
        </w:r>
      </w:ins>
    </w:p>
    <w:p>
      <w:pPr>
        <w:spacing w:after="120" w:line="360" w:lineRule="auto"/>
        <w:ind w:firstLine="0"/>
        <w:jc w:val="center"/>
        <w:rPr>
          <w:ins w:id="881374" w:author="Claude" w:date="2026-10-07T12:00:00Z"/>
        </w:rPr>
      </w:pPr>
      <w:ins w:id="881375"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rPr>
          <w:ins w:id="881376" w:author="Claude" w:date="2026-10-07T12:00:00Z"/>
        </w:rPr>
      </w:pPr>
      <w:ins w:id="881377" w:author="Claude" w:date="2026-10-07T12:00:00Z">
        <w:r>
          <w:rPr>
            <w:rFonts w:ascii="Times New Roman" w:hAnsi="Times New Roman"/>
            <w:sz w:val="24"/>
          </w:rPr>
          <w:t xml:space="preserve">O caso-base foi classificado como “VIÁVEL COM RESSALVAS”: não houve vetos e o índice superou 0,60, mas a probabilidade de VPL positivo (13,6%) ficou abaixo do mínimo. O limiar de 0,60 e a probabilidade mínima de 70% são regras operacionais do artefato e devem ser tratados como parâmetros de decisão, não como padrões universais de mercado ou de engenharia.</w:t>
        </w:r>
      </w:ins>
    </w:p>
    <w:p>
      <w:pPr>
        <w:spacing w:line="360" w:lineRule="auto" w:before="0" w:after="0"/>
        <w:ind w:firstLine="709"/>
        <w:jc w:val="both"/>
        <w:rPr>
          <w:ins w:id="881378" w:author="Claude" w:date="2026-10-07T12:00:00Z"/>
        </w:rPr>
      </w:pPr>
      <w:ins w:id="881379" w:author="Claude" w:date="2026-10-07T12:00:00Z">
        <w:r>
          <w:rPr>
            <w:rFonts w:ascii="Times New Roman" w:hAnsi="Times New Roman"/>
            <w:sz w:val="24"/>
          </w:rPr>
          <w:t xml:space="preserve">Para demonstrar a parametrização prevista na Seção 3.4, o pipeline foi executado com escores Likert ilustrativos de dois avaliadores. Os pesos normalizados resultaram em 0,272 (técnica), 0,303 (econômica), 0,213 (ambiental) e 0,211 (social), com concordância média de 0,812 entre os avaliadores, e o índice passou a 0,656. Os escores efetivos dos especialistas substituirão esses valores na Fase 3 da pesquisa, e a divergência por critério será registrada como evidência da triangulação.</w:t>
        </w:r>
      </w:ins>
    </w:p>
    <w:p>
      <w:pPr>
        <w:pStyle w:val="Legenda"/>
        <w:keepNext/>
        <w:spacing w:before="120" w:after="0" w:line="360" w:lineRule="auto"/>
        <w:jc w:val="center"/>
        <w:rPr>
          <w:ins w:id="881380" w:author="Claude" w:date="2026-10-07T12:00:00Z"/>
        </w:rPr>
      </w:pPr>
      <w:bookmarkStart w:id="990021" w:name="_TocRev187_Figura15"/>
      <w:ins w:id="881381" w:author="Claude" w:date="2026-10-07T12:00:00Z">
        <w:r>
          <w:t xml:space="preserve">Figura </w:t>
        </w:r>
        <w:r>
          <w:fldChar w:fldCharType="begin"/>
        </w:r>
        <w:r>
          <w:instrText xml:space="preserve"> SEQ Figura \* ARABIC </w:instrText>
        </w:r>
        <w:r>
          <w:fldChar w:fldCharType="separate"/>
        </w:r>
        <w:r>
          <w:t>15</w:t>
        </w:r>
        <w:r>
          <w:fldChar w:fldCharType="end"/>
        </w:r>
        <w:r>
          <w:t xml:space="preserve"> - Scores dimensionais e índice EVTEAS do caso-base</w:t>
        </w:r>
      </w:ins>
      <w:bookmarkEnd w:id="990021"/>
    </w:p>
    <w:p>
      <w:pPr>
        <w:keepNext/>
        <w:spacing w:before="60" w:after="60"/>
        <w:ind w:firstLine="0"/>
        <w:jc w:val="center"/>
        <w:rPr>
          <w:ins w:id="881382" w:author="Claude" w:date="2026-10-07T12:00:00Z"/>
        </w:rPr>
      </w:pPr>
      <w:ins w:id="881383" w:author="Claude" w:date="2026-10-07T12:00:00Z">
        <w:r>
          <w:drawing>
            <wp:inline distT="0" distB="0" distL="0" distR="0">
              <wp:extent cx="5220000" cy="2577310"/>
              <wp:effectExtent l="0" t="0" r="0" b="0"/>
              <wp:docPr id="70005" name="Figura Rev187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5" name="rev187_fig05.png"/>
                      <pic:cNvPicPr/>
                    </pic:nvPicPr>
                    <pic:blipFill>
                      <a:blip r:embed="rIdRev187Img5"/>
                      <a:stretch>
                        <a:fillRect/>
                      </a:stretch>
                    </pic:blipFill>
                    <pic:spPr>
                      <a:xfrm>
                        <a:off x="0" y="0"/>
                        <a:ext cx="5220000" cy="2577310"/>
                      </a:xfrm>
                      <a:prstGeom prst="rect">
                        <a:avLst/>
                      </a:prstGeom>
                    </pic:spPr>
                  </pic:pic>
                </a:graphicData>
              </a:graphic>
            </wp:inline>
          </w:drawing>
        </w:r>
      </w:ins>
    </w:p>
    <w:p>
      <w:pPr>
        <w:spacing w:after="120" w:line="360" w:lineRule="auto"/>
        <w:ind w:firstLine="0"/>
        <w:jc w:val="center"/>
        <w:rPr>
          <w:ins w:id="881384" w:author="Claude" w:date="2026-10-07T12:00:00Z"/>
        </w:rPr>
      </w:pPr>
      <w:ins w:id="881385"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pStyle w:val="Ttulo2"/>
        <w:pageBreakBefore w:val="0"/>
      </w:pPr>
      <w:bookmarkStart w:id="990047" w:name="_TocRev187_T11"/>
      <w:del w:id="881386" w:author="Claude" w:date="2026-10-07T12:00:00Z">
        <w:r>
          <w:rPr>
            <w:rFonts w:ascii="Times New Roman" w:hAnsi="Times New Roman"/>
            <w:b w:val="0"/>
            <w:sz w:val="28"/>
          </w:rPr>
          <w:delText xml:space="preserve">4.8</w:delText>
        </w:r>
      </w:del>
      <w:ins w:id="881387" w:author="Claude" w:date="2026-10-07T12:00:00Z">
        <w:r>
          <w:rPr>
            <w:rFonts w:ascii="Times New Roman" w:hAnsi="Times New Roman"/>
            <w:b w:val="0"/>
            <w:sz w:val="28"/>
          </w:rPr>
          <w:t xml:space="preserve">4.10</w:t>
        </w:r>
      </w:ins>
      <w:r>
        <w:rPr>
          <w:rFonts w:ascii="Times New Roman" w:hAnsi="Times New Roman"/>
          <w:b w:val="0"/>
          <w:sz w:val="28"/>
        </w:rPr>
        <w:t xml:space="preserve"> Simulação de Monte Carlo</w:t>
      </w:r>
      <w:bookmarkEnd w:id="990047"/>
    </w:p>
    <w:p>
      <w:pPr>
        <w:spacing w:line="360" w:lineRule="auto" w:before="0" w:after="0"/>
        <w:ind w:firstLine="709"/>
        <w:jc w:val="both"/>
        <w:rPr>
          <w:del w:id="881389" w:author="Claude" w:date="2026-10-07T12:00:00Z"/>
        </w:rPr>
      </w:pPr>
      <w:del w:id="881388" w:author="Claude" w:date="2026-10-07T12:00:00Z">
        <w:r>
          <w:rPr>
            <w:rFonts w:ascii="Times New Roman" w:hAnsi="Times New Roman"/>
            <w:sz w:val="24"/>
          </w:rPr>
          <w:delText>A camada de incerteza utiliza Monte Carlo com geração vetorizada. A classe MonteCarloConfig define 10.000 iterações e seed 20260612, com distribuições triangulares para preço, FCR, mortalidade, produção, custo de ração, CAPEX e custos fixos. A classe Distribuicao valida os parâmetros e gera as amostras com np.random.default_rng(seed).</w:delText>
        </w:r>
      </w:del>
    </w:p>
    <w:p>
      <w:pPr>
        <w:pStyle w:val="Legenda"/>
        <w:spacing w:before="160" w:after="60"/>
        <w:ind w:firstLine="0"/>
        <w:rPr>
          <w:del w:id="881391" w:author="Claude" w:date="2026-10-07T12:00:00Z"/>
        </w:rPr>
      </w:pPr>
      <w:del w:id="881390" w:author="Claude" w:date="2026-10-07T12:00:00Z">
        <w:r>
          <w:rPr>
            <w:rFonts w:ascii="Times New Roman" w:hAnsi="Times New Roman"/>
            <w:b/>
            <w:sz w:val="18"/>
          </w:rPr>
          <w:delText>Código 9 – Simulação de Monte Carlo e distribuições de incerteza</w:delText>
        </w:r>
      </w:del>
    </w:p>
    <w:p>
      <w:pPr>
        <w:spacing w:line="240" w:lineRule="auto" w:before="40" w:after="40"/>
        <w:ind w:firstLine="0" w:left="283" w:right="113"/>
        <w:jc w:val="left"/>
        <w:shd w:fill="F2F2F2"/>
        <w:rPr>
          <w:del w:id="881393" w:author="Claude" w:date="2026-10-07T12:00:00Z"/>
        </w:rPr>
      </w:pPr>
      <w:del w:id="881392" w:author="Claude" w:date="2026-10-07T12:00:00Z">
        <w:r>
          <w:rPr>
            <w:rFonts w:ascii="Consolas" w:hAnsi="Consolas"/>
            <w:sz w:val="16"/>
          </w:rPr>
          <w:delText>def monte_carlo_evteas(cfg: EVTEASConfig, n=None, seed=None):</w:delText>
          <w:br/>
          <w:delText xml:space="preserve">    mc = cfg.monte_carlo</w:delText>
          <w:br/>
          <w:delText xml:space="preserve">    n = int(n or mc.iteracoes)</w:delText>
          <w:br/>
          <w:delText xml:space="preserve">    seed = int(mc.seed if seed is None else seed)</w:delText>
          <w:br/>
          <w:delText xml:space="preserve">    rng = np.random.default_rng(seed)</w:delText>
          <w:br/>
          <w:delText xml:space="preserve">    d = mc.distribuicoes</w:delText>
          <w:br/>
          <w:br/>
          <w:delText xml:space="preserve">    def draw(name, fallback):</w:delText>
          <w:br/>
          <w:delText xml:space="preserve">        return _mc_draw(d[name], rng, n) if name in d else np.full(n, fallback, dtype=float)</w:delText>
          <w:br/>
          <w:br/>
          <w:delText xml:space="preserve">    preco = draw("preco_venda_kg", cfg.economico.preco_venda_kg)</w:delText>
          <w:br/>
          <w:delText xml:space="preserve">    fcr_v = draw("fcr", cfg.tecnico.fcr)</w:delText>
          <w:br/>
          <w:delText xml:space="preserve">    mort = draw("mortalidade_pct", cfg.tecnico.mortalidade_pct)</w:delText>
          <w:br/>
          <w:delText xml:space="preserve">    fator_prod = draw("producao_kg_mes", 1.0)</w:delText>
          <w:br/>
          <w:delText xml:space="preserve">    racao = draw("custo_racao_kg", cfg.economico.custo_racao_kg)</w:delText>
          <w:br/>
          <w:delText xml:space="preserve">    capex_f = draw("capex", 1.0)</w:delText>
          <w:br/>
          <w:delText xml:space="preserve">    fixos_f = draw("custos_fixos_mes", 1.0)</w:delText>
          <w:br/>
          <w:br/>
          <w:delText xml:space="preserve">    t = cfg.tecnico; e = cfg.economico</w:delText>
          <w:br/>
          <w:delText xml:space="preserve">    sobreviv = np.clip(1 - mort / 100, 0, 1)</w:delText>
          <w:br/>
          <w:delText xml:space="preserve">    biomassa_ciclo = t.volume_util_m3 * t.capacidade_carga_kg_m3 * sobreviv</w:delText>
          <w:br/>
          <w:delText xml:space="preserve">    if t.produtividade_esperada_kg_m2_ciclo &gt; 0:</w:delText>
          <w:br/>
          <w:delText xml:space="preserve">        biomassa_ciclo = np.minimum(biomassa_ciclo, t.area_lamina_m2 * t.produtividade_esperada_kg_m2_ciclo * sobreviv)</w:delText>
          <w:br/>
          <w:delText xml:space="preserve">    prod_ano = biomassa_ciclo * t.ciclos_ano * fator_prod</w:delText>
          <w:br/>
          <w:delText xml:space="preserve">    prod_mes = prod_ano / 12</w:delText>
          <w:br/>
          <w:delText xml:space="preserve">    receita_mes = prod_mes * preco</w:delText>
          <w:br/>
          <w:delText xml:space="preserve">    custo_racao_mes = prod_mes * fcr_v * racao</w:delText>
          <w:br/>
          <w:delText xml:space="preserve">    custos_fixos = (e.custos_fixos_mes + e.custo_energia_mes + e.custo_mao_obra_mes + e.custo_manutencao_mes) * fixos_f</w:delText>
          <w:br/>
          <w:delText xml:space="preserve">    impostos = receita_mes * pct(e.taxa_impostos_faturamento_pct)</w:delText>
          <w:br/>
          <w:delText xml:space="preserve">    resultado_mes = receita_mes - impostos - custo_racao_mes - custos_fixos</w:delText>
          <w:br/>
          <w:delText xml:space="preserve">    resultado_ano = resultado_mes * 12</w:delText>
          <w:br/>
          <w:delText xml:space="preserve">    capex = (e.investimento_inicial + e.capital_giro) * capex_f</w:delText>
          <w:br/>
          <w:delText xml:space="preserve">    tma = pct(e.tma_aa_pct)</w:delText>
          <w:br/>
          <w:delText xml:space="preserve">    # anualiza o modelo para cálculo rápido de VPL.</w:delText>
          <w:br/>
          <w:delText xml:space="preserve">    anos = np.arange(1, e.horizonte_anos + 1)</w:delText>
          <w:br/>
          <w:delText xml:space="preserve">    crescimento = (1 + pct(e.crescimento_custos_aa_pct)) ** (anos - 1)</w:delText>
          <w:br/>
          <w:delText xml:space="preserve">    fluxo_anual = resultado_ano[:, None] / crescimento[None, :]</w:delText>
          <w:br/>
          <w:delText xml:space="preserve">    vpl = -capex + (fluxo_anual / ((1 + tma) ** anos)[None, :]).sum(axis=1)</w:delText>
          <w:br/>
          <w:delText xml:space="preserve">    tir = np.full(n, np.nan)</w:delText>
          <w:br/>
          <w:delText xml:space="preserve">    # TIR vetorizada aproximada por bisseção em projetos com fluxo constante.</w:delText>
          <w:br/>
          <w:delText xml:space="preserve">    lo = np.full(n, -0.95); hi = np.full(n, 10.0)</w:delText>
          <w:br/>
          <w:delText xml:space="preserve">    for _ in range(80):</w:delText>
          <w:br/>
          <w:delText xml:space="preserve">        mid = (lo + hi) / 2</w:delText>
          <w:br/>
          <w:delText xml:space="preserve">        pv = -capex + np.sum(fluxo_anual / (1 + mid[:,None]) ** anos[None,:], axis=1)</w:delText>
          <w:br/>
          <w:delText xml:space="preserve">        mask = pv &gt; 0</w:delText>
          <w:br/>
          <w:delText xml:space="preserve">        lo = np.where(mask, mid, lo)</w:delText>
          <w:br/>
          <w:delText xml:space="preserve">        hi = np.where(mask, hi, mid)</w:delText>
          <w:br/>
          <w:delText xml:space="preserve">    tir = (lo + hi) / 2</w:delText>
          <w:br/>
          <w:br/>
          <w:delText xml:space="preserve">    # Payback aproximado com fluxo anual médio.</w:delText>
          <w:br/>
          <w:delText xml:space="preserve">    pb = np.where(resultado_ano &gt; 0, capex / np.maximum(resultado_ano, 1e-9), np.inf)</w:delText>
          <w:br/>
          <w:delText xml:space="preserve">    oee = (t.tanques_ativos / max(t.numero_tanques,1)) * (1 - np.clip((mort - t.mortalidade_pct)/100, -1, 1)) * pct(t.qualidade_pct)</w:delText>
          <w:br/>
          <w:delText xml:space="preserve">    indice_rapido = np.clip((vpl &gt; 0).astype(float) * 0.5 + np.clip(resultado_ano / np.maximum(capex,1), 0, 1) * 0.3 + np.clip(oee,0,1)*0.2, 0, 1)</w:delText>
          <w:br/>
          <w:br/>
          <w:delText xml:space="preserve">    resultados = pd.DataFrame({</w:delText>
          <w:br/>
          <w:delText xml:space="preserve">        "VPL": vpl, "TIR": tir, "Payback_anos": pb, "Resultado_Anual": resultado_ano,</w:delText>
          <w:br/>
          <w:delText xml:space="preserve">        "OEE": oee, "FCR": fcr_v, "Mortalidade_pct": mort,</w:delText>
          <w:br/>
          <w:delText xml:space="preserve">        "Preco_R$/kg": preco, "Custo_Racao_R$/kg": racao, "CAPEX": capex,</w:delText>
          <w:br/>
          <w:delText xml:space="preserve">        "Indice_Rapido": indice_rapido,</w:delText>
          <w:br/>
          <w:delText xml:space="preserve">    })</w:delText>
          <w:br/>
          <w:delText xml:space="preserve">    estat = {</w:delText>
          <w:br/>
          <w:delText xml:space="preserve">        "n": n, "seed": seed, "media_vpl": float(resultados.VPL.mean()),</w:delText>
          <w:br/>
          <w:delText xml:space="preserve">        "mediana_vpl": float(resultados.VPL.median()), "desvio_vpl": float(resultados.VPL.std(ddof=1)),</w:delText>
          <w:br/>
          <w:delText xml:space="preserve">        "prob_vpl_positivo": float((resultados.VPL &gt; 0).mean()),</w:delText>
          <w:br/>
          <w:delText xml:space="preserve">        "prob_tir_maior_tma": float((resultados.TIR &gt; pct(e.tma_aa_pct)).mean()),</w:delText>
          <w:br/>
          <w:delText xml:space="preserve">        "percentis_vpl": percentile_dict(resultados.VPL),</w:delText>
          <w:br/>
          <w:delText xml:space="preserve">        "percentis_tir": percentile_dict(resultados.TIR[np.isfinite(resultados.TIR)]),</w:delText>
          <w:br/>
          <w:delText xml:space="preserve">        "percentis_indice": percentile_dict(resultados.Indice_Rapido),</w:delText>
          <w:br/>
          <w:delText xml:space="preserve">    }</w:delText>
          <w:br/>
          <w:delText xml:space="preserve">    return {"amostra": resultados, "estatisticas": estat, "seed": seed}</w:delText>
        </w:r>
      </w:del>
    </w:p>
    <w:p>
      <w:pPr>
        <w:pStyle w:val="Legenda"/>
        <w:ind w:firstLine="0"/>
        <w:rPr>
          <w:del w:id="881395" w:author="Claude" w:date="2026-10-07T12:00:00Z"/>
        </w:rPr>
      </w:pPr>
      <w:del w:id="881394" w:author="Claude" w:date="2026-10-07T12:00:00Z">
        <w:r>
          <w:rPr>
            <w:rFonts w:ascii="Times New Roman" w:hAnsi="Times New Roman"/>
            <w:sz w:val="18"/>
          </w:rPr>
          <w:delText>Fonte: elaboração própria, a partir do notebook EVTEAS_Py_MASTER_COMPLETO_ENTRADAS_INTERATIVAS.</w:delText>
        </w:r>
      </w:del>
    </w:p>
    <w:p>
      <w:pPr>
        <w:spacing w:line="360" w:lineRule="auto" w:before="0" w:after="0"/>
        <w:ind w:firstLine="709"/>
        <w:jc w:val="both"/>
        <w:rPr>
          <w:del w:id="881397" w:author="Claude" w:date="2026-10-07T12:00:00Z"/>
        </w:rPr>
      </w:pPr>
      <w:del w:id="881396" w:author="Claude" w:date="2026-10-07T12:00:00Z">
        <w:r>
          <w:rPr>
            <w:rFonts w:ascii="Times New Roman" w:hAnsi="Times New Roman"/>
            <w:sz w:val="24"/>
          </w:rPr>
          <w:delText>O código calcula simultaneamente produção, receita, custo de ração, custos fixos, impostos, resultado anual, CAPEX, VPL e uma TIR aproximada por bisseção. A saída inclui uma amostra por simulação e estatísticas agregadas, incluindo média, mediana, desvio-padrão, probabilidade de VPL positivo e percentis de VPL, TIR e índice rápido.</w:delText>
        </w:r>
      </w:del>
    </w:p>
    <w:p>
      <w:pPr>
        <w:spacing w:line="360" w:lineRule="auto" w:before="0" w:after="0"/>
        <w:ind w:firstLine="709"/>
        <w:jc w:val="both"/>
        <w:rPr>
          <w:del w:id="881399" w:author="Claude" w:date="2026-10-07T12:00:00Z"/>
        </w:rPr>
      </w:pPr>
      <w:del w:id="881398" w:author="Claude" w:date="2026-10-07T12:00:00Z">
        <w:r>
          <w:rPr>
            <w:rFonts w:ascii="Times New Roman" w:hAnsi="Times New Roman"/>
            <w:sz w:val="24"/>
          </w:rPr>
          <w:delText>Na execução do caso-base, a média do VPL foi aproximadamente -R$ 6,022 milhões, a mediana -R$ 5,999 milhões e o desvio-padrão R$ 312,249. O P5 foi -R$ 6,566 milhões e o P95 -R$ 5,531 milhões. A probabilidade de VPL positivo foi 0%, assim como a probabilidade de TIR maior que a TMA. A conclusão de não viabilidade, portanto, permaneceu negativa sob a distribuição estocástica adotada.</w:delText>
        </w:r>
      </w:del>
    </w:p>
    <w:p>
      <w:pPr>
        <w:spacing w:line="360" w:lineRule="auto" w:before="0" w:after="0"/>
        <w:ind w:firstLine="709"/>
        <w:jc w:val="both"/>
        <w:rPr>
          <w:del w:id="881401" w:author="Claude" w:date="2026-10-07T12:00:00Z"/>
        </w:rPr>
      </w:pPr>
      <w:del w:id="881400" w:author="Claude" w:date="2026-10-07T12:00:00Z">
        <w:r>
          <w:rPr>
            <w:rFonts w:ascii="Times New Roman" w:hAnsi="Times New Roman"/>
            <w:sz w:val="24"/>
          </w:rPr>
          <w:delText>Os percentis de TIR ficaram em -0,95. Esse comportamento decorre da própria implementação da bisseção, que estabelece -0,95 como limite inferior e converge para o limite quando não há solução convencional no intervalo. Assim, esse número não deve ser interpretado como uma TIR econômica observada; é mais adequado tratá-lo como indicador de ausência de solução convencional e como oportunidade de melhoria do diagnóstico da rotina.</w:delText>
        </w:r>
      </w:del>
    </w:p>
    <w:p>
      <w:pPr>
        <w:spacing w:line="360" w:lineRule="auto" w:before="0" w:after="0"/>
        <w:ind w:firstLine="709"/>
        <w:jc w:val="both"/>
        <w:rPr>
          <w:ins w:id="881402" w:author="Claude" w:date="2026-10-07T12:00:00Z"/>
        </w:rPr>
      </w:pPr>
      <w:ins w:id="881403" w:author="Claude" w:date="2026-10-07T12:00:00Z">
        <w:r>
          <w:rPr>
            <w:rFonts w:ascii="Times New Roman" w:hAnsi="Times New Roman"/>
            <w:sz w:val="24"/>
          </w:rPr>
          <w:t xml:space="preserve">A camada de incerteza (Código 9) utiliza Monte Carlo sobre o mesmo motor vetorizado do modelo determinístico. As distribuições adotadas são apresentadas no Quadro 16. Seguindo Oliveira e Medeiros Neto (2012), utilizou-se a distribuição triangular quando havia valor mais provável. A incerteza do CAPEX deriva da faixa de exatidão de uma estimativa Classe 5 da AACE International (2020), de −30% a +50%. As amostras são geradas com np.random.default_rng(20260612), em ordem fixa de variáveis, o que garante reprodutibilidade.</w:t>
        </w:r>
      </w:ins>
    </w:p>
    <w:p>
      <w:pPr>
        <w:pStyle w:val="Legenda"/>
        <w:keepNext/>
        <w:spacing w:before="120" w:after="0" w:line="360" w:lineRule="auto"/>
        <w:jc w:val="center"/>
        <w:rPr>
          <w:ins w:id="881404" w:author="Claude" w:date="2026-10-07T12:00:00Z"/>
        </w:rPr>
      </w:pPr>
      <w:bookmarkStart w:id="990022" w:name="_TocRev187_Quadro16"/>
      <w:ins w:id="881405" w:author="Claude" w:date="2026-10-07T12:00:00Z">
        <w:r>
          <w:t xml:space="preserve">Quadro </w:t>
        </w:r>
        <w:r>
          <w:fldChar w:fldCharType="begin"/>
        </w:r>
        <w:r>
          <w:instrText xml:space="preserve"> SEQ Quadro \* ARABIC </w:instrText>
        </w:r>
        <w:r>
          <w:fldChar w:fldCharType="separate"/>
        </w:r>
        <w:r>
          <w:t>16</w:t>
        </w:r>
        <w:r>
          <w:fldChar w:fldCharType="end"/>
        </w:r>
        <w:r>
          <w:t xml:space="preserve"> - Distribuições de incerteza do caso-base</w:t>
        </w:r>
      </w:ins>
      <w:bookmarkEnd w:id="990022"/>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3300"/>
        <w:gridCol w:w="1300"/>
        <w:gridCol w:w="1300"/>
        <w:gridCol w:w="1300"/>
        <w:gridCol w:w="1300"/>
      </w:tblGrid>
      <w:tr>
        <w:trPr>
          <w:cantSplit/>
          <w:tblHeader/>
          <w:ins w:id="881406" w:author="Claude" w:date="2026-10-07T12:00:00Z"/>
        </w:trPr>
        <w:tc>
          <w:tcPr>
            <w:tcW w:w="3300" w:type="dxa"/>
            <w:tcBorders>
              <w:bottom w:val="single" w:sz="8" w:space="0" w:color="000000"/>
            </w:tcBorders>
            <w:vAlign w:val="center"/>
          </w:tcPr>
          <w:p>
            <w:pPr>
              <w:spacing w:before="20" w:after="20" w:line="240" w:lineRule="auto"/>
              <w:ind w:firstLine="0"/>
              <w:jc w:val="left"/>
              <w:rPr>
                <w:ins w:id="881407" w:author="Claude" w:date="2026-10-07T12:00:00Z"/>
              </w:rPr>
            </w:pPr>
            <w:ins w:id="881408" w:author="Claude" w:date="2026-10-07T12:00:00Z">
              <w:r>
                <w:rPr>
                  <w:rFonts w:ascii="Times New Roman" w:hAnsi="Times New Roman"/>
                  <w:b/>
                  <w:sz w:val="18"/>
                </w:rPr>
                <w:t xml:space="preserve">Variável</w:t>
              </w:r>
            </w:ins>
          </w:p>
        </w:tc>
        <w:tc>
          <w:tcPr>
            <w:tcW w:w="1300" w:type="dxa"/>
            <w:tcBorders>
              <w:bottom w:val="single" w:sz="8" w:space="0" w:color="000000"/>
            </w:tcBorders>
            <w:vAlign w:val="center"/>
          </w:tcPr>
          <w:p>
            <w:pPr>
              <w:spacing w:before="20" w:after="20" w:line="240" w:lineRule="auto"/>
              <w:ind w:firstLine="0"/>
              <w:jc w:val="center"/>
              <w:rPr>
                <w:ins w:id="881409" w:author="Claude" w:date="2026-10-07T12:00:00Z"/>
              </w:rPr>
            </w:pPr>
            <w:ins w:id="881410" w:author="Claude" w:date="2026-10-07T12:00:00Z">
              <w:r>
                <w:rPr>
                  <w:rFonts w:ascii="Times New Roman" w:hAnsi="Times New Roman"/>
                  <w:b/>
                  <w:sz w:val="18"/>
                </w:rPr>
                <w:t xml:space="preserve">Distribuição</w:t>
              </w:r>
            </w:ins>
          </w:p>
        </w:tc>
        <w:tc>
          <w:tcPr>
            <w:tcW w:w="1300" w:type="dxa"/>
            <w:tcBorders>
              <w:bottom w:val="single" w:sz="8" w:space="0" w:color="000000"/>
            </w:tcBorders>
            <w:vAlign w:val="center"/>
          </w:tcPr>
          <w:p>
            <w:pPr>
              <w:spacing w:before="20" w:after="20" w:line="240" w:lineRule="auto"/>
              <w:ind w:firstLine="0"/>
              <w:jc w:val="center"/>
              <w:rPr>
                <w:ins w:id="881411" w:author="Claude" w:date="2026-10-07T12:00:00Z"/>
              </w:rPr>
            </w:pPr>
            <w:ins w:id="881412" w:author="Claude" w:date="2026-10-07T12:00:00Z">
              <w:r>
                <w:rPr>
                  <w:rFonts w:ascii="Times New Roman" w:hAnsi="Times New Roman"/>
                  <w:b/>
                  <w:sz w:val="18"/>
                </w:rPr>
                <w:t xml:space="preserve">Mínimo</w:t>
              </w:r>
            </w:ins>
          </w:p>
        </w:tc>
        <w:tc>
          <w:tcPr>
            <w:tcW w:w="1300" w:type="dxa"/>
            <w:tcBorders>
              <w:bottom w:val="single" w:sz="8" w:space="0" w:color="000000"/>
            </w:tcBorders>
            <w:vAlign w:val="center"/>
          </w:tcPr>
          <w:p>
            <w:pPr>
              <w:spacing w:before="20" w:after="20" w:line="240" w:lineRule="auto"/>
              <w:ind w:firstLine="0"/>
              <w:jc w:val="center"/>
              <w:rPr>
                <w:ins w:id="881413" w:author="Claude" w:date="2026-10-07T12:00:00Z"/>
              </w:rPr>
            </w:pPr>
            <w:ins w:id="881414" w:author="Claude" w:date="2026-10-07T12:00:00Z">
              <w:r>
                <w:rPr>
                  <w:rFonts w:ascii="Times New Roman" w:hAnsi="Times New Roman"/>
                  <w:b/>
                  <w:sz w:val="18"/>
                </w:rPr>
                <w:t xml:space="preserve">Mais provável</w:t>
              </w:r>
            </w:ins>
          </w:p>
        </w:tc>
        <w:tc>
          <w:tcPr>
            <w:tcW w:w="1300" w:type="dxa"/>
            <w:tcBorders>
              <w:bottom w:val="single" w:sz="8" w:space="0" w:color="000000"/>
            </w:tcBorders>
            <w:vAlign w:val="center"/>
          </w:tcPr>
          <w:p>
            <w:pPr>
              <w:spacing w:before="20" w:after="20" w:line="240" w:lineRule="auto"/>
              <w:ind w:firstLine="0"/>
              <w:jc w:val="center"/>
              <w:rPr>
                <w:ins w:id="881415" w:author="Claude" w:date="2026-10-07T12:00:00Z"/>
              </w:rPr>
            </w:pPr>
            <w:ins w:id="881416" w:author="Claude" w:date="2026-10-07T12:00:00Z">
              <w:r>
                <w:rPr>
                  <w:rFonts w:ascii="Times New Roman" w:hAnsi="Times New Roman"/>
                  <w:b/>
                  <w:sz w:val="18"/>
                </w:rPr>
                <w:t xml:space="preserve">Máximo</w:t>
              </w:r>
            </w:ins>
          </w:p>
        </w:tc>
      </w:tr>
      <w:tr>
        <w:trPr>
          <w:cantSplit/>
          <w:ins w:id="881417" w:author="Claude" w:date="2026-10-07T12:00:00Z"/>
        </w:trPr>
        <w:tc>
          <w:tcPr>
            <w:tcW w:w="3300" w:type="dxa"/>
            <w:vAlign w:val="center"/>
          </w:tcPr>
          <w:p>
            <w:pPr>
              <w:spacing w:before="20" w:after="20" w:line="240" w:lineRule="auto"/>
              <w:ind w:firstLine="0"/>
              <w:jc w:val="left"/>
              <w:rPr>
                <w:ins w:id="881418" w:author="Claude" w:date="2026-10-07T12:00:00Z"/>
              </w:rPr>
            </w:pPr>
            <w:ins w:id="881419" w:author="Claude" w:date="2026-10-07T12:00:00Z">
              <w:r>
                <w:rPr>
                  <w:rFonts w:ascii="Times New Roman" w:hAnsi="Times New Roman"/>
                  <w:sz w:val="18"/>
                </w:rPr>
                <w:t xml:space="preserve">Preço de venda (R$/kg)</w:t>
              </w:r>
            </w:ins>
          </w:p>
        </w:tc>
        <w:tc>
          <w:tcPr>
            <w:tcW w:w="1300" w:type="dxa"/>
            <w:vAlign w:val="center"/>
          </w:tcPr>
          <w:p>
            <w:pPr>
              <w:spacing w:before="20" w:after="20" w:line="240" w:lineRule="auto"/>
              <w:ind w:firstLine="0"/>
              <w:jc w:val="center"/>
              <w:rPr>
                <w:ins w:id="881420" w:author="Claude" w:date="2026-10-07T12:00:00Z"/>
              </w:rPr>
            </w:pPr>
            <w:ins w:id="881421" w:author="Claude" w:date="2026-10-07T12:00:00Z">
              <w:r>
                <w:rPr>
                  <w:rFonts w:ascii="Times New Roman" w:hAnsi="Times New Roman"/>
                  <w:sz w:val="18"/>
                </w:rPr>
                <w:t xml:space="preserve">triangular</w:t>
              </w:r>
            </w:ins>
          </w:p>
        </w:tc>
        <w:tc>
          <w:tcPr>
            <w:tcW w:w="1300" w:type="dxa"/>
            <w:vAlign w:val="center"/>
          </w:tcPr>
          <w:p>
            <w:pPr>
              <w:spacing w:before="20" w:after="20" w:line="240" w:lineRule="auto"/>
              <w:ind w:firstLine="0"/>
              <w:jc w:val="center"/>
              <w:rPr>
                <w:ins w:id="881422" w:author="Claude" w:date="2026-10-07T12:00:00Z"/>
              </w:rPr>
            </w:pPr>
            <w:ins w:id="881423" w:author="Claude" w:date="2026-10-07T12:00:00Z">
              <w:r>
                <w:rPr>
                  <w:rFonts w:ascii="Times New Roman" w:hAnsi="Times New Roman"/>
                  <w:sz w:val="18"/>
                </w:rPr>
                <w:t xml:space="preserve">9,00</w:t>
              </w:r>
            </w:ins>
          </w:p>
        </w:tc>
        <w:tc>
          <w:tcPr>
            <w:tcW w:w="1300" w:type="dxa"/>
            <w:vAlign w:val="center"/>
          </w:tcPr>
          <w:p>
            <w:pPr>
              <w:spacing w:before="20" w:after="20" w:line="240" w:lineRule="auto"/>
              <w:ind w:firstLine="0"/>
              <w:jc w:val="center"/>
              <w:rPr>
                <w:ins w:id="881424" w:author="Claude" w:date="2026-10-07T12:00:00Z"/>
              </w:rPr>
            </w:pPr>
            <w:ins w:id="881425" w:author="Claude" w:date="2026-10-07T12:00:00Z">
              <w:r>
                <w:rPr>
                  <w:rFonts w:ascii="Times New Roman" w:hAnsi="Times New Roman"/>
                  <w:sz w:val="18"/>
                </w:rPr>
                <w:t xml:space="preserve">10,50</w:t>
              </w:r>
            </w:ins>
          </w:p>
        </w:tc>
        <w:tc>
          <w:tcPr>
            <w:tcW w:w="1300" w:type="dxa"/>
            <w:vAlign w:val="center"/>
          </w:tcPr>
          <w:p>
            <w:pPr>
              <w:spacing w:before="20" w:after="20" w:line="240" w:lineRule="auto"/>
              <w:ind w:firstLine="0"/>
              <w:jc w:val="center"/>
              <w:rPr>
                <w:ins w:id="881426" w:author="Claude" w:date="2026-10-07T12:00:00Z"/>
              </w:rPr>
            </w:pPr>
            <w:ins w:id="881427" w:author="Claude" w:date="2026-10-07T12:00:00Z">
              <w:r>
                <w:rPr>
                  <w:rFonts w:ascii="Times New Roman" w:hAnsi="Times New Roman"/>
                  <w:sz w:val="18"/>
                </w:rPr>
                <w:t xml:space="preserve">11,50</w:t>
              </w:r>
            </w:ins>
          </w:p>
        </w:tc>
      </w:tr>
      <w:tr>
        <w:trPr>
          <w:cantSplit/>
          <w:ins w:id="881428" w:author="Claude" w:date="2026-10-07T12:00:00Z"/>
        </w:trPr>
        <w:tc>
          <w:tcPr>
            <w:tcW w:w="3300" w:type="dxa"/>
            <w:vAlign w:val="center"/>
          </w:tcPr>
          <w:p>
            <w:pPr>
              <w:spacing w:before="20" w:after="20" w:line="240" w:lineRule="auto"/>
              <w:ind w:firstLine="0"/>
              <w:jc w:val="left"/>
              <w:rPr>
                <w:ins w:id="881429" w:author="Claude" w:date="2026-10-07T12:00:00Z"/>
              </w:rPr>
            </w:pPr>
            <w:ins w:id="881430" w:author="Claude" w:date="2026-10-07T12:00:00Z">
              <w:r>
                <w:rPr>
                  <w:rFonts w:ascii="Times New Roman" w:hAnsi="Times New Roman"/>
                  <w:sz w:val="18"/>
                </w:rPr>
                <w:t xml:space="preserve">Custo da ração (R$/kg)</w:t>
              </w:r>
            </w:ins>
          </w:p>
        </w:tc>
        <w:tc>
          <w:tcPr>
            <w:tcW w:w="1300" w:type="dxa"/>
            <w:vAlign w:val="center"/>
          </w:tcPr>
          <w:p>
            <w:pPr>
              <w:spacing w:before="20" w:after="20" w:line="240" w:lineRule="auto"/>
              <w:ind w:firstLine="0"/>
              <w:jc w:val="center"/>
              <w:rPr>
                <w:ins w:id="881431" w:author="Claude" w:date="2026-10-07T12:00:00Z"/>
              </w:rPr>
            </w:pPr>
            <w:ins w:id="881432" w:author="Claude" w:date="2026-10-07T12:00:00Z">
              <w:r>
                <w:rPr>
                  <w:rFonts w:ascii="Times New Roman" w:hAnsi="Times New Roman"/>
                  <w:sz w:val="18"/>
                </w:rPr>
                <w:t xml:space="preserve">triangular</w:t>
              </w:r>
            </w:ins>
          </w:p>
        </w:tc>
        <w:tc>
          <w:tcPr>
            <w:tcW w:w="1300" w:type="dxa"/>
            <w:vAlign w:val="center"/>
          </w:tcPr>
          <w:p>
            <w:pPr>
              <w:spacing w:before="20" w:after="20" w:line="240" w:lineRule="auto"/>
              <w:ind w:firstLine="0"/>
              <w:jc w:val="center"/>
              <w:rPr>
                <w:ins w:id="881433" w:author="Claude" w:date="2026-10-07T12:00:00Z"/>
              </w:rPr>
            </w:pPr>
            <w:ins w:id="881434" w:author="Claude" w:date="2026-10-07T12:00:00Z">
              <w:r>
                <w:rPr>
                  <w:rFonts w:ascii="Times New Roman" w:hAnsi="Times New Roman"/>
                  <w:sz w:val="18"/>
                </w:rPr>
                <w:t xml:space="preserve">2,80</w:t>
              </w:r>
            </w:ins>
          </w:p>
        </w:tc>
        <w:tc>
          <w:tcPr>
            <w:tcW w:w="1300" w:type="dxa"/>
            <w:vAlign w:val="center"/>
          </w:tcPr>
          <w:p>
            <w:pPr>
              <w:spacing w:before="20" w:after="20" w:line="240" w:lineRule="auto"/>
              <w:ind w:firstLine="0"/>
              <w:jc w:val="center"/>
              <w:rPr>
                <w:ins w:id="881435" w:author="Claude" w:date="2026-10-07T12:00:00Z"/>
              </w:rPr>
            </w:pPr>
            <w:ins w:id="881436" w:author="Claude" w:date="2026-10-07T12:00:00Z">
              <w:r>
                <w:rPr>
                  <w:rFonts w:ascii="Times New Roman" w:hAnsi="Times New Roman"/>
                  <w:sz w:val="18"/>
                </w:rPr>
                <w:t xml:space="preserve">3,10</w:t>
              </w:r>
            </w:ins>
          </w:p>
        </w:tc>
        <w:tc>
          <w:tcPr>
            <w:tcW w:w="1300" w:type="dxa"/>
            <w:vAlign w:val="center"/>
          </w:tcPr>
          <w:p>
            <w:pPr>
              <w:spacing w:before="20" w:after="20" w:line="240" w:lineRule="auto"/>
              <w:ind w:firstLine="0"/>
              <w:jc w:val="center"/>
              <w:rPr>
                <w:ins w:id="881437" w:author="Claude" w:date="2026-10-07T12:00:00Z"/>
              </w:rPr>
            </w:pPr>
            <w:ins w:id="881438" w:author="Claude" w:date="2026-10-07T12:00:00Z">
              <w:r>
                <w:rPr>
                  <w:rFonts w:ascii="Times New Roman" w:hAnsi="Times New Roman"/>
                  <w:sz w:val="18"/>
                </w:rPr>
                <w:t xml:space="preserve">3,70</w:t>
              </w:r>
            </w:ins>
          </w:p>
        </w:tc>
      </w:tr>
      <w:tr>
        <w:trPr>
          <w:cantSplit/>
          <w:ins w:id="881439" w:author="Claude" w:date="2026-10-07T12:00:00Z"/>
        </w:trPr>
        <w:tc>
          <w:tcPr>
            <w:tcW w:w="3300" w:type="dxa"/>
            <w:vAlign w:val="center"/>
          </w:tcPr>
          <w:p>
            <w:pPr>
              <w:spacing w:before="20" w:after="20" w:line="240" w:lineRule="auto"/>
              <w:ind w:firstLine="0"/>
              <w:jc w:val="left"/>
              <w:rPr>
                <w:ins w:id="881440" w:author="Claude" w:date="2026-10-07T12:00:00Z"/>
              </w:rPr>
            </w:pPr>
            <w:ins w:id="881441" w:author="Claude" w:date="2026-10-07T12:00:00Z">
              <w:r>
                <w:rPr>
                  <w:rFonts w:ascii="Times New Roman" w:hAnsi="Times New Roman"/>
                  <w:sz w:val="18"/>
                </w:rPr>
                <w:t xml:space="preserve">Milheiro de alevinos (R$)</w:t>
              </w:r>
            </w:ins>
          </w:p>
        </w:tc>
        <w:tc>
          <w:tcPr>
            <w:tcW w:w="1300" w:type="dxa"/>
            <w:vAlign w:val="center"/>
          </w:tcPr>
          <w:p>
            <w:pPr>
              <w:spacing w:before="20" w:after="20" w:line="240" w:lineRule="auto"/>
              <w:ind w:firstLine="0"/>
              <w:jc w:val="center"/>
              <w:rPr>
                <w:ins w:id="881442" w:author="Claude" w:date="2026-10-07T12:00:00Z"/>
              </w:rPr>
            </w:pPr>
            <w:ins w:id="881443" w:author="Claude" w:date="2026-10-07T12:00:00Z">
              <w:r>
                <w:rPr>
                  <w:rFonts w:ascii="Times New Roman" w:hAnsi="Times New Roman"/>
                  <w:sz w:val="18"/>
                </w:rPr>
                <w:t xml:space="preserve">triangular</w:t>
              </w:r>
            </w:ins>
          </w:p>
        </w:tc>
        <w:tc>
          <w:tcPr>
            <w:tcW w:w="1300" w:type="dxa"/>
            <w:vAlign w:val="center"/>
          </w:tcPr>
          <w:p>
            <w:pPr>
              <w:spacing w:before="20" w:after="20" w:line="240" w:lineRule="auto"/>
              <w:ind w:firstLine="0"/>
              <w:jc w:val="center"/>
              <w:rPr>
                <w:ins w:id="881444" w:author="Claude" w:date="2026-10-07T12:00:00Z"/>
              </w:rPr>
            </w:pPr>
            <w:ins w:id="881445" w:author="Claude" w:date="2026-10-07T12:00:00Z">
              <w:r>
                <w:rPr>
                  <w:rFonts w:ascii="Times New Roman" w:hAnsi="Times New Roman"/>
                  <w:sz w:val="18"/>
                </w:rPr>
                <w:t xml:space="preserve">230</w:t>
              </w:r>
            </w:ins>
          </w:p>
        </w:tc>
        <w:tc>
          <w:tcPr>
            <w:tcW w:w="1300" w:type="dxa"/>
            <w:vAlign w:val="center"/>
          </w:tcPr>
          <w:p>
            <w:pPr>
              <w:spacing w:before="20" w:after="20" w:line="240" w:lineRule="auto"/>
              <w:ind w:firstLine="0"/>
              <w:jc w:val="center"/>
              <w:rPr>
                <w:ins w:id="881446" w:author="Claude" w:date="2026-10-07T12:00:00Z"/>
              </w:rPr>
            </w:pPr>
            <w:ins w:id="881447" w:author="Claude" w:date="2026-10-07T12:00:00Z">
              <w:r>
                <w:rPr>
                  <w:rFonts w:ascii="Times New Roman" w:hAnsi="Times New Roman"/>
                  <w:sz w:val="18"/>
                </w:rPr>
                <w:t xml:space="preserve">280</w:t>
              </w:r>
            </w:ins>
          </w:p>
        </w:tc>
        <w:tc>
          <w:tcPr>
            <w:tcW w:w="1300" w:type="dxa"/>
            <w:vAlign w:val="center"/>
          </w:tcPr>
          <w:p>
            <w:pPr>
              <w:spacing w:before="20" w:after="20" w:line="240" w:lineRule="auto"/>
              <w:ind w:firstLine="0"/>
              <w:jc w:val="center"/>
              <w:rPr>
                <w:ins w:id="881448" w:author="Claude" w:date="2026-10-07T12:00:00Z"/>
              </w:rPr>
            </w:pPr>
            <w:ins w:id="881449" w:author="Claude" w:date="2026-10-07T12:00:00Z">
              <w:r>
                <w:rPr>
                  <w:rFonts w:ascii="Times New Roman" w:hAnsi="Times New Roman"/>
                  <w:sz w:val="18"/>
                </w:rPr>
                <w:t xml:space="preserve">350</w:t>
              </w:r>
            </w:ins>
          </w:p>
        </w:tc>
      </w:tr>
      <w:tr>
        <w:trPr>
          <w:cantSplit/>
          <w:ins w:id="881450" w:author="Claude" w:date="2026-10-07T12:00:00Z"/>
        </w:trPr>
        <w:tc>
          <w:tcPr>
            <w:tcW w:w="3300" w:type="dxa"/>
            <w:vAlign w:val="center"/>
          </w:tcPr>
          <w:p>
            <w:pPr>
              <w:spacing w:before="20" w:after="20" w:line="240" w:lineRule="auto"/>
              <w:ind w:firstLine="0"/>
              <w:jc w:val="left"/>
              <w:rPr>
                <w:ins w:id="881451" w:author="Claude" w:date="2026-10-07T12:00:00Z"/>
              </w:rPr>
            </w:pPr>
            <w:ins w:id="881452" w:author="Claude" w:date="2026-10-07T12:00:00Z">
              <w:r>
                <w:rPr>
                  <w:rFonts w:ascii="Times New Roman" w:hAnsi="Times New Roman"/>
                  <w:sz w:val="18"/>
                </w:rPr>
                <w:t xml:space="preserve">Tarifa de energia (R$/kWh)</w:t>
              </w:r>
            </w:ins>
          </w:p>
        </w:tc>
        <w:tc>
          <w:tcPr>
            <w:tcW w:w="1300" w:type="dxa"/>
            <w:vAlign w:val="center"/>
          </w:tcPr>
          <w:p>
            <w:pPr>
              <w:spacing w:before="20" w:after="20" w:line="240" w:lineRule="auto"/>
              <w:ind w:firstLine="0"/>
              <w:jc w:val="center"/>
              <w:rPr>
                <w:ins w:id="881453" w:author="Claude" w:date="2026-10-07T12:00:00Z"/>
              </w:rPr>
            </w:pPr>
            <w:ins w:id="881454" w:author="Claude" w:date="2026-10-07T12:00:00Z">
              <w:r>
                <w:rPr>
                  <w:rFonts w:ascii="Times New Roman" w:hAnsi="Times New Roman"/>
                  <w:sz w:val="18"/>
                </w:rPr>
                <w:t xml:space="preserve">triangular</w:t>
              </w:r>
            </w:ins>
          </w:p>
        </w:tc>
        <w:tc>
          <w:tcPr>
            <w:tcW w:w="1300" w:type="dxa"/>
            <w:vAlign w:val="center"/>
          </w:tcPr>
          <w:p>
            <w:pPr>
              <w:spacing w:before="20" w:after="20" w:line="240" w:lineRule="auto"/>
              <w:ind w:firstLine="0"/>
              <w:jc w:val="center"/>
              <w:rPr>
                <w:ins w:id="881455" w:author="Claude" w:date="2026-10-07T12:00:00Z"/>
              </w:rPr>
            </w:pPr>
            <w:ins w:id="881456" w:author="Claude" w:date="2026-10-07T12:00:00Z">
              <w:r>
                <w:rPr>
                  <w:rFonts w:ascii="Times New Roman" w:hAnsi="Times New Roman"/>
                  <w:sz w:val="18"/>
                </w:rPr>
                <w:t xml:space="preserve">0,65</w:t>
              </w:r>
            </w:ins>
          </w:p>
        </w:tc>
        <w:tc>
          <w:tcPr>
            <w:tcW w:w="1300" w:type="dxa"/>
            <w:vAlign w:val="center"/>
          </w:tcPr>
          <w:p>
            <w:pPr>
              <w:spacing w:before="20" w:after="20" w:line="240" w:lineRule="auto"/>
              <w:ind w:firstLine="0"/>
              <w:jc w:val="center"/>
              <w:rPr>
                <w:ins w:id="881457" w:author="Claude" w:date="2026-10-07T12:00:00Z"/>
              </w:rPr>
            </w:pPr>
            <w:ins w:id="881458" w:author="Claude" w:date="2026-10-07T12:00:00Z">
              <w:r>
                <w:rPr>
                  <w:rFonts w:ascii="Times New Roman" w:hAnsi="Times New Roman"/>
                  <w:sz w:val="18"/>
                </w:rPr>
                <w:t xml:space="preserve">0,75</w:t>
              </w:r>
            </w:ins>
          </w:p>
        </w:tc>
        <w:tc>
          <w:tcPr>
            <w:tcW w:w="1300" w:type="dxa"/>
            <w:vAlign w:val="center"/>
          </w:tcPr>
          <w:p>
            <w:pPr>
              <w:spacing w:before="20" w:after="20" w:line="240" w:lineRule="auto"/>
              <w:ind w:firstLine="0"/>
              <w:jc w:val="center"/>
              <w:rPr>
                <w:ins w:id="881459" w:author="Claude" w:date="2026-10-07T12:00:00Z"/>
              </w:rPr>
            </w:pPr>
            <w:ins w:id="881460" w:author="Claude" w:date="2026-10-07T12:00:00Z">
              <w:r>
                <w:rPr>
                  <w:rFonts w:ascii="Times New Roman" w:hAnsi="Times New Roman"/>
                  <w:sz w:val="18"/>
                </w:rPr>
                <w:t xml:space="preserve">0,95</w:t>
              </w:r>
            </w:ins>
          </w:p>
        </w:tc>
      </w:tr>
      <w:tr>
        <w:trPr>
          <w:cantSplit/>
          <w:ins w:id="881461" w:author="Claude" w:date="2026-10-07T12:00:00Z"/>
        </w:trPr>
        <w:tc>
          <w:tcPr>
            <w:tcW w:w="3300" w:type="dxa"/>
            <w:vAlign w:val="center"/>
          </w:tcPr>
          <w:p>
            <w:pPr>
              <w:spacing w:before="20" w:after="20" w:line="240" w:lineRule="auto"/>
              <w:ind w:firstLine="0"/>
              <w:jc w:val="left"/>
              <w:rPr>
                <w:ins w:id="881462" w:author="Claude" w:date="2026-10-07T12:00:00Z"/>
              </w:rPr>
            </w:pPr>
            <w:ins w:id="881463" w:author="Claude" w:date="2026-10-07T12:00:00Z">
              <w:r>
                <w:rPr>
                  <w:rFonts w:ascii="Times New Roman" w:hAnsi="Times New Roman"/>
                  <w:sz w:val="18"/>
                </w:rPr>
                <w:t xml:space="preserve">Fator de custos fixos</w:t>
              </w:r>
            </w:ins>
          </w:p>
        </w:tc>
        <w:tc>
          <w:tcPr>
            <w:tcW w:w="1300" w:type="dxa"/>
            <w:vAlign w:val="center"/>
          </w:tcPr>
          <w:p>
            <w:pPr>
              <w:spacing w:before="20" w:after="20" w:line="240" w:lineRule="auto"/>
              <w:ind w:firstLine="0"/>
              <w:jc w:val="center"/>
              <w:rPr>
                <w:ins w:id="881464" w:author="Claude" w:date="2026-10-07T12:00:00Z"/>
              </w:rPr>
            </w:pPr>
            <w:ins w:id="881465" w:author="Claude" w:date="2026-10-07T12:00:00Z">
              <w:r>
                <w:rPr>
                  <w:rFonts w:ascii="Times New Roman" w:hAnsi="Times New Roman"/>
                  <w:sz w:val="18"/>
                </w:rPr>
                <w:t xml:space="preserve">triangular</w:t>
              </w:r>
            </w:ins>
          </w:p>
        </w:tc>
        <w:tc>
          <w:tcPr>
            <w:tcW w:w="1300" w:type="dxa"/>
            <w:vAlign w:val="center"/>
          </w:tcPr>
          <w:p>
            <w:pPr>
              <w:spacing w:before="20" w:after="20" w:line="240" w:lineRule="auto"/>
              <w:ind w:firstLine="0"/>
              <w:jc w:val="center"/>
              <w:rPr>
                <w:ins w:id="881466" w:author="Claude" w:date="2026-10-07T12:00:00Z"/>
              </w:rPr>
            </w:pPr>
            <w:ins w:id="881467" w:author="Claude" w:date="2026-10-07T12:00:00Z">
              <w:r>
                <w:rPr>
                  <w:rFonts w:ascii="Times New Roman" w:hAnsi="Times New Roman"/>
                  <w:sz w:val="18"/>
                </w:rPr>
                <w:t xml:space="preserve">0,95</w:t>
              </w:r>
            </w:ins>
          </w:p>
        </w:tc>
        <w:tc>
          <w:tcPr>
            <w:tcW w:w="1300" w:type="dxa"/>
            <w:vAlign w:val="center"/>
          </w:tcPr>
          <w:p>
            <w:pPr>
              <w:spacing w:before="20" w:after="20" w:line="240" w:lineRule="auto"/>
              <w:ind w:firstLine="0"/>
              <w:jc w:val="center"/>
              <w:rPr>
                <w:ins w:id="881468" w:author="Claude" w:date="2026-10-07T12:00:00Z"/>
              </w:rPr>
            </w:pPr>
            <w:ins w:id="881469" w:author="Claude" w:date="2026-10-07T12:00:00Z">
              <w:r>
                <w:rPr>
                  <w:rFonts w:ascii="Times New Roman" w:hAnsi="Times New Roman"/>
                  <w:sz w:val="18"/>
                </w:rPr>
                <w:t xml:space="preserve">1,00</w:t>
              </w:r>
            </w:ins>
          </w:p>
        </w:tc>
        <w:tc>
          <w:tcPr>
            <w:tcW w:w="1300" w:type="dxa"/>
            <w:vAlign w:val="center"/>
          </w:tcPr>
          <w:p>
            <w:pPr>
              <w:spacing w:before="20" w:after="20" w:line="240" w:lineRule="auto"/>
              <w:ind w:firstLine="0"/>
              <w:jc w:val="center"/>
              <w:rPr>
                <w:ins w:id="881470" w:author="Claude" w:date="2026-10-07T12:00:00Z"/>
              </w:rPr>
            </w:pPr>
            <w:ins w:id="881471" w:author="Claude" w:date="2026-10-07T12:00:00Z">
              <w:r>
                <w:rPr>
                  <w:rFonts w:ascii="Times New Roman" w:hAnsi="Times New Roman"/>
                  <w:sz w:val="18"/>
                </w:rPr>
                <w:t xml:space="preserve">1,15</w:t>
              </w:r>
            </w:ins>
          </w:p>
        </w:tc>
      </w:tr>
      <w:tr>
        <w:trPr>
          <w:cantSplit/>
          <w:ins w:id="881472" w:author="Claude" w:date="2026-10-07T12:00:00Z"/>
        </w:trPr>
        <w:tc>
          <w:tcPr>
            <w:tcW w:w="3300" w:type="dxa"/>
            <w:vAlign w:val="center"/>
          </w:tcPr>
          <w:p>
            <w:pPr>
              <w:spacing w:before="20" w:after="20" w:line="240" w:lineRule="auto"/>
              <w:ind w:firstLine="0"/>
              <w:jc w:val="left"/>
              <w:rPr>
                <w:ins w:id="881473" w:author="Claude" w:date="2026-10-07T12:00:00Z"/>
              </w:rPr>
            </w:pPr>
            <w:ins w:id="881474" w:author="Claude" w:date="2026-10-07T12:00:00Z">
              <w:r>
                <w:rPr>
                  <w:rFonts w:ascii="Times New Roman" w:hAnsi="Times New Roman"/>
                  <w:sz w:val="18"/>
                </w:rPr>
                <w:t xml:space="preserve">Fator de CAPEX (AACE Classe 5)</w:t>
              </w:r>
            </w:ins>
          </w:p>
        </w:tc>
        <w:tc>
          <w:tcPr>
            <w:tcW w:w="1300" w:type="dxa"/>
            <w:vAlign w:val="center"/>
          </w:tcPr>
          <w:p>
            <w:pPr>
              <w:spacing w:before="20" w:after="20" w:line="240" w:lineRule="auto"/>
              <w:ind w:firstLine="0"/>
              <w:jc w:val="center"/>
              <w:rPr>
                <w:ins w:id="881475" w:author="Claude" w:date="2026-10-07T12:00:00Z"/>
              </w:rPr>
            </w:pPr>
            <w:ins w:id="881476" w:author="Claude" w:date="2026-10-07T12:00:00Z">
              <w:r>
                <w:rPr>
                  <w:rFonts w:ascii="Times New Roman" w:hAnsi="Times New Roman"/>
                  <w:sz w:val="18"/>
                </w:rPr>
                <w:t xml:space="preserve">triangular</w:t>
              </w:r>
            </w:ins>
          </w:p>
        </w:tc>
        <w:tc>
          <w:tcPr>
            <w:tcW w:w="1300" w:type="dxa"/>
            <w:vAlign w:val="center"/>
          </w:tcPr>
          <w:p>
            <w:pPr>
              <w:spacing w:before="20" w:after="20" w:line="240" w:lineRule="auto"/>
              <w:ind w:firstLine="0"/>
              <w:jc w:val="center"/>
              <w:rPr>
                <w:ins w:id="881477" w:author="Claude" w:date="2026-10-07T12:00:00Z"/>
              </w:rPr>
            </w:pPr>
            <w:ins w:id="881478" w:author="Claude" w:date="2026-10-07T12:00:00Z">
              <w:r>
                <w:rPr>
                  <w:rFonts w:ascii="Times New Roman" w:hAnsi="Times New Roman"/>
                  <w:sz w:val="18"/>
                </w:rPr>
                <w:t xml:space="preserve">0,70</w:t>
              </w:r>
            </w:ins>
          </w:p>
        </w:tc>
        <w:tc>
          <w:tcPr>
            <w:tcW w:w="1300" w:type="dxa"/>
            <w:vAlign w:val="center"/>
          </w:tcPr>
          <w:p>
            <w:pPr>
              <w:spacing w:before="20" w:after="20" w:line="240" w:lineRule="auto"/>
              <w:ind w:firstLine="0"/>
              <w:jc w:val="center"/>
              <w:rPr>
                <w:ins w:id="881479" w:author="Claude" w:date="2026-10-07T12:00:00Z"/>
              </w:rPr>
            </w:pPr>
            <w:ins w:id="881480" w:author="Claude" w:date="2026-10-07T12:00:00Z">
              <w:r>
                <w:rPr>
                  <w:rFonts w:ascii="Times New Roman" w:hAnsi="Times New Roman"/>
                  <w:sz w:val="18"/>
                </w:rPr>
                <w:t xml:space="preserve">1,00</w:t>
              </w:r>
            </w:ins>
          </w:p>
        </w:tc>
        <w:tc>
          <w:tcPr>
            <w:tcW w:w="1300" w:type="dxa"/>
            <w:vAlign w:val="center"/>
          </w:tcPr>
          <w:p>
            <w:pPr>
              <w:spacing w:before="20" w:after="20" w:line="240" w:lineRule="auto"/>
              <w:ind w:firstLine="0"/>
              <w:jc w:val="center"/>
              <w:rPr>
                <w:ins w:id="881481" w:author="Claude" w:date="2026-10-07T12:00:00Z"/>
              </w:rPr>
            </w:pPr>
            <w:ins w:id="881482" w:author="Claude" w:date="2026-10-07T12:00:00Z">
              <w:r>
                <w:rPr>
                  <w:rFonts w:ascii="Times New Roman" w:hAnsi="Times New Roman"/>
                  <w:sz w:val="18"/>
                </w:rPr>
                <w:t xml:space="preserve">1,50</w:t>
              </w:r>
            </w:ins>
          </w:p>
        </w:tc>
      </w:tr>
      <w:tr>
        <w:trPr>
          <w:cantSplit/>
          <w:ins w:id="881483" w:author="Claude" w:date="2026-10-07T12:00:00Z"/>
        </w:trPr>
        <w:tc>
          <w:tcPr>
            <w:tcW w:w="3300" w:type="dxa"/>
            <w:vAlign w:val="center"/>
          </w:tcPr>
          <w:p>
            <w:pPr>
              <w:spacing w:before="20" w:after="20" w:line="240" w:lineRule="auto"/>
              <w:ind w:firstLine="0"/>
              <w:jc w:val="left"/>
              <w:rPr>
                <w:ins w:id="881484" w:author="Claude" w:date="2026-10-07T12:00:00Z"/>
              </w:rPr>
            </w:pPr>
            <w:ins w:id="881485" w:author="Claude" w:date="2026-10-07T12:00:00Z">
              <w:r>
                <w:rPr>
                  <w:rFonts w:ascii="Times New Roman" w:hAnsi="Times New Roman"/>
                  <w:sz w:val="18"/>
                </w:rPr>
                <w:t xml:space="preserve">FCR</w:t>
              </w:r>
            </w:ins>
          </w:p>
        </w:tc>
        <w:tc>
          <w:tcPr>
            <w:tcW w:w="1300" w:type="dxa"/>
            <w:vAlign w:val="center"/>
          </w:tcPr>
          <w:p>
            <w:pPr>
              <w:spacing w:before="20" w:after="20" w:line="240" w:lineRule="auto"/>
              <w:ind w:firstLine="0"/>
              <w:jc w:val="center"/>
              <w:rPr>
                <w:ins w:id="881486" w:author="Claude" w:date="2026-10-07T12:00:00Z"/>
              </w:rPr>
            </w:pPr>
            <w:ins w:id="881487" w:author="Claude" w:date="2026-10-07T12:00:00Z">
              <w:r>
                <w:rPr>
                  <w:rFonts w:ascii="Times New Roman" w:hAnsi="Times New Roman"/>
                  <w:sz w:val="18"/>
                </w:rPr>
                <w:t xml:space="preserve">triangular</w:t>
              </w:r>
            </w:ins>
          </w:p>
        </w:tc>
        <w:tc>
          <w:tcPr>
            <w:tcW w:w="1300" w:type="dxa"/>
            <w:vAlign w:val="center"/>
          </w:tcPr>
          <w:p>
            <w:pPr>
              <w:spacing w:before="20" w:after="20" w:line="240" w:lineRule="auto"/>
              <w:ind w:firstLine="0"/>
              <w:jc w:val="center"/>
              <w:rPr>
                <w:ins w:id="881488" w:author="Claude" w:date="2026-10-07T12:00:00Z"/>
              </w:rPr>
            </w:pPr>
            <w:ins w:id="881489" w:author="Claude" w:date="2026-10-07T12:00:00Z">
              <w:r>
                <w:rPr>
                  <w:rFonts w:ascii="Times New Roman" w:hAnsi="Times New Roman"/>
                  <w:sz w:val="18"/>
                </w:rPr>
                <w:t xml:space="preserve">1,30</w:t>
              </w:r>
            </w:ins>
          </w:p>
        </w:tc>
        <w:tc>
          <w:tcPr>
            <w:tcW w:w="1300" w:type="dxa"/>
            <w:vAlign w:val="center"/>
          </w:tcPr>
          <w:p>
            <w:pPr>
              <w:spacing w:before="20" w:after="20" w:line="240" w:lineRule="auto"/>
              <w:ind w:firstLine="0"/>
              <w:jc w:val="center"/>
              <w:rPr>
                <w:ins w:id="881490" w:author="Claude" w:date="2026-10-07T12:00:00Z"/>
              </w:rPr>
            </w:pPr>
            <w:ins w:id="881491" w:author="Claude" w:date="2026-10-07T12:00:00Z">
              <w:r>
                <w:rPr>
                  <w:rFonts w:ascii="Times New Roman" w:hAnsi="Times New Roman"/>
                  <w:sz w:val="18"/>
                </w:rPr>
                <w:t xml:space="preserve">1,50</w:t>
              </w:r>
            </w:ins>
          </w:p>
        </w:tc>
        <w:tc>
          <w:tcPr>
            <w:tcW w:w="1300" w:type="dxa"/>
            <w:vAlign w:val="center"/>
          </w:tcPr>
          <w:p>
            <w:pPr>
              <w:spacing w:before="20" w:after="20" w:line="240" w:lineRule="auto"/>
              <w:ind w:firstLine="0"/>
              <w:jc w:val="center"/>
              <w:rPr>
                <w:ins w:id="881492" w:author="Claude" w:date="2026-10-07T12:00:00Z"/>
              </w:rPr>
            </w:pPr>
            <w:ins w:id="881493" w:author="Claude" w:date="2026-10-07T12:00:00Z">
              <w:r>
                <w:rPr>
                  <w:rFonts w:ascii="Times New Roman" w:hAnsi="Times New Roman"/>
                  <w:sz w:val="18"/>
                </w:rPr>
                <w:t xml:space="preserve">1,85</w:t>
              </w:r>
            </w:ins>
          </w:p>
        </w:tc>
      </w:tr>
      <w:tr>
        <w:trPr>
          <w:cantSplit/>
          <w:ins w:id="881494" w:author="Claude" w:date="2026-10-07T12:00:00Z"/>
        </w:trPr>
        <w:tc>
          <w:tcPr>
            <w:tcW w:w="3300" w:type="dxa"/>
            <w:vAlign w:val="center"/>
          </w:tcPr>
          <w:p>
            <w:pPr>
              <w:spacing w:before="20" w:after="20" w:line="240" w:lineRule="auto"/>
              <w:ind w:firstLine="0"/>
              <w:jc w:val="left"/>
              <w:rPr>
                <w:ins w:id="881495" w:author="Claude" w:date="2026-10-07T12:00:00Z"/>
              </w:rPr>
            </w:pPr>
            <w:ins w:id="881496" w:author="Claude" w:date="2026-10-07T12:00:00Z">
              <w:r>
                <w:rPr>
                  <w:rFonts w:ascii="Times New Roman" w:hAnsi="Times New Roman"/>
                  <w:sz w:val="18"/>
                </w:rPr>
                <w:t xml:space="preserve">Mortalidade (%)</w:t>
              </w:r>
            </w:ins>
          </w:p>
        </w:tc>
        <w:tc>
          <w:tcPr>
            <w:tcW w:w="1300" w:type="dxa"/>
            <w:vAlign w:val="center"/>
          </w:tcPr>
          <w:p>
            <w:pPr>
              <w:spacing w:before="20" w:after="20" w:line="240" w:lineRule="auto"/>
              <w:ind w:firstLine="0"/>
              <w:jc w:val="center"/>
              <w:rPr>
                <w:ins w:id="881497" w:author="Claude" w:date="2026-10-07T12:00:00Z"/>
              </w:rPr>
            </w:pPr>
            <w:ins w:id="881498" w:author="Claude" w:date="2026-10-07T12:00:00Z">
              <w:r>
                <w:rPr>
                  <w:rFonts w:ascii="Times New Roman" w:hAnsi="Times New Roman"/>
                  <w:sz w:val="18"/>
                </w:rPr>
                <w:t xml:space="preserve">triangular</w:t>
              </w:r>
            </w:ins>
          </w:p>
        </w:tc>
        <w:tc>
          <w:tcPr>
            <w:tcW w:w="1300" w:type="dxa"/>
            <w:vAlign w:val="center"/>
          </w:tcPr>
          <w:p>
            <w:pPr>
              <w:spacing w:before="20" w:after="20" w:line="240" w:lineRule="auto"/>
              <w:ind w:firstLine="0"/>
              <w:jc w:val="center"/>
              <w:rPr>
                <w:ins w:id="881499" w:author="Claude" w:date="2026-10-07T12:00:00Z"/>
              </w:rPr>
            </w:pPr>
            <w:ins w:id="881500" w:author="Claude" w:date="2026-10-07T12:00:00Z">
              <w:r>
                <w:rPr>
                  <w:rFonts w:ascii="Times New Roman" w:hAnsi="Times New Roman"/>
                  <w:sz w:val="18"/>
                </w:rPr>
                <w:t xml:space="preserve">5</w:t>
              </w:r>
            </w:ins>
          </w:p>
        </w:tc>
        <w:tc>
          <w:tcPr>
            <w:tcW w:w="1300" w:type="dxa"/>
            <w:vAlign w:val="center"/>
          </w:tcPr>
          <w:p>
            <w:pPr>
              <w:spacing w:before="20" w:after="20" w:line="240" w:lineRule="auto"/>
              <w:ind w:firstLine="0"/>
              <w:jc w:val="center"/>
              <w:rPr>
                <w:ins w:id="881501" w:author="Claude" w:date="2026-10-07T12:00:00Z"/>
              </w:rPr>
            </w:pPr>
            <w:ins w:id="881502" w:author="Claude" w:date="2026-10-07T12:00:00Z">
              <w:r>
                <w:rPr>
                  <w:rFonts w:ascii="Times New Roman" w:hAnsi="Times New Roman"/>
                  <w:sz w:val="18"/>
                </w:rPr>
                <w:t xml:space="preserve">10</w:t>
              </w:r>
            </w:ins>
          </w:p>
        </w:tc>
        <w:tc>
          <w:tcPr>
            <w:tcW w:w="1300" w:type="dxa"/>
            <w:vAlign w:val="center"/>
          </w:tcPr>
          <w:p>
            <w:pPr>
              <w:spacing w:before="20" w:after="20" w:line="240" w:lineRule="auto"/>
              <w:ind w:firstLine="0"/>
              <w:jc w:val="center"/>
              <w:rPr>
                <w:ins w:id="881503" w:author="Claude" w:date="2026-10-07T12:00:00Z"/>
              </w:rPr>
            </w:pPr>
            <w:ins w:id="881504" w:author="Claude" w:date="2026-10-07T12:00:00Z">
              <w:r>
                <w:rPr>
                  <w:rFonts w:ascii="Times New Roman" w:hAnsi="Times New Roman"/>
                  <w:sz w:val="18"/>
                </w:rPr>
                <w:t xml:space="preserve">20</w:t>
              </w:r>
            </w:ins>
          </w:p>
        </w:tc>
      </w:tr>
      <w:tr>
        <w:trPr>
          <w:cantSplit/>
          <w:ins w:id="881505" w:author="Claude" w:date="2026-10-07T12:00:00Z"/>
        </w:trPr>
        <w:tc>
          <w:tcPr>
            <w:tcW w:w="3300" w:type="dxa"/>
            <w:vAlign w:val="center"/>
          </w:tcPr>
          <w:p>
            <w:pPr>
              <w:spacing w:before="20" w:after="20" w:line="240" w:lineRule="auto"/>
              <w:ind w:firstLine="0"/>
              <w:jc w:val="left"/>
              <w:rPr>
                <w:ins w:id="881506" w:author="Claude" w:date="2026-10-07T12:00:00Z"/>
              </w:rPr>
            </w:pPr>
            <w:ins w:id="881507" w:author="Claude" w:date="2026-10-07T12:00:00Z">
              <w:r>
                <w:rPr>
                  <w:rFonts w:ascii="Times New Roman" w:hAnsi="Times New Roman"/>
                  <w:sz w:val="18"/>
                </w:rPr>
                <w:t xml:space="preserve">Desempenho de crescimento (%)</w:t>
              </w:r>
            </w:ins>
          </w:p>
        </w:tc>
        <w:tc>
          <w:tcPr>
            <w:tcW w:w="1300" w:type="dxa"/>
            <w:vAlign w:val="center"/>
          </w:tcPr>
          <w:p>
            <w:pPr>
              <w:spacing w:before="20" w:after="20" w:line="240" w:lineRule="auto"/>
              <w:ind w:firstLine="0"/>
              <w:jc w:val="center"/>
              <w:rPr>
                <w:ins w:id="881508" w:author="Claude" w:date="2026-10-07T12:00:00Z"/>
              </w:rPr>
            </w:pPr>
            <w:ins w:id="881509" w:author="Claude" w:date="2026-10-07T12:00:00Z">
              <w:r>
                <w:rPr>
                  <w:rFonts w:ascii="Times New Roman" w:hAnsi="Times New Roman"/>
                  <w:sz w:val="18"/>
                </w:rPr>
                <w:t xml:space="preserve">triangular</w:t>
              </w:r>
            </w:ins>
          </w:p>
        </w:tc>
        <w:tc>
          <w:tcPr>
            <w:tcW w:w="1300" w:type="dxa"/>
            <w:vAlign w:val="center"/>
          </w:tcPr>
          <w:p>
            <w:pPr>
              <w:spacing w:before="20" w:after="20" w:line="240" w:lineRule="auto"/>
              <w:ind w:firstLine="0"/>
              <w:jc w:val="center"/>
              <w:rPr>
                <w:ins w:id="881510" w:author="Claude" w:date="2026-10-07T12:00:00Z"/>
              </w:rPr>
            </w:pPr>
            <w:ins w:id="881511" w:author="Claude" w:date="2026-10-07T12:00:00Z">
              <w:r>
                <w:rPr>
                  <w:rFonts w:ascii="Times New Roman" w:hAnsi="Times New Roman"/>
                  <w:sz w:val="18"/>
                </w:rPr>
                <w:t xml:space="preserve">85</w:t>
              </w:r>
            </w:ins>
          </w:p>
        </w:tc>
        <w:tc>
          <w:tcPr>
            <w:tcW w:w="1300" w:type="dxa"/>
            <w:vAlign w:val="center"/>
          </w:tcPr>
          <w:p>
            <w:pPr>
              <w:spacing w:before="20" w:after="20" w:line="240" w:lineRule="auto"/>
              <w:ind w:firstLine="0"/>
              <w:jc w:val="center"/>
              <w:rPr>
                <w:ins w:id="881512" w:author="Claude" w:date="2026-10-07T12:00:00Z"/>
              </w:rPr>
            </w:pPr>
            <w:ins w:id="881513" w:author="Claude" w:date="2026-10-07T12:00:00Z">
              <w:r>
                <w:rPr>
                  <w:rFonts w:ascii="Times New Roman" w:hAnsi="Times New Roman"/>
                  <w:sz w:val="18"/>
                </w:rPr>
                <w:t xml:space="preserve">100</w:t>
              </w:r>
            </w:ins>
          </w:p>
        </w:tc>
        <w:tc>
          <w:tcPr>
            <w:tcW w:w="1300" w:type="dxa"/>
            <w:vAlign w:val="center"/>
          </w:tcPr>
          <w:p>
            <w:pPr>
              <w:spacing w:before="20" w:after="20" w:line="240" w:lineRule="auto"/>
              <w:ind w:firstLine="0"/>
              <w:jc w:val="center"/>
              <w:rPr>
                <w:ins w:id="881514" w:author="Claude" w:date="2026-10-07T12:00:00Z"/>
              </w:rPr>
            </w:pPr>
            <w:ins w:id="881515" w:author="Claude" w:date="2026-10-07T12:00:00Z">
              <w:r>
                <w:rPr>
                  <w:rFonts w:ascii="Times New Roman" w:hAnsi="Times New Roman"/>
                  <w:sz w:val="18"/>
                </w:rPr>
                <w:t xml:space="preserve">105</w:t>
              </w:r>
            </w:ins>
          </w:p>
        </w:tc>
      </w:tr>
    </w:tbl>
    <w:p>
      <w:pPr>
        <w:spacing w:after="120" w:line="360" w:lineRule="auto"/>
        <w:ind w:firstLine="0"/>
        <w:jc w:val="center"/>
        <w:rPr>
          <w:ins w:id="881516" w:author="Claude" w:date="2026-10-07T12:00:00Z"/>
        </w:rPr>
      </w:pPr>
      <w:ins w:id="881517" w:author="Claude" w:date="2026-10-07T12:00:00Z">
        <w:r>
          <w:rPr>
            <w:rFonts w:ascii="Times New Roman" w:eastAsia="Times New Roman" w:hAnsi="Times New Roman" w:cs="Times New Roman"/>
            <w:color w:val="000000" w:themeColor="text1"/>
            <w:sz w:val="16"/>
            <w:szCs w:val="16"/>
          </w:rPr>
          <w:t xml:space="preserve">Fonte: elaboração própria (2026).</w:t>
        </w:r>
      </w:ins>
    </w:p>
    <w:p>
      <w:pPr>
        <w:pStyle w:val="Legenda"/>
        <w:keepNext/>
        <w:spacing w:before="120" w:after="0" w:line="360" w:lineRule="auto"/>
        <w:jc w:val="center"/>
        <w:rPr>
          <w:ins w:id="881518" w:author="Claude" w:date="2026-10-07T12:00:00Z"/>
        </w:rPr>
      </w:pPr>
      <w:bookmarkStart w:id="990023" w:name="_TocRev187_Codigo9"/>
      <w:ins w:id="881519" w:author="Claude" w:date="2026-10-07T12:00:00Z">
        <w:r>
          <w:t xml:space="preserve">Código </w:t>
        </w:r>
        <w:r>
          <w:fldChar w:fldCharType="begin"/>
        </w:r>
        <w:r>
          <w:instrText xml:space="preserve"> SEQ Código \* ARABIC </w:instrText>
        </w:r>
        <w:r>
          <w:fldChar w:fldCharType="separate"/>
        </w:r>
        <w:r>
          <w:t>9</w:t>
        </w:r>
        <w:r>
          <w:fldChar w:fldCharType="end"/>
        </w:r>
        <w:r>
          <w:t xml:space="preserve"> - Simulação de Monte Carlo sobre o motor único (trecho)</w:t>
        </w:r>
      </w:ins>
      <w:bookmarkEnd w:id="990023"/>
    </w:p>
    <w:p>
      <w:pPr>
        <w:shd w:val="clear" w:color="auto" w:fill="F2F2F2"/>
        <w:spacing w:line="240" w:lineRule="auto" w:before="40" w:after="40"/>
        <w:ind w:firstLine="0" w:left="283" w:right="113"/>
        <w:jc w:val="left"/>
        <w:rPr>
          <w:ins w:id="881520" w:author="Claude" w:date="2026-10-07T12:00:00Z"/>
        </w:rPr>
      </w:pPr>
      <w:ins w:id="881521" w:author="Claude" w:date="2026-10-07T12:00:00Z">
        <w:r>
          <w:rPr>
            <w:rFonts w:ascii="Consolas" w:hAnsi="Consolas"/>
            <w:sz w:val="16"/>
          </w:rPr>
          <w:t xml:space="preserve">def monte_carlo(cfg: EVTEASConfig, n: Optional[int] = None, seed: Optional[int] = None) -&gt; Dict[str, Any]:</w:t>
          <w:br/>
          <w:t xml:space="preserve">    # (...)</w:t>
          <w:br/>
          <w:t xml:space="preserve">    n = int(n or cfg.monte_carlo.iteracoes)</w:t>
          <w:br/>
          <w:t xml:space="preserve">    seed = int(cfg.monte_carlo.seed if seed is None else seed)</w:t>
          <w:br/>
          <w:t xml:space="preserve">    entradas = amostrar(cfg, n, seed)</w:t>
          <w:br/>
          <w:t xml:space="preserve">    r = motor(cfg, entradas, n)</w:t>
          <w:br/>
          <w:t xml:space="preserve">    eco, tec, amb, idx = r["economico"], r["tecnico"], r["ambiental"], r["indice"]</w:t>
          <w:br/>
          <w:t xml:space="preserve">    tma = cfg.economico.tma_aa_pct / 100</w:t>
          <w:br/>
          <w:br/>
          <w:t xml:space="preserve">    amostra = pd.DataFrame({k: v for k, v in entradas.items()})</w:t>
          <w:br/>
          <w:t xml:space="preserve">    amostra["VPL"] = eco["vpl"]</w:t>
        </w:r>
      </w:ins>
    </w:p>
    <w:p>
      <w:pPr>
        <w:spacing w:after="120" w:line="360" w:lineRule="auto"/>
        <w:ind w:firstLine="0"/>
        <w:jc w:val="center"/>
        <w:rPr>
          <w:ins w:id="881522" w:author="Claude" w:date="2026-10-07T12:00:00Z"/>
        </w:rPr>
      </w:pPr>
      <w:ins w:id="881523"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pStyle w:val="Legenda"/>
        <w:keepNext/>
        <w:spacing w:before="120" w:after="0" w:line="360" w:lineRule="auto"/>
        <w:jc w:val="center"/>
        <w:rPr>
          <w:ins w:id="881524" w:author="Claude" w:date="2026-10-07T12:00:00Z"/>
        </w:rPr>
      </w:pPr>
      <w:bookmarkStart w:id="990024" w:name="_TocRev187_Tabela5"/>
      <w:ins w:id="881525" w:author="Claude" w:date="2026-10-07T12:00:00Z">
        <w:r>
          <w:t xml:space="preserve">Tabela </w:t>
        </w:r>
        <w:r>
          <w:fldChar w:fldCharType="begin"/>
        </w:r>
        <w:r>
          <w:instrText xml:space="preserve"> SEQ Tabela \* ARABIC </w:instrText>
        </w:r>
        <w:r>
          <w:fldChar w:fldCharType="separate"/>
        </w:r>
        <w:r>
          <w:t>5</w:t>
        </w:r>
        <w:r>
          <w:fldChar w:fldCharType="end"/>
        </w:r>
        <w:r>
          <w:t xml:space="preserve"> - Estatísticas da simulação de Monte Carlo (n = 10.000)</w:t>
        </w:r>
      </w:ins>
      <w:bookmarkEnd w:id="990024"/>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4300"/>
        <w:gridCol w:w="4200"/>
      </w:tblGrid>
      <w:tr>
        <w:trPr>
          <w:cantSplit/>
          <w:tblHeader/>
          <w:ins w:id="881526" w:author="Claude" w:date="2026-10-07T12:00:00Z"/>
        </w:trPr>
        <w:tc>
          <w:tcPr>
            <w:tcW w:w="4300" w:type="dxa"/>
            <w:tcBorders>
              <w:bottom w:val="single" w:sz="8" w:space="0" w:color="000000"/>
            </w:tcBorders>
            <w:vAlign w:val="center"/>
          </w:tcPr>
          <w:p>
            <w:pPr>
              <w:spacing w:before="20" w:after="20" w:line="240" w:lineRule="auto"/>
              <w:ind w:firstLine="0"/>
              <w:jc w:val="left"/>
              <w:rPr>
                <w:ins w:id="881527" w:author="Claude" w:date="2026-10-07T12:00:00Z"/>
              </w:rPr>
            </w:pPr>
            <w:ins w:id="881528" w:author="Claude" w:date="2026-10-07T12:00:00Z">
              <w:r>
                <w:rPr>
                  <w:rFonts w:ascii="Times New Roman" w:hAnsi="Times New Roman"/>
                  <w:b/>
                  <w:sz w:val="18"/>
                </w:rPr>
                <w:t xml:space="preserve">Estatística</w:t>
              </w:r>
            </w:ins>
          </w:p>
        </w:tc>
        <w:tc>
          <w:tcPr>
            <w:tcW w:w="4200" w:type="dxa"/>
            <w:tcBorders>
              <w:bottom w:val="single" w:sz="8" w:space="0" w:color="000000"/>
            </w:tcBorders>
            <w:vAlign w:val="center"/>
          </w:tcPr>
          <w:p>
            <w:pPr>
              <w:spacing w:before="20" w:after="20" w:line="240" w:lineRule="auto"/>
              <w:ind w:firstLine="0"/>
              <w:jc w:val="center"/>
              <w:rPr>
                <w:ins w:id="881529" w:author="Claude" w:date="2026-10-07T12:00:00Z"/>
              </w:rPr>
            </w:pPr>
            <w:ins w:id="881530" w:author="Claude" w:date="2026-10-07T12:00:00Z">
              <w:r>
                <w:rPr>
                  <w:rFonts w:ascii="Times New Roman" w:hAnsi="Times New Roman"/>
                  <w:b/>
                  <w:sz w:val="18"/>
                </w:rPr>
                <w:t xml:space="preserve">Valor</w:t>
              </w:r>
            </w:ins>
          </w:p>
        </w:tc>
      </w:tr>
      <w:tr>
        <w:trPr>
          <w:cantSplit/>
          <w:ins w:id="881531" w:author="Claude" w:date="2026-10-07T12:00:00Z"/>
        </w:trPr>
        <w:tc>
          <w:tcPr>
            <w:tcW w:w="4300" w:type="dxa"/>
            <w:vAlign w:val="center"/>
          </w:tcPr>
          <w:p>
            <w:pPr>
              <w:spacing w:before="20" w:after="20" w:line="240" w:lineRule="auto"/>
              <w:ind w:firstLine="0"/>
              <w:jc w:val="left"/>
              <w:rPr>
                <w:ins w:id="881532" w:author="Claude" w:date="2026-10-07T12:00:00Z"/>
              </w:rPr>
            </w:pPr>
            <w:ins w:id="881533" w:author="Claude" w:date="2026-10-07T12:00:00Z">
              <w:r>
                <w:rPr>
                  <w:rFonts w:ascii="Times New Roman" w:hAnsi="Times New Roman"/>
                  <w:sz w:val="18"/>
                </w:rPr>
                <w:t xml:space="preserve">Média do VPL (IC 95% da média)</w:t>
              </w:r>
            </w:ins>
          </w:p>
        </w:tc>
        <w:tc>
          <w:tcPr>
            <w:tcW w:w="4200" w:type="dxa"/>
            <w:vAlign w:val="center"/>
          </w:tcPr>
          <w:p>
            <w:pPr>
              <w:spacing w:before="20" w:after="20" w:line="240" w:lineRule="auto"/>
              <w:ind w:firstLine="0"/>
              <w:jc w:val="left"/>
              <w:rPr>
                <w:ins w:id="881534" w:author="Claude" w:date="2026-10-07T12:00:00Z"/>
              </w:rPr>
            </w:pPr>
            <w:ins w:id="881535" w:author="Claude" w:date="2026-10-07T12:00:00Z">
              <w:r>
                <w:rPr>
                  <w:rFonts w:ascii="Times New Roman" w:hAnsi="Times New Roman"/>
                  <w:sz w:val="18"/>
                </w:rPr>
                <w:t xml:space="preserve">−R$ 421.548 (−R$ 428.973 a −R$ 414.123)</w:t>
              </w:r>
            </w:ins>
          </w:p>
        </w:tc>
      </w:tr>
      <w:tr>
        <w:trPr>
          <w:cantSplit/>
          <w:ins w:id="881536" w:author="Claude" w:date="2026-10-07T12:00:00Z"/>
        </w:trPr>
        <w:tc>
          <w:tcPr>
            <w:tcW w:w="4300" w:type="dxa"/>
            <w:vAlign w:val="center"/>
          </w:tcPr>
          <w:p>
            <w:pPr>
              <w:spacing w:before="20" w:after="20" w:line="240" w:lineRule="auto"/>
              <w:ind w:firstLine="0"/>
              <w:jc w:val="left"/>
              <w:rPr>
                <w:ins w:id="881537" w:author="Claude" w:date="2026-10-07T12:00:00Z"/>
              </w:rPr>
            </w:pPr>
            <w:ins w:id="881538" w:author="Claude" w:date="2026-10-07T12:00:00Z">
              <w:r>
                <w:rPr>
                  <w:rFonts w:ascii="Times New Roman" w:hAnsi="Times New Roman"/>
                  <w:sz w:val="18"/>
                </w:rPr>
                <w:t xml:space="preserve">Mediana; desvio-padrão; coeficiente de variação</w:t>
              </w:r>
            </w:ins>
          </w:p>
        </w:tc>
        <w:tc>
          <w:tcPr>
            <w:tcW w:w="4200" w:type="dxa"/>
            <w:vAlign w:val="center"/>
          </w:tcPr>
          <w:p>
            <w:pPr>
              <w:spacing w:before="20" w:after="20" w:line="240" w:lineRule="auto"/>
              <w:ind w:firstLine="0"/>
              <w:jc w:val="left"/>
              <w:rPr>
                <w:ins w:id="881539" w:author="Claude" w:date="2026-10-07T12:00:00Z"/>
              </w:rPr>
            </w:pPr>
            <w:ins w:id="881540" w:author="Claude" w:date="2026-10-07T12:00:00Z">
              <w:r>
                <w:rPr>
                  <w:rFonts w:ascii="Times New Roman" w:hAnsi="Times New Roman"/>
                  <w:sz w:val="18"/>
                </w:rPr>
                <w:t xml:space="preserve">−R$ 417.245; R$ 378.808; 0,90</w:t>
              </w:r>
            </w:ins>
          </w:p>
        </w:tc>
      </w:tr>
      <w:tr>
        <w:trPr>
          <w:cantSplit/>
          <w:ins w:id="881541" w:author="Claude" w:date="2026-10-07T12:00:00Z"/>
        </w:trPr>
        <w:tc>
          <w:tcPr>
            <w:tcW w:w="4300" w:type="dxa"/>
            <w:vAlign w:val="center"/>
          </w:tcPr>
          <w:p>
            <w:pPr>
              <w:spacing w:before="20" w:after="20" w:line="240" w:lineRule="auto"/>
              <w:ind w:firstLine="0"/>
              <w:jc w:val="left"/>
              <w:rPr>
                <w:ins w:id="881542" w:author="Claude" w:date="2026-10-07T12:00:00Z"/>
              </w:rPr>
            </w:pPr>
            <w:ins w:id="881543" w:author="Claude" w:date="2026-10-07T12:00:00Z">
              <w:r>
                <w:rPr>
                  <w:rFonts w:ascii="Times New Roman" w:hAnsi="Times New Roman"/>
                  <w:sz w:val="18"/>
                </w:rPr>
                <w:t xml:space="preserve">Percentis P5 / P50 / P95</w:t>
              </w:r>
            </w:ins>
          </w:p>
        </w:tc>
        <w:tc>
          <w:tcPr>
            <w:tcW w:w="4200" w:type="dxa"/>
            <w:vAlign w:val="center"/>
          </w:tcPr>
          <w:p>
            <w:pPr>
              <w:spacing w:before="20" w:after="20" w:line="240" w:lineRule="auto"/>
              <w:ind w:firstLine="0"/>
              <w:jc w:val="left"/>
              <w:rPr>
                <w:ins w:id="881544" w:author="Claude" w:date="2026-10-07T12:00:00Z"/>
              </w:rPr>
            </w:pPr>
            <w:ins w:id="881545" w:author="Claude" w:date="2026-10-07T12:00:00Z">
              <w:r>
                <w:rPr>
                  <w:rFonts w:ascii="Times New Roman" w:hAnsi="Times New Roman"/>
                  <w:sz w:val="18"/>
                </w:rPr>
                <w:t xml:space="preserve">−R$ 1.056.753 / −R$ 417.245 / R$ 200.499</w:t>
              </w:r>
            </w:ins>
          </w:p>
        </w:tc>
      </w:tr>
      <w:tr>
        <w:trPr>
          <w:cantSplit/>
          <w:ins w:id="881546" w:author="Claude" w:date="2026-10-07T12:00:00Z"/>
        </w:trPr>
        <w:tc>
          <w:tcPr>
            <w:tcW w:w="4300" w:type="dxa"/>
            <w:vAlign w:val="center"/>
          </w:tcPr>
          <w:p>
            <w:pPr>
              <w:spacing w:before="20" w:after="20" w:line="240" w:lineRule="auto"/>
              <w:ind w:firstLine="0"/>
              <w:jc w:val="left"/>
              <w:rPr>
                <w:ins w:id="881547" w:author="Claude" w:date="2026-10-07T12:00:00Z"/>
              </w:rPr>
            </w:pPr>
            <w:ins w:id="881548" w:author="Claude" w:date="2026-10-07T12:00:00Z">
              <w:r>
                <w:rPr>
                  <w:rFonts w:ascii="Times New Roman" w:hAnsi="Times New Roman"/>
                  <w:sz w:val="18"/>
                </w:rPr>
                <w:t xml:space="preserve">VaR 5% e CVaR 5% do VPL</w:t>
              </w:r>
            </w:ins>
          </w:p>
        </w:tc>
        <w:tc>
          <w:tcPr>
            <w:tcW w:w="4200" w:type="dxa"/>
            <w:vAlign w:val="center"/>
          </w:tcPr>
          <w:p>
            <w:pPr>
              <w:spacing w:before="20" w:after="20" w:line="240" w:lineRule="auto"/>
              <w:ind w:firstLine="0"/>
              <w:jc w:val="left"/>
              <w:rPr>
                <w:ins w:id="881549" w:author="Claude" w:date="2026-10-07T12:00:00Z"/>
              </w:rPr>
            </w:pPr>
            <w:ins w:id="881550" w:author="Claude" w:date="2026-10-07T12:00:00Z">
              <w:r>
                <w:rPr>
                  <w:rFonts w:ascii="Times New Roman" w:hAnsi="Times New Roman"/>
                  <w:sz w:val="18"/>
                </w:rPr>
                <w:t xml:space="preserve">−R$ 1.056.753 e −R$ 1.205.674</w:t>
              </w:r>
            </w:ins>
          </w:p>
        </w:tc>
      </w:tr>
      <w:tr>
        <w:trPr>
          <w:cantSplit/>
          <w:ins w:id="881551" w:author="Claude" w:date="2026-10-07T12:00:00Z"/>
        </w:trPr>
        <w:tc>
          <w:tcPr>
            <w:tcW w:w="4300" w:type="dxa"/>
            <w:vAlign w:val="center"/>
          </w:tcPr>
          <w:p>
            <w:pPr>
              <w:spacing w:before="20" w:after="20" w:line="240" w:lineRule="auto"/>
              <w:ind w:firstLine="0"/>
              <w:jc w:val="left"/>
              <w:rPr>
                <w:ins w:id="881552" w:author="Claude" w:date="2026-10-07T12:00:00Z"/>
              </w:rPr>
            </w:pPr>
            <w:ins w:id="881553" w:author="Claude" w:date="2026-10-07T12:00:00Z">
              <w:r>
                <w:rPr>
                  <w:rFonts w:ascii="Times New Roman" w:hAnsi="Times New Roman"/>
                  <w:sz w:val="18"/>
                </w:rPr>
                <w:t xml:space="preserve">P(VPL &gt; 0) = P(TIR &gt; TMA)</w:t>
              </w:r>
            </w:ins>
          </w:p>
        </w:tc>
        <w:tc>
          <w:tcPr>
            <w:tcW w:w="4200" w:type="dxa"/>
            <w:vAlign w:val="center"/>
          </w:tcPr>
          <w:p>
            <w:pPr>
              <w:spacing w:before="20" w:after="20" w:line="240" w:lineRule="auto"/>
              <w:ind w:firstLine="0"/>
              <w:jc w:val="left"/>
              <w:rPr>
                <w:ins w:id="881554" w:author="Claude" w:date="2026-10-07T12:00:00Z"/>
              </w:rPr>
            </w:pPr>
            <w:ins w:id="881555" w:author="Claude" w:date="2026-10-07T12:00:00Z">
              <w:r>
                <w:rPr>
                  <w:rFonts w:ascii="Times New Roman" w:hAnsi="Times New Roman"/>
                  <w:sz w:val="18"/>
                </w:rPr>
                <w:t xml:space="preserve">13,6%</w:t>
              </w:r>
            </w:ins>
          </w:p>
        </w:tc>
      </w:tr>
      <w:tr>
        <w:trPr>
          <w:cantSplit/>
          <w:ins w:id="881556" w:author="Claude" w:date="2026-10-07T12:00:00Z"/>
        </w:trPr>
        <w:tc>
          <w:tcPr>
            <w:tcW w:w="4300" w:type="dxa"/>
            <w:vAlign w:val="center"/>
          </w:tcPr>
          <w:p>
            <w:pPr>
              <w:spacing w:before="20" w:after="20" w:line="240" w:lineRule="auto"/>
              <w:ind w:firstLine="0"/>
              <w:jc w:val="left"/>
              <w:rPr>
                <w:ins w:id="881557" w:author="Claude" w:date="2026-10-07T12:00:00Z"/>
              </w:rPr>
            </w:pPr>
            <w:ins w:id="881558" w:author="Claude" w:date="2026-10-07T12:00:00Z">
              <w:r>
                <w:rPr>
                  <w:rFonts w:ascii="Times New Roman" w:hAnsi="Times New Roman"/>
                  <w:sz w:val="18"/>
                </w:rPr>
                <w:t xml:space="preserve">TIR anual: P5 / P50 / P95</w:t>
              </w:r>
            </w:ins>
          </w:p>
        </w:tc>
        <w:tc>
          <w:tcPr>
            <w:tcW w:w="4200" w:type="dxa"/>
            <w:vAlign w:val="center"/>
          </w:tcPr>
          <w:p>
            <w:pPr>
              <w:spacing w:before="20" w:after="20" w:line="240" w:lineRule="auto"/>
              <w:ind w:firstLine="0"/>
              <w:jc w:val="left"/>
              <w:rPr>
                <w:ins w:id="881559" w:author="Claude" w:date="2026-10-07T12:00:00Z"/>
              </w:rPr>
            </w:pPr>
            <w:ins w:id="881560" w:author="Claude" w:date="2026-10-07T12:00:00Z">
              <w:r>
                <w:rPr>
                  <w:rFonts w:ascii="Times New Roman" w:hAnsi="Times New Roman"/>
                  <w:sz w:val="18"/>
                </w:rPr>
                <w:t xml:space="preserve">-8,0% / 2,9% / 13,5%</w:t>
              </w:r>
            </w:ins>
          </w:p>
        </w:tc>
      </w:tr>
      <w:tr>
        <w:trPr>
          <w:cantSplit/>
          <w:ins w:id="881561" w:author="Claude" w:date="2026-10-07T12:00:00Z"/>
        </w:trPr>
        <w:tc>
          <w:tcPr>
            <w:tcW w:w="4300" w:type="dxa"/>
            <w:vAlign w:val="center"/>
          </w:tcPr>
          <w:p>
            <w:pPr>
              <w:spacing w:before="20" w:after="20" w:line="240" w:lineRule="auto"/>
              <w:ind w:firstLine="0"/>
              <w:jc w:val="left"/>
              <w:rPr>
                <w:ins w:id="881562" w:author="Claude" w:date="2026-10-07T12:00:00Z"/>
              </w:rPr>
            </w:pPr>
            <w:ins w:id="881563" w:author="Claude" w:date="2026-10-07T12:00:00Z">
              <w:r>
                <w:rPr>
                  <w:rFonts w:ascii="Times New Roman" w:hAnsi="Times New Roman"/>
                  <w:sz w:val="18"/>
                </w:rPr>
                <w:t xml:space="preserve">Índice EVTEAS: média; P(índice ≥ 0,60)</w:t>
              </w:r>
            </w:ins>
          </w:p>
        </w:tc>
        <w:tc>
          <w:tcPr>
            <w:tcW w:w="4200" w:type="dxa"/>
            <w:vAlign w:val="center"/>
          </w:tcPr>
          <w:p>
            <w:pPr>
              <w:spacing w:before="20" w:after="20" w:line="240" w:lineRule="auto"/>
              <w:ind w:firstLine="0"/>
              <w:jc w:val="left"/>
              <w:rPr>
                <w:ins w:id="881564" w:author="Claude" w:date="2026-10-07T12:00:00Z"/>
              </w:rPr>
            </w:pPr>
            <w:ins w:id="881565" w:author="Claude" w:date="2026-10-07T12:00:00Z">
              <w:r>
                <w:rPr>
                  <w:rFonts w:ascii="Times New Roman" w:hAnsi="Times New Roman"/>
                  <w:sz w:val="18"/>
                </w:rPr>
                <w:t xml:space="preserve">0,543; 26,3%</w:t>
              </w:r>
            </w:ins>
          </w:p>
        </w:tc>
      </w:tr>
      <w:tr>
        <w:trPr>
          <w:cantSplit/>
          <w:ins w:id="881566" w:author="Claude" w:date="2026-10-07T12:00:00Z"/>
        </w:trPr>
        <w:tc>
          <w:tcPr>
            <w:tcW w:w="4300" w:type="dxa"/>
            <w:vAlign w:val="center"/>
          </w:tcPr>
          <w:p>
            <w:pPr>
              <w:spacing w:before="20" w:after="20" w:line="240" w:lineRule="auto"/>
              <w:ind w:firstLine="0"/>
              <w:jc w:val="left"/>
              <w:rPr>
                <w:ins w:id="881567" w:author="Claude" w:date="2026-10-07T12:00:00Z"/>
              </w:rPr>
            </w:pPr>
            <w:ins w:id="881568" w:author="Claude" w:date="2026-10-07T12:00:00Z">
              <w:r>
                <w:rPr>
                  <w:rFonts w:ascii="Times New Roman" w:hAnsi="Times New Roman"/>
                  <w:sz w:val="18"/>
                </w:rPr>
                <w:t xml:space="preserve">VPL do beneficiário: média; P(VPL &gt; 0)</w:t>
              </w:r>
            </w:ins>
          </w:p>
        </w:tc>
        <w:tc>
          <w:tcPr>
            <w:tcW w:w="4200" w:type="dxa"/>
            <w:vAlign w:val="center"/>
          </w:tcPr>
          <w:p>
            <w:pPr>
              <w:spacing w:before="20" w:after="20" w:line="240" w:lineRule="auto"/>
              <w:ind w:firstLine="0"/>
              <w:jc w:val="left"/>
              <w:rPr>
                <w:ins w:id="881569" w:author="Claude" w:date="2026-10-07T12:00:00Z"/>
              </w:rPr>
            </w:pPr>
            <w:ins w:id="881570" w:author="Claude" w:date="2026-10-07T12:00:00Z">
              <w:r>
                <w:rPr>
                  <w:rFonts w:ascii="Times New Roman" w:hAnsi="Times New Roman"/>
                  <w:sz w:val="18"/>
                </w:rPr>
                <w:t xml:space="preserve">R$ 134.059; 65,3%</w:t>
              </w:r>
            </w:ins>
          </w:p>
        </w:tc>
      </w:tr>
      <w:tr>
        <w:trPr>
          <w:cantSplit/>
          <w:ins w:id="881571" w:author="Claude" w:date="2026-10-07T12:00:00Z"/>
        </w:trPr>
        <w:tc>
          <w:tcPr>
            <w:tcW w:w="4300" w:type="dxa"/>
            <w:vAlign w:val="center"/>
          </w:tcPr>
          <w:p>
            <w:pPr>
              <w:spacing w:before="20" w:after="20" w:line="240" w:lineRule="auto"/>
              <w:ind w:firstLine="0"/>
              <w:jc w:val="left"/>
              <w:rPr>
                <w:ins w:id="881572" w:author="Claude" w:date="2026-10-07T12:00:00Z"/>
              </w:rPr>
            </w:pPr>
            <w:ins w:id="881573" w:author="Claude" w:date="2026-10-07T12:00:00Z">
              <w:r>
                <w:rPr>
                  <w:rFonts w:ascii="Times New Roman" w:hAnsi="Times New Roman"/>
                  <w:sz w:val="18"/>
                </w:rPr>
                <w:t xml:space="preserve">Erro-padrão da média com 10.000 iterações</w:t>
              </w:r>
            </w:ins>
          </w:p>
        </w:tc>
        <w:tc>
          <w:tcPr>
            <w:tcW w:w="4200" w:type="dxa"/>
            <w:vAlign w:val="center"/>
          </w:tcPr>
          <w:p>
            <w:pPr>
              <w:spacing w:before="20" w:after="20" w:line="240" w:lineRule="auto"/>
              <w:ind w:firstLine="0"/>
              <w:jc w:val="left"/>
              <w:rPr>
                <w:ins w:id="881574" w:author="Claude" w:date="2026-10-07T12:00:00Z"/>
              </w:rPr>
            </w:pPr>
            <w:ins w:id="881575" w:author="Claude" w:date="2026-10-07T12:00:00Z">
              <w:r>
                <w:rPr>
                  <w:rFonts w:ascii="Times New Roman" w:hAnsi="Times New Roman"/>
                  <w:sz w:val="18"/>
                </w:rPr>
                <w:t xml:space="preserve">R$ 3.788 (1,0% do desvio-padrão)</w:t>
              </w:r>
            </w:ins>
          </w:p>
        </w:tc>
      </w:tr>
    </w:tbl>
    <w:p>
      <w:pPr>
        <w:spacing w:after="120" w:line="360" w:lineRule="auto"/>
        <w:ind w:firstLine="0"/>
        <w:jc w:val="center"/>
        <w:rPr>
          <w:ins w:id="881576" w:author="Claude" w:date="2026-10-07T12:00:00Z"/>
        </w:rPr>
      </w:pPr>
      <w:ins w:id="881577"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spacing w:line="360" w:lineRule="auto" w:before="0" w:after="0"/>
        <w:ind w:firstLine="709"/>
        <w:jc w:val="both"/>
        <w:rPr>
          <w:ins w:id="881578" w:author="Claude" w:date="2026-10-07T12:00:00Z"/>
        </w:rPr>
      </w:pPr>
      <w:ins w:id="881579" w:author="Claude" w:date="2026-10-07T12:00:00Z">
        <w:r>
          <w:rPr>
            <w:rFonts w:ascii="Times New Roman" w:hAnsi="Times New Roman"/>
            <w:sz w:val="24"/>
          </w:rPr>
          <w:t xml:space="preserve">A Tabela 5 e a Figura 16 apresentam os resultados. O mais relevante é o contraste entre a análise determinística e a estocástica. Embora o VPL calculado na moda das premissas seja positivo (R$ 38.470), a média do VPL simulado é −R$ 421.548 e a probabilidade de VPL positivo é de apenas 13,6%. A diferença decorre da assimetria das distribuições: mortalidade (5%, 10%, 20%), FCR (1,30; 1,50; 1,85), CAPEX (−30%, +50%) e custos fixos têm caudas mais longas no lado desfavorável, de modo que a média de cada premissa é pior que o seu valor mais provável. Um estudo de viabilidade baseado apenas no cenário mais provável, como os elaborados em planilhas, tende, portanto, a superestimar a viabilidade de projetos com riscos assimétricos.</w:t>
        </w:r>
      </w:ins>
    </w:p>
    <w:p>
      <w:pPr>
        <w:spacing w:line="360" w:lineRule="auto" w:before="0" w:after="0"/>
        <w:ind w:firstLine="709"/>
        <w:jc w:val="both"/>
        <w:rPr>
          <w:ins w:id="881580" w:author="Claude" w:date="2026-10-07T12:00:00Z"/>
        </w:rPr>
      </w:pPr>
      <w:ins w:id="881581" w:author="Claude" w:date="2026-10-07T12:00:00Z">
        <w:r>
          <w:rPr>
            <w:rFonts w:ascii="Times New Roman" w:hAnsi="Times New Roman"/>
            <w:sz w:val="24"/>
          </w:rPr>
          <w:t xml:space="preserve">A convergência foi verificada pela média acumulada e pelo erro-padrão (Figura 17). Com 10.000 iterações, o erro-padrão da média do VPL foi R$ 3.788, inferior a 1% do desvio-padrão. Na perspectiva da cooperativa, a probabilidade de VPL positivo sobe para 65,3%, o que confirma que o fomento reduz substancialmente o risco do beneficiário, mas não o elimina.</w:t>
        </w:r>
      </w:ins>
    </w:p>
    <w:p>
      <w:pPr>
        <w:pStyle w:val="Legenda"/>
        <w:keepNext/>
        <w:spacing w:before="120" w:after="0" w:line="360" w:lineRule="auto"/>
        <w:jc w:val="center"/>
        <w:rPr>
          <w:ins w:id="881582" w:author="Claude" w:date="2026-10-07T12:00:00Z"/>
        </w:rPr>
      </w:pPr>
      <w:bookmarkStart w:id="990025" w:name="_TocRev187_Figura16"/>
      <w:ins w:id="881583" w:author="Claude" w:date="2026-10-07T12:00:00Z">
        <w:r>
          <w:t xml:space="preserve">Figura </w:t>
        </w:r>
        <w:r>
          <w:fldChar w:fldCharType="begin"/>
        </w:r>
        <w:r>
          <w:instrText xml:space="preserve"> SEQ Figura \* ARABIC </w:instrText>
        </w:r>
        <w:r>
          <w:fldChar w:fldCharType="separate"/>
        </w:r>
        <w:r>
          <w:t>16</w:t>
        </w:r>
        <w:r>
          <w:fldChar w:fldCharType="end"/>
        </w:r>
        <w:r>
          <w:t xml:space="preserve"> - Distribuição e função de probabilidade acumulada do VPL</w:t>
        </w:r>
      </w:ins>
      <w:bookmarkEnd w:id="990025"/>
    </w:p>
    <w:p>
      <w:pPr>
        <w:keepNext/>
        <w:spacing w:before="60" w:after="60"/>
        <w:ind w:firstLine="0"/>
        <w:jc w:val="center"/>
        <w:rPr>
          <w:ins w:id="881584" w:author="Claude" w:date="2026-10-07T12:00:00Z"/>
        </w:rPr>
      </w:pPr>
      <w:ins w:id="881585" w:author="Claude" w:date="2026-10-07T12:00:00Z">
        <w:r>
          <w:drawing>
            <wp:inline distT="0" distB="0" distL="0" distR="0">
              <wp:extent cx="5220000" cy="1949407"/>
              <wp:effectExtent l="0" t="0" r="0" b="0"/>
              <wp:docPr id="70006" name="Figura Rev187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6" name="rev187_fig06.png"/>
                      <pic:cNvPicPr/>
                    </pic:nvPicPr>
                    <pic:blipFill>
                      <a:blip r:embed="rIdRev187Img6"/>
                      <a:stretch>
                        <a:fillRect/>
                      </a:stretch>
                    </pic:blipFill>
                    <pic:spPr>
                      <a:xfrm>
                        <a:off x="0" y="0"/>
                        <a:ext cx="5220000" cy="1949407"/>
                      </a:xfrm>
                      <a:prstGeom prst="rect">
                        <a:avLst/>
                      </a:prstGeom>
                    </pic:spPr>
                  </pic:pic>
                </a:graphicData>
              </a:graphic>
            </wp:inline>
          </w:drawing>
        </w:r>
      </w:ins>
    </w:p>
    <w:p>
      <w:pPr>
        <w:spacing w:after="120" w:line="360" w:lineRule="auto"/>
        <w:ind w:firstLine="0"/>
        <w:jc w:val="center"/>
        <w:rPr>
          <w:ins w:id="881586" w:author="Claude" w:date="2026-10-07T12:00:00Z"/>
        </w:rPr>
      </w:pPr>
      <w:ins w:id="881587"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pStyle w:val="Legenda"/>
        <w:keepNext/>
        <w:spacing w:before="120" w:after="0" w:line="360" w:lineRule="auto"/>
        <w:jc w:val="center"/>
        <w:rPr>
          <w:ins w:id="881588" w:author="Claude" w:date="2026-10-07T12:00:00Z"/>
        </w:rPr>
      </w:pPr>
      <w:bookmarkStart w:id="990026" w:name="_TocRev187_Figura17"/>
      <w:ins w:id="881589" w:author="Claude" w:date="2026-10-07T12:00:00Z">
        <w:r>
          <w:t xml:space="preserve">Figura </w:t>
        </w:r>
        <w:r>
          <w:fldChar w:fldCharType="begin"/>
        </w:r>
        <w:r>
          <w:instrText xml:space="preserve"> SEQ Figura \* ARABIC </w:instrText>
        </w:r>
        <w:r>
          <w:fldChar w:fldCharType="separate"/>
        </w:r>
        <w:r>
          <w:t>17</w:t>
        </w:r>
        <w:r>
          <w:fldChar w:fldCharType="end"/>
        </w:r>
        <w:r>
          <w:t xml:space="preserve"> - Convergência da média do VPL com intervalo de confiança de 95%</w:t>
        </w:r>
      </w:ins>
      <w:bookmarkEnd w:id="990026"/>
    </w:p>
    <w:p>
      <w:pPr>
        <w:keepNext/>
        <w:spacing w:before="60" w:after="60"/>
        <w:ind w:firstLine="0"/>
        <w:jc w:val="center"/>
        <w:rPr>
          <w:ins w:id="881590" w:author="Claude" w:date="2026-10-07T12:00:00Z"/>
        </w:rPr>
      </w:pPr>
      <w:ins w:id="881591" w:author="Claude" w:date="2026-10-07T12:00:00Z">
        <w:r>
          <w:drawing>
            <wp:inline distT="0" distB="0" distL="0" distR="0">
              <wp:extent cx="5220000" cy="2649571"/>
              <wp:effectExtent l="0" t="0" r="0" b="0"/>
              <wp:docPr id="70007" name="Figura Rev187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 name="rev187_fig07.png"/>
                      <pic:cNvPicPr/>
                    </pic:nvPicPr>
                    <pic:blipFill>
                      <a:blip r:embed="rIdRev187Img7"/>
                      <a:stretch>
                        <a:fillRect/>
                      </a:stretch>
                    </pic:blipFill>
                    <pic:spPr>
                      <a:xfrm>
                        <a:off x="0" y="0"/>
                        <a:ext cx="5220000" cy="2649571"/>
                      </a:xfrm>
                      <a:prstGeom prst="rect">
                        <a:avLst/>
                      </a:prstGeom>
                    </pic:spPr>
                  </pic:pic>
                </a:graphicData>
              </a:graphic>
            </wp:inline>
          </w:drawing>
        </w:r>
      </w:ins>
    </w:p>
    <w:p>
      <w:pPr>
        <w:spacing w:after="120" w:line="360" w:lineRule="auto"/>
        <w:ind w:firstLine="0"/>
        <w:jc w:val="center"/>
        <w:rPr>
          <w:ins w:id="881592" w:author="Claude" w:date="2026-10-07T12:00:00Z"/>
        </w:rPr>
      </w:pPr>
      <w:ins w:id="881593"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pStyle w:val="Ttulo2"/>
        <w:pageBreakBefore w:val="0"/>
      </w:pPr>
      <w:bookmarkStart w:id="990048" w:name="_TocRev187_T12"/>
      <w:del w:id="881594" w:author="Claude" w:date="2026-10-07T12:00:00Z">
        <w:r>
          <w:rPr>
            <w:rFonts w:ascii="Times New Roman" w:hAnsi="Times New Roman"/>
            <w:b w:val="0"/>
            <w:sz w:val="28"/>
          </w:rPr>
          <w:delText xml:space="preserve">4.9</w:delText>
        </w:r>
      </w:del>
      <w:ins w:id="881595" w:author="Claude" w:date="2026-10-07T12:00:00Z">
        <w:r>
          <w:rPr>
            <w:rFonts w:ascii="Times New Roman" w:hAnsi="Times New Roman"/>
            <w:b w:val="0"/>
            <w:sz w:val="28"/>
          </w:rPr>
          <w:t xml:space="preserve">4.11</w:t>
        </w:r>
      </w:ins>
      <w:r>
        <w:rPr>
          <w:rFonts w:ascii="Times New Roman" w:hAnsi="Times New Roman"/>
          <w:b w:val="0"/>
          <w:sz w:val="28"/>
        </w:rPr>
        <w:t xml:space="preserve"> Análise de sensibilidade e identificação das variáveis críticas</w:t>
      </w:r>
      <w:bookmarkEnd w:id="990048"/>
    </w:p>
    <w:p>
      <w:pPr>
        <w:spacing w:line="360" w:lineRule="auto" w:before="0" w:after="0"/>
        <w:ind w:firstLine="709"/>
        <w:jc w:val="both"/>
        <w:rPr>
          <w:del w:id="881597" w:author="Claude" w:date="2026-10-07T12:00:00Z"/>
        </w:rPr>
      </w:pPr>
      <w:del w:id="881596" w:author="Claude" w:date="2026-10-07T12:00:00Z">
        <w:r>
          <w:rPr>
            <w:rFonts w:ascii="Times New Roman" w:hAnsi="Times New Roman"/>
            <w:sz w:val="24"/>
          </w:rPr>
          <w:delText>A função executar_sensibilidade() altera uma variável por vez em torno do valor-base, utilizando amplitude padrão de 10% e cópias profundas do objeto de configuração. O VPL é recalculado para o cenário baixo e alto e, além dos deltas, é calculada uma elasticidade aproximada. A rotina padrão avalia preço de venda, FCR, mortalidade, custo de ração e investimento inicial.</w:delText>
        </w:r>
      </w:del>
    </w:p>
    <w:p>
      <w:pPr>
        <w:pStyle w:val="Legenda"/>
        <w:spacing w:before="160" w:after="60"/>
        <w:ind w:firstLine="0"/>
        <w:rPr>
          <w:del w:id="881599" w:author="Claude" w:date="2026-10-07T12:00:00Z"/>
        </w:rPr>
      </w:pPr>
      <w:del w:id="881598" w:author="Claude" w:date="2026-10-07T12:00:00Z">
        <w:r>
          <w:rPr>
            <w:rFonts w:ascii="Times New Roman" w:hAnsi="Times New Roman"/>
            <w:b/>
            <w:sz w:val="18"/>
          </w:rPr>
          <w:delText>Código 10 – Análise de sensibilidade e elasticidade do VPL</w:delText>
        </w:r>
      </w:del>
    </w:p>
    <w:p>
      <w:pPr>
        <w:spacing w:line="240" w:lineRule="auto" w:before="40" w:after="40"/>
        <w:ind w:firstLine="0" w:left="283" w:right="113"/>
        <w:jc w:val="left"/>
        <w:shd w:fill="F2F2F2"/>
        <w:rPr>
          <w:del w:id="881601" w:author="Claude" w:date="2026-10-07T12:00:00Z"/>
        </w:rPr>
      </w:pPr>
      <w:del w:id="881600" w:author="Claude" w:date="2026-10-07T12:00:00Z">
        <w:r>
          <w:rPr>
            <w:rFonts w:ascii="Consolas" w:hAnsi="Consolas"/>
            <w:sz w:val="16"/>
          </w:rPr>
          <w:delText>def executar_sensibilidade(cfg, variaveis=None, amplitude=0.10):</w:delText>
          <w:br/>
          <w:delText xml:space="preserve">    variaveis = variaveis or ["preco_venda_kg", "fcr", "mortalidade_pct", "custo_racao_kg", "investimento_inicial"]</w:delText>
          <w:br/>
          <w:delText xml:space="preserve">    base = executar_evteas(cfg, executar_mc=False, executar_sens=False)</w:delText>
          <w:br/>
          <w:delText xml:space="preserve">    vpl_base = base["economico"]["vpl"]</w:delText>
          <w:br/>
          <w:delText xml:space="preserve">    linhas = []</w:delText>
          <w:br/>
          <w:delText xml:space="preserve">    for var in variaveis:</w:delText>
          <w:br/>
          <w:delText xml:space="preserve">        cfg_low = copy.deepcopy(cfg); cfg_high = copy.deepcopy(cfg)</w:delText>
          <w:br/>
          <w:delText xml:space="preserve">        alvo = cfg_low.economico if hasattr(cfg_low.economico, var) else cfg_low.tecnico</w:delText>
          <w:br/>
          <w:delText xml:space="preserve">        alvo_h = cfg_high.economico if hasattr(cfg_high.economico, var) else cfg_high.tecnico</w:delText>
          <w:br/>
          <w:delText xml:space="preserve">        if not hasattr(alvo, var):</w:delText>
          <w:br/>
          <w:delText xml:space="preserve">            continue</w:delText>
          <w:br/>
          <w:delText xml:space="preserve">        x = getattr(alvo, var)</w:delText>
          <w:br/>
          <w:delText xml:space="preserve">        if x == 0:</w:delText>
          <w:br/>
          <w:delText xml:space="preserve">            delta = amplitude</w:delText>
          <w:br/>
          <w:delText xml:space="preserve">        else:</w:delText>
          <w:br/>
          <w:delText xml:space="preserve">            delta = abs(x) * amplitude</w:delText>
          <w:br/>
          <w:delText xml:space="preserve">        setattr(alvo, var, x - delta)</w:delText>
          <w:br/>
          <w:delText xml:space="preserve">        setattr(alvo_h, var, x + delta)</w:delText>
          <w:br/>
          <w:delText xml:space="preserve">        low = executar_evteas(cfg_low, executar_mc=False, executar_sens=False)["economico"]["vpl"]</w:delText>
          <w:br/>
          <w:delText xml:space="preserve">        high = executar_evteas(cfg_high, executar_mc=False, executar_sens=False)["economico"]["vpl"]</w:delText>
          <w:br/>
          <w:delText xml:space="preserve">        elasticidade = safe_div((high-low), 2*delta, 0) * safe_div(x, max(abs(vpl_base),1e-9),0)</w:delText>
          <w:br/>
          <w:delText xml:space="preserve">        linhas.append({"Variável": var, "VPL_Base": vpl_base, "VPL_Baixo": low, "VPL_Alto": high,</w:delText>
          <w:br/>
          <w:delText xml:space="preserve">                       "Delta_Baixo": low-vpl_base, "Delta_Alto": high-vpl_base, "Elasticidade": elasticidade})</w:delText>
          <w:br/>
          <w:delText xml:space="preserve">    return pd.DataFrame(linhas).sort_values("Delta_Alto", key=lambda s: s.abs(), ascending=False)</w:delText>
        </w:r>
      </w:del>
    </w:p>
    <w:p>
      <w:pPr>
        <w:pStyle w:val="Legenda"/>
        <w:ind w:firstLine="0"/>
        <w:rPr>
          <w:del w:id="881603" w:author="Claude" w:date="2026-10-07T12:00:00Z"/>
        </w:rPr>
      </w:pPr>
      <w:del w:id="881602" w:author="Claude" w:date="2026-10-07T12:00:00Z">
        <w:r>
          <w:rPr>
            <w:rFonts w:ascii="Times New Roman" w:hAnsi="Times New Roman"/>
            <w:sz w:val="18"/>
          </w:rPr>
          <w:delText>Fonte: elaboração própria, a partir do notebook EVTEAS_Py_MASTER_COMPLETO_ENTRADAS_INTERATIVAS.</w:delText>
        </w:r>
      </w:del>
    </w:p>
    <w:p>
      <w:pPr>
        <w:spacing w:line="360" w:lineRule="auto" w:before="0" w:after="0"/>
        <w:ind w:firstLine="709"/>
        <w:jc w:val="both"/>
        <w:rPr>
          <w:del w:id="881605" w:author="Claude" w:date="2026-10-07T12:00:00Z"/>
        </w:rPr>
      </w:pPr>
      <w:del w:id="881604" w:author="Claude" w:date="2026-10-07T12:00:00Z">
        <w:r>
          <w:rPr>
            <w:rFonts w:ascii="Times New Roman" w:hAnsi="Times New Roman"/>
            <w:sz w:val="24"/>
          </w:rPr>
          <w:delText>No caso-base, o preço de venda foi o fator de maior impacto absoluto: a variação de ±10% alterou o VPL em cerca de R$ 71.322. FCR e custo da ração produziram variações de aproximadamente R$ 45.222, enquanto o investimento inicial alterou o VPL em R$ 25.000 e a mortalidade em cerca de R$ 2.270. O resultado complementa Monte Carlo ao mostrar, de forma isolada, quais premissas apresentam maior efeito marginal sobre o resultado econômico.</w:delText>
        </w:r>
      </w:del>
    </w:p>
    <w:p>
      <w:pPr>
        <w:pStyle w:val="Ttulo2"/>
        <w:pageBreakBefore w:val="0"/>
        <w:rPr>
          <w:del w:id="881607" w:author="Claude" w:date="2026-10-07T12:00:00Z"/>
        </w:rPr>
      </w:pPr>
      <w:del w:id="881606" w:author="Claude" w:date="2026-10-07T12:00:00Z">
        <w:r>
          <w:rPr>
            <w:rFonts w:ascii="Times New Roman" w:hAnsi="Times New Roman"/>
            <w:b w:val="0"/>
            <w:sz w:val="28"/>
          </w:rPr>
          <w:delText>4.10 Verificação computacional e V&amp;V</w:delText>
        </w:r>
      </w:del>
    </w:p>
    <w:p>
      <w:pPr>
        <w:spacing w:line="360" w:lineRule="auto" w:before="0" w:after="0"/>
        <w:ind w:firstLine="709"/>
        <w:jc w:val="both"/>
        <w:rPr>
          <w:del w:id="881609" w:author="Claude" w:date="2026-10-07T12:00:00Z"/>
        </w:rPr>
      </w:pPr>
      <w:del w:id="881608" w:author="Claude" w:date="2026-10-07T12:00:00Z">
        <w:r>
          <w:rPr>
            <w:rFonts w:ascii="Times New Roman" w:hAnsi="Times New Roman"/>
            <w:sz w:val="24"/>
          </w:rPr>
          <w:delText>A função validar_invariantes() representa a principal camada explícita de verificação interna. São testados os limites do OEE, FCR, score ambiental, LSO e índice EVTEAS e também duas identidades da DRE. Em paralelo, teste_regressao_deterministica() verifica o cálculo de VPL, divisão segura e normalizações em casos simples.</w:delText>
        </w:r>
      </w:del>
    </w:p>
    <w:p>
      <w:pPr>
        <w:pStyle w:val="Legenda"/>
        <w:spacing w:before="160" w:after="60"/>
        <w:ind w:firstLine="0"/>
        <w:rPr>
          <w:del w:id="881611" w:author="Claude" w:date="2026-10-07T12:00:00Z"/>
        </w:rPr>
      </w:pPr>
      <w:del w:id="881610" w:author="Claude" w:date="2026-10-07T12:00:00Z">
        <w:r>
          <w:rPr>
            <w:rFonts w:ascii="Times New Roman" w:hAnsi="Times New Roman"/>
            <w:b/>
            <w:sz w:val="18"/>
          </w:rPr>
          <w:delText>Código 11 – Verificação por invariantes e testes determinísticos</w:delText>
        </w:r>
      </w:del>
    </w:p>
    <w:p>
      <w:pPr>
        <w:spacing w:line="240" w:lineRule="auto" w:before="40" w:after="40"/>
        <w:ind w:firstLine="0" w:left="283" w:right="113"/>
        <w:jc w:val="left"/>
        <w:shd w:fill="F2F2F2"/>
        <w:rPr>
          <w:del w:id="881613" w:author="Claude" w:date="2026-10-07T12:00:00Z"/>
        </w:rPr>
      </w:pPr>
      <w:del w:id="881612" w:author="Claude" w:date="2026-10-07T12:00:00Z">
        <w:r>
          <w:rPr>
            <w:rFonts w:ascii="Consolas" w:hAnsi="Consolas"/>
            <w:sz w:val="16"/>
          </w:rPr>
          <w:delText>def validar_invariantes(cfg, resultado):</w:delText>
          <w:br/>
          <w:delText xml:space="preserve">    erros = []</w:delText>
          <w:br/>
          <w:delText xml:space="preserve">    t = resultado["tecnico"]; e = resultado["economico"]; a = resultado["ambiental"]; s = resultado["social"]</w:delText>
          <w:br/>
          <w:delText xml:space="preserve">    if not (0 &lt;= t["oee"] &lt;= 1): erros.append("OEE fora de [0,1]")</w:delText>
          <w:br/>
          <w:delText xml:space="preserve">    if t["fcr"] &lt; 0: erros.append("FCR negativo")</w:delText>
          <w:br/>
          <w:delText xml:space="preserve">    if a["score_ambiental"] &lt; 0 or a["score_ambiental"] &gt; 1: erros.append("score ambiental fora de [0,1]")</w:delText>
          <w:br/>
          <w:delText xml:space="preserve">    if s["lso"] &lt; 0 or s["lso"] &gt; 1: erros.append("LSO fora de [0,1]")</w:delText>
          <w:br/>
          <w:delText xml:space="preserve">    if resultado["indice"]["indice_evteas"] &lt; 0 or resultado["indice"]["indice_evteas"] &gt; 1:</w:delText>
          <w:br/>
          <w:delText xml:space="preserve">        erros.append("índice EVTEAS fora de [0,1]")</w:delText>
          <w:br/>
          <w:delText xml:space="preserve">    df = e["df_mensal"]</w:delText>
          <w:br/>
          <w:delText xml:space="preserve">    if not np.allclose(df["Receita Líquida"], df["Receita Bruta"] - df["Impostos s/ Faturamento"]):</w:delText>
          <w:br/>
          <w:delText xml:space="preserve">        erros.append("DRE: Receita Líquida inconsistente")</w:delText>
          <w:br/>
          <w:delText xml:space="preserve">    if not np.allclose(df["Lucro Bruto"], df["Receita Líquida"] - df["Custos Variáveis"]):</w:delText>
          <w:br/>
          <w:delText xml:space="preserve">        erros.append("DRE: Lucro Bruto inconsistente")</w:delText>
          <w:br/>
          <w:delText xml:space="preserve">    return {"valido": len(erros) == 0, "erros": erros, "quantidade_erros": len(erros)}</w:delText>
          <w:br/>
          <w:br/>
          <w:br/>
          <w:delText>def teste_regressao_deterministica():</w:delText>
          <w:br/>
          <w:delText xml:space="preserve">    """Testes unitários básicos sem depender de um projeto específico."""</w:delText>
          <w:br/>
          <w:delText xml:space="preserve">    assert abs(npv(0, [100, 100]) - 200) &lt; 1e-9</w:delText>
          <w:br/>
          <w:delText xml:space="preserve">    assert abs(safe_div(10, 2) - 5) &lt; 1e-9</w:delText>
          <w:br/>
          <w:delText xml:space="preserve">    assert safe_div(10, 0) == 0</w:delText>
          <w:br/>
          <w:delText xml:space="preserve">    assert 0 &lt;= normalizar_beneficio(5, 0, 10) &lt;= 1</w:delText>
          <w:br/>
          <w:delText xml:space="preserve">    assert 0 &lt;= normalizar_custo(5, 0, 10) &lt;= 1</w:delText>
          <w:br/>
          <w:delText xml:space="preserve">    return True</w:delText>
        </w:r>
      </w:del>
    </w:p>
    <w:p>
      <w:pPr>
        <w:pStyle w:val="Legenda"/>
        <w:ind w:firstLine="0"/>
        <w:rPr>
          <w:del w:id="881615" w:author="Claude" w:date="2026-10-07T12:00:00Z"/>
        </w:rPr>
      </w:pPr>
      <w:del w:id="881614" w:author="Claude" w:date="2026-10-07T12:00:00Z">
        <w:r>
          <w:rPr>
            <w:rFonts w:ascii="Times New Roman" w:hAnsi="Times New Roman"/>
            <w:sz w:val="18"/>
          </w:rPr>
          <w:delText>Fonte: elaboração própria, a partir do notebook EVTEAS_Py_MASTER_COMPLETO_ENTRADAS_INTERATIVAS.</w:delText>
        </w:r>
      </w:del>
    </w:p>
    <w:p>
      <w:pPr>
        <w:spacing w:line="360" w:lineRule="auto" w:before="0" w:after="0"/>
        <w:ind w:firstLine="709"/>
        <w:jc w:val="both"/>
        <w:rPr>
          <w:del w:id="881617" w:author="Claude" w:date="2026-10-07T12:00:00Z"/>
        </w:rPr>
      </w:pPr>
      <w:del w:id="881616" w:author="Claude" w:date="2026-10-07T12:00:00Z">
        <w:r>
          <w:rPr>
            <w:rFonts w:ascii="Times New Roman" w:hAnsi="Times New Roman"/>
            <w:sz w:val="24"/>
          </w:rPr>
          <w:delText>Na execução do caso-base, a função de invariantes retornou válido, com quantidade de erros igual a zero. O teste_regressao_deterministica() também retornou True. A DRE passou nas verificações de Receita Líquida = Receita Bruta - Impostos sobre Faturamento e Lucro Bruto = Receita Líquida - Custos Variáveis. Esse resultado sustenta a verificação interna do pipeline, mas não significa que todos os defeitos possíveis do software tenham sido eliminados.</w:delText>
        </w:r>
      </w:del>
    </w:p>
    <w:p>
      <w:pPr>
        <w:spacing w:line="360" w:lineRule="auto" w:before="0" w:after="0"/>
        <w:ind w:firstLine="709"/>
        <w:jc w:val="both"/>
        <w:rPr>
          <w:ins w:id="881618" w:author="Claude" w:date="2026-10-07T12:00:00Z"/>
        </w:rPr>
      </w:pPr>
      <w:ins w:id="881619" w:author="Claude" w:date="2026-10-07T12:00:00Z">
        <w:r>
          <w:rPr>
            <w:rFonts w:ascii="Times New Roman" w:hAnsi="Times New Roman"/>
            <w:sz w:val="24"/>
          </w:rPr>
          <w:t xml:space="preserve">A identificação das variáveis críticas combina quatro procedimentos complementares. A sensibilidade de um fator por vez varia cada premissa em ±10% e ±20%, mantendo as demais no caso-base. Os valores críticos são obtidos por bisseção e indicam o valor de cada variável que anula o VPL. A correlação de postos de Spearman entre as entradas amostradas e o VPL mede a importância de cada variável sob variação simultânea. Por fim, os cenários pessimista e otimista combinam os extremos desfavoráveis e favoráveis das distribuições.</w:t>
        </w:r>
      </w:ins>
    </w:p>
    <w:p>
      <w:pPr>
        <w:pStyle w:val="Legenda"/>
        <w:keepNext/>
        <w:spacing w:before="120" w:after="0" w:line="360" w:lineRule="auto"/>
        <w:jc w:val="center"/>
        <w:rPr>
          <w:ins w:id="881620" w:author="Claude" w:date="2026-10-07T12:00:00Z"/>
        </w:rPr>
      </w:pPr>
      <w:bookmarkStart w:id="990027" w:name="_TocRev187_Codigo10"/>
      <w:ins w:id="881621" w:author="Claude" w:date="2026-10-07T12:00:00Z">
        <w:r>
          <w:t xml:space="preserve">Código </w:t>
        </w:r>
        <w:r>
          <w:fldChar w:fldCharType="begin"/>
        </w:r>
        <w:r>
          <w:instrText xml:space="preserve"> SEQ Código \* ARABIC </w:instrText>
        </w:r>
        <w:r>
          <w:fldChar w:fldCharType="separate"/>
        </w:r>
        <w:r>
          <w:t>10</w:t>
        </w:r>
        <w:r>
          <w:fldChar w:fldCharType="end"/>
        </w:r>
        <w:r>
          <w:t xml:space="preserve"> - TIR com diagnóstico e valores críticos das premissas</w:t>
        </w:r>
      </w:ins>
      <w:bookmarkEnd w:id="990027"/>
    </w:p>
    <w:p>
      <w:pPr>
        <w:shd w:val="clear" w:color="auto" w:fill="F2F2F2"/>
        <w:spacing w:line="240" w:lineRule="auto" w:before="40" w:after="40"/>
        <w:ind w:firstLine="0" w:left="283" w:right="113"/>
        <w:jc w:val="left"/>
        <w:rPr>
          <w:ins w:id="881622" w:author="Claude" w:date="2026-10-07T12:00:00Z"/>
        </w:rPr>
      </w:pPr>
      <w:ins w:id="881623" w:author="Claude" w:date="2026-10-07T12:00:00Z">
        <w:r>
          <w:rPr>
            <w:rFonts w:ascii="Consolas" w:hAnsi="Consolas"/>
            <w:sz w:val="16"/>
          </w:rPr>
          <w:t xml:space="preserve">def tir(fluxos, lo: float = -0.90, hi: float = 1.0, pontos: int = 160,</w:t>
          <w:br/>
          <w:t xml:space="preserve">        iteracoes: int = 100) -&gt; Tuple[np.ndarray, np.ndarray]:</w:t>
          <w:br/>
          <w:t xml:space="preserve">    """TIR por varredura de malha + bisseção vetorizada, com diagnóstico explícito.</w:t>
          <w:br/>
          <w:br/>
          <w:t xml:space="preserve">    Retorna (taxa por período, diagnóstico). A taxa é ``nan`` quando não há raiz</w:t>
          <w:br/>
          <w:t xml:space="preserve">    no intervalo: nunca é forçada ao limite numérico (corrige a leitura de</w:t>
          <w:br/>
          <w:t xml:space="preserve">    -0,95 relatada na Rev. 186). Diagnósticos: ``convencional`` (uma raiz e uma</w:t>
          <w:br/>
          <w:t xml:space="preserve">    troca de sinal no fluxo), ``multiplas`` (mais de uma raiz na malha),</w:t>
          <w:br/>
          <w:t xml:space="preserve">    ``multiplas_possiveis`` (uma raiz, mas mais de uma troca de sinal —</w:t>
          <w:br/>
          <w:t xml:space="preserve">    regra de Descartes) e ``sem_solucao`` (o VPL não muda de sinal).</w:t>
          <w:br/>
          <w:t xml:space="preserve">    """</w:t>
          <w:br/>
          <w:t xml:space="preserve">    f = _2d(fluxos)</w:t>
          <w:br/>
          <w:t xml:space="preserve">    n = f.shape[0]</w:t>
          <w:br/>
          <w:t xml:space="preserve">    malha = np.unique(np.concatenate([np.linspace(lo, -0.5, 12), np.linspace(-0.5, hi, pontos)]))</w:t>
          <w:br/>
          <w:t xml:space="preserve">    valores = np.vstack([vpl(np.full(n, r), f) for r in malha]).T          # (n, pontos)</w:t>
          <w:br/>
          <w:t xml:space="preserve">    troca = (valores[:, :-1] * valores[:, 1:]) &lt;= 0</w:t>
          <w:br/>
          <w:t xml:space="preserve">    n_raizes = troca.sum(axis=1)</w:t>
          <w:br/>
          <w:t xml:space="preserve">    existe = n_raizes &gt; 0</w:t>
          <w:br/>
          <w:t xml:space="preserve">    k = np.where(existe, troca.argmax(axis=1), 0)</w:t>
          <w:br/>
          <w:t xml:space="preserve">    a, b = malha[k].astype(float), malha[k + 1].astype(float)</w:t>
          <w:br/>
          <w:t xml:space="preserve">    fa = valores[np.arange(n), k]</w:t>
          <w:br/>
          <w:t xml:space="preserve">    for _ in range(iteracoes):</w:t>
          <w:br/>
          <w:t xml:space="preserve">        m = (a + b) / 2</w:t>
          <w:br/>
          <w:t xml:space="preserve">        fm = vpl(m, f)</w:t>
          <w:br/>
          <w:t xml:space="preserve">        esquerda = (fa * fm) &lt;= 0</w:t>
          <w:br/>
          <w:t xml:space="preserve">        b = np.where(esquerda, m, b)</w:t>
          <w:br/>
          <w:t xml:space="preserve">        a = np.where(esquerda, a, m)</w:t>
          <w:br/>
          <w:t xml:space="preserve">        fa = np.where(esquerda, fa, fm)</w:t>
          <w:br/>
          <w:t xml:space="preserve">    raiz = np.where(existe, (a + b) / 2, np.nan)</w:t>
          <w:br/>
          <w:t xml:space="preserve">    trocas = trocas_de_sinal(f)</w:t>
          <w:br/>
          <w:t xml:space="preserve">    diag = np.where(~existe, "sem_solucao",</w:t>
          <w:br/>
          <w:t xml:space="preserve">                    np.where(n_raizes &gt; 1, "multiplas",</w:t>
          <w:br/>
          <w:t xml:space="preserve">                             np.where(trocas &gt; 1, "multiplas_possiveis", "convencional")))</w:t>
          <w:br/>
          <w:t xml:space="preserve">    return raiz, diag</w:t>
          <w:br/>
          <w:br/>
          <w:br/>
          <w:t xml:space="preserve">def valores_criticos(cfg: EVTEASConfig, variaveis: Optional[List[str]] = None) -&gt; pd.DataFrame:</w:t>
          <w:br/>
          <w:t xml:space="preserve">    """Valor de cada variável que zera o VPL (demais premissas no caso-base)."""</w:t>
          <w:br/>
          <w:t xml:space="preserve">    variaveis = variaveis or [v for v in VARIAVEIS_SENSIBILIDADE if v != "economico.tma_aa_pct"]</w:t>
          <w:br/>
          <w:t xml:space="preserve">    linhas = []</w:t>
          <w:br/>
          <w:t xml:space="preserve">    for var in variaveis:</w:t>
          <w:br/>
          <w:t xml:space="preserve">        x = float(obter_por_caminho(cfg, var))</w:t>
          <w:br/>
          <w:t xml:space="preserve">        a, b = 0.0, max(x * 5, 1.0)</w:t>
          <w:br/>
          <w:t xml:space="preserve">        fa, fb = _vpl_com(cfg, var, a), _vpl_com(cfg, var, b)</w:t>
          <w:br/>
          <w:t xml:space="preserve">        if var == "tecnico.mortalidade_pct":</w:t>
          <w:br/>
          <w:t xml:space="preserve">            b = 99.0</w:t>
          <w:br/>
          <w:t xml:space="preserve">            fb = _vpl_com(cfg, var, b)</w:t>
          <w:br/>
          <w:t xml:space="preserve">        critico = float("nan")</w:t>
          <w:br/>
          <w:t xml:space="preserve">        if fa * fb &lt;= 0:</w:t>
          <w:br/>
          <w:t xml:space="preserve">            for _ in range(80):</w:t>
          <w:br/>
          <w:t xml:space="preserve">                m = (a + b) / 2</w:t>
          <w:br/>
          <w:t xml:space="preserve">                fm = _vpl_com(cfg, var, m)</w:t>
          <w:br/>
          <w:t xml:space="preserve">                if fa * fm &lt;= 0:</w:t>
          <w:br/>
          <w:t xml:space="preserve">                    b, fb = m, fm</w:t>
          <w:br/>
          <w:t xml:space="preserve">                else:</w:t>
          <w:br/>
          <w:t xml:space="preserve">                    a, fa = m, fm</w:t>
          <w:br/>
          <w:t xml:space="preserve">            critico = (a + b) / 2</w:t>
          <w:br/>
          <w:t xml:space="preserve">        folga = (critico - x) / x if (x and np.isfinite(critico)) else float("nan")</w:t>
          <w:br/>
          <w:t xml:space="preserve">        linhas.append({"Variável": var, "Valor base": x, "Valor crítico (VPL = 0)": critico,</w:t>
          <w:br/>
          <w:t xml:space="preserve">                       "Folga relativa": folga})</w:t>
          <w:br/>
          <w:t xml:space="preserve">    return pd.DataFrame(linhas)</w:t>
        </w:r>
      </w:ins>
    </w:p>
    <w:p>
      <w:pPr>
        <w:spacing w:after="120" w:line="360" w:lineRule="auto"/>
        <w:ind w:firstLine="0"/>
        <w:jc w:val="center"/>
        <w:rPr>
          <w:ins w:id="881624" w:author="Claude" w:date="2026-10-07T12:00:00Z"/>
        </w:rPr>
      </w:pPr>
      <w:ins w:id="881625"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pStyle w:val="Legenda"/>
        <w:keepNext/>
        <w:spacing w:before="120" w:after="0" w:line="360" w:lineRule="auto"/>
        <w:jc w:val="center"/>
        <w:rPr>
          <w:ins w:id="881626" w:author="Claude" w:date="2026-10-07T12:00:00Z"/>
        </w:rPr>
      </w:pPr>
      <w:bookmarkStart w:id="990028" w:name="_TocRev187_Tabela6"/>
      <w:ins w:id="881627" w:author="Claude" w:date="2026-10-07T12:00:00Z">
        <w:r>
          <w:t xml:space="preserve">Tabela </w:t>
        </w:r>
        <w:r>
          <w:fldChar w:fldCharType="begin"/>
        </w:r>
        <w:r>
          <w:instrText xml:space="preserve"> SEQ Tabela \* ARABIC </w:instrText>
        </w:r>
        <w:r>
          <w:fldChar w:fldCharType="separate"/>
        </w:r>
        <w:r>
          <w:t>6</w:t>
        </w:r>
        <w:r>
          <w:fldChar w:fldCharType="end"/>
        </w:r>
        <w:r>
          <w:t xml:space="preserve"> - Sensibilidade, valores críticos e importância das variáveis</w:t>
        </w:r>
      </w:ins>
      <w:bookmarkEnd w:id="990028"/>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2500"/>
        <w:gridCol w:w="1500"/>
        <w:gridCol w:w="1500"/>
        <w:gridCol w:w="1800"/>
        <w:gridCol w:w="1200"/>
      </w:tblGrid>
      <w:tr>
        <w:trPr>
          <w:cantSplit/>
          <w:tblHeader/>
          <w:ins w:id="881628" w:author="Claude" w:date="2026-10-07T12:00:00Z"/>
        </w:trPr>
        <w:tc>
          <w:tcPr>
            <w:tcW w:w="2500" w:type="dxa"/>
            <w:tcBorders>
              <w:bottom w:val="single" w:sz="8" w:space="0" w:color="000000"/>
            </w:tcBorders>
            <w:vAlign w:val="center"/>
          </w:tcPr>
          <w:p>
            <w:pPr>
              <w:spacing w:before="20" w:after="20" w:line="240" w:lineRule="auto"/>
              <w:ind w:firstLine="0"/>
              <w:jc w:val="left"/>
              <w:rPr>
                <w:ins w:id="881629" w:author="Claude" w:date="2026-10-07T12:00:00Z"/>
              </w:rPr>
            </w:pPr>
            <w:ins w:id="881630" w:author="Claude" w:date="2026-10-07T12:00:00Z">
              <w:r>
                <w:rPr>
                  <w:rFonts w:ascii="Times New Roman" w:hAnsi="Times New Roman"/>
                  <w:b/>
                  <w:sz w:val="18"/>
                </w:rPr>
                <w:t xml:space="preserve">Variável</w:t>
              </w:r>
            </w:ins>
          </w:p>
        </w:tc>
        <w:tc>
          <w:tcPr>
            <w:tcW w:w="1500" w:type="dxa"/>
            <w:tcBorders>
              <w:bottom w:val="single" w:sz="8" w:space="0" w:color="000000"/>
            </w:tcBorders>
            <w:vAlign w:val="center"/>
          </w:tcPr>
          <w:p>
            <w:pPr>
              <w:spacing w:before="20" w:after="20" w:line="240" w:lineRule="auto"/>
              <w:ind w:firstLine="0"/>
              <w:jc w:val="center"/>
              <w:rPr>
                <w:ins w:id="881631" w:author="Claude" w:date="2026-10-07T12:00:00Z"/>
              </w:rPr>
            </w:pPr>
            <w:ins w:id="881632" w:author="Claude" w:date="2026-10-07T12:00:00Z">
              <w:r>
                <w:rPr>
                  <w:rFonts w:ascii="Times New Roman" w:hAnsi="Times New Roman"/>
                  <w:b/>
                  <w:sz w:val="18"/>
                </w:rPr>
                <w:t xml:space="preserve">ΔVPL (−10%)</w:t>
              </w:r>
            </w:ins>
          </w:p>
        </w:tc>
        <w:tc>
          <w:tcPr>
            <w:tcW w:w="1500" w:type="dxa"/>
            <w:tcBorders>
              <w:bottom w:val="single" w:sz="8" w:space="0" w:color="000000"/>
            </w:tcBorders>
            <w:vAlign w:val="center"/>
          </w:tcPr>
          <w:p>
            <w:pPr>
              <w:spacing w:before="20" w:after="20" w:line="240" w:lineRule="auto"/>
              <w:ind w:firstLine="0"/>
              <w:jc w:val="center"/>
              <w:rPr>
                <w:ins w:id="881633" w:author="Claude" w:date="2026-10-07T12:00:00Z"/>
              </w:rPr>
            </w:pPr>
            <w:ins w:id="881634" w:author="Claude" w:date="2026-10-07T12:00:00Z">
              <w:r>
                <w:rPr>
                  <w:rFonts w:ascii="Times New Roman" w:hAnsi="Times New Roman"/>
                  <w:b/>
                  <w:sz w:val="18"/>
                </w:rPr>
                <w:t xml:space="preserve">ΔVPL (+10%)</w:t>
              </w:r>
            </w:ins>
          </w:p>
        </w:tc>
        <w:tc>
          <w:tcPr>
            <w:tcW w:w="1800" w:type="dxa"/>
            <w:tcBorders>
              <w:bottom w:val="single" w:sz="8" w:space="0" w:color="000000"/>
            </w:tcBorders>
            <w:vAlign w:val="center"/>
          </w:tcPr>
          <w:p>
            <w:pPr>
              <w:spacing w:before="20" w:after="20" w:line="240" w:lineRule="auto"/>
              <w:ind w:firstLine="0"/>
              <w:jc w:val="center"/>
              <w:rPr>
                <w:ins w:id="881635" w:author="Claude" w:date="2026-10-07T12:00:00Z"/>
              </w:rPr>
            </w:pPr>
            <w:ins w:id="881636" w:author="Claude" w:date="2026-10-07T12:00:00Z">
              <w:r>
                <w:rPr>
                  <w:rFonts w:ascii="Times New Roman" w:hAnsi="Times New Roman"/>
                  <w:b/>
                  <w:sz w:val="18"/>
                </w:rPr>
                <w:t xml:space="preserve">Valor crítico (VPL = 0)</w:t>
              </w:r>
            </w:ins>
          </w:p>
        </w:tc>
        <w:tc>
          <w:tcPr>
            <w:tcW w:w="1200" w:type="dxa"/>
            <w:tcBorders>
              <w:bottom w:val="single" w:sz="8" w:space="0" w:color="000000"/>
            </w:tcBorders>
            <w:vAlign w:val="center"/>
          </w:tcPr>
          <w:p>
            <w:pPr>
              <w:spacing w:before="20" w:after="20" w:line="240" w:lineRule="auto"/>
              <w:ind w:firstLine="0"/>
              <w:jc w:val="center"/>
              <w:rPr>
                <w:ins w:id="881637" w:author="Claude" w:date="2026-10-07T12:00:00Z"/>
              </w:rPr>
            </w:pPr>
            <w:ins w:id="881638" w:author="Claude" w:date="2026-10-07T12:00:00Z">
              <w:r>
                <w:rPr>
                  <w:rFonts w:ascii="Times New Roman" w:hAnsi="Times New Roman"/>
                  <w:b/>
                  <w:sz w:val="18"/>
                </w:rPr>
                <w:t xml:space="preserve">Spearman (MC)</w:t>
              </w:r>
            </w:ins>
          </w:p>
        </w:tc>
      </w:tr>
      <w:tr>
        <w:trPr>
          <w:cantSplit/>
          <w:ins w:id="881639" w:author="Claude" w:date="2026-10-07T12:00:00Z"/>
        </w:trPr>
        <w:tc>
          <w:tcPr>
            <w:tcW w:w="2500" w:type="dxa"/>
            <w:vAlign w:val="center"/>
          </w:tcPr>
          <w:p>
            <w:pPr>
              <w:spacing w:before="20" w:after="20" w:line="240" w:lineRule="auto"/>
              <w:ind w:firstLine="0"/>
              <w:jc w:val="left"/>
              <w:rPr>
                <w:ins w:id="881640" w:author="Claude" w:date="2026-10-07T12:00:00Z"/>
              </w:rPr>
            </w:pPr>
            <w:ins w:id="881641" w:author="Claude" w:date="2026-10-07T12:00:00Z">
              <w:r>
                <w:rPr>
                  <w:rFonts w:ascii="Times New Roman" w:hAnsi="Times New Roman"/>
                  <w:sz w:val="18"/>
                </w:rPr>
                <w:t xml:space="preserve">preco_venda_kg</w:t>
              </w:r>
            </w:ins>
          </w:p>
        </w:tc>
        <w:tc>
          <w:tcPr>
            <w:tcW w:w="1500" w:type="dxa"/>
            <w:vAlign w:val="center"/>
          </w:tcPr>
          <w:p>
            <w:pPr>
              <w:spacing w:before="20" w:after="20" w:line="240" w:lineRule="auto"/>
              <w:ind w:firstLine="0"/>
              <w:jc w:val="center"/>
              <w:rPr>
                <w:ins w:id="881642" w:author="Claude" w:date="2026-10-07T12:00:00Z"/>
              </w:rPr>
            </w:pPr>
            <w:ins w:id="881643" w:author="Claude" w:date="2026-10-07T12:00:00Z">
              <w:r>
                <w:rPr>
                  <w:rFonts w:ascii="Times New Roman" w:hAnsi="Times New Roman"/>
                  <w:sz w:val="18"/>
                </w:rPr>
                <w:t xml:space="preserve">−R$ 520.816</w:t>
              </w:r>
            </w:ins>
          </w:p>
        </w:tc>
        <w:tc>
          <w:tcPr>
            <w:tcW w:w="1500" w:type="dxa"/>
            <w:vAlign w:val="center"/>
          </w:tcPr>
          <w:p>
            <w:pPr>
              <w:spacing w:before="20" w:after="20" w:line="240" w:lineRule="auto"/>
              <w:ind w:firstLine="0"/>
              <w:jc w:val="center"/>
              <w:rPr>
                <w:ins w:id="881644" w:author="Claude" w:date="2026-10-07T12:00:00Z"/>
              </w:rPr>
            </w:pPr>
            <w:ins w:id="881645" w:author="Claude" w:date="2026-10-07T12:00:00Z">
              <w:r>
                <w:rPr>
                  <w:rFonts w:ascii="Times New Roman" w:hAnsi="Times New Roman"/>
                  <w:sz w:val="18"/>
                </w:rPr>
                <w:t xml:space="preserve">R$ 520.816</w:t>
              </w:r>
            </w:ins>
          </w:p>
        </w:tc>
        <w:tc>
          <w:tcPr>
            <w:tcW w:w="1800" w:type="dxa"/>
            <w:vAlign w:val="center"/>
          </w:tcPr>
          <w:p>
            <w:pPr>
              <w:spacing w:before="20" w:after="20" w:line="240" w:lineRule="auto"/>
              <w:ind w:firstLine="0"/>
              <w:jc w:val="center"/>
              <w:rPr>
                <w:ins w:id="881646" w:author="Claude" w:date="2026-10-07T12:00:00Z"/>
              </w:rPr>
            </w:pPr>
            <w:ins w:id="881647" w:author="Claude" w:date="2026-10-07T12:00:00Z">
              <w:r>
                <w:rPr>
                  <w:rFonts w:ascii="Times New Roman" w:hAnsi="Times New Roman"/>
                  <w:sz w:val="18"/>
                </w:rPr>
                <w:t xml:space="preserve">10,422 (−0,7%)</w:t>
              </w:r>
            </w:ins>
          </w:p>
        </w:tc>
        <w:tc>
          <w:tcPr>
            <w:tcW w:w="1200" w:type="dxa"/>
            <w:vAlign w:val="center"/>
          </w:tcPr>
          <w:p>
            <w:pPr>
              <w:spacing w:before="20" w:after="20" w:line="240" w:lineRule="auto"/>
              <w:ind w:firstLine="0"/>
              <w:jc w:val="center"/>
              <w:rPr>
                <w:ins w:id="881648" w:author="Claude" w:date="2026-10-07T12:00:00Z"/>
              </w:rPr>
            </w:pPr>
            <w:ins w:id="881649" w:author="Claude" w:date="2026-10-07T12:00:00Z">
              <w:r>
                <w:rPr>
                  <w:rFonts w:ascii="Times New Roman" w:hAnsi="Times New Roman"/>
                  <w:sz w:val="18"/>
                </w:rPr>
                <w:t xml:space="preserve">0,635</w:t>
              </w:r>
            </w:ins>
          </w:p>
        </w:tc>
      </w:tr>
      <w:tr>
        <w:trPr>
          <w:cantSplit/>
          <w:ins w:id="881650" w:author="Claude" w:date="2026-10-07T12:00:00Z"/>
        </w:trPr>
        <w:tc>
          <w:tcPr>
            <w:tcW w:w="2500" w:type="dxa"/>
            <w:vAlign w:val="center"/>
          </w:tcPr>
          <w:p>
            <w:pPr>
              <w:spacing w:before="20" w:after="20" w:line="240" w:lineRule="auto"/>
              <w:ind w:firstLine="0"/>
              <w:jc w:val="left"/>
              <w:rPr>
                <w:ins w:id="881651" w:author="Claude" w:date="2026-10-07T12:00:00Z"/>
              </w:rPr>
            </w:pPr>
            <w:ins w:id="881652" w:author="Claude" w:date="2026-10-07T12:00:00Z">
              <w:r>
                <w:rPr>
                  <w:rFonts w:ascii="Times New Roman" w:hAnsi="Times New Roman"/>
                  <w:sz w:val="18"/>
                </w:rPr>
                <w:t xml:space="preserve">custo_racao_kg</w:t>
              </w:r>
            </w:ins>
          </w:p>
        </w:tc>
        <w:tc>
          <w:tcPr>
            <w:tcW w:w="1500" w:type="dxa"/>
            <w:vAlign w:val="center"/>
          </w:tcPr>
          <w:p>
            <w:pPr>
              <w:spacing w:before="20" w:after="20" w:line="240" w:lineRule="auto"/>
              <w:ind w:firstLine="0"/>
              <w:jc w:val="center"/>
              <w:rPr>
                <w:ins w:id="881653" w:author="Claude" w:date="2026-10-07T12:00:00Z"/>
              </w:rPr>
            </w:pPr>
            <w:ins w:id="881654" w:author="Claude" w:date="2026-10-07T12:00:00Z">
              <w:r>
                <w:rPr>
                  <w:rFonts w:ascii="Times New Roman" w:hAnsi="Times New Roman"/>
                  <w:sz w:val="18"/>
                </w:rPr>
                <w:t xml:space="preserve">R$ 237.435</w:t>
              </w:r>
            </w:ins>
          </w:p>
        </w:tc>
        <w:tc>
          <w:tcPr>
            <w:tcW w:w="1500" w:type="dxa"/>
            <w:vAlign w:val="center"/>
          </w:tcPr>
          <w:p>
            <w:pPr>
              <w:spacing w:before="20" w:after="20" w:line="240" w:lineRule="auto"/>
              <w:ind w:firstLine="0"/>
              <w:jc w:val="center"/>
              <w:rPr>
                <w:ins w:id="881655" w:author="Claude" w:date="2026-10-07T12:00:00Z"/>
              </w:rPr>
            </w:pPr>
            <w:ins w:id="881656" w:author="Claude" w:date="2026-10-07T12:00:00Z">
              <w:r>
                <w:rPr>
                  <w:rFonts w:ascii="Times New Roman" w:hAnsi="Times New Roman"/>
                  <w:sz w:val="18"/>
                </w:rPr>
                <w:t xml:space="preserve">−R$ 237.435</w:t>
              </w:r>
            </w:ins>
          </w:p>
        </w:tc>
        <w:tc>
          <w:tcPr>
            <w:tcW w:w="1800" w:type="dxa"/>
            <w:vAlign w:val="center"/>
          </w:tcPr>
          <w:p>
            <w:pPr>
              <w:spacing w:before="20" w:after="20" w:line="240" w:lineRule="auto"/>
              <w:ind w:firstLine="0"/>
              <w:jc w:val="center"/>
              <w:rPr>
                <w:ins w:id="881657" w:author="Claude" w:date="2026-10-07T12:00:00Z"/>
              </w:rPr>
            </w:pPr>
            <w:ins w:id="881658" w:author="Claude" w:date="2026-10-07T12:00:00Z">
              <w:r>
                <w:rPr>
                  <w:rFonts w:ascii="Times New Roman" w:hAnsi="Times New Roman"/>
                  <w:sz w:val="18"/>
                </w:rPr>
                <w:t xml:space="preserve">3,150 (+1,6%)</w:t>
              </w:r>
            </w:ins>
          </w:p>
        </w:tc>
        <w:tc>
          <w:tcPr>
            <w:tcW w:w="1200" w:type="dxa"/>
            <w:vAlign w:val="center"/>
          </w:tcPr>
          <w:p>
            <w:pPr>
              <w:spacing w:before="20" w:after="20" w:line="240" w:lineRule="auto"/>
              <w:ind w:firstLine="0"/>
              <w:jc w:val="center"/>
              <w:rPr>
                <w:ins w:id="881659" w:author="Claude" w:date="2026-10-07T12:00:00Z"/>
              </w:rPr>
            </w:pPr>
            <w:ins w:id="881660" w:author="Claude" w:date="2026-10-07T12:00:00Z">
              <w:r>
                <w:rPr>
                  <w:rFonts w:ascii="Times New Roman" w:hAnsi="Times New Roman"/>
                  <w:sz w:val="18"/>
                </w:rPr>
                <w:t xml:space="preserve">-0,350</w:t>
              </w:r>
            </w:ins>
          </w:p>
        </w:tc>
      </w:tr>
      <w:tr>
        <w:trPr>
          <w:cantSplit/>
          <w:ins w:id="881661" w:author="Claude" w:date="2026-10-07T12:00:00Z"/>
        </w:trPr>
        <w:tc>
          <w:tcPr>
            <w:tcW w:w="2500" w:type="dxa"/>
            <w:vAlign w:val="center"/>
          </w:tcPr>
          <w:p>
            <w:pPr>
              <w:spacing w:before="20" w:after="20" w:line="240" w:lineRule="auto"/>
              <w:ind w:firstLine="0"/>
              <w:jc w:val="left"/>
              <w:rPr>
                <w:ins w:id="881662" w:author="Claude" w:date="2026-10-07T12:00:00Z"/>
              </w:rPr>
            </w:pPr>
            <w:ins w:id="881663" w:author="Claude" w:date="2026-10-07T12:00:00Z">
              <w:r>
                <w:rPr>
                  <w:rFonts w:ascii="Times New Roman" w:hAnsi="Times New Roman"/>
                  <w:sz w:val="18"/>
                </w:rPr>
                <w:t xml:space="preserve">fcr</w:t>
              </w:r>
            </w:ins>
          </w:p>
        </w:tc>
        <w:tc>
          <w:tcPr>
            <w:tcW w:w="1500" w:type="dxa"/>
            <w:vAlign w:val="center"/>
          </w:tcPr>
          <w:p>
            <w:pPr>
              <w:spacing w:before="20" w:after="20" w:line="240" w:lineRule="auto"/>
              <w:ind w:firstLine="0"/>
              <w:jc w:val="center"/>
              <w:rPr>
                <w:ins w:id="881664" w:author="Claude" w:date="2026-10-07T12:00:00Z"/>
              </w:rPr>
            </w:pPr>
            <w:ins w:id="881665" w:author="Claude" w:date="2026-10-07T12:00:00Z">
              <w:r>
                <w:rPr>
                  <w:rFonts w:ascii="Times New Roman" w:hAnsi="Times New Roman"/>
                  <w:sz w:val="18"/>
                </w:rPr>
                <w:t xml:space="preserve">R$ 237.435</w:t>
              </w:r>
            </w:ins>
          </w:p>
        </w:tc>
        <w:tc>
          <w:tcPr>
            <w:tcW w:w="1500" w:type="dxa"/>
            <w:vAlign w:val="center"/>
          </w:tcPr>
          <w:p>
            <w:pPr>
              <w:spacing w:before="20" w:after="20" w:line="240" w:lineRule="auto"/>
              <w:ind w:firstLine="0"/>
              <w:jc w:val="center"/>
              <w:rPr>
                <w:ins w:id="881666" w:author="Claude" w:date="2026-10-07T12:00:00Z"/>
              </w:rPr>
            </w:pPr>
            <w:ins w:id="881667" w:author="Claude" w:date="2026-10-07T12:00:00Z">
              <w:r>
                <w:rPr>
                  <w:rFonts w:ascii="Times New Roman" w:hAnsi="Times New Roman"/>
                  <w:sz w:val="18"/>
                </w:rPr>
                <w:t xml:space="preserve">−R$ 237.435</w:t>
              </w:r>
            </w:ins>
          </w:p>
        </w:tc>
        <w:tc>
          <w:tcPr>
            <w:tcW w:w="1800" w:type="dxa"/>
            <w:vAlign w:val="center"/>
          </w:tcPr>
          <w:p>
            <w:pPr>
              <w:spacing w:before="20" w:after="20" w:line="240" w:lineRule="auto"/>
              <w:ind w:firstLine="0"/>
              <w:jc w:val="center"/>
              <w:rPr>
                <w:ins w:id="881668" w:author="Claude" w:date="2026-10-07T12:00:00Z"/>
              </w:rPr>
            </w:pPr>
            <w:ins w:id="881669" w:author="Claude" w:date="2026-10-07T12:00:00Z">
              <w:r>
                <w:rPr>
                  <w:rFonts w:ascii="Times New Roman" w:hAnsi="Times New Roman"/>
                  <w:sz w:val="18"/>
                </w:rPr>
                <w:t xml:space="preserve">1,524 (+1,6%)</w:t>
              </w:r>
            </w:ins>
          </w:p>
        </w:tc>
        <w:tc>
          <w:tcPr>
            <w:tcW w:w="1200" w:type="dxa"/>
            <w:vAlign w:val="center"/>
          </w:tcPr>
          <w:p>
            <w:pPr>
              <w:spacing w:before="20" w:after="20" w:line="240" w:lineRule="auto"/>
              <w:ind w:firstLine="0"/>
              <w:jc w:val="center"/>
              <w:rPr>
                <w:ins w:id="881670" w:author="Claude" w:date="2026-10-07T12:00:00Z"/>
              </w:rPr>
            </w:pPr>
            <w:ins w:id="881671" w:author="Claude" w:date="2026-10-07T12:00:00Z">
              <w:r>
                <w:rPr>
                  <w:rFonts w:ascii="Times New Roman" w:hAnsi="Times New Roman"/>
                  <w:sz w:val="18"/>
                </w:rPr>
                <w:t xml:space="preserve">-0,456</w:t>
              </w:r>
            </w:ins>
          </w:p>
        </w:tc>
      </w:tr>
      <w:tr>
        <w:trPr>
          <w:cantSplit/>
          <w:ins w:id="881672" w:author="Claude" w:date="2026-10-07T12:00:00Z"/>
        </w:trPr>
        <w:tc>
          <w:tcPr>
            <w:tcW w:w="2500" w:type="dxa"/>
            <w:vAlign w:val="center"/>
          </w:tcPr>
          <w:p>
            <w:pPr>
              <w:spacing w:before="20" w:after="20" w:line="240" w:lineRule="auto"/>
              <w:ind w:firstLine="0"/>
              <w:jc w:val="left"/>
              <w:rPr>
                <w:ins w:id="881673" w:author="Claude" w:date="2026-10-07T12:00:00Z"/>
              </w:rPr>
            </w:pPr>
            <w:ins w:id="881674" w:author="Claude" w:date="2026-10-07T12:00:00Z">
              <w:r>
                <w:rPr>
                  <w:rFonts w:ascii="Times New Roman" w:hAnsi="Times New Roman"/>
                  <w:sz w:val="18"/>
                </w:rPr>
                <w:t xml:space="preserve">desempenho_crescimento_pct</w:t>
              </w:r>
            </w:ins>
          </w:p>
        </w:tc>
        <w:tc>
          <w:tcPr>
            <w:tcW w:w="1500" w:type="dxa"/>
            <w:vAlign w:val="center"/>
          </w:tcPr>
          <w:p>
            <w:pPr>
              <w:spacing w:before="20" w:after="20" w:line="240" w:lineRule="auto"/>
              <w:ind w:firstLine="0"/>
              <w:jc w:val="center"/>
              <w:rPr>
                <w:ins w:id="881675" w:author="Claude" w:date="2026-10-07T12:00:00Z"/>
              </w:rPr>
            </w:pPr>
            <w:ins w:id="881676" w:author="Claude" w:date="2026-10-07T12:00:00Z">
              <w:r>
                <w:rPr>
                  <w:rFonts w:ascii="Times New Roman" w:hAnsi="Times New Roman"/>
                  <w:sz w:val="18"/>
                </w:rPr>
                <w:t xml:space="preserve">−R$ 231.312</w:t>
              </w:r>
            </w:ins>
          </w:p>
        </w:tc>
        <w:tc>
          <w:tcPr>
            <w:tcW w:w="1500" w:type="dxa"/>
            <w:vAlign w:val="center"/>
          </w:tcPr>
          <w:p>
            <w:pPr>
              <w:spacing w:before="20" w:after="20" w:line="240" w:lineRule="auto"/>
              <w:ind w:firstLine="0"/>
              <w:jc w:val="center"/>
              <w:rPr>
                <w:ins w:id="881677" w:author="Claude" w:date="2026-10-07T12:00:00Z"/>
              </w:rPr>
            </w:pPr>
            <w:ins w:id="881678" w:author="Claude" w:date="2026-10-07T12:00:00Z">
              <w:r>
                <w:rPr>
                  <w:rFonts w:ascii="Times New Roman" w:hAnsi="Times New Roman"/>
                  <w:sz w:val="18"/>
                </w:rPr>
                <w:t xml:space="preserve">R$ 231.312</w:t>
              </w:r>
            </w:ins>
          </w:p>
        </w:tc>
        <w:tc>
          <w:tcPr>
            <w:tcW w:w="1800" w:type="dxa"/>
            <w:vAlign w:val="center"/>
          </w:tcPr>
          <w:p>
            <w:pPr>
              <w:spacing w:before="20" w:after="20" w:line="240" w:lineRule="auto"/>
              <w:ind w:firstLine="0"/>
              <w:jc w:val="center"/>
              <w:rPr>
                <w:ins w:id="881679" w:author="Claude" w:date="2026-10-07T12:00:00Z"/>
              </w:rPr>
            </w:pPr>
            <w:ins w:id="881680" w:author="Claude" w:date="2026-10-07T12:00:00Z">
              <w:r>
                <w:rPr>
                  <w:rFonts w:ascii="Times New Roman" w:hAnsi="Times New Roman"/>
                  <w:sz w:val="18"/>
                </w:rPr>
                <w:t xml:space="preserve">98,337 (−1,7%)</w:t>
              </w:r>
            </w:ins>
          </w:p>
        </w:tc>
        <w:tc>
          <w:tcPr>
            <w:tcW w:w="1200" w:type="dxa"/>
            <w:vAlign w:val="center"/>
          </w:tcPr>
          <w:p>
            <w:pPr>
              <w:spacing w:before="20" w:after="20" w:line="240" w:lineRule="auto"/>
              <w:ind w:firstLine="0"/>
              <w:jc w:val="center"/>
              <w:rPr>
                <w:ins w:id="881681" w:author="Claude" w:date="2026-10-07T12:00:00Z"/>
              </w:rPr>
            </w:pPr>
            <w:ins w:id="881682" w:author="Claude" w:date="2026-10-07T12:00:00Z">
              <w:r>
                <w:rPr>
                  <w:rFonts w:ascii="Times New Roman" w:hAnsi="Times New Roman"/>
                  <w:sz w:val="18"/>
                </w:rPr>
                <w:t xml:space="preserve">0,232</w:t>
              </w:r>
            </w:ins>
          </w:p>
        </w:tc>
      </w:tr>
      <w:tr>
        <w:trPr>
          <w:cantSplit/>
          <w:ins w:id="881683" w:author="Claude" w:date="2026-10-07T12:00:00Z"/>
        </w:trPr>
        <w:tc>
          <w:tcPr>
            <w:tcW w:w="2500" w:type="dxa"/>
            <w:vAlign w:val="center"/>
          </w:tcPr>
          <w:p>
            <w:pPr>
              <w:spacing w:before="20" w:after="20" w:line="240" w:lineRule="auto"/>
              <w:ind w:firstLine="0"/>
              <w:jc w:val="left"/>
              <w:rPr>
                <w:ins w:id="881684" w:author="Claude" w:date="2026-10-07T12:00:00Z"/>
              </w:rPr>
            </w:pPr>
            <w:ins w:id="881685" w:author="Claude" w:date="2026-10-07T12:00:00Z">
              <w:r>
                <w:rPr>
                  <w:rFonts w:ascii="Times New Roman" w:hAnsi="Times New Roman"/>
                  <w:sz w:val="18"/>
                </w:rPr>
                <w:t xml:space="preserve">custos_fixos_fator</w:t>
              </w:r>
            </w:ins>
          </w:p>
        </w:tc>
        <w:tc>
          <w:tcPr>
            <w:tcW w:w="1500" w:type="dxa"/>
            <w:vAlign w:val="center"/>
          </w:tcPr>
          <w:p>
            <w:pPr>
              <w:spacing w:before="20" w:after="20" w:line="240" w:lineRule="auto"/>
              <w:ind w:firstLine="0"/>
              <w:jc w:val="center"/>
              <w:rPr>
                <w:ins w:id="881686" w:author="Claude" w:date="2026-10-07T12:00:00Z"/>
              </w:rPr>
            </w:pPr>
            <w:ins w:id="881687" w:author="Claude" w:date="2026-10-07T12:00:00Z">
              <w:r>
                <w:rPr>
                  <w:rFonts w:ascii="Times New Roman" w:hAnsi="Times New Roman"/>
                  <w:sz w:val="18"/>
                </w:rPr>
                <w:t xml:space="preserve">R$ 147.498</w:t>
              </w:r>
            </w:ins>
          </w:p>
        </w:tc>
        <w:tc>
          <w:tcPr>
            <w:tcW w:w="1500" w:type="dxa"/>
            <w:vAlign w:val="center"/>
          </w:tcPr>
          <w:p>
            <w:pPr>
              <w:spacing w:before="20" w:after="20" w:line="240" w:lineRule="auto"/>
              <w:ind w:firstLine="0"/>
              <w:jc w:val="center"/>
              <w:rPr>
                <w:ins w:id="881688" w:author="Claude" w:date="2026-10-07T12:00:00Z"/>
              </w:rPr>
            </w:pPr>
            <w:ins w:id="881689" w:author="Claude" w:date="2026-10-07T12:00:00Z">
              <w:r>
                <w:rPr>
                  <w:rFonts w:ascii="Times New Roman" w:hAnsi="Times New Roman"/>
                  <w:sz w:val="18"/>
                </w:rPr>
                <w:t xml:space="preserve">−R$ 147.498</w:t>
              </w:r>
            </w:ins>
          </w:p>
        </w:tc>
        <w:tc>
          <w:tcPr>
            <w:tcW w:w="1800" w:type="dxa"/>
            <w:vAlign w:val="center"/>
          </w:tcPr>
          <w:p>
            <w:pPr>
              <w:spacing w:before="20" w:after="20" w:line="240" w:lineRule="auto"/>
              <w:ind w:firstLine="0"/>
              <w:jc w:val="center"/>
              <w:rPr>
                <w:ins w:id="881690" w:author="Claude" w:date="2026-10-07T12:00:00Z"/>
              </w:rPr>
            </w:pPr>
            <w:ins w:id="881691" w:author="Claude" w:date="2026-10-07T12:00:00Z">
              <w:r>
                <w:rPr>
                  <w:rFonts w:ascii="Times New Roman" w:hAnsi="Times New Roman"/>
                  <w:sz w:val="18"/>
                </w:rPr>
                <w:t xml:space="preserve">1,026 (+2,6%)</w:t>
              </w:r>
            </w:ins>
          </w:p>
        </w:tc>
        <w:tc>
          <w:tcPr>
            <w:tcW w:w="1200" w:type="dxa"/>
            <w:vAlign w:val="center"/>
          </w:tcPr>
          <w:p>
            <w:pPr>
              <w:spacing w:before="20" w:after="20" w:line="240" w:lineRule="auto"/>
              <w:ind w:firstLine="0"/>
              <w:jc w:val="center"/>
              <w:rPr>
                <w:ins w:id="881692" w:author="Claude" w:date="2026-10-07T12:00:00Z"/>
              </w:rPr>
            </w:pPr>
            <w:ins w:id="881693" w:author="Claude" w:date="2026-10-07T12:00:00Z">
              <w:r>
                <w:rPr>
                  <w:rFonts w:ascii="Times New Roman" w:hAnsi="Times New Roman"/>
                  <w:sz w:val="18"/>
                </w:rPr>
                <w:t xml:space="preserve">-0,183</w:t>
              </w:r>
            </w:ins>
          </w:p>
        </w:tc>
      </w:tr>
      <w:tr>
        <w:trPr>
          <w:cantSplit/>
          <w:ins w:id="881694" w:author="Claude" w:date="2026-10-07T12:00:00Z"/>
        </w:trPr>
        <w:tc>
          <w:tcPr>
            <w:tcW w:w="2500" w:type="dxa"/>
            <w:vAlign w:val="center"/>
          </w:tcPr>
          <w:p>
            <w:pPr>
              <w:spacing w:before="20" w:after="20" w:line="240" w:lineRule="auto"/>
              <w:ind w:firstLine="0"/>
              <w:jc w:val="left"/>
              <w:rPr>
                <w:ins w:id="881695" w:author="Claude" w:date="2026-10-07T12:00:00Z"/>
              </w:rPr>
            </w:pPr>
            <w:ins w:id="881696" w:author="Claude" w:date="2026-10-07T12:00:00Z">
              <w:r>
                <w:rPr>
                  <w:rFonts w:ascii="Times New Roman" w:hAnsi="Times New Roman"/>
                  <w:sz w:val="18"/>
                </w:rPr>
                <w:t xml:space="preserve">capex_fator</w:t>
              </w:r>
            </w:ins>
          </w:p>
        </w:tc>
        <w:tc>
          <w:tcPr>
            <w:tcW w:w="1500" w:type="dxa"/>
            <w:vAlign w:val="center"/>
          </w:tcPr>
          <w:p>
            <w:pPr>
              <w:spacing w:before="20" w:after="20" w:line="240" w:lineRule="auto"/>
              <w:ind w:firstLine="0"/>
              <w:jc w:val="center"/>
              <w:rPr>
                <w:ins w:id="881697" w:author="Claude" w:date="2026-10-07T12:00:00Z"/>
              </w:rPr>
            </w:pPr>
            <w:ins w:id="881698" w:author="Claude" w:date="2026-10-07T12:00:00Z">
              <w:r>
                <w:rPr>
                  <w:rFonts w:ascii="Times New Roman" w:hAnsi="Times New Roman"/>
                  <w:sz w:val="18"/>
                </w:rPr>
                <w:t xml:space="preserve">R$ 75.451</w:t>
              </w:r>
            </w:ins>
          </w:p>
        </w:tc>
        <w:tc>
          <w:tcPr>
            <w:tcW w:w="1500" w:type="dxa"/>
            <w:vAlign w:val="center"/>
          </w:tcPr>
          <w:p>
            <w:pPr>
              <w:spacing w:before="20" w:after="20" w:line="240" w:lineRule="auto"/>
              <w:ind w:firstLine="0"/>
              <w:jc w:val="center"/>
              <w:rPr>
                <w:ins w:id="881699" w:author="Claude" w:date="2026-10-07T12:00:00Z"/>
              </w:rPr>
            </w:pPr>
            <w:ins w:id="881700" w:author="Claude" w:date="2026-10-07T12:00:00Z">
              <w:r>
                <w:rPr>
                  <w:rFonts w:ascii="Times New Roman" w:hAnsi="Times New Roman"/>
                  <w:sz w:val="18"/>
                </w:rPr>
                <w:t xml:space="preserve">−R$ 75.451</w:t>
              </w:r>
            </w:ins>
          </w:p>
        </w:tc>
        <w:tc>
          <w:tcPr>
            <w:tcW w:w="1800" w:type="dxa"/>
            <w:vAlign w:val="center"/>
          </w:tcPr>
          <w:p>
            <w:pPr>
              <w:spacing w:before="20" w:after="20" w:line="240" w:lineRule="auto"/>
              <w:ind w:firstLine="0"/>
              <w:jc w:val="center"/>
              <w:rPr>
                <w:ins w:id="881701" w:author="Claude" w:date="2026-10-07T12:00:00Z"/>
              </w:rPr>
            </w:pPr>
            <w:ins w:id="881702" w:author="Claude" w:date="2026-10-07T12:00:00Z">
              <w:r>
                <w:rPr>
                  <w:rFonts w:ascii="Times New Roman" w:hAnsi="Times New Roman"/>
                  <w:sz w:val="18"/>
                </w:rPr>
                <w:t xml:space="preserve">1,051 (+5,1%)</w:t>
              </w:r>
            </w:ins>
          </w:p>
        </w:tc>
        <w:tc>
          <w:tcPr>
            <w:tcW w:w="1200" w:type="dxa"/>
            <w:vAlign w:val="center"/>
          </w:tcPr>
          <w:p>
            <w:pPr>
              <w:spacing w:before="20" w:after="20" w:line="240" w:lineRule="auto"/>
              <w:ind w:firstLine="0"/>
              <w:jc w:val="center"/>
              <w:rPr>
                <w:ins w:id="881703" w:author="Claude" w:date="2026-10-07T12:00:00Z"/>
              </w:rPr>
            </w:pPr>
            <w:ins w:id="881704" w:author="Claude" w:date="2026-10-07T12:00:00Z">
              <w:r>
                <w:rPr>
                  <w:rFonts w:ascii="Times New Roman" w:hAnsi="Times New Roman"/>
                  <w:sz w:val="18"/>
                </w:rPr>
                <w:t xml:space="preserve">-0,315</w:t>
              </w:r>
            </w:ins>
          </w:p>
        </w:tc>
      </w:tr>
      <w:tr>
        <w:trPr>
          <w:cantSplit/>
          <w:ins w:id="881705" w:author="Claude" w:date="2026-10-07T12:00:00Z"/>
        </w:trPr>
        <w:tc>
          <w:tcPr>
            <w:tcW w:w="2500" w:type="dxa"/>
            <w:vAlign w:val="center"/>
          </w:tcPr>
          <w:p>
            <w:pPr>
              <w:spacing w:before="20" w:after="20" w:line="240" w:lineRule="auto"/>
              <w:ind w:firstLine="0"/>
              <w:jc w:val="left"/>
              <w:rPr>
                <w:ins w:id="881706" w:author="Claude" w:date="2026-10-07T12:00:00Z"/>
              </w:rPr>
            </w:pPr>
            <w:ins w:id="881707" w:author="Claude" w:date="2026-10-07T12:00:00Z">
              <w:r>
                <w:rPr>
                  <w:rFonts w:ascii="Times New Roman" w:hAnsi="Times New Roman"/>
                  <w:sz w:val="18"/>
                </w:rPr>
                <w:t xml:space="preserve">tma_aa_pct</w:t>
              </w:r>
            </w:ins>
          </w:p>
        </w:tc>
        <w:tc>
          <w:tcPr>
            <w:tcW w:w="1500" w:type="dxa"/>
            <w:vAlign w:val="center"/>
          </w:tcPr>
          <w:p>
            <w:pPr>
              <w:spacing w:before="20" w:after="20" w:line="240" w:lineRule="auto"/>
              <w:ind w:firstLine="0"/>
              <w:jc w:val="center"/>
              <w:rPr>
                <w:ins w:id="881708" w:author="Claude" w:date="2026-10-07T12:00:00Z"/>
              </w:rPr>
            </w:pPr>
            <w:ins w:id="881709" w:author="Claude" w:date="2026-10-07T12:00:00Z">
              <w:r>
                <w:rPr>
                  <w:rFonts w:ascii="Times New Roman" w:hAnsi="Times New Roman"/>
                  <w:sz w:val="18"/>
                </w:rPr>
                <w:t xml:space="preserve">R$ 62.092</w:t>
              </w:r>
            </w:ins>
          </w:p>
        </w:tc>
        <w:tc>
          <w:tcPr>
            <w:tcW w:w="1500" w:type="dxa"/>
            <w:vAlign w:val="center"/>
          </w:tcPr>
          <w:p>
            <w:pPr>
              <w:spacing w:before="20" w:after="20" w:line="240" w:lineRule="auto"/>
              <w:ind w:firstLine="0"/>
              <w:jc w:val="center"/>
              <w:rPr>
                <w:ins w:id="881710" w:author="Claude" w:date="2026-10-07T12:00:00Z"/>
              </w:rPr>
            </w:pPr>
            <w:ins w:id="881711" w:author="Claude" w:date="2026-10-07T12:00:00Z">
              <w:r>
                <w:rPr>
                  <w:rFonts w:ascii="Times New Roman" w:hAnsi="Times New Roman"/>
                  <w:sz w:val="18"/>
                </w:rPr>
                <w:t xml:space="preserve">−R$ 57.487</w:t>
              </w:r>
            </w:ins>
          </w:p>
        </w:tc>
        <w:tc>
          <w:tcPr>
            <w:tcW w:w="1800" w:type="dxa"/>
            <w:vAlign w:val="center"/>
          </w:tcPr>
          <w:p>
            <w:pPr>
              <w:spacing w:before="20" w:after="20" w:line="240" w:lineRule="auto"/>
              <w:ind w:firstLine="0"/>
              <w:jc w:val="center"/>
              <w:rPr>
                <w:ins w:id="881712" w:author="Claude" w:date="2026-10-07T12:00:00Z"/>
              </w:rPr>
            </w:pPr>
            <w:ins w:id="881713" w:author="Claude" w:date="2026-10-07T12:00:00Z">
              <w:r>
                <w:rPr>
                  <w:rFonts w:ascii="Times New Roman" w:hAnsi="Times New Roman"/>
                  <w:sz w:val="18"/>
                </w:rPr>
                <w:t xml:space="preserve">—</w:t>
              </w:r>
            </w:ins>
          </w:p>
        </w:tc>
        <w:tc>
          <w:tcPr>
            <w:tcW w:w="1200" w:type="dxa"/>
            <w:vAlign w:val="center"/>
          </w:tcPr>
          <w:p>
            <w:pPr>
              <w:spacing w:before="20" w:after="20" w:line="240" w:lineRule="auto"/>
              <w:ind w:firstLine="0"/>
              <w:jc w:val="center"/>
              <w:rPr>
                <w:ins w:id="881714" w:author="Claude" w:date="2026-10-07T12:00:00Z"/>
              </w:rPr>
            </w:pPr>
            <w:ins w:id="881715" w:author="Claude" w:date="2026-10-07T12:00:00Z">
              <w:r>
                <w:rPr>
                  <w:rFonts w:ascii="Times New Roman" w:hAnsi="Times New Roman"/>
                  <w:sz w:val="18"/>
                </w:rPr>
                <w:t xml:space="preserve">—</w:t>
              </w:r>
            </w:ins>
          </w:p>
        </w:tc>
      </w:tr>
      <w:tr>
        <w:trPr>
          <w:cantSplit/>
          <w:ins w:id="881716" w:author="Claude" w:date="2026-10-07T12:00:00Z"/>
        </w:trPr>
        <w:tc>
          <w:tcPr>
            <w:tcW w:w="2500" w:type="dxa"/>
            <w:vAlign w:val="center"/>
          </w:tcPr>
          <w:p>
            <w:pPr>
              <w:spacing w:before="20" w:after="20" w:line="240" w:lineRule="auto"/>
              <w:ind w:firstLine="0"/>
              <w:jc w:val="left"/>
              <w:rPr>
                <w:ins w:id="881717" w:author="Claude" w:date="2026-10-07T12:00:00Z"/>
              </w:rPr>
            </w:pPr>
            <w:ins w:id="881718" w:author="Claude" w:date="2026-10-07T12:00:00Z">
              <w:r>
                <w:rPr>
                  <w:rFonts w:ascii="Times New Roman" w:hAnsi="Times New Roman"/>
                  <w:sz w:val="18"/>
                </w:rPr>
                <w:t xml:space="preserve">mortalidade_pct</w:t>
              </w:r>
            </w:ins>
          </w:p>
        </w:tc>
        <w:tc>
          <w:tcPr>
            <w:tcW w:w="1500" w:type="dxa"/>
            <w:vAlign w:val="center"/>
          </w:tcPr>
          <w:p>
            <w:pPr>
              <w:spacing w:before="20" w:after="20" w:line="240" w:lineRule="auto"/>
              <w:ind w:firstLine="0"/>
              <w:jc w:val="center"/>
              <w:rPr>
                <w:ins w:id="881719" w:author="Claude" w:date="2026-10-07T12:00:00Z"/>
              </w:rPr>
            </w:pPr>
            <w:ins w:id="881720" w:author="Claude" w:date="2026-10-07T12:00:00Z">
              <w:r>
                <w:rPr>
                  <w:rFonts w:ascii="Times New Roman" w:hAnsi="Times New Roman"/>
                  <w:sz w:val="18"/>
                </w:rPr>
                <w:t xml:space="preserve">R$ 25.701</w:t>
              </w:r>
            </w:ins>
          </w:p>
        </w:tc>
        <w:tc>
          <w:tcPr>
            <w:tcW w:w="1500" w:type="dxa"/>
            <w:vAlign w:val="center"/>
          </w:tcPr>
          <w:p>
            <w:pPr>
              <w:spacing w:before="20" w:after="20" w:line="240" w:lineRule="auto"/>
              <w:ind w:firstLine="0"/>
              <w:jc w:val="center"/>
              <w:rPr>
                <w:ins w:id="881721" w:author="Claude" w:date="2026-10-07T12:00:00Z"/>
              </w:rPr>
            </w:pPr>
            <w:ins w:id="881722" w:author="Claude" w:date="2026-10-07T12:00:00Z">
              <w:r>
                <w:rPr>
                  <w:rFonts w:ascii="Times New Roman" w:hAnsi="Times New Roman"/>
                  <w:sz w:val="18"/>
                </w:rPr>
                <w:t xml:space="preserve">−R$ 25.701</w:t>
              </w:r>
            </w:ins>
          </w:p>
        </w:tc>
        <w:tc>
          <w:tcPr>
            <w:tcW w:w="1800" w:type="dxa"/>
            <w:vAlign w:val="center"/>
          </w:tcPr>
          <w:p>
            <w:pPr>
              <w:spacing w:before="20" w:after="20" w:line="240" w:lineRule="auto"/>
              <w:ind w:firstLine="0"/>
              <w:jc w:val="center"/>
              <w:rPr>
                <w:ins w:id="881723" w:author="Claude" w:date="2026-10-07T12:00:00Z"/>
              </w:rPr>
            </w:pPr>
            <w:ins w:id="881724" w:author="Claude" w:date="2026-10-07T12:00:00Z">
              <w:r>
                <w:rPr>
                  <w:rFonts w:ascii="Times New Roman" w:hAnsi="Times New Roman"/>
                  <w:sz w:val="18"/>
                </w:rPr>
                <w:t xml:space="preserve">11,497 (+15,0%)</w:t>
              </w:r>
            </w:ins>
          </w:p>
        </w:tc>
        <w:tc>
          <w:tcPr>
            <w:tcW w:w="1200" w:type="dxa"/>
            <w:vAlign w:val="center"/>
          </w:tcPr>
          <w:p>
            <w:pPr>
              <w:spacing w:before="20" w:after="20" w:line="240" w:lineRule="auto"/>
              <w:ind w:firstLine="0"/>
              <w:jc w:val="center"/>
              <w:rPr>
                <w:ins w:id="881725" w:author="Claude" w:date="2026-10-07T12:00:00Z"/>
              </w:rPr>
            </w:pPr>
            <w:ins w:id="881726" w:author="Claude" w:date="2026-10-07T12:00:00Z">
              <w:r>
                <w:rPr>
                  <w:rFonts w:ascii="Times New Roman" w:hAnsi="Times New Roman"/>
                  <w:sz w:val="18"/>
                </w:rPr>
                <w:t xml:space="preserve">-0,187</w:t>
              </w:r>
            </w:ins>
          </w:p>
        </w:tc>
      </w:tr>
      <w:tr>
        <w:trPr>
          <w:cantSplit/>
          <w:ins w:id="881727" w:author="Claude" w:date="2026-10-07T12:00:00Z"/>
        </w:trPr>
        <w:tc>
          <w:tcPr>
            <w:tcW w:w="2500" w:type="dxa"/>
            <w:vAlign w:val="center"/>
          </w:tcPr>
          <w:p>
            <w:pPr>
              <w:spacing w:before="20" w:after="20" w:line="240" w:lineRule="auto"/>
              <w:ind w:firstLine="0"/>
              <w:jc w:val="left"/>
              <w:rPr>
                <w:ins w:id="881728" w:author="Claude" w:date="2026-10-07T12:00:00Z"/>
              </w:rPr>
            </w:pPr>
            <w:ins w:id="881729" w:author="Claude" w:date="2026-10-07T12:00:00Z">
              <w:r>
                <w:rPr>
                  <w:rFonts w:ascii="Times New Roman" w:hAnsi="Times New Roman"/>
                  <w:sz w:val="18"/>
                </w:rPr>
                <w:t xml:space="preserve">tarifa_energia_kwh</w:t>
              </w:r>
            </w:ins>
          </w:p>
        </w:tc>
        <w:tc>
          <w:tcPr>
            <w:tcW w:w="1500" w:type="dxa"/>
            <w:vAlign w:val="center"/>
          </w:tcPr>
          <w:p>
            <w:pPr>
              <w:spacing w:before="20" w:after="20" w:line="240" w:lineRule="auto"/>
              <w:ind w:firstLine="0"/>
              <w:jc w:val="center"/>
              <w:rPr>
                <w:ins w:id="881730" w:author="Claude" w:date="2026-10-07T12:00:00Z"/>
              </w:rPr>
            </w:pPr>
            <w:ins w:id="881731" w:author="Claude" w:date="2026-10-07T12:00:00Z">
              <w:r>
                <w:rPr>
                  <w:rFonts w:ascii="Times New Roman" w:hAnsi="Times New Roman"/>
                  <w:sz w:val="18"/>
                </w:rPr>
                <w:t xml:space="preserve">R$ 23.977</w:t>
              </w:r>
            </w:ins>
          </w:p>
        </w:tc>
        <w:tc>
          <w:tcPr>
            <w:tcW w:w="1500" w:type="dxa"/>
            <w:vAlign w:val="center"/>
          </w:tcPr>
          <w:p>
            <w:pPr>
              <w:spacing w:before="20" w:after="20" w:line="240" w:lineRule="auto"/>
              <w:ind w:firstLine="0"/>
              <w:jc w:val="center"/>
              <w:rPr>
                <w:ins w:id="881732" w:author="Claude" w:date="2026-10-07T12:00:00Z"/>
              </w:rPr>
            </w:pPr>
            <w:ins w:id="881733" w:author="Claude" w:date="2026-10-07T12:00:00Z">
              <w:r>
                <w:rPr>
                  <w:rFonts w:ascii="Times New Roman" w:hAnsi="Times New Roman"/>
                  <w:sz w:val="18"/>
                </w:rPr>
                <w:t xml:space="preserve">−R$ 23.977</w:t>
              </w:r>
            </w:ins>
          </w:p>
        </w:tc>
        <w:tc>
          <w:tcPr>
            <w:tcW w:w="1800" w:type="dxa"/>
            <w:vAlign w:val="center"/>
          </w:tcPr>
          <w:p>
            <w:pPr>
              <w:spacing w:before="20" w:after="20" w:line="240" w:lineRule="auto"/>
              <w:ind w:firstLine="0"/>
              <w:jc w:val="center"/>
              <w:rPr>
                <w:ins w:id="881734" w:author="Claude" w:date="2026-10-07T12:00:00Z"/>
              </w:rPr>
            </w:pPr>
            <w:ins w:id="881735" w:author="Claude" w:date="2026-10-07T12:00:00Z">
              <w:r>
                <w:rPr>
                  <w:rFonts w:ascii="Times New Roman" w:hAnsi="Times New Roman"/>
                  <w:sz w:val="18"/>
                </w:rPr>
                <w:t xml:space="preserve">0,870 (+16,0%)</w:t>
              </w:r>
            </w:ins>
          </w:p>
        </w:tc>
        <w:tc>
          <w:tcPr>
            <w:tcW w:w="1200" w:type="dxa"/>
            <w:vAlign w:val="center"/>
          </w:tcPr>
          <w:p>
            <w:pPr>
              <w:spacing w:before="20" w:after="20" w:line="240" w:lineRule="auto"/>
              <w:ind w:firstLine="0"/>
              <w:jc w:val="center"/>
              <w:rPr>
                <w:ins w:id="881736" w:author="Claude" w:date="2026-10-07T12:00:00Z"/>
              </w:rPr>
            </w:pPr>
            <w:ins w:id="881737" w:author="Claude" w:date="2026-10-07T12:00:00Z">
              <w:r>
                <w:rPr>
                  <w:rFonts w:ascii="Times New Roman" w:hAnsi="Times New Roman"/>
                  <w:sz w:val="18"/>
                </w:rPr>
                <w:t xml:space="preserve">-0,060</w:t>
              </w:r>
            </w:ins>
          </w:p>
        </w:tc>
      </w:tr>
      <w:tr>
        <w:trPr>
          <w:cantSplit/>
          <w:ins w:id="881738" w:author="Claude" w:date="2026-10-07T12:00:00Z"/>
        </w:trPr>
        <w:tc>
          <w:tcPr>
            <w:tcW w:w="2500" w:type="dxa"/>
            <w:vAlign w:val="center"/>
          </w:tcPr>
          <w:p>
            <w:pPr>
              <w:spacing w:before="20" w:after="20" w:line="240" w:lineRule="auto"/>
              <w:ind w:firstLine="0"/>
              <w:jc w:val="left"/>
              <w:rPr>
                <w:ins w:id="881739" w:author="Claude" w:date="2026-10-07T12:00:00Z"/>
              </w:rPr>
            </w:pPr>
            <w:ins w:id="881740" w:author="Claude" w:date="2026-10-07T12:00:00Z">
              <w:r>
                <w:rPr>
                  <w:rFonts w:ascii="Times New Roman" w:hAnsi="Times New Roman"/>
                  <w:sz w:val="18"/>
                </w:rPr>
                <w:t xml:space="preserve">custo_alevino_milheiro</w:t>
              </w:r>
            </w:ins>
          </w:p>
        </w:tc>
        <w:tc>
          <w:tcPr>
            <w:tcW w:w="1500" w:type="dxa"/>
            <w:vAlign w:val="center"/>
          </w:tcPr>
          <w:p>
            <w:pPr>
              <w:spacing w:before="20" w:after="20" w:line="240" w:lineRule="auto"/>
              <w:ind w:firstLine="0"/>
              <w:jc w:val="center"/>
              <w:rPr>
                <w:ins w:id="881741" w:author="Claude" w:date="2026-10-07T12:00:00Z"/>
              </w:rPr>
            </w:pPr>
            <w:ins w:id="881742" w:author="Claude" w:date="2026-10-07T12:00:00Z">
              <w:r>
                <w:rPr>
                  <w:rFonts w:ascii="Times New Roman" w:hAnsi="Times New Roman"/>
                  <w:sz w:val="18"/>
                </w:rPr>
                <w:t xml:space="preserve">R$ 20.721</w:t>
              </w:r>
            </w:ins>
          </w:p>
        </w:tc>
        <w:tc>
          <w:tcPr>
            <w:tcW w:w="1500" w:type="dxa"/>
            <w:vAlign w:val="center"/>
          </w:tcPr>
          <w:p>
            <w:pPr>
              <w:spacing w:before="20" w:after="20" w:line="240" w:lineRule="auto"/>
              <w:ind w:firstLine="0"/>
              <w:jc w:val="center"/>
              <w:rPr>
                <w:ins w:id="881743" w:author="Claude" w:date="2026-10-07T12:00:00Z"/>
              </w:rPr>
            </w:pPr>
            <w:ins w:id="881744" w:author="Claude" w:date="2026-10-07T12:00:00Z">
              <w:r>
                <w:rPr>
                  <w:rFonts w:ascii="Times New Roman" w:hAnsi="Times New Roman"/>
                  <w:sz w:val="18"/>
                </w:rPr>
                <w:t xml:space="preserve">−R$ 20.721</w:t>
              </w:r>
            </w:ins>
          </w:p>
        </w:tc>
        <w:tc>
          <w:tcPr>
            <w:tcW w:w="1800" w:type="dxa"/>
            <w:vAlign w:val="center"/>
          </w:tcPr>
          <w:p>
            <w:pPr>
              <w:spacing w:before="20" w:after="20" w:line="240" w:lineRule="auto"/>
              <w:ind w:firstLine="0"/>
              <w:jc w:val="center"/>
              <w:rPr>
                <w:ins w:id="881745" w:author="Claude" w:date="2026-10-07T12:00:00Z"/>
              </w:rPr>
            </w:pPr>
            <w:ins w:id="881746" w:author="Claude" w:date="2026-10-07T12:00:00Z">
              <w:r>
                <w:rPr>
                  <w:rFonts w:ascii="Times New Roman" w:hAnsi="Times New Roman"/>
                  <w:sz w:val="18"/>
                </w:rPr>
                <w:t xml:space="preserve">331,985 (+18,6%)</w:t>
              </w:r>
            </w:ins>
          </w:p>
        </w:tc>
        <w:tc>
          <w:tcPr>
            <w:tcW w:w="1200" w:type="dxa"/>
            <w:vAlign w:val="center"/>
          </w:tcPr>
          <w:p>
            <w:pPr>
              <w:spacing w:before="20" w:after="20" w:line="240" w:lineRule="auto"/>
              <w:ind w:firstLine="0"/>
              <w:jc w:val="center"/>
              <w:rPr>
                <w:ins w:id="881747" w:author="Claude" w:date="2026-10-07T12:00:00Z"/>
              </w:rPr>
            </w:pPr>
            <w:ins w:id="881748" w:author="Claude" w:date="2026-10-07T12:00:00Z">
              <w:r>
                <w:rPr>
                  <w:rFonts w:ascii="Times New Roman" w:hAnsi="Times New Roman"/>
                  <w:sz w:val="18"/>
                </w:rPr>
                <w:t xml:space="preserve">-0,045</w:t>
              </w:r>
            </w:ins>
          </w:p>
        </w:tc>
      </w:tr>
    </w:tbl>
    <w:p>
      <w:pPr>
        <w:spacing w:after="120" w:line="360" w:lineRule="auto"/>
        <w:ind w:firstLine="0"/>
        <w:jc w:val="center"/>
        <w:rPr>
          <w:ins w:id="881749" w:author="Claude" w:date="2026-10-07T12:00:00Z"/>
        </w:rPr>
      </w:pPr>
      <w:ins w:id="881750"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spacing w:line="360" w:lineRule="auto" w:before="0" w:after="0"/>
        <w:ind w:firstLine="709"/>
        <w:jc w:val="both"/>
        <w:rPr>
          <w:ins w:id="881751" w:author="Claude" w:date="2026-10-07T12:00:00Z"/>
        </w:rPr>
      </w:pPr>
      <w:ins w:id="881752" w:author="Claude" w:date="2026-10-07T12:00:00Z">
        <w:r>
          <w:rPr>
            <w:rFonts w:ascii="Times New Roman" w:hAnsi="Times New Roman"/>
            <w:sz w:val="24"/>
          </w:rPr>
          <w:t xml:space="preserve">O preço de venda foi o fator de maior impacto (Tabela 6 e Figura 18): a variação de ±10% alterou o VPL em R$ 520.816, e o preço crítico de R$ 10,42/kg está apenas 0,7% abaixo do preço-base. FCR e custo da ração têm o mesmo efeito, pois entram no modelo como produto, e uma piora de 1,6% em qualquer um deles anula o VPL. A mortalidade, com valor crítico de 11,5%, tem efeito marginal menor, porque a perda de biomassa é parcialmente compensada pela economia de ração. A ordem de importância no Monte Carlo (Spearman de 0,635 para o preço, -0,456 para o FCR e -0,350 para a ração) confirma a sensibilidade determinística e indica onde concentrar a coleta de dados de mercado e o controle zootécnico.</w:t>
        </w:r>
      </w:ins>
    </w:p>
    <w:p>
      <w:pPr>
        <w:spacing w:line="360" w:lineRule="auto" w:before="0" w:after="0"/>
        <w:ind w:firstLine="709"/>
        <w:jc w:val="both"/>
        <w:rPr>
          <w:ins w:id="881753" w:author="Claude" w:date="2026-10-07T12:00:00Z"/>
        </w:rPr>
      </w:pPr>
      <w:ins w:id="881754" w:author="Claude" w:date="2026-10-07T12:00:00Z">
        <w:r>
          <w:rPr>
            <w:rFonts w:ascii="Times New Roman" w:hAnsi="Times New Roman"/>
            <w:sz w:val="24"/>
          </w:rPr>
          <w:t xml:space="preserve">Os cenários delimitam a faixa de resultados: no pessimista, o VPL é −R$ 2.629.811 e o índice 0,366; no otimista, R$ 1.783.926 e 0,830. A amplitude reforça que o caso-base está próximo do limiar de viabilidade e que a decisão depende de ações de mitigação de risco, como contratos de venda que estabilizem o preço e manejo alimentar que reduza o FCR.</w:t>
        </w:r>
      </w:ins>
    </w:p>
    <w:p>
      <w:pPr>
        <w:pStyle w:val="Legenda"/>
        <w:keepNext/>
        <w:spacing w:before="120" w:after="0" w:line="360" w:lineRule="auto"/>
        <w:jc w:val="center"/>
        <w:rPr>
          <w:ins w:id="881755" w:author="Claude" w:date="2026-10-07T12:00:00Z"/>
        </w:rPr>
      </w:pPr>
      <w:bookmarkStart w:id="990029" w:name="_TocRev187_Figura18"/>
      <w:ins w:id="881756" w:author="Claude" w:date="2026-10-07T12:00:00Z">
        <w:r>
          <w:t xml:space="preserve">Figura </w:t>
        </w:r>
        <w:r>
          <w:fldChar w:fldCharType="begin"/>
        </w:r>
        <w:r>
          <w:instrText xml:space="preserve"> SEQ Figura \* ARABIC </w:instrText>
        </w:r>
        <w:r>
          <w:fldChar w:fldCharType="separate"/>
        </w:r>
        <w:r>
          <w:t>18</w:t>
        </w:r>
        <w:r>
          <w:fldChar w:fldCharType="end"/>
        </w:r>
        <w:r>
          <w:t xml:space="preserve"> - Diagrama de tornado da sensibilidade do VPL a ±10%</w:t>
        </w:r>
      </w:ins>
      <w:bookmarkEnd w:id="990029"/>
    </w:p>
    <w:p>
      <w:pPr>
        <w:keepNext/>
        <w:spacing w:before="60" w:after="60"/>
        <w:ind w:firstLine="0"/>
        <w:jc w:val="center"/>
        <w:rPr>
          <w:ins w:id="881757" w:author="Claude" w:date="2026-10-07T12:00:00Z"/>
        </w:rPr>
      </w:pPr>
      <w:ins w:id="881758" w:author="Claude" w:date="2026-10-07T12:00:00Z">
        <w:r>
          <w:drawing>
            <wp:inline distT="0" distB="0" distL="0" distR="0">
              <wp:extent cx="5220000" cy="2706110"/>
              <wp:effectExtent l="0" t="0" r="0" b="0"/>
              <wp:docPr id="70008" name="Figura Rev187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8" name="rev187_fig08.png"/>
                      <pic:cNvPicPr/>
                    </pic:nvPicPr>
                    <pic:blipFill>
                      <a:blip r:embed="rIdRev187Img8"/>
                      <a:stretch>
                        <a:fillRect/>
                      </a:stretch>
                    </pic:blipFill>
                    <pic:spPr>
                      <a:xfrm>
                        <a:off x="0" y="0"/>
                        <a:ext cx="5220000" cy="2706110"/>
                      </a:xfrm>
                      <a:prstGeom prst="rect">
                        <a:avLst/>
                      </a:prstGeom>
                    </pic:spPr>
                  </pic:pic>
                </a:graphicData>
              </a:graphic>
            </wp:inline>
          </w:drawing>
        </w:r>
      </w:ins>
    </w:p>
    <w:p>
      <w:pPr>
        <w:spacing w:after="120" w:line="360" w:lineRule="auto"/>
        <w:ind w:firstLine="0"/>
        <w:jc w:val="center"/>
        <w:rPr>
          <w:ins w:id="881759" w:author="Claude" w:date="2026-10-07T12:00:00Z"/>
        </w:rPr>
      </w:pPr>
      <w:ins w:id="881760"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spacing w:line="360" w:lineRule="auto" w:before="0" w:after="0"/>
        <w:ind w:firstLine="709"/>
        <w:jc w:val="both"/>
        <w:rPr>
          <w:ins w:id="881761" w:author="Claude" w:date="2026-10-07T12:00:00Z"/>
        </w:rPr>
      </w:pPr>
      <w:ins w:id="881762" w:author="Claude" w:date="2026-10-07T12:00:00Z">
        <w:r>
          <w:rPr>
            <w:rFonts w:ascii="Times New Roman" w:hAnsi="Times New Roman"/>
            <w:sz w:val="24"/>
          </w:rPr>
          <w:t xml:space="preserve">Para examinar trade-offs entre dimensões, três alternativas de projeto foram comparadas por TOPSIS (Tabela 7 e Figura 19), com sete critérios: VPL, probabilidade de VPL positivo, OEE, pegada hídrica cinza, intensidade de carbono, LSO e RVL. A alternativa A é o caso-base. A alternativa B acrescenta energia solar e wetland construído para o tratamento de efluentes. A alternativa C intensifica a produção com maior aeração.</w:t>
        </w:r>
      </w:ins>
    </w:p>
    <w:p>
      <w:pPr>
        <w:pStyle w:val="Legenda"/>
        <w:keepNext/>
        <w:spacing w:before="120" w:after="0" w:line="360" w:lineRule="auto"/>
        <w:jc w:val="center"/>
        <w:rPr>
          <w:ins w:id="881763" w:author="Claude" w:date="2026-10-07T12:00:00Z"/>
        </w:rPr>
      </w:pPr>
      <w:bookmarkStart w:id="990030" w:name="_TocRev187_Tabela7"/>
      <w:ins w:id="881764" w:author="Claude" w:date="2026-10-07T12:00:00Z">
        <w:r>
          <w:t xml:space="preserve">Tabela </w:t>
        </w:r>
        <w:r>
          <w:fldChar w:fldCharType="begin"/>
        </w:r>
        <w:r>
          <w:instrText xml:space="preserve"> SEQ Tabela \* ARABIC </w:instrText>
        </w:r>
        <w:r>
          <w:fldChar w:fldCharType="separate"/>
        </w:r>
        <w:r>
          <w:t>7</w:t>
        </w:r>
        <w:r>
          <w:fldChar w:fldCharType="end"/>
        </w:r>
        <w:r>
          <w:t xml:space="preserve"> - Comparação de alternativas de projeto por TOPSIS</w:t>
        </w:r>
      </w:ins>
      <w:bookmarkEnd w:id="990030"/>
    </w:p>
    <w:tbl>
      <w:tblPr>
        <w:tblW w:w="84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900"/>
        <w:gridCol w:w="1300"/>
        <w:gridCol w:w="900"/>
        <w:gridCol w:w="1000"/>
        <w:gridCol w:w="900"/>
        <w:gridCol w:w="800"/>
        <w:gridCol w:w="800"/>
        <w:gridCol w:w="900"/>
        <w:gridCol w:w="900"/>
      </w:tblGrid>
      <w:tr>
        <w:trPr>
          <w:cantSplit/>
          <w:tblHeader/>
          <w:ins w:id="881765" w:author="Claude" w:date="2026-10-07T12:00:00Z"/>
        </w:trPr>
        <w:tc>
          <w:tcPr>
            <w:tcW w:w="900" w:type="dxa"/>
            <w:tcBorders>
              <w:bottom w:val="single" w:sz="8" w:space="0" w:color="000000"/>
            </w:tcBorders>
            <w:vAlign w:val="center"/>
          </w:tcPr>
          <w:p>
            <w:pPr>
              <w:spacing w:before="20" w:after="20" w:line="240" w:lineRule="auto"/>
              <w:ind w:firstLine="0"/>
              <w:jc w:val="left"/>
              <w:rPr>
                <w:ins w:id="881766" w:author="Claude" w:date="2026-10-07T12:00:00Z"/>
              </w:rPr>
            </w:pPr>
            <w:ins w:id="881767" w:author="Claude" w:date="2026-10-07T12:00:00Z">
              <w:r>
                <w:rPr>
                  <w:rFonts w:ascii="Times New Roman" w:hAnsi="Times New Roman"/>
                  <w:b/>
                  <w:sz w:val="18"/>
                </w:rPr>
                <w:t xml:space="preserve">Alternativa</w:t>
              </w:r>
            </w:ins>
          </w:p>
        </w:tc>
        <w:tc>
          <w:tcPr>
            <w:tcW w:w="1300" w:type="dxa"/>
            <w:tcBorders>
              <w:bottom w:val="single" w:sz="8" w:space="0" w:color="000000"/>
            </w:tcBorders>
            <w:vAlign w:val="center"/>
          </w:tcPr>
          <w:p>
            <w:pPr>
              <w:spacing w:before="20" w:after="20" w:line="240" w:lineRule="auto"/>
              <w:ind w:firstLine="0"/>
              <w:jc w:val="center"/>
              <w:rPr>
                <w:ins w:id="881768" w:author="Claude" w:date="2026-10-07T12:00:00Z"/>
              </w:rPr>
            </w:pPr>
            <w:ins w:id="881769" w:author="Claude" w:date="2026-10-07T12:00:00Z">
              <w:r>
                <w:rPr>
                  <w:rFonts w:ascii="Times New Roman" w:hAnsi="Times New Roman"/>
                  <w:b/>
                  <w:sz w:val="18"/>
                </w:rPr>
                <w:t xml:space="preserve">VPL</w:t>
              </w:r>
            </w:ins>
          </w:p>
        </w:tc>
        <w:tc>
          <w:tcPr>
            <w:tcW w:w="900" w:type="dxa"/>
            <w:tcBorders>
              <w:bottom w:val="single" w:sz="8" w:space="0" w:color="000000"/>
            </w:tcBorders>
            <w:vAlign w:val="center"/>
          </w:tcPr>
          <w:p>
            <w:pPr>
              <w:spacing w:before="20" w:after="20" w:line="240" w:lineRule="auto"/>
              <w:ind w:firstLine="0"/>
              <w:jc w:val="center"/>
              <w:rPr>
                <w:ins w:id="881770" w:author="Claude" w:date="2026-10-07T12:00:00Z"/>
              </w:rPr>
            </w:pPr>
            <w:ins w:id="881771" w:author="Claude" w:date="2026-10-07T12:00:00Z">
              <w:r>
                <w:rPr>
                  <w:rFonts w:ascii="Times New Roman" w:hAnsi="Times New Roman"/>
                  <w:b/>
                  <w:sz w:val="18"/>
                </w:rPr>
                <w:t xml:space="preserve">P(VPL&gt;0)</w:t>
              </w:r>
            </w:ins>
          </w:p>
        </w:tc>
        <w:tc>
          <w:tcPr>
            <w:tcW w:w="1000" w:type="dxa"/>
            <w:tcBorders>
              <w:bottom w:val="single" w:sz="8" w:space="0" w:color="000000"/>
            </w:tcBorders>
            <w:vAlign w:val="center"/>
          </w:tcPr>
          <w:p>
            <w:pPr>
              <w:spacing w:before="20" w:after="20" w:line="240" w:lineRule="auto"/>
              <w:ind w:firstLine="0"/>
              <w:jc w:val="center"/>
              <w:rPr>
                <w:ins w:id="881772" w:author="Claude" w:date="2026-10-07T12:00:00Z"/>
              </w:rPr>
            </w:pPr>
            <w:ins w:id="881773" w:author="Claude" w:date="2026-10-07T12:00:00Z">
              <w:r>
                <w:rPr>
                  <w:rFonts w:ascii="Times New Roman" w:hAnsi="Times New Roman"/>
                  <w:b/>
                  <w:sz w:val="18"/>
                </w:rPr>
                <w:t xml:space="preserve">PH cinza (m³/t)</w:t>
              </w:r>
            </w:ins>
          </w:p>
        </w:tc>
        <w:tc>
          <w:tcPr>
            <w:tcW w:w="900" w:type="dxa"/>
            <w:tcBorders>
              <w:bottom w:val="single" w:sz="8" w:space="0" w:color="000000"/>
            </w:tcBorders>
            <w:vAlign w:val="center"/>
          </w:tcPr>
          <w:p>
            <w:pPr>
              <w:spacing w:before="20" w:after="20" w:line="240" w:lineRule="auto"/>
              <w:ind w:firstLine="0"/>
              <w:jc w:val="center"/>
              <w:rPr>
                <w:ins w:id="881774" w:author="Claude" w:date="2026-10-07T12:00:00Z"/>
              </w:rPr>
            </w:pPr>
            <w:ins w:id="881775" w:author="Claude" w:date="2026-10-07T12:00:00Z">
              <w:r>
                <w:rPr>
                  <w:rFonts w:ascii="Times New Roman" w:hAnsi="Times New Roman"/>
                  <w:b/>
                  <w:sz w:val="18"/>
                </w:rPr>
                <w:t xml:space="preserve">kgCO2e/kg</w:t>
              </w:r>
            </w:ins>
          </w:p>
        </w:tc>
        <w:tc>
          <w:tcPr>
            <w:tcW w:w="800" w:type="dxa"/>
            <w:tcBorders>
              <w:bottom w:val="single" w:sz="8" w:space="0" w:color="000000"/>
            </w:tcBorders>
            <w:vAlign w:val="center"/>
          </w:tcPr>
          <w:p>
            <w:pPr>
              <w:spacing w:before="20" w:after="20" w:line="240" w:lineRule="auto"/>
              <w:ind w:firstLine="0"/>
              <w:jc w:val="center"/>
              <w:rPr>
                <w:ins w:id="881776" w:author="Claude" w:date="2026-10-07T12:00:00Z"/>
              </w:rPr>
            </w:pPr>
            <w:ins w:id="881777" w:author="Claude" w:date="2026-10-07T12:00:00Z">
              <w:r>
                <w:rPr>
                  <w:rFonts w:ascii="Times New Roman" w:hAnsi="Times New Roman"/>
                  <w:b/>
                  <w:sz w:val="18"/>
                </w:rPr>
                <w:t xml:space="preserve">RVL (%)</w:t>
              </w:r>
            </w:ins>
          </w:p>
        </w:tc>
        <w:tc>
          <w:tcPr>
            <w:tcW w:w="800" w:type="dxa"/>
            <w:tcBorders>
              <w:bottom w:val="single" w:sz="8" w:space="0" w:color="000000"/>
            </w:tcBorders>
            <w:vAlign w:val="center"/>
          </w:tcPr>
          <w:p>
            <w:pPr>
              <w:spacing w:before="20" w:after="20" w:line="240" w:lineRule="auto"/>
              <w:ind w:firstLine="0"/>
              <w:jc w:val="center"/>
              <w:rPr>
                <w:ins w:id="881778" w:author="Claude" w:date="2026-10-07T12:00:00Z"/>
              </w:rPr>
            </w:pPr>
            <w:ins w:id="881779" w:author="Claude" w:date="2026-10-07T12:00:00Z">
              <w:r>
                <w:rPr>
                  <w:rFonts w:ascii="Times New Roman" w:hAnsi="Times New Roman"/>
                  <w:b/>
                  <w:sz w:val="18"/>
                </w:rPr>
                <w:t xml:space="preserve">Índice</w:t>
              </w:r>
            </w:ins>
          </w:p>
        </w:tc>
        <w:tc>
          <w:tcPr>
            <w:tcW w:w="900" w:type="dxa"/>
            <w:tcBorders>
              <w:bottom w:val="single" w:sz="8" w:space="0" w:color="000000"/>
            </w:tcBorders>
            <w:vAlign w:val="center"/>
          </w:tcPr>
          <w:p>
            <w:pPr>
              <w:spacing w:before="20" w:after="20" w:line="240" w:lineRule="auto"/>
              <w:ind w:firstLine="0"/>
              <w:jc w:val="center"/>
              <w:rPr>
                <w:ins w:id="881780" w:author="Claude" w:date="2026-10-07T12:00:00Z"/>
              </w:rPr>
            </w:pPr>
            <w:ins w:id="881781" w:author="Claude" w:date="2026-10-07T12:00:00Z">
              <w:r>
                <w:rPr>
                  <w:rFonts w:ascii="Times New Roman" w:hAnsi="Times New Roman"/>
                  <w:b/>
                  <w:sz w:val="18"/>
                </w:rPr>
                <w:t xml:space="preserve">TOPSIS</w:t>
              </w:r>
            </w:ins>
          </w:p>
        </w:tc>
        <w:tc>
          <w:tcPr>
            <w:tcW w:w="900" w:type="dxa"/>
            <w:tcBorders>
              <w:bottom w:val="single" w:sz="8" w:space="0" w:color="000000"/>
            </w:tcBorders>
            <w:vAlign w:val="center"/>
          </w:tcPr>
          <w:p>
            <w:pPr>
              <w:spacing w:before="20" w:after="20" w:line="240" w:lineRule="auto"/>
              <w:ind w:firstLine="0"/>
              <w:jc w:val="center"/>
              <w:rPr>
                <w:ins w:id="881782" w:author="Claude" w:date="2026-10-07T12:00:00Z"/>
              </w:rPr>
            </w:pPr>
            <w:ins w:id="881783" w:author="Claude" w:date="2026-10-07T12:00:00Z">
              <w:r>
                <w:rPr>
                  <w:rFonts w:ascii="Times New Roman" w:hAnsi="Times New Roman"/>
                  <w:b/>
                  <w:sz w:val="18"/>
                </w:rPr>
                <w:t xml:space="preserve">Posição</w:t>
              </w:r>
            </w:ins>
          </w:p>
        </w:tc>
      </w:tr>
      <w:tr>
        <w:trPr>
          <w:cantSplit/>
          <w:ins w:id="881784" w:author="Claude" w:date="2026-10-07T12:00:00Z"/>
        </w:trPr>
        <w:tc>
          <w:tcPr>
            <w:tcW w:w="900" w:type="dxa"/>
            <w:vAlign w:val="center"/>
          </w:tcPr>
          <w:p>
            <w:pPr>
              <w:spacing w:before="20" w:after="20" w:line="240" w:lineRule="auto"/>
              <w:ind w:firstLine="0"/>
              <w:jc w:val="left"/>
              <w:rPr>
                <w:ins w:id="881785" w:author="Claude" w:date="2026-10-07T12:00:00Z"/>
              </w:rPr>
            </w:pPr>
            <w:ins w:id="881786" w:author="Claude" w:date="2026-10-07T12:00:00Z">
              <w:r>
                <w:rPr>
                  <w:rFonts w:ascii="Times New Roman" w:hAnsi="Times New Roman"/>
                  <w:sz w:val="18"/>
                </w:rPr>
                <w:t xml:space="preserve">C</w:t>
              </w:r>
            </w:ins>
          </w:p>
        </w:tc>
        <w:tc>
          <w:tcPr>
            <w:tcW w:w="1300" w:type="dxa"/>
            <w:vAlign w:val="center"/>
          </w:tcPr>
          <w:p>
            <w:pPr>
              <w:spacing w:before="20" w:after="20" w:line="240" w:lineRule="auto"/>
              <w:ind w:firstLine="0"/>
              <w:jc w:val="center"/>
              <w:rPr>
                <w:ins w:id="881787" w:author="Claude" w:date="2026-10-07T12:00:00Z"/>
              </w:rPr>
            </w:pPr>
            <w:ins w:id="881788" w:author="Claude" w:date="2026-10-07T12:00:00Z">
              <w:r>
                <w:rPr>
                  <w:rFonts w:ascii="Times New Roman" w:hAnsi="Times New Roman"/>
                  <w:sz w:val="18"/>
                </w:rPr>
                <w:t xml:space="preserve">R$ 619.934</w:t>
              </w:r>
            </w:ins>
          </w:p>
        </w:tc>
        <w:tc>
          <w:tcPr>
            <w:tcW w:w="900" w:type="dxa"/>
            <w:vAlign w:val="center"/>
          </w:tcPr>
          <w:p>
            <w:pPr>
              <w:spacing w:before="20" w:after="20" w:line="240" w:lineRule="auto"/>
              <w:ind w:firstLine="0"/>
              <w:jc w:val="center"/>
              <w:rPr>
                <w:ins w:id="881789" w:author="Claude" w:date="2026-10-07T12:00:00Z"/>
              </w:rPr>
            </w:pPr>
            <w:ins w:id="881790" w:author="Claude" w:date="2026-10-07T12:00:00Z">
              <w:r>
                <w:rPr>
                  <w:rFonts w:ascii="Times New Roman" w:hAnsi="Times New Roman"/>
                  <w:sz w:val="18"/>
                </w:rPr>
                <w:t xml:space="preserve">46,0%</w:t>
              </w:r>
            </w:ins>
          </w:p>
        </w:tc>
        <w:tc>
          <w:tcPr>
            <w:tcW w:w="1000" w:type="dxa"/>
            <w:vAlign w:val="center"/>
          </w:tcPr>
          <w:p>
            <w:pPr>
              <w:spacing w:before="20" w:after="20" w:line="240" w:lineRule="auto"/>
              <w:ind w:firstLine="0"/>
              <w:jc w:val="center"/>
              <w:rPr>
                <w:ins w:id="881791" w:author="Claude" w:date="2026-10-07T12:00:00Z"/>
              </w:rPr>
            </w:pPr>
            <w:ins w:id="881792" w:author="Claude" w:date="2026-10-07T12:00:00Z">
              <w:r>
                <w:rPr>
                  <w:rFonts w:ascii="Times New Roman" w:hAnsi="Times New Roman"/>
                  <w:sz w:val="18"/>
                </w:rPr>
                <w:t xml:space="preserve">38.295</w:t>
              </w:r>
            </w:ins>
          </w:p>
        </w:tc>
        <w:tc>
          <w:tcPr>
            <w:tcW w:w="900" w:type="dxa"/>
            <w:vAlign w:val="center"/>
          </w:tcPr>
          <w:p>
            <w:pPr>
              <w:spacing w:before="20" w:after="20" w:line="240" w:lineRule="auto"/>
              <w:ind w:firstLine="0"/>
              <w:jc w:val="center"/>
              <w:rPr>
                <w:ins w:id="881793" w:author="Claude" w:date="2026-10-07T12:00:00Z"/>
              </w:rPr>
            </w:pPr>
            <w:ins w:id="881794" w:author="Claude" w:date="2026-10-07T12:00:00Z">
              <w:r>
                <w:rPr>
                  <w:rFonts w:ascii="Times New Roman" w:hAnsi="Times New Roman"/>
                  <w:sz w:val="18"/>
                </w:rPr>
                <w:t xml:space="preserve">1,69</w:t>
              </w:r>
            </w:ins>
          </w:p>
        </w:tc>
        <w:tc>
          <w:tcPr>
            <w:tcW w:w="800" w:type="dxa"/>
            <w:vAlign w:val="center"/>
          </w:tcPr>
          <w:p>
            <w:pPr>
              <w:spacing w:before="20" w:after="20" w:line="240" w:lineRule="auto"/>
              <w:ind w:firstLine="0"/>
              <w:jc w:val="center"/>
              <w:rPr>
                <w:ins w:id="881795" w:author="Claude" w:date="2026-10-07T12:00:00Z"/>
              </w:rPr>
            </w:pPr>
            <w:ins w:id="881796" w:author="Claude" w:date="2026-10-07T12:00:00Z">
              <w:r>
                <w:rPr>
                  <w:rFonts w:ascii="Times New Roman" w:hAnsi="Times New Roman"/>
                  <w:sz w:val="18"/>
                </w:rPr>
                <w:t xml:space="preserve">35,9</w:t>
              </w:r>
            </w:ins>
          </w:p>
        </w:tc>
        <w:tc>
          <w:tcPr>
            <w:tcW w:w="800" w:type="dxa"/>
            <w:vAlign w:val="center"/>
          </w:tcPr>
          <w:p>
            <w:pPr>
              <w:spacing w:before="20" w:after="20" w:line="240" w:lineRule="auto"/>
              <w:ind w:firstLine="0"/>
              <w:jc w:val="center"/>
              <w:rPr>
                <w:ins w:id="881797" w:author="Claude" w:date="2026-10-07T12:00:00Z"/>
              </w:rPr>
            </w:pPr>
            <w:ins w:id="881798" w:author="Claude" w:date="2026-10-07T12:00:00Z">
              <w:r>
                <w:rPr>
                  <w:rFonts w:ascii="Times New Roman" w:hAnsi="Times New Roman"/>
                  <w:sz w:val="18"/>
                </w:rPr>
                <w:t xml:space="preserve">0,736</w:t>
              </w:r>
            </w:ins>
          </w:p>
        </w:tc>
        <w:tc>
          <w:tcPr>
            <w:tcW w:w="900" w:type="dxa"/>
            <w:vAlign w:val="center"/>
          </w:tcPr>
          <w:p>
            <w:pPr>
              <w:spacing w:before="20" w:after="20" w:line="240" w:lineRule="auto"/>
              <w:ind w:firstLine="0"/>
              <w:jc w:val="center"/>
              <w:rPr>
                <w:ins w:id="881799" w:author="Claude" w:date="2026-10-07T12:00:00Z"/>
              </w:rPr>
            </w:pPr>
            <w:ins w:id="881800" w:author="Claude" w:date="2026-10-07T12:00:00Z">
              <w:r>
                <w:rPr>
                  <w:rFonts w:ascii="Times New Roman" w:hAnsi="Times New Roman"/>
                  <w:sz w:val="18"/>
                </w:rPr>
                <w:t xml:space="preserve">0,801</w:t>
              </w:r>
            </w:ins>
          </w:p>
        </w:tc>
        <w:tc>
          <w:tcPr>
            <w:tcW w:w="900" w:type="dxa"/>
            <w:vAlign w:val="center"/>
          </w:tcPr>
          <w:p>
            <w:pPr>
              <w:spacing w:before="20" w:after="20" w:line="240" w:lineRule="auto"/>
              <w:ind w:firstLine="0"/>
              <w:jc w:val="center"/>
              <w:rPr>
                <w:ins w:id="881801" w:author="Claude" w:date="2026-10-07T12:00:00Z"/>
              </w:rPr>
            </w:pPr>
            <w:ins w:id="881802" w:author="Claude" w:date="2026-10-07T12:00:00Z">
              <w:r>
                <w:rPr>
                  <w:rFonts w:ascii="Times New Roman" w:hAnsi="Times New Roman"/>
                  <w:sz w:val="18"/>
                </w:rPr>
                <w:t xml:space="preserve">1º</w:t>
              </w:r>
            </w:ins>
          </w:p>
        </w:tc>
      </w:tr>
      <w:tr>
        <w:trPr>
          <w:cantSplit/>
          <w:ins w:id="881803" w:author="Claude" w:date="2026-10-07T12:00:00Z"/>
        </w:trPr>
        <w:tc>
          <w:tcPr>
            <w:tcW w:w="900" w:type="dxa"/>
            <w:vAlign w:val="center"/>
          </w:tcPr>
          <w:p>
            <w:pPr>
              <w:spacing w:before="20" w:after="20" w:line="240" w:lineRule="auto"/>
              <w:ind w:firstLine="0"/>
              <w:jc w:val="left"/>
              <w:rPr>
                <w:ins w:id="881804" w:author="Claude" w:date="2026-10-07T12:00:00Z"/>
              </w:rPr>
            </w:pPr>
            <w:ins w:id="881805" w:author="Claude" w:date="2026-10-07T12:00:00Z">
              <w:r>
                <w:rPr>
                  <w:rFonts w:ascii="Times New Roman" w:hAnsi="Times New Roman"/>
                  <w:sz w:val="18"/>
                </w:rPr>
                <w:t xml:space="preserve">B</w:t>
              </w:r>
            </w:ins>
          </w:p>
        </w:tc>
        <w:tc>
          <w:tcPr>
            <w:tcW w:w="1300" w:type="dxa"/>
            <w:vAlign w:val="center"/>
          </w:tcPr>
          <w:p>
            <w:pPr>
              <w:spacing w:before="20" w:after="20" w:line="240" w:lineRule="auto"/>
              <w:ind w:firstLine="0"/>
              <w:jc w:val="center"/>
              <w:rPr>
                <w:ins w:id="881806" w:author="Claude" w:date="2026-10-07T12:00:00Z"/>
              </w:rPr>
            </w:pPr>
            <w:ins w:id="881807" w:author="Claude" w:date="2026-10-07T12:00:00Z">
              <w:r>
                <w:rPr>
                  <w:rFonts w:ascii="Times New Roman" w:hAnsi="Times New Roman"/>
                  <w:sz w:val="18"/>
                </w:rPr>
                <w:t xml:space="preserve">R$ 158.852</w:t>
              </w:r>
            </w:ins>
          </w:p>
        </w:tc>
        <w:tc>
          <w:tcPr>
            <w:tcW w:w="900" w:type="dxa"/>
            <w:vAlign w:val="center"/>
          </w:tcPr>
          <w:p>
            <w:pPr>
              <w:spacing w:before="20" w:after="20" w:line="240" w:lineRule="auto"/>
              <w:ind w:firstLine="0"/>
              <w:jc w:val="center"/>
              <w:rPr>
                <w:ins w:id="881808" w:author="Claude" w:date="2026-10-07T12:00:00Z"/>
              </w:rPr>
            </w:pPr>
            <w:ins w:id="881809" w:author="Claude" w:date="2026-10-07T12:00:00Z">
              <w:r>
                <w:rPr>
                  <w:rFonts w:ascii="Times New Roman" w:hAnsi="Times New Roman"/>
                  <w:sz w:val="18"/>
                </w:rPr>
                <w:t xml:space="preserve">21,2%</w:t>
              </w:r>
            </w:ins>
          </w:p>
        </w:tc>
        <w:tc>
          <w:tcPr>
            <w:tcW w:w="1000" w:type="dxa"/>
            <w:vAlign w:val="center"/>
          </w:tcPr>
          <w:p>
            <w:pPr>
              <w:spacing w:before="20" w:after="20" w:line="240" w:lineRule="auto"/>
              <w:ind w:firstLine="0"/>
              <w:jc w:val="center"/>
              <w:rPr>
                <w:ins w:id="881810" w:author="Claude" w:date="2026-10-07T12:00:00Z"/>
              </w:rPr>
            </w:pPr>
            <w:ins w:id="881811" w:author="Claude" w:date="2026-10-07T12:00:00Z">
              <w:r>
                <w:rPr>
                  <w:rFonts w:ascii="Times New Roman" w:hAnsi="Times New Roman"/>
                  <w:sz w:val="18"/>
                </w:rPr>
                <w:t xml:space="preserve">19.167</w:t>
              </w:r>
            </w:ins>
          </w:p>
        </w:tc>
        <w:tc>
          <w:tcPr>
            <w:tcW w:w="900" w:type="dxa"/>
            <w:vAlign w:val="center"/>
          </w:tcPr>
          <w:p>
            <w:pPr>
              <w:spacing w:before="20" w:after="20" w:line="240" w:lineRule="auto"/>
              <w:ind w:firstLine="0"/>
              <w:jc w:val="center"/>
              <w:rPr>
                <w:ins w:id="881812" w:author="Claude" w:date="2026-10-07T12:00:00Z"/>
              </w:rPr>
            </w:pPr>
            <w:ins w:id="881813" w:author="Claude" w:date="2026-10-07T12:00:00Z">
              <w:r>
                <w:rPr>
                  <w:rFonts w:ascii="Times New Roman" w:hAnsi="Times New Roman"/>
                  <w:sz w:val="18"/>
                </w:rPr>
                <w:t xml:space="preserve">1,60</w:t>
              </w:r>
            </w:ins>
          </w:p>
        </w:tc>
        <w:tc>
          <w:tcPr>
            <w:tcW w:w="800" w:type="dxa"/>
            <w:vAlign w:val="center"/>
          </w:tcPr>
          <w:p>
            <w:pPr>
              <w:spacing w:before="20" w:after="20" w:line="240" w:lineRule="auto"/>
              <w:ind w:firstLine="0"/>
              <w:jc w:val="center"/>
              <w:rPr>
                <w:ins w:id="881814" w:author="Claude" w:date="2026-10-07T12:00:00Z"/>
              </w:rPr>
            </w:pPr>
            <w:ins w:id="881815" w:author="Claude" w:date="2026-10-07T12:00:00Z">
              <w:r>
                <w:rPr>
                  <w:rFonts w:ascii="Times New Roman" w:hAnsi="Times New Roman"/>
                  <w:sz w:val="18"/>
                </w:rPr>
                <w:t xml:space="preserve">39,5</w:t>
              </w:r>
            </w:ins>
          </w:p>
        </w:tc>
        <w:tc>
          <w:tcPr>
            <w:tcW w:w="800" w:type="dxa"/>
            <w:vAlign w:val="center"/>
          </w:tcPr>
          <w:p>
            <w:pPr>
              <w:spacing w:before="20" w:after="20" w:line="240" w:lineRule="auto"/>
              <w:ind w:firstLine="0"/>
              <w:jc w:val="center"/>
              <w:rPr>
                <w:ins w:id="881816" w:author="Claude" w:date="2026-10-07T12:00:00Z"/>
              </w:rPr>
            </w:pPr>
            <w:ins w:id="881817" w:author="Claude" w:date="2026-10-07T12:00:00Z">
              <w:r>
                <w:rPr>
                  <w:rFonts w:ascii="Times New Roman" w:hAnsi="Times New Roman"/>
                  <w:sz w:val="18"/>
                </w:rPr>
                <w:t xml:space="preserve">0,687</w:t>
              </w:r>
            </w:ins>
          </w:p>
        </w:tc>
        <w:tc>
          <w:tcPr>
            <w:tcW w:w="900" w:type="dxa"/>
            <w:vAlign w:val="center"/>
          </w:tcPr>
          <w:p>
            <w:pPr>
              <w:spacing w:before="20" w:after="20" w:line="240" w:lineRule="auto"/>
              <w:ind w:firstLine="0"/>
              <w:jc w:val="center"/>
              <w:rPr>
                <w:ins w:id="881818" w:author="Claude" w:date="2026-10-07T12:00:00Z"/>
              </w:rPr>
            </w:pPr>
            <w:ins w:id="881819" w:author="Claude" w:date="2026-10-07T12:00:00Z">
              <w:r>
                <w:rPr>
                  <w:rFonts w:ascii="Times New Roman" w:hAnsi="Times New Roman"/>
                  <w:sz w:val="18"/>
                </w:rPr>
                <w:t xml:space="preserve">0,294</w:t>
              </w:r>
            </w:ins>
          </w:p>
        </w:tc>
        <w:tc>
          <w:tcPr>
            <w:tcW w:w="900" w:type="dxa"/>
            <w:vAlign w:val="center"/>
          </w:tcPr>
          <w:p>
            <w:pPr>
              <w:spacing w:before="20" w:after="20" w:line="240" w:lineRule="auto"/>
              <w:ind w:firstLine="0"/>
              <w:jc w:val="center"/>
              <w:rPr>
                <w:ins w:id="881820" w:author="Claude" w:date="2026-10-07T12:00:00Z"/>
              </w:rPr>
            </w:pPr>
            <w:ins w:id="881821" w:author="Claude" w:date="2026-10-07T12:00:00Z">
              <w:r>
                <w:rPr>
                  <w:rFonts w:ascii="Times New Roman" w:hAnsi="Times New Roman"/>
                  <w:sz w:val="18"/>
                </w:rPr>
                <w:t xml:space="preserve">2º</w:t>
              </w:r>
            </w:ins>
          </w:p>
        </w:tc>
      </w:tr>
      <w:tr>
        <w:trPr>
          <w:cantSplit/>
          <w:ins w:id="881822" w:author="Claude" w:date="2026-10-07T12:00:00Z"/>
        </w:trPr>
        <w:tc>
          <w:tcPr>
            <w:tcW w:w="900" w:type="dxa"/>
            <w:vAlign w:val="center"/>
          </w:tcPr>
          <w:p>
            <w:pPr>
              <w:spacing w:before="20" w:after="20" w:line="240" w:lineRule="auto"/>
              <w:ind w:firstLine="0"/>
              <w:jc w:val="left"/>
              <w:rPr>
                <w:ins w:id="881823" w:author="Claude" w:date="2026-10-07T12:00:00Z"/>
              </w:rPr>
            </w:pPr>
            <w:ins w:id="881824" w:author="Claude" w:date="2026-10-07T12:00:00Z">
              <w:r>
                <w:rPr>
                  <w:rFonts w:ascii="Times New Roman" w:hAnsi="Times New Roman"/>
                  <w:sz w:val="18"/>
                </w:rPr>
                <w:t xml:space="preserve">A</w:t>
              </w:r>
            </w:ins>
          </w:p>
        </w:tc>
        <w:tc>
          <w:tcPr>
            <w:tcW w:w="1300" w:type="dxa"/>
            <w:vAlign w:val="center"/>
          </w:tcPr>
          <w:p>
            <w:pPr>
              <w:spacing w:before="20" w:after="20" w:line="240" w:lineRule="auto"/>
              <w:ind w:firstLine="0"/>
              <w:jc w:val="center"/>
              <w:rPr>
                <w:ins w:id="881825" w:author="Claude" w:date="2026-10-07T12:00:00Z"/>
              </w:rPr>
            </w:pPr>
            <w:ins w:id="881826" w:author="Claude" w:date="2026-10-07T12:00:00Z">
              <w:r>
                <w:rPr>
                  <w:rFonts w:ascii="Times New Roman" w:hAnsi="Times New Roman"/>
                  <w:sz w:val="18"/>
                </w:rPr>
                <w:t xml:space="preserve">R$ 38.470</w:t>
              </w:r>
            </w:ins>
          </w:p>
        </w:tc>
        <w:tc>
          <w:tcPr>
            <w:tcW w:w="900" w:type="dxa"/>
            <w:vAlign w:val="center"/>
          </w:tcPr>
          <w:p>
            <w:pPr>
              <w:spacing w:before="20" w:after="20" w:line="240" w:lineRule="auto"/>
              <w:ind w:firstLine="0"/>
              <w:jc w:val="center"/>
              <w:rPr>
                <w:ins w:id="881827" w:author="Claude" w:date="2026-10-07T12:00:00Z"/>
              </w:rPr>
            </w:pPr>
            <w:ins w:id="881828" w:author="Claude" w:date="2026-10-07T12:00:00Z">
              <w:r>
                <w:rPr>
                  <w:rFonts w:ascii="Times New Roman" w:hAnsi="Times New Roman"/>
                  <w:sz w:val="18"/>
                </w:rPr>
                <w:t xml:space="preserve">13,6%</w:t>
              </w:r>
            </w:ins>
          </w:p>
        </w:tc>
        <w:tc>
          <w:tcPr>
            <w:tcW w:w="1000" w:type="dxa"/>
            <w:vAlign w:val="center"/>
          </w:tcPr>
          <w:p>
            <w:pPr>
              <w:spacing w:before="20" w:after="20" w:line="240" w:lineRule="auto"/>
              <w:ind w:firstLine="0"/>
              <w:jc w:val="center"/>
              <w:rPr>
                <w:ins w:id="881829" w:author="Claude" w:date="2026-10-07T12:00:00Z"/>
              </w:rPr>
            </w:pPr>
            <w:ins w:id="881830" w:author="Claude" w:date="2026-10-07T12:00:00Z">
              <w:r>
                <w:rPr>
                  <w:rFonts w:ascii="Times New Roman" w:hAnsi="Times New Roman"/>
                  <w:sz w:val="18"/>
                </w:rPr>
                <w:t xml:space="preserve">38.333</w:t>
              </w:r>
            </w:ins>
          </w:p>
        </w:tc>
        <w:tc>
          <w:tcPr>
            <w:tcW w:w="900" w:type="dxa"/>
            <w:vAlign w:val="center"/>
          </w:tcPr>
          <w:p>
            <w:pPr>
              <w:spacing w:before="20" w:after="20" w:line="240" w:lineRule="auto"/>
              <w:ind w:firstLine="0"/>
              <w:jc w:val="center"/>
              <w:rPr>
                <w:ins w:id="881831" w:author="Claude" w:date="2026-10-07T12:00:00Z"/>
              </w:rPr>
            </w:pPr>
            <w:ins w:id="881832" w:author="Claude" w:date="2026-10-07T12:00:00Z">
              <w:r>
                <w:rPr>
                  <w:rFonts w:ascii="Times New Roman" w:hAnsi="Times New Roman"/>
                  <w:sz w:val="18"/>
                </w:rPr>
                <w:t xml:space="preserve">1,65</w:t>
              </w:r>
            </w:ins>
          </w:p>
        </w:tc>
        <w:tc>
          <w:tcPr>
            <w:tcW w:w="800" w:type="dxa"/>
            <w:vAlign w:val="center"/>
          </w:tcPr>
          <w:p>
            <w:pPr>
              <w:spacing w:before="20" w:after="20" w:line="240" w:lineRule="auto"/>
              <w:ind w:firstLine="0"/>
              <w:jc w:val="center"/>
              <w:rPr>
                <w:ins w:id="881833" w:author="Claude" w:date="2026-10-07T12:00:00Z"/>
              </w:rPr>
            </w:pPr>
            <w:ins w:id="881834" w:author="Claude" w:date="2026-10-07T12:00:00Z">
              <w:r>
                <w:rPr>
                  <w:rFonts w:ascii="Times New Roman" w:hAnsi="Times New Roman"/>
                  <w:sz w:val="18"/>
                </w:rPr>
                <w:t xml:space="preserve">38,9</w:t>
              </w:r>
            </w:ins>
          </w:p>
        </w:tc>
        <w:tc>
          <w:tcPr>
            <w:tcW w:w="800" w:type="dxa"/>
            <w:vAlign w:val="center"/>
          </w:tcPr>
          <w:p>
            <w:pPr>
              <w:spacing w:before="20" w:after="20" w:line="240" w:lineRule="auto"/>
              <w:ind w:firstLine="0"/>
              <w:jc w:val="center"/>
              <w:rPr>
                <w:ins w:id="881835" w:author="Claude" w:date="2026-10-07T12:00:00Z"/>
              </w:rPr>
            </w:pPr>
            <w:ins w:id="881836" w:author="Claude" w:date="2026-10-07T12:00:00Z">
              <w:r>
                <w:rPr>
                  <w:rFonts w:ascii="Times New Roman" w:hAnsi="Times New Roman"/>
                  <w:sz w:val="18"/>
                </w:rPr>
                <w:t xml:space="preserve">0,652</w:t>
              </w:r>
            </w:ins>
          </w:p>
        </w:tc>
        <w:tc>
          <w:tcPr>
            <w:tcW w:w="900" w:type="dxa"/>
            <w:vAlign w:val="center"/>
          </w:tcPr>
          <w:p>
            <w:pPr>
              <w:spacing w:before="20" w:after="20" w:line="240" w:lineRule="auto"/>
              <w:ind w:firstLine="0"/>
              <w:jc w:val="center"/>
              <w:rPr>
                <w:ins w:id="881837" w:author="Claude" w:date="2026-10-07T12:00:00Z"/>
              </w:rPr>
            </w:pPr>
            <w:ins w:id="881838" w:author="Claude" w:date="2026-10-07T12:00:00Z">
              <w:r>
                <w:rPr>
                  <w:rFonts w:ascii="Times New Roman" w:hAnsi="Times New Roman"/>
                  <w:sz w:val="18"/>
                </w:rPr>
                <w:t xml:space="preserve">0,034</w:t>
              </w:r>
            </w:ins>
          </w:p>
        </w:tc>
        <w:tc>
          <w:tcPr>
            <w:tcW w:w="900" w:type="dxa"/>
            <w:vAlign w:val="center"/>
          </w:tcPr>
          <w:p>
            <w:pPr>
              <w:spacing w:before="20" w:after="20" w:line="240" w:lineRule="auto"/>
              <w:ind w:firstLine="0"/>
              <w:jc w:val="center"/>
              <w:rPr>
                <w:ins w:id="881839" w:author="Claude" w:date="2026-10-07T12:00:00Z"/>
              </w:rPr>
            </w:pPr>
            <w:ins w:id="881840" w:author="Claude" w:date="2026-10-07T12:00:00Z">
              <w:r>
                <w:rPr>
                  <w:rFonts w:ascii="Times New Roman" w:hAnsi="Times New Roman"/>
                  <w:sz w:val="18"/>
                </w:rPr>
                <w:t xml:space="preserve">3º</w:t>
              </w:r>
            </w:ins>
          </w:p>
        </w:tc>
      </w:tr>
    </w:tbl>
    <w:p>
      <w:pPr>
        <w:spacing w:after="120" w:line="360" w:lineRule="auto"/>
        <w:ind w:firstLine="0"/>
        <w:jc w:val="center"/>
        <w:rPr>
          <w:ins w:id="881841" w:author="Claude" w:date="2026-10-07T12:00:00Z"/>
        </w:rPr>
      </w:pPr>
      <w:ins w:id="881842"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spacing w:line="360" w:lineRule="auto" w:before="0" w:after="0"/>
        <w:ind w:firstLine="709"/>
        <w:jc w:val="both"/>
        <w:rPr>
          <w:ins w:id="881843" w:author="Claude" w:date="2026-10-07T12:00:00Z"/>
        </w:rPr>
      </w:pPr>
      <w:ins w:id="881844" w:author="Claude" w:date="2026-10-07T12:00:00Z">
        <w:r>
          <w:rPr>
            <w:rFonts w:ascii="Times New Roman" w:hAnsi="Times New Roman"/>
            <w:sz w:val="24"/>
          </w:rPr>
          <w:t xml:space="preserve">A intensificação (C) obteve a maior proximidade à solução ideal (0,801), porque dilui custos fixos e eleva o VPL para R$ 619.934. A alternativa B reduziu a pegada hídrica cinza à metade (19.167 m³/t) e aumentou o VPL em relação ao caso-base, pela economia de energia. Nenhuma das alternativas, entretanto, atingiu probabilidade de VPL positivo de 70%; a maior foi a de C, com 46,0%. O resultado ilustra a função do framework: em vez de declarar uma alternativa ótima, ele explicita o que se ganha e o que se perde em cada dimensão e permite combinar soluções, como intensificar com tratamento de efluentes.</w:t>
        </w:r>
      </w:ins>
    </w:p>
    <w:p>
      <w:pPr>
        <w:pStyle w:val="Legenda"/>
        <w:keepNext/>
        <w:spacing w:before="120" w:after="0" w:line="360" w:lineRule="auto"/>
        <w:jc w:val="center"/>
        <w:rPr>
          <w:ins w:id="881845" w:author="Claude" w:date="2026-10-07T12:00:00Z"/>
        </w:rPr>
      </w:pPr>
      <w:bookmarkStart w:id="990031" w:name="_TocRev187_Figura19"/>
      <w:ins w:id="881846" w:author="Claude" w:date="2026-10-07T12:00:00Z">
        <w:r>
          <w:t xml:space="preserve">Figura </w:t>
        </w:r>
        <w:r>
          <w:fldChar w:fldCharType="begin"/>
        </w:r>
        <w:r>
          <w:instrText xml:space="preserve"> SEQ Figura \* ARABIC </w:instrText>
        </w:r>
        <w:r>
          <w:fldChar w:fldCharType="separate"/>
        </w:r>
        <w:r>
          <w:t>19</w:t>
        </w:r>
        <w:r>
          <w:fldChar w:fldCharType="end"/>
        </w:r>
        <w:r>
          <w:t xml:space="preserve"> - Proximidade relativa à solução ideal das alternativas de projeto</w:t>
        </w:r>
      </w:ins>
      <w:bookmarkEnd w:id="990031"/>
    </w:p>
    <w:p>
      <w:pPr>
        <w:keepNext/>
        <w:spacing w:before="60" w:after="60"/>
        <w:ind w:firstLine="0"/>
        <w:jc w:val="center"/>
        <w:rPr>
          <w:ins w:id="881847" w:author="Claude" w:date="2026-10-07T12:00:00Z"/>
        </w:rPr>
      </w:pPr>
      <w:ins w:id="881848" w:author="Claude" w:date="2026-10-07T12:00:00Z">
        <w:r>
          <w:drawing>
            <wp:inline distT="0" distB="0" distL="0" distR="0">
              <wp:extent cx="5220000" cy="2343322"/>
              <wp:effectExtent l="0" t="0" r="0" b="0"/>
              <wp:docPr id="70009" name="Figura Rev187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9" name="rev187_fig09.png"/>
                      <pic:cNvPicPr/>
                    </pic:nvPicPr>
                    <pic:blipFill>
                      <a:blip r:embed="rIdRev187Img9"/>
                      <a:stretch>
                        <a:fillRect/>
                      </a:stretch>
                    </pic:blipFill>
                    <pic:spPr>
                      <a:xfrm>
                        <a:off x="0" y="0"/>
                        <a:ext cx="5220000" cy="2343322"/>
                      </a:xfrm>
                      <a:prstGeom prst="rect">
                        <a:avLst/>
                      </a:prstGeom>
                    </pic:spPr>
                  </pic:pic>
                </a:graphicData>
              </a:graphic>
            </wp:inline>
          </w:drawing>
        </w:r>
      </w:ins>
    </w:p>
    <w:p>
      <w:pPr>
        <w:spacing w:after="120" w:line="360" w:lineRule="auto"/>
        <w:ind w:firstLine="0"/>
        <w:jc w:val="center"/>
        <w:rPr>
          <w:ins w:id="881849" w:author="Claude" w:date="2026-10-07T12:00:00Z"/>
        </w:rPr>
      </w:pPr>
      <w:ins w:id="881850"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pStyle w:val="Ttulo2"/>
        <w:pageBreakBefore w:val="0"/>
        <w:rPr>
          <w:ins w:id="881851" w:author="Claude" w:date="2026-10-07T12:00:00Z"/>
        </w:rPr>
      </w:pPr>
      <w:bookmarkStart w:id="990049" w:name="_TocRev187_T13"/>
      <w:ins w:id="881852" w:author="Claude" w:date="2026-10-07T12:00:00Z">
        <w:r>
          <w:rPr>
            <w:rFonts w:ascii="Times New Roman" w:hAnsi="Times New Roman"/>
            <w:b w:val="0"/>
            <w:sz w:val="28"/>
          </w:rPr>
          <w:t xml:space="preserve">4.12 Verificação computacional e avaliação do artefato (Etapa 8)</w:t>
        </w:r>
      </w:ins>
      <w:bookmarkEnd w:id="990049"/>
    </w:p>
    <w:p>
      <w:pPr>
        <w:spacing w:line="360" w:lineRule="auto" w:before="0" w:after="0"/>
        <w:ind w:firstLine="709"/>
        <w:jc w:val="both"/>
        <w:rPr>
          <w:ins w:id="881853" w:author="Claude" w:date="2026-10-07T12:00:00Z"/>
        </w:rPr>
      </w:pPr>
      <w:ins w:id="881854" w:author="Claude" w:date="2026-10-07T12:00:00Z">
        <w:r>
          <w:rPr>
            <w:rFonts w:ascii="Times New Roman" w:hAnsi="Times New Roman"/>
            <w:sz w:val="24"/>
          </w:rPr>
          <w:t xml:space="preserve">A verificação foi conduzida em duas camadas. A função validar_invariantes() (Código 11) executa 44 verificações a cada execução: limites de OEE, índices e scores; identidade OEE = disponibilidade × performance × qualidade; ração = FCR × ganho de biomassa; quatro identidades da DRE; fluxo de caixa operacional = resultado + depreciação; recálculo independente do VPL; VPL nulo na TIR; coerência entre paybacks; balanços de nitrogênio e fósforo; soma unitária dos pesos; coerência do status da ecoeficiência; e consistência estatística do Monte Carlo. No caso-base, todas foram aprovadas.</w:t>
        </w:r>
      </w:ins>
    </w:p>
    <w:p>
      <w:pPr>
        <w:spacing w:line="360" w:lineRule="auto" w:before="0" w:after="0"/>
        <w:ind w:firstLine="709"/>
        <w:jc w:val="both"/>
        <w:rPr>
          <w:ins w:id="881855" w:author="Claude" w:date="2026-10-07T12:00:00Z"/>
        </w:rPr>
      </w:pPr>
      <w:ins w:id="881856" w:author="Claude" w:date="2026-10-07T12:00:00Z">
        <w:r>
          <w:rPr>
            <w:rFonts w:ascii="Times New Roman" w:hAnsi="Times New Roman"/>
            <w:sz w:val="24"/>
          </w:rPr>
          <w:t xml:space="preserve">A segunda camada é uma suíte de 118 testes automatizados (pytest), executada fora do pipeline. Os testes comparam VPL e TIR com a biblioteca numpy-financial, verificam casos com solução analítica conhecida (inclusive fluxos sem TIR e com duas TIR), conferem o cálculo manual da pegada hídrica cinza, os vetos, a normalização, os pesos Likert e AHP, o TOPSIS, a reprodutibilidade por seed e a exportação. Um teste central verifica que, com distribuições degeneradas na moda, o Monte Carlo reproduz exatamente o resultado determinístico. Outro grupo testa a entrada de dados com um usuário simulado: digitando no wizard, no modo “novo projeto”, as premissas do caso-base, o artefato reproduz exatamente o VPL e a amostra de Monte Carlo da configuração de referência; o modo de revisão, com Enter em todas as perguntas, preserva os resultados; e entradas inválidas são recusadas com mensagem ao usuário. A cobertura de código medida foi de 90% das instruções, métrica de testabilidade prevista na Seção 3.4.</w:t>
        </w:r>
      </w:ins>
    </w:p>
    <w:p>
      <w:pPr>
        <w:pStyle w:val="Legenda"/>
        <w:keepNext/>
        <w:spacing w:before="120" w:after="0" w:line="360" w:lineRule="auto"/>
        <w:jc w:val="center"/>
        <w:rPr>
          <w:ins w:id="881857" w:author="Claude" w:date="2026-10-07T12:00:00Z"/>
        </w:rPr>
      </w:pPr>
      <w:bookmarkStart w:id="990032" w:name="_TocRev187_Codigo11"/>
      <w:ins w:id="881858" w:author="Claude" w:date="2026-10-07T12:00:00Z">
        <w:r>
          <w:t xml:space="preserve">Código </w:t>
        </w:r>
        <w:r>
          <w:fldChar w:fldCharType="begin"/>
        </w:r>
        <w:r>
          <w:instrText xml:space="preserve"> SEQ Código \* ARABIC </w:instrText>
        </w:r>
        <w:r>
          <w:fldChar w:fldCharType="separate"/>
        </w:r>
        <w:r>
          <w:t>11</w:t>
        </w:r>
        <w:r>
          <w:fldChar w:fldCharType="end"/>
        </w:r>
        <w:r>
          <w:t xml:space="preserve"> - Verificação por invariantes (trecho)</w:t>
        </w:r>
      </w:ins>
      <w:bookmarkEnd w:id="990032"/>
    </w:p>
    <w:p>
      <w:pPr>
        <w:shd w:val="clear" w:color="auto" w:fill="F2F2F2"/>
        <w:spacing w:line="240" w:lineRule="auto" w:before="40" w:after="40"/>
        <w:ind w:firstLine="0" w:left="283" w:right="113"/>
        <w:jc w:val="left"/>
        <w:rPr>
          <w:ins w:id="881859" w:author="Claude" w:date="2026-10-07T12:00:00Z"/>
        </w:rPr>
      </w:pPr>
      <w:ins w:id="881860" w:author="Claude" w:date="2026-10-07T12:00:00Z">
        <w:r>
          <w:rPr>
            <w:rFonts w:ascii="Consolas" w:hAnsi="Consolas"/>
            <w:sz w:val="16"/>
          </w:rPr>
          <w:t xml:space="preserve">def validar_invariantes(cfg: EVTEASConfig, resultado: Dict[str, Any], bruto: Dict[str, Any] = None) -&gt; Dict[str, Any]:</w:t>
          <w:br/>
          <w:t xml:space="preserve">    checks: List[Dict[str, Any]] = []</w:t>
          <w:br/>
          <w:br/>
          <w:t xml:space="preserve">    def chk(nome: str, ok: bool, detalhe: str = ""):</w:t>
          <w:br/>
          <w:t xml:space="preserve">        checks.append({"Verificação": nome, "Aprovada": bool(ok), "Detalhe": detalhe})</w:t>
          <w:br/>
          <w:br/>
          <w:t xml:space="preserve">    t, e, a, s, i = (resultado["tecnico"], resultado["economico"], resultado["ambiental"],</w:t>
          <w:br/>
          <w:t xml:space="preserve">                     resultado["social"], resultado["indice"])</w:t>
          <w:br/>
          <w:t xml:space="preserve">    chk("OEE em [0, 1]", 0 &lt;= t["oee"] &lt;= 1, f"OEE = {t['oee']:.4f}")</w:t>
          <w:br/>
          <w:t xml:space="preserve">    chk("OEE = Disponibilidade × Performance × Qualidade",</w:t>
          <w:br/>
          <w:t xml:space="preserve">        abs(t["oee"] - t["disponibilidade"] * t["performance"] * t["qualidade"]) &lt; 1e-12)</w:t>
          <w:br/>
          <w:t xml:space="preserve">    chk("FCR não negativo", t["fcr"] &gt;= 0)</w:t>
          <w:br/>
          <w:t xml:space="preserve">    chk("Ciclos/ano compatíveis com a duração do ciclo",</w:t>
          <w:br/>
          <w:t xml:space="preserve">        cfg.tecnico.ciclos_ano &lt;= 365 / max(cfg.tecnico.ciclo_dias, 1) + 1e-9,</w:t>
          <w:br/>
          <w:t xml:space="preserve">        f"{cfg.tecnico.ciclos_ano} ≤ {365 / cfg.tecnico.ciclo_dias:.2f}")</w:t>
          <w:br/>
          <w:t xml:space="preserve">    chk("Biomassa de despesca ≤ capacidade de suporte",</w:t>
          <w:br/>
          <w:t xml:space="preserve">        t["biomassa_despesca_ciclo_kg"] &lt;= t["volume_util_m3"] * t["capacidade_suporte_kg_m3"] * t["disponibilidade"] + 1e-6)</w:t>
          <w:br/>
          <w:t xml:space="preserve">    chk("Ração = FCR × ganho de biomassa", abs(t["racao_ciclo_kg"] - t["fcr"] * t["ganho_biomassa_ciclo_kg"]) &lt; 1e-6)</w:t>
          <w:br/>
          <w:br/>
          <w:t xml:space="preserve">    df = resultado["dre_mensal"]</w:t>
          <w:br/>
          <w:t xml:space="preserve">    close = lambda x, y: bool(np.allclose(x, y, rtol=1e-9, atol=1e-6))</w:t>
          <w:br/>
          <w:t xml:space="preserve">    chk("DRE: Receita Líquida = Receita Bruta − Impostos s/ Faturamento",</w:t>
          <w:br/>
          <w:t xml:space="preserve">    # (...)</w:t>
        </w:r>
      </w:ins>
    </w:p>
    <w:p>
      <w:pPr>
        <w:spacing w:after="120" w:line="360" w:lineRule="auto"/>
        <w:ind w:firstLine="0"/>
        <w:jc w:val="center"/>
        <w:rPr>
          <w:ins w:id="881861" w:author="Claude" w:date="2026-10-07T12:00:00Z"/>
        </w:rPr>
      </w:pPr>
      <w:ins w:id="881862"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rPr>
          <w:ins w:id="881863" w:author="Claude" w:date="2026-10-07T12:00:00Z"/>
        </w:rPr>
      </w:pPr>
      <w:ins w:id="881864" w:author="Claude" w:date="2026-10-07T12:00:00Z">
        <w:r>
          <w:rPr>
            <w:rFonts w:ascii="Times New Roman" w:hAnsi="Times New Roman"/>
            <w:sz w:val="24"/>
          </w:rPr>
          <w:t xml:space="preserve">A rastreabilidade entre requisitos, código e testes é conferida pela função matriz_rastreabilidade(), que verifica no código-fonte se cada função vinculada a um requisito existe e, nos arquivos de teste, se cada teste citado está definido (Quadro 17). Na primeira conferência, os requisitos R07 (dimensão social, governança e ODS) e R08 (Lean-Green) apareceram como implementados, mas sem teste dedicado. Foram então escritos testes para a fórmula da RVL, a composição da LSO e do risco social, o checklist de governança, as regras dos ODS e o custo dos desperdícios. Com eles, 15 dos 15 requisitos estão na situação “implementado e verificado”. A própria matriz é verificada por teste, de modo que um requisito cuja função ou teste deixe de existir volta a aparecer como pendente.</w:t>
        </w:r>
      </w:ins>
    </w:p>
    <w:p>
      <w:pPr>
        <w:pStyle w:val="Legenda"/>
        <w:keepNext/>
        <w:spacing w:before="120" w:after="0" w:line="360" w:lineRule="auto"/>
        <w:jc w:val="center"/>
        <w:rPr>
          <w:ins w:id="881865" w:author="Claude" w:date="2026-10-07T12:00:00Z"/>
        </w:rPr>
      </w:pPr>
      <w:bookmarkStart w:id="990033" w:name="_TocRev187_Quadro17"/>
      <w:ins w:id="881866" w:author="Claude" w:date="2026-10-07T12:00:00Z">
        <w:r>
          <w:t xml:space="preserve">Quadro </w:t>
        </w:r>
        <w:r>
          <w:fldChar w:fldCharType="begin"/>
        </w:r>
        <w:r>
          <w:instrText xml:space="preserve"> SEQ Quadro \* ARABIC </w:instrText>
        </w:r>
        <w:r>
          <w:fldChar w:fldCharType="separate"/>
        </w:r>
        <w:r>
          <w:t>17</w:t>
        </w:r>
        <w:r>
          <w:fldChar w:fldCharType="end"/>
        </w:r>
        <w:r>
          <w:t xml:space="preserve"> - Matriz de rastreabilidade entre requisitos, código e testes</w:t>
        </w:r>
      </w:ins>
      <w:bookmarkEnd w:id="990033"/>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1100"/>
        <w:gridCol w:w="4600"/>
        <w:gridCol w:w="800"/>
        <w:gridCol w:w="2000"/>
      </w:tblGrid>
      <w:tr>
        <w:trPr>
          <w:cantSplit/>
          <w:tblHeader/>
          <w:ins w:id="881867" w:author="Claude" w:date="2026-10-07T12:00:00Z"/>
        </w:trPr>
        <w:tc>
          <w:tcPr>
            <w:tcW w:w="1100" w:type="dxa"/>
            <w:tcBorders>
              <w:bottom w:val="single" w:sz="8" w:space="0" w:color="000000"/>
            </w:tcBorders>
            <w:vAlign w:val="center"/>
          </w:tcPr>
          <w:p>
            <w:pPr>
              <w:spacing w:before="20" w:after="20" w:line="240" w:lineRule="auto"/>
              <w:ind w:firstLine="0"/>
              <w:jc w:val="left"/>
              <w:rPr>
                <w:ins w:id="881868" w:author="Claude" w:date="2026-10-07T12:00:00Z"/>
              </w:rPr>
            </w:pPr>
            <w:ins w:id="881869" w:author="Claude" w:date="2026-10-07T12:00:00Z">
              <w:r>
                <w:rPr>
                  <w:rFonts w:ascii="Times New Roman" w:hAnsi="Times New Roman"/>
                  <w:b/>
                  <w:sz w:val="18"/>
                </w:rPr>
                <w:t xml:space="preserve">Requisito</w:t>
              </w:r>
            </w:ins>
          </w:p>
        </w:tc>
        <w:tc>
          <w:tcPr>
            <w:tcW w:w="4600" w:type="dxa"/>
            <w:tcBorders>
              <w:bottom w:val="single" w:sz="8" w:space="0" w:color="000000"/>
            </w:tcBorders>
            <w:vAlign w:val="center"/>
          </w:tcPr>
          <w:p>
            <w:pPr>
              <w:spacing w:before="20" w:after="20" w:line="240" w:lineRule="auto"/>
              <w:ind w:firstLine="0"/>
              <w:jc w:val="center"/>
              <w:rPr>
                <w:ins w:id="881870" w:author="Claude" w:date="2026-10-07T12:00:00Z"/>
              </w:rPr>
            </w:pPr>
            <w:ins w:id="881871" w:author="Claude" w:date="2026-10-07T12:00:00Z">
              <w:r>
                <w:rPr>
                  <w:rFonts w:ascii="Times New Roman" w:hAnsi="Times New Roman"/>
                  <w:b/>
                  <w:sz w:val="18"/>
                </w:rPr>
                <w:t xml:space="preserve">Funções que o implementam</w:t>
              </w:r>
            </w:ins>
          </w:p>
        </w:tc>
        <w:tc>
          <w:tcPr>
            <w:tcW w:w="800" w:type="dxa"/>
            <w:tcBorders>
              <w:bottom w:val="single" w:sz="8" w:space="0" w:color="000000"/>
            </w:tcBorders>
            <w:vAlign w:val="center"/>
          </w:tcPr>
          <w:p>
            <w:pPr>
              <w:spacing w:before="20" w:after="20" w:line="240" w:lineRule="auto"/>
              <w:ind w:firstLine="0"/>
              <w:jc w:val="center"/>
              <w:rPr>
                <w:ins w:id="881872" w:author="Claude" w:date="2026-10-07T12:00:00Z"/>
              </w:rPr>
            </w:pPr>
            <w:ins w:id="881873" w:author="Claude" w:date="2026-10-07T12:00:00Z">
              <w:r>
                <w:rPr>
                  <w:rFonts w:ascii="Times New Roman" w:hAnsi="Times New Roman"/>
                  <w:b/>
                  <w:sz w:val="18"/>
                </w:rPr>
                <w:t xml:space="preserve">Testes</w:t>
              </w:r>
            </w:ins>
          </w:p>
        </w:tc>
        <w:tc>
          <w:tcPr>
            <w:tcW w:w="2000" w:type="dxa"/>
            <w:tcBorders>
              <w:bottom w:val="single" w:sz="8" w:space="0" w:color="000000"/>
            </w:tcBorders>
            <w:vAlign w:val="center"/>
          </w:tcPr>
          <w:p>
            <w:pPr>
              <w:spacing w:before="20" w:after="20" w:line="240" w:lineRule="auto"/>
              <w:ind w:firstLine="0"/>
              <w:jc w:val="center"/>
              <w:rPr>
                <w:ins w:id="881874" w:author="Claude" w:date="2026-10-07T12:00:00Z"/>
              </w:rPr>
            </w:pPr>
            <w:ins w:id="881875" w:author="Claude" w:date="2026-10-07T12:00:00Z">
              <w:r>
                <w:rPr>
                  <w:rFonts w:ascii="Times New Roman" w:hAnsi="Times New Roman"/>
                  <w:b/>
                  <w:sz w:val="18"/>
                </w:rPr>
                <w:t xml:space="preserve">Situação</w:t>
              </w:r>
            </w:ins>
          </w:p>
        </w:tc>
      </w:tr>
      <w:tr>
        <w:trPr>
          <w:cantSplit/>
          <w:ins w:id="881876" w:author="Claude" w:date="2026-10-07T12:00:00Z"/>
        </w:trPr>
        <w:tc>
          <w:tcPr>
            <w:tcW w:w="1100" w:type="dxa"/>
            <w:vAlign w:val="center"/>
          </w:tcPr>
          <w:p>
            <w:pPr>
              <w:spacing w:before="20" w:after="20" w:line="240" w:lineRule="auto"/>
              <w:ind w:firstLine="0"/>
              <w:jc w:val="left"/>
              <w:rPr>
                <w:ins w:id="881877" w:author="Claude" w:date="2026-10-07T12:00:00Z"/>
              </w:rPr>
            </w:pPr>
            <w:ins w:id="881878" w:author="Claude" w:date="2026-10-07T12:00:00Z">
              <w:r>
                <w:rPr>
                  <w:rFonts w:ascii="Times New Roman" w:hAnsi="Times New Roman"/>
                  <w:sz w:val="18"/>
                </w:rPr>
                <w:t xml:space="preserve">R01</w:t>
              </w:r>
            </w:ins>
          </w:p>
        </w:tc>
        <w:tc>
          <w:tcPr>
            <w:tcW w:w="4600" w:type="dxa"/>
            <w:vAlign w:val="center"/>
          </w:tcPr>
          <w:p>
            <w:pPr>
              <w:spacing w:before="20" w:after="20" w:line="240" w:lineRule="auto"/>
              <w:ind w:firstLine="0"/>
              <w:jc w:val="left"/>
              <w:rPr>
                <w:ins w:id="881879" w:author="Claude" w:date="2026-10-07T12:00:00Z"/>
              </w:rPr>
            </w:pPr>
            <w:ins w:id="881880" w:author="Claude" w:date="2026-10-07T12:00:00Z">
              <w:r>
                <w:rPr>
                  <w:rFonts w:ascii="Times New Roman" w:hAnsi="Times New Roman"/>
                  <w:sz w:val="18"/>
                </w:rPr>
                <w:t xml:space="preserve">pipeline.executar_evteas</w:t>
              </w:r>
            </w:ins>
          </w:p>
        </w:tc>
        <w:tc>
          <w:tcPr>
            <w:tcW w:w="800" w:type="dxa"/>
            <w:vAlign w:val="center"/>
          </w:tcPr>
          <w:p>
            <w:pPr>
              <w:spacing w:before="20" w:after="20" w:line="240" w:lineRule="auto"/>
              <w:ind w:firstLine="0"/>
              <w:jc w:val="center"/>
              <w:rPr>
                <w:ins w:id="881881" w:author="Claude" w:date="2026-10-07T12:00:00Z"/>
              </w:rPr>
            </w:pPr>
            <w:ins w:id="881882" w:author="Claude" w:date="2026-10-07T12:00:00Z">
              <w:r>
                <w:rPr>
                  <w:rFonts w:ascii="Times New Roman" w:hAnsi="Times New Roman"/>
                  <w:sz w:val="18"/>
                </w:rPr>
                <w:t xml:space="preserve">1</w:t>
              </w:r>
            </w:ins>
          </w:p>
        </w:tc>
        <w:tc>
          <w:tcPr>
            <w:tcW w:w="2000" w:type="dxa"/>
            <w:vAlign w:val="center"/>
          </w:tcPr>
          <w:p>
            <w:pPr>
              <w:spacing w:before="20" w:after="20" w:line="240" w:lineRule="auto"/>
              <w:ind w:firstLine="0"/>
              <w:jc w:val="center"/>
              <w:rPr>
                <w:ins w:id="881883" w:author="Claude" w:date="2026-10-07T12:00:00Z"/>
              </w:rPr>
            </w:pPr>
            <w:ins w:id="881884" w:author="Claude" w:date="2026-10-07T12:00:00Z">
              <w:r>
                <w:rPr>
                  <w:rFonts w:ascii="Times New Roman" w:hAnsi="Times New Roman"/>
                  <w:sz w:val="18"/>
                </w:rPr>
                <w:t xml:space="preserve">implementado e verificado</w:t>
              </w:r>
            </w:ins>
          </w:p>
        </w:tc>
      </w:tr>
      <w:tr>
        <w:trPr>
          <w:cantSplit/>
          <w:ins w:id="881885" w:author="Claude" w:date="2026-10-07T12:00:00Z"/>
        </w:trPr>
        <w:tc>
          <w:tcPr>
            <w:tcW w:w="1100" w:type="dxa"/>
            <w:vAlign w:val="center"/>
          </w:tcPr>
          <w:p>
            <w:pPr>
              <w:spacing w:before="20" w:after="20" w:line="240" w:lineRule="auto"/>
              <w:ind w:firstLine="0"/>
              <w:jc w:val="left"/>
              <w:rPr>
                <w:ins w:id="881886" w:author="Claude" w:date="2026-10-07T12:00:00Z"/>
              </w:rPr>
            </w:pPr>
            <w:ins w:id="881887" w:author="Claude" w:date="2026-10-07T12:00:00Z">
              <w:r>
                <w:rPr>
                  <w:rFonts w:ascii="Times New Roman" w:hAnsi="Times New Roman"/>
                  <w:sz w:val="18"/>
                </w:rPr>
                <w:t xml:space="preserve">R02</w:t>
              </w:r>
            </w:ins>
          </w:p>
        </w:tc>
        <w:tc>
          <w:tcPr>
            <w:tcW w:w="4600" w:type="dxa"/>
            <w:vAlign w:val="center"/>
          </w:tcPr>
          <w:p>
            <w:pPr>
              <w:spacing w:before="20" w:after="20" w:line="240" w:lineRule="auto"/>
              <w:ind w:firstLine="0"/>
              <w:jc w:val="left"/>
              <w:rPr>
                <w:ins w:id="881888" w:author="Claude" w:date="2026-10-07T12:00:00Z"/>
              </w:rPr>
            </w:pPr>
            <w:ins w:id="881889" w:author="Claude" w:date="2026-10-07T12:00:00Z">
              <w:r>
                <w:rPr>
                  <w:rFonts w:ascii="Times New Roman" w:hAnsi="Times New Roman"/>
                  <w:sz w:val="18"/>
                </w:rPr>
                <w:t xml:space="preserve">interface.iniciar_entradas, interface.config_em_branco, interface.entradas_pendentes</w:t>
              </w:r>
            </w:ins>
          </w:p>
        </w:tc>
        <w:tc>
          <w:tcPr>
            <w:tcW w:w="800" w:type="dxa"/>
            <w:vAlign w:val="center"/>
          </w:tcPr>
          <w:p>
            <w:pPr>
              <w:spacing w:before="20" w:after="20" w:line="240" w:lineRule="auto"/>
              <w:ind w:firstLine="0"/>
              <w:jc w:val="center"/>
              <w:rPr>
                <w:ins w:id="881890" w:author="Claude" w:date="2026-10-07T12:00:00Z"/>
              </w:rPr>
            </w:pPr>
            <w:ins w:id="881891" w:author="Claude" w:date="2026-10-07T12:00:00Z">
              <w:r>
                <w:rPr>
                  <w:rFonts w:ascii="Times New Roman" w:hAnsi="Times New Roman"/>
                  <w:sz w:val="18"/>
                </w:rPr>
                <w:t xml:space="preserve">5</w:t>
              </w:r>
            </w:ins>
          </w:p>
        </w:tc>
        <w:tc>
          <w:tcPr>
            <w:tcW w:w="2000" w:type="dxa"/>
            <w:vAlign w:val="center"/>
          </w:tcPr>
          <w:p>
            <w:pPr>
              <w:spacing w:before="20" w:after="20" w:line="240" w:lineRule="auto"/>
              <w:ind w:firstLine="0"/>
              <w:jc w:val="center"/>
              <w:rPr>
                <w:ins w:id="881892" w:author="Claude" w:date="2026-10-07T12:00:00Z"/>
              </w:rPr>
            </w:pPr>
            <w:ins w:id="881893" w:author="Claude" w:date="2026-10-07T12:00:00Z">
              <w:r>
                <w:rPr>
                  <w:rFonts w:ascii="Times New Roman" w:hAnsi="Times New Roman"/>
                  <w:sz w:val="18"/>
                </w:rPr>
                <w:t xml:space="preserve">implementado e verificado</w:t>
              </w:r>
            </w:ins>
          </w:p>
        </w:tc>
      </w:tr>
      <w:tr>
        <w:trPr>
          <w:cantSplit/>
          <w:ins w:id="881894" w:author="Claude" w:date="2026-10-07T12:00:00Z"/>
        </w:trPr>
        <w:tc>
          <w:tcPr>
            <w:tcW w:w="1100" w:type="dxa"/>
            <w:vAlign w:val="center"/>
          </w:tcPr>
          <w:p>
            <w:pPr>
              <w:spacing w:before="20" w:after="20" w:line="240" w:lineRule="auto"/>
              <w:ind w:firstLine="0"/>
              <w:jc w:val="left"/>
              <w:rPr>
                <w:ins w:id="881895" w:author="Claude" w:date="2026-10-07T12:00:00Z"/>
              </w:rPr>
            </w:pPr>
            <w:ins w:id="881896" w:author="Claude" w:date="2026-10-07T12:00:00Z">
              <w:r>
                <w:rPr>
                  <w:rFonts w:ascii="Times New Roman" w:hAnsi="Times New Roman"/>
                  <w:sz w:val="18"/>
                </w:rPr>
                <w:t xml:space="preserve">R03</w:t>
              </w:r>
            </w:ins>
          </w:p>
        </w:tc>
        <w:tc>
          <w:tcPr>
            <w:tcW w:w="4600" w:type="dxa"/>
            <w:vAlign w:val="center"/>
          </w:tcPr>
          <w:p>
            <w:pPr>
              <w:spacing w:before="20" w:after="20" w:line="240" w:lineRule="auto"/>
              <w:ind w:firstLine="0"/>
              <w:jc w:val="left"/>
              <w:rPr>
                <w:ins w:id="881897" w:author="Claude" w:date="2026-10-07T12:00:00Z"/>
              </w:rPr>
            </w:pPr>
            <w:ins w:id="881898" w:author="Claude" w:date="2026-10-07T12:00:00Z">
              <w:r>
                <w:rPr>
                  <w:rFonts w:ascii="Times New Roman" w:hAnsi="Times New Roman"/>
                  <w:sz w:val="18"/>
                </w:rPr>
                <w:t xml:space="preserve">config.Fonte, pipeline.tabela_premissas, interface.salvar_config, interface.carregar_config</w:t>
              </w:r>
            </w:ins>
          </w:p>
        </w:tc>
        <w:tc>
          <w:tcPr>
            <w:tcW w:w="800" w:type="dxa"/>
            <w:vAlign w:val="center"/>
          </w:tcPr>
          <w:p>
            <w:pPr>
              <w:spacing w:before="20" w:after="20" w:line="240" w:lineRule="auto"/>
              <w:ind w:firstLine="0"/>
              <w:jc w:val="center"/>
              <w:rPr>
                <w:ins w:id="881899" w:author="Claude" w:date="2026-10-07T12:00:00Z"/>
              </w:rPr>
            </w:pPr>
            <w:ins w:id="881900" w:author="Claude" w:date="2026-10-07T12:00:00Z">
              <w:r>
                <w:rPr>
                  <w:rFonts w:ascii="Times New Roman" w:hAnsi="Times New Roman"/>
                  <w:sz w:val="18"/>
                </w:rPr>
                <w:t xml:space="preserve">5</w:t>
              </w:r>
            </w:ins>
          </w:p>
        </w:tc>
        <w:tc>
          <w:tcPr>
            <w:tcW w:w="2000" w:type="dxa"/>
            <w:vAlign w:val="center"/>
          </w:tcPr>
          <w:p>
            <w:pPr>
              <w:spacing w:before="20" w:after="20" w:line="240" w:lineRule="auto"/>
              <w:ind w:firstLine="0"/>
              <w:jc w:val="center"/>
              <w:rPr>
                <w:ins w:id="881901" w:author="Claude" w:date="2026-10-07T12:00:00Z"/>
              </w:rPr>
            </w:pPr>
            <w:ins w:id="881902" w:author="Claude" w:date="2026-10-07T12:00:00Z">
              <w:r>
                <w:rPr>
                  <w:rFonts w:ascii="Times New Roman" w:hAnsi="Times New Roman"/>
                  <w:sz w:val="18"/>
                </w:rPr>
                <w:t xml:space="preserve">implementado e verificado</w:t>
              </w:r>
            </w:ins>
          </w:p>
        </w:tc>
      </w:tr>
      <w:tr>
        <w:trPr>
          <w:cantSplit/>
          <w:ins w:id="881903" w:author="Claude" w:date="2026-10-07T12:00:00Z"/>
        </w:trPr>
        <w:tc>
          <w:tcPr>
            <w:tcW w:w="1100" w:type="dxa"/>
            <w:vAlign w:val="center"/>
          </w:tcPr>
          <w:p>
            <w:pPr>
              <w:spacing w:before="20" w:after="20" w:line="240" w:lineRule="auto"/>
              <w:ind w:firstLine="0"/>
              <w:jc w:val="left"/>
              <w:rPr>
                <w:ins w:id="881904" w:author="Claude" w:date="2026-10-07T12:00:00Z"/>
              </w:rPr>
            </w:pPr>
            <w:ins w:id="881905" w:author="Claude" w:date="2026-10-07T12:00:00Z">
              <w:r>
                <w:rPr>
                  <w:rFonts w:ascii="Times New Roman" w:hAnsi="Times New Roman"/>
                  <w:sz w:val="18"/>
                </w:rPr>
                <w:t xml:space="preserve">R04</w:t>
              </w:r>
            </w:ins>
          </w:p>
        </w:tc>
        <w:tc>
          <w:tcPr>
            <w:tcW w:w="4600" w:type="dxa"/>
            <w:vAlign w:val="center"/>
          </w:tcPr>
          <w:p>
            <w:pPr>
              <w:spacing w:before="20" w:after="20" w:line="240" w:lineRule="auto"/>
              <w:ind w:firstLine="0"/>
              <w:jc w:val="left"/>
              <w:rPr>
                <w:ins w:id="881906" w:author="Claude" w:date="2026-10-07T12:00:00Z"/>
              </w:rPr>
            </w:pPr>
            <w:ins w:id="881907" w:author="Claude" w:date="2026-10-07T12:00:00Z">
              <w:r>
                <w:rPr>
                  <w:rFonts w:ascii="Times New Roman" w:hAnsi="Times New Roman"/>
                  <w:sz w:val="18"/>
                </w:rPr>
                <w:t xml:space="preserve">modelo.calcular_tecnico, modelo.curva_crescimento</w:t>
              </w:r>
            </w:ins>
          </w:p>
        </w:tc>
        <w:tc>
          <w:tcPr>
            <w:tcW w:w="800" w:type="dxa"/>
            <w:vAlign w:val="center"/>
          </w:tcPr>
          <w:p>
            <w:pPr>
              <w:spacing w:before="20" w:after="20" w:line="240" w:lineRule="auto"/>
              <w:ind w:firstLine="0"/>
              <w:jc w:val="center"/>
              <w:rPr>
                <w:ins w:id="881908" w:author="Claude" w:date="2026-10-07T12:00:00Z"/>
              </w:rPr>
            </w:pPr>
            <w:ins w:id="881909" w:author="Claude" w:date="2026-10-07T12:00:00Z">
              <w:r>
                <w:rPr>
                  <w:rFonts w:ascii="Times New Roman" w:hAnsi="Times New Roman"/>
                  <w:sz w:val="18"/>
                </w:rPr>
                <w:t xml:space="preserve">4</w:t>
              </w:r>
            </w:ins>
          </w:p>
        </w:tc>
        <w:tc>
          <w:tcPr>
            <w:tcW w:w="2000" w:type="dxa"/>
            <w:vAlign w:val="center"/>
          </w:tcPr>
          <w:p>
            <w:pPr>
              <w:spacing w:before="20" w:after="20" w:line="240" w:lineRule="auto"/>
              <w:ind w:firstLine="0"/>
              <w:jc w:val="center"/>
              <w:rPr>
                <w:ins w:id="881910" w:author="Claude" w:date="2026-10-07T12:00:00Z"/>
              </w:rPr>
            </w:pPr>
            <w:ins w:id="881911" w:author="Claude" w:date="2026-10-07T12:00:00Z">
              <w:r>
                <w:rPr>
                  <w:rFonts w:ascii="Times New Roman" w:hAnsi="Times New Roman"/>
                  <w:sz w:val="18"/>
                </w:rPr>
                <w:t xml:space="preserve">implementado e verificado</w:t>
              </w:r>
            </w:ins>
          </w:p>
        </w:tc>
      </w:tr>
      <w:tr>
        <w:trPr>
          <w:cantSplit/>
          <w:ins w:id="881912" w:author="Claude" w:date="2026-10-07T12:00:00Z"/>
        </w:trPr>
        <w:tc>
          <w:tcPr>
            <w:tcW w:w="1100" w:type="dxa"/>
            <w:vAlign w:val="center"/>
          </w:tcPr>
          <w:p>
            <w:pPr>
              <w:spacing w:before="20" w:after="20" w:line="240" w:lineRule="auto"/>
              <w:ind w:firstLine="0"/>
              <w:jc w:val="left"/>
              <w:rPr>
                <w:ins w:id="881913" w:author="Claude" w:date="2026-10-07T12:00:00Z"/>
              </w:rPr>
            </w:pPr>
            <w:ins w:id="881914" w:author="Claude" w:date="2026-10-07T12:00:00Z">
              <w:r>
                <w:rPr>
                  <w:rFonts w:ascii="Times New Roman" w:hAnsi="Times New Roman"/>
                  <w:sz w:val="18"/>
                </w:rPr>
                <w:t xml:space="preserve">R05</w:t>
              </w:r>
            </w:ins>
          </w:p>
        </w:tc>
        <w:tc>
          <w:tcPr>
            <w:tcW w:w="4600" w:type="dxa"/>
            <w:vAlign w:val="center"/>
          </w:tcPr>
          <w:p>
            <w:pPr>
              <w:spacing w:before="20" w:after="20" w:line="240" w:lineRule="auto"/>
              <w:ind w:firstLine="0"/>
              <w:jc w:val="left"/>
              <w:rPr>
                <w:ins w:id="881915" w:author="Claude" w:date="2026-10-07T12:00:00Z"/>
              </w:rPr>
            </w:pPr>
            <w:ins w:id="881916" w:author="Claude" w:date="2026-10-07T12:00:00Z">
              <w:r>
                <w:rPr>
                  <w:rFonts w:ascii="Times New Roman" w:hAnsi="Times New Roman"/>
                  <w:sz w:val="18"/>
                </w:rPr>
                <w:t xml:space="preserve">modelo.calcular_economico, financeiro.vpl, financeiro.tir, financeiro.payback</w:t>
              </w:r>
            </w:ins>
          </w:p>
        </w:tc>
        <w:tc>
          <w:tcPr>
            <w:tcW w:w="800" w:type="dxa"/>
            <w:vAlign w:val="center"/>
          </w:tcPr>
          <w:p>
            <w:pPr>
              <w:spacing w:before="20" w:after="20" w:line="240" w:lineRule="auto"/>
              <w:ind w:firstLine="0"/>
              <w:jc w:val="center"/>
              <w:rPr>
                <w:ins w:id="881917" w:author="Claude" w:date="2026-10-07T12:00:00Z"/>
              </w:rPr>
            </w:pPr>
            <w:ins w:id="881918" w:author="Claude" w:date="2026-10-07T12:00:00Z">
              <w:r>
                <w:rPr>
                  <w:rFonts w:ascii="Times New Roman" w:hAnsi="Times New Roman"/>
                  <w:sz w:val="18"/>
                </w:rPr>
                <w:t xml:space="preserve">6</w:t>
              </w:r>
            </w:ins>
          </w:p>
        </w:tc>
        <w:tc>
          <w:tcPr>
            <w:tcW w:w="2000" w:type="dxa"/>
            <w:vAlign w:val="center"/>
          </w:tcPr>
          <w:p>
            <w:pPr>
              <w:spacing w:before="20" w:after="20" w:line="240" w:lineRule="auto"/>
              <w:ind w:firstLine="0"/>
              <w:jc w:val="center"/>
              <w:rPr>
                <w:ins w:id="881919" w:author="Claude" w:date="2026-10-07T12:00:00Z"/>
              </w:rPr>
            </w:pPr>
            <w:ins w:id="881920" w:author="Claude" w:date="2026-10-07T12:00:00Z">
              <w:r>
                <w:rPr>
                  <w:rFonts w:ascii="Times New Roman" w:hAnsi="Times New Roman"/>
                  <w:sz w:val="18"/>
                </w:rPr>
                <w:t xml:space="preserve">implementado e verificado</w:t>
              </w:r>
            </w:ins>
          </w:p>
        </w:tc>
      </w:tr>
      <w:tr>
        <w:trPr>
          <w:cantSplit/>
          <w:ins w:id="881921" w:author="Claude" w:date="2026-10-07T12:00:00Z"/>
        </w:trPr>
        <w:tc>
          <w:tcPr>
            <w:tcW w:w="1100" w:type="dxa"/>
            <w:vAlign w:val="center"/>
          </w:tcPr>
          <w:p>
            <w:pPr>
              <w:spacing w:before="20" w:after="20" w:line="240" w:lineRule="auto"/>
              <w:ind w:firstLine="0"/>
              <w:jc w:val="left"/>
              <w:rPr>
                <w:ins w:id="881922" w:author="Claude" w:date="2026-10-07T12:00:00Z"/>
              </w:rPr>
            </w:pPr>
            <w:ins w:id="881923" w:author="Claude" w:date="2026-10-07T12:00:00Z">
              <w:r>
                <w:rPr>
                  <w:rFonts w:ascii="Times New Roman" w:hAnsi="Times New Roman"/>
                  <w:sz w:val="18"/>
                </w:rPr>
                <w:t xml:space="preserve">R06</w:t>
              </w:r>
            </w:ins>
          </w:p>
        </w:tc>
        <w:tc>
          <w:tcPr>
            <w:tcW w:w="4600" w:type="dxa"/>
            <w:vAlign w:val="center"/>
          </w:tcPr>
          <w:p>
            <w:pPr>
              <w:spacing w:before="20" w:after="20" w:line="240" w:lineRule="auto"/>
              <w:ind w:firstLine="0"/>
              <w:jc w:val="left"/>
              <w:rPr>
                <w:ins w:id="881924" w:author="Claude" w:date="2026-10-07T12:00:00Z"/>
              </w:rPr>
            </w:pPr>
            <w:ins w:id="881925" w:author="Claude" w:date="2026-10-07T12:00:00Z">
              <w:r>
                <w:rPr>
                  <w:rFonts w:ascii="Times New Roman" w:hAnsi="Times New Roman"/>
                  <w:sz w:val="18"/>
                </w:rPr>
                <w:t xml:space="preserve">modelo.calcular_ambiental, modelo.score_conformidade</w:t>
              </w:r>
            </w:ins>
          </w:p>
        </w:tc>
        <w:tc>
          <w:tcPr>
            <w:tcW w:w="800" w:type="dxa"/>
            <w:vAlign w:val="center"/>
          </w:tcPr>
          <w:p>
            <w:pPr>
              <w:spacing w:before="20" w:after="20" w:line="240" w:lineRule="auto"/>
              <w:ind w:firstLine="0"/>
              <w:jc w:val="center"/>
              <w:rPr>
                <w:ins w:id="881926" w:author="Claude" w:date="2026-10-07T12:00:00Z"/>
              </w:rPr>
            </w:pPr>
            <w:ins w:id="881927" w:author="Claude" w:date="2026-10-07T12:00:00Z">
              <w:r>
                <w:rPr>
                  <w:rFonts w:ascii="Times New Roman" w:hAnsi="Times New Roman"/>
                  <w:sz w:val="18"/>
                </w:rPr>
                <w:t xml:space="preserve">4</w:t>
              </w:r>
            </w:ins>
          </w:p>
        </w:tc>
        <w:tc>
          <w:tcPr>
            <w:tcW w:w="2000" w:type="dxa"/>
            <w:vAlign w:val="center"/>
          </w:tcPr>
          <w:p>
            <w:pPr>
              <w:spacing w:before="20" w:after="20" w:line="240" w:lineRule="auto"/>
              <w:ind w:firstLine="0"/>
              <w:jc w:val="center"/>
              <w:rPr>
                <w:ins w:id="881928" w:author="Claude" w:date="2026-10-07T12:00:00Z"/>
              </w:rPr>
            </w:pPr>
            <w:ins w:id="881929" w:author="Claude" w:date="2026-10-07T12:00:00Z">
              <w:r>
                <w:rPr>
                  <w:rFonts w:ascii="Times New Roman" w:hAnsi="Times New Roman"/>
                  <w:sz w:val="18"/>
                </w:rPr>
                <w:t xml:space="preserve">implementado e verificado</w:t>
              </w:r>
            </w:ins>
          </w:p>
        </w:tc>
      </w:tr>
      <w:tr>
        <w:trPr>
          <w:cantSplit/>
          <w:ins w:id="881930" w:author="Claude" w:date="2026-10-07T12:00:00Z"/>
        </w:trPr>
        <w:tc>
          <w:tcPr>
            <w:tcW w:w="1100" w:type="dxa"/>
            <w:vAlign w:val="center"/>
          </w:tcPr>
          <w:p>
            <w:pPr>
              <w:spacing w:before="20" w:after="20" w:line="240" w:lineRule="auto"/>
              <w:ind w:firstLine="0"/>
              <w:jc w:val="left"/>
              <w:rPr>
                <w:ins w:id="881931" w:author="Claude" w:date="2026-10-07T12:00:00Z"/>
              </w:rPr>
            </w:pPr>
            <w:ins w:id="881932" w:author="Claude" w:date="2026-10-07T12:00:00Z">
              <w:r>
                <w:rPr>
                  <w:rFonts w:ascii="Times New Roman" w:hAnsi="Times New Roman"/>
                  <w:sz w:val="18"/>
                </w:rPr>
                <w:t xml:space="preserve">R07</w:t>
              </w:r>
            </w:ins>
          </w:p>
        </w:tc>
        <w:tc>
          <w:tcPr>
            <w:tcW w:w="4600" w:type="dxa"/>
            <w:vAlign w:val="center"/>
          </w:tcPr>
          <w:p>
            <w:pPr>
              <w:spacing w:before="20" w:after="20" w:line="240" w:lineRule="auto"/>
              <w:ind w:firstLine="0"/>
              <w:jc w:val="left"/>
              <w:rPr>
                <w:ins w:id="881933" w:author="Claude" w:date="2026-10-07T12:00:00Z"/>
              </w:rPr>
            </w:pPr>
            <w:ins w:id="881934" w:author="Claude" w:date="2026-10-07T12:00:00Z">
              <w:r>
                <w:rPr>
                  <w:rFonts w:ascii="Times New Roman" w:hAnsi="Times New Roman"/>
                  <w:sz w:val="18"/>
                </w:rPr>
                <w:t xml:space="preserve">modelo.calcular_social, modelo.calcular_governanca, modelo.alinhamento_ods</w:t>
              </w:r>
            </w:ins>
          </w:p>
        </w:tc>
        <w:tc>
          <w:tcPr>
            <w:tcW w:w="800" w:type="dxa"/>
            <w:vAlign w:val="center"/>
          </w:tcPr>
          <w:p>
            <w:pPr>
              <w:spacing w:before="20" w:after="20" w:line="240" w:lineRule="auto"/>
              <w:ind w:firstLine="0"/>
              <w:jc w:val="center"/>
              <w:rPr>
                <w:ins w:id="881935" w:author="Claude" w:date="2026-10-07T12:00:00Z"/>
              </w:rPr>
            </w:pPr>
            <w:ins w:id="881936" w:author="Claude" w:date="2026-10-07T12:00:00Z">
              <w:r>
                <w:rPr>
                  <w:rFonts w:ascii="Times New Roman" w:hAnsi="Times New Roman"/>
                  <w:sz w:val="18"/>
                </w:rPr>
                <w:t xml:space="preserve">4</w:t>
              </w:r>
            </w:ins>
          </w:p>
        </w:tc>
        <w:tc>
          <w:tcPr>
            <w:tcW w:w="2000" w:type="dxa"/>
            <w:vAlign w:val="center"/>
          </w:tcPr>
          <w:p>
            <w:pPr>
              <w:spacing w:before="20" w:after="20" w:line="240" w:lineRule="auto"/>
              <w:ind w:firstLine="0"/>
              <w:jc w:val="center"/>
              <w:rPr>
                <w:ins w:id="881937" w:author="Claude" w:date="2026-10-07T12:00:00Z"/>
              </w:rPr>
            </w:pPr>
            <w:ins w:id="881938" w:author="Claude" w:date="2026-10-07T12:00:00Z">
              <w:r>
                <w:rPr>
                  <w:rFonts w:ascii="Times New Roman" w:hAnsi="Times New Roman"/>
                  <w:sz w:val="18"/>
                </w:rPr>
                <w:t xml:space="preserve">implementado e verificado</w:t>
              </w:r>
            </w:ins>
          </w:p>
        </w:tc>
      </w:tr>
      <w:tr>
        <w:trPr>
          <w:cantSplit/>
          <w:ins w:id="881939" w:author="Claude" w:date="2026-10-07T12:00:00Z"/>
        </w:trPr>
        <w:tc>
          <w:tcPr>
            <w:tcW w:w="1100" w:type="dxa"/>
            <w:vAlign w:val="center"/>
          </w:tcPr>
          <w:p>
            <w:pPr>
              <w:spacing w:before="20" w:after="20" w:line="240" w:lineRule="auto"/>
              <w:ind w:firstLine="0"/>
              <w:jc w:val="left"/>
              <w:rPr>
                <w:ins w:id="881940" w:author="Claude" w:date="2026-10-07T12:00:00Z"/>
              </w:rPr>
            </w:pPr>
            <w:ins w:id="881941" w:author="Claude" w:date="2026-10-07T12:00:00Z">
              <w:r>
                <w:rPr>
                  <w:rFonts w:ascii="Times New Roman" w:hAnsi="Times New Roman"/>
                  <w:sz w:val="18"/>
                </w:rPr>
                <w:t xml:space="preserve">R08</w:t>
              </w:r>
            </w:ins>
          </w:p>
        </w:tc>
        <w:tc>
          <w:tcPr>
            <w:tcW w:w="4600" w:type="dxa"/>
            <w:vAlign w:val="center"/>
          </w:tcPr>
          <w:p>
            <w:pPr>
              <w:spacing w:before="20" w:after="20" w:line="240" w:lineRule="auto"/>
              <w:ind w:firstLine="0"/>
              <w:jc w:val="left"/>
              <w:rPr>
                <w:ins w:id="881942" w:author="Claude" w:date="2026-10-07T12:00:00Z"/>
              </w:rPr>
            </w:pPr>
            <w:ins w:id="881943" w:author="Claude" w:date="2026-10-07T12:00:00Z">
              <w:r>
                <w:rPr>
                  <w:rFonts w:ascii="Times New Roman" w:hAnsi="Times New Roman"/>
                  <w:sz w:val="18"/>
                </w:rPr>
                <w:t xml:space="preserve">modelo.calcular_lean_green</w:t>
              </w:r>
            </w:ins>
          </w:p>
        </w:tc>
        <w:tc>
          <w:tcPr>
            <w:tcW w:w="800" w:type="dxa"/>
            <w:vAlign w:val="center"/>
          </w:tcPr>
          <w:p>
            <w:pPr>
              <w:spacing w:before="20" w:after="20" w:line="240" w:lineRule="auto"/>
              <w:ind w:firstLine="0"/>
              <w:jc w:val="center"/>
              <w:rPr>
                <w:ins w:id="881944" w:author="Claude" w:date="2026-10-07T12:00:00Z"/>
              </w:rPr>
            </w:pPr>
            <w:ins w:id="881945" w:author="Claude" w:date="2026-10-07T12:00:00Z">
              <w:r>
                <w:rPr>
                  <w:rFonts w:ascii="Times New Roman" w:hAnsi="Times New Roman"/>
                  <w:sz w:val="18"/>
                </w:rPr>
                <w:t xml:space="preserve">2</w:t>
              </w:r>
            </w:ins>
          </w:p>
        </w:tc>
        <w:tc>
          <w:tcPr>
            <w:tcW w:w="2000" w:type="dxa"/>
            <w:vAlign w:val="center"/>
          </w:tcPr>
          <w:p>
            <w:pPr>
              <w:spacing w:before="20" w:after="20" w:line="240" w:lineRule="auto"/>
              <w:ind w:firstLine="0"/>
              <w:jc w:val="center"/>
              <w:rPr>
                <w:ins w:id="881946" w:author="Claude" w:date="2026-10-07T12:00:00Z"/>
              </w:rPr>
            </w:pPr>
            <w:ins w:id="881947" w:author="Claude" w:date="2026-10-07T12:00:00Z">
              <w:r>
                <w:rPr>
                  <w:rFonts w:ascii="Times New Roman" w:hAnsi="Times New Roman"/>
                  <w:sz w:val="18"/>
                </w:rPr>
                <w:t xml:space="preserve">implementado e verificado</w:t>
              </w:r>
            </w:ins>
          </w:p>
        </w:tc>
      </w:tr>
      <w:tr>
        <w:trPr>
          <w:cantSplit/>
          <w:ins w:id="881948" w:author="Claude" w:date="2026-10-07T12:00:00Z"/>
        </w:trPr>
        <w:tc>
          <w:tcPr>
            <w:tcW w:w="1100" w:type="dxa"/>
            <w:vAlign w:val="center"/>
          </w:tcPr>
          <w:p>
            <w:pPr>
              <w:spacing w:before="20" w:after="20" w:line="240" w:lineRule="auto"/>
              <w:ind w:firstLine="0"/>
              <w:jc w:val="left"/>
              <w:rPr>
                <w:ins w:id="881949" w:author="Claude" w:date="2026-10-07T12:00:00Z"/>
              </w:rPr>
            </w:pPr>
            <w:ins w:id="881950" w:author="Claude" w:date="2026-10-07T12:00:00Z">
              <w:r>
                <w:rPr>
                  <w:rFonts w:ascii="Times New Roman" w:hAnsi="Times New Roman"/>
                  <w:sz w:val="18"/>
                </w:rPr>
                <w:t xml:space="preserve">R09</w:t>
              </w:r>
            </w:ins>
          </w:p>
        </w:tc>
        <w:tc>
          <w:tcPr>
            <w:tcW w:w="4600" w:type="dxa"/>
            <w:vAlign w:val="center"/>
          </w:tcPr>
          <w:p>
            <w:pPr>
              <w:spacing w:before="20" w:after="20" w:line="240" w:lineRule="auto"/>
              <w:ind w:firstLine="0"/>
              <w:jc w:val="left"/>
              <w:rPr>
                <w:ins w:id="881951" w:author="Claude" w:date="2026-10-07T12:00:00Z"/>
              </w:rPr>
            </w:pPr>
            <w:ins w:id="881952" w:author="Claude" w:date="2026-10-07T12:00:00Z">
              <w:r>
                <w:rPr>
                  <w:rFonts w:ascii="Times New Roman" w:hAnsi="Times New Roman"/>
                  <w:sz w:val="18"/>
                </w:rPr>
                <w:t xml:space="preserve">ponderacao.pesos_likert, ponderacao.pesos_ahp, ponderacao.resolver_pesos</w:t>
              </w:r>
            </w:ins>
          </w:p>
        </w:tc>
        <w:tc>
          <w:tcPr>
            <w:tcW w:w="800" w:type="dxa"/>
            <w:vAlign w:val="center"/>
          </w:tcPr>
          <w:p>
            <w:pPr>
              <w:spacing w:before="20" w:after="20" w:line="240" w:lineRule="auto"/>
              <w:ind w:firstLine="0"/>
              <w:jc w:val="center"/>
              <w:rPr>
                <w:ins w:id="881953" w:author="Claude" w:date="2026-10-07T12:00:00Z"/>
              </w:rPr>
            </w:pPr>
            <w:ins w:id="881954" w:author="Claude" w:date="2026-10-07T12:00:00Z">
              <w:r>
                <w:rPr>
                  <w:rFonts w:ascii="Times New Roman" w:hAnsi="Times New Roman"/>
                  <w:sz w:val="18"/>
                </w:rPr>
                <w:t xml:space="preserve">4</w:t>
              </w:r>
            </w:ins>
          </w:p>
        </w:tc>
        <w:tc>
          <w:tcPr>
            <w:tcW w:w="2000" w:type="dxa"/>
            <w:vAlign w:val="center"/>
          </w:tcPr>
          <w:p>
            <w:pPr>
              <w:spacing w:before="20" w:after="20" w:line="240" w:lineRule="auto"/>
              <w:ind w:firstLine="0"/>
              <w:jc w:val="center"/>
              <w:rPr>
                <w:ins w:id="881955" w:author="Claude" w:date="2026-10-07T12:00:00Z"/>
              </w:rPr>
            </w:pPr>
            <w:ins w:id="881956" w:author="Claude" w:date="2026-10-07T12:00:00Z">
              <w:r>
                <w:rPr>
                  <w:rFonts w:ascii="Times New Roman" w:hAnsi="Times New Roman"/>
                  <w:sz w:val="18"/>
                </w:rPr>
                <w:t xml:space="preserve">implementado e verificado</w:t>
              </w:r>
            </w:ins>
          </w:p>
        </w:tc>
      </w:tr>
      <w:tr>
        <w:trPr>
          <w:cantSplit/>
          <w:ins w:id="881957" w:author="Claude" w:date="2026-10-07T12:00:00Z"/>
        </w:trPr>
        <w:tc>
          <w:tcPr>
            <w:tcW w:w="1100" w:type="dxa"/>
            <w:vAlign w:val="center"/>
          </w:tcPr>
          <w:p>
            <w:pPr>
              <w:spacing w:before="20" w:after="20" w:line="240" w:lineRule="auto"/>
              <w:ind w:firstLine="0"/>
              <w:jc w:val="left"/>
              <w:rPr>
                <w:ins w:id="881958" w:author="Claude" w:date="2026-10-07T12:00:00Z"/>
              </w:rPr>
            </w:pPr>
            <w:ins w:id="881959" w:author="Claude" w:date="2026-10-07T12:00:00Z">
              <w:r>
                <w:rPr>
                  <w:rFonts w:ascii="Times New Roman" w:hAnsi="Times New Roman"/>
                  <w:sz w:val="18"/>
                </w:rPr>
                <w:t xml:space="preserve">R10</w:t>
              </w:r>
            </w:ins>
          </w:p>
        </w:tc>
        <w:tc>
          <w:tcPr>
            <w:tcW w:w="4600" w:type="dxa"/>
            <w:vAlign w:val="center"/>
          </w:tcPr>
          <w:p>
            <w:pPr>
              <w:spacing w:before="20" w:after="20" w:line="240" w:lineRule="auto"/>
              <w:ind w:firstLine="0"/>
              <w:jc w:val="left"/>
              <w:rPr>
                <w:ins w:id="881960" w:author="Claude" w:date="2026-10-07T12:00:00Z"/>
              </w:rPr>
            </w:pPr>
            <w:ins w:id="881961" w:author="Claude" w:date="2026-10-07T12:00:00Z">
              <w:r>
                <w:rPr>
                  <w:rFonts w:ascii="Times New Roman" w:hAnsi="Times New Roman"/>
                  <w:sz w:val="18"/>
                </w:rPr>
                <w:t xml:space="preserve">ponderacao.normalizar, ponderacao.calcular_indice, ponderacao.classificar</w:t>
              </w:r>
            </w:ins>
          </w:p>
        </w:tc>
        <w:tc>
          <w:tcPr>
            <w:tcW w:w="800" w:type="dxa"/>
            <w:vAlign w:val="center"/>
          </w:tcPr>
          <w:p>
            <w:pPr>
              <w:spacing w:before="20" w:after="20" w:line="240" w:lineRule="auto"/>
              <w:ind w:firstLine="0"/>
              <w:jc w:val="center"/>
              <w:rPr>
                <w:ins w:id="881962" w:author="Claude" w:date="2026-10-07T12:00:00Z"/>
              </w:rPr>
            </w:pPr>
            <w:ins w:id="881963" w:author="Claude" w:date="2026-10-07T12:00:00Z">
              <w:r>
                <w:rPr>
                  <w:rFonts w:ascii="Times New Roman" w:hAnsi="Times New Roman"/>
                  <w:sz w:val="18"/>
                </w:rPr>
                <w:t xml:space="preserve">3</w:t>
              </w:r>
            </w:ins>
          </w:p>
        </w:tc>
        <w:tc>
          <w:tcPr>
            <w:tcW w:w="2000" w:type="dxa"/>
            <w:vAlign w:val="center"/>
          </w:tcPr>
          <w:p>
            <w:pPr>
              <w:spacing w:before="20" w:after="20" w:line="240" w:lineRule="auto"/>
              <w:ind w:firstLine="0"/>
              <w:jc w:val="center"/>
              <w:rPr>
                <w:ins w:id="881964" w:author="Claude" w:date="2026-10-07T12:00:00Z"/>
              </w:rPr>
            </w:pPr>
            <w:ins w:id="881965" w:author="Claude" w:date="2026-10-07T12:00:00Z">
              <w:r>
                <w:rPr>
                  <w:rFonts w:ascii="Times New Roman" w:hAnsi="Times New Roman"/>
                  <w:sz w:val="18"/>
                </w:rPr>
                <w:t xml:space="preserve">implementado e verificado</w:t>
              </w:r>
            </w:ins>
          </w:p>
        </w:tc>
      </w:tr>
      <w:tr>
        <w:trPr>
          <w:cantSplit/>
          <w:ins w:id="881966" w:author="Claude" w:date="2026-10-07T12:00:00Z"/>
        </w:trPr>
        <w:tc>
          <w:tcPr>
            <w:tcW w:w="1100" w:type="dxa"/>
            <w:vAlign w:val="center"/>
          </w:tcPr>
          <w:p>
            <w:pPr>
              <w:spacing w:before="20" w:after="20" w:line="240" w:lineRule="auto"/>
              <w:ind w:firstLine="0"/>
              <w:jc w:val="left"/>
              <w:rPr>
                <w:ins w:id="881967" w:author="Claude" w:date="2026-10-07T12:00:00Z"/>
              </w:rPr>
            </w:pPr>
            <w:ins w:id="881968" w:author="Claude" w:date="2026-10-07T12:00:00Z">
              <w:r>
                <w:rPr>
                  <w:rFonts w:ascii="Times New Roman" w:hAnsi="Times New Roman"/>
                  <w:sz w:val="18"/>
                </w:rPr>
                <w:t xml:space="preserve">R11</w:t>
              </w:r>
            </w:ins>
          </w:p>
        </w:tc>
        <w:tc>
          <w:tcPr>
            <w:tcW w:w="4600" w:type="dxa"/>
            <w:vAlign w:val="center"/>
          </w:tcPr>
          <w:p>
            <w:pPr>
              <w:spacing w:before="20" w:after="20" w:line="240" w:lineRule="auto"/>
              <w:ind w:firstLine="0"/>
              <w:jc w:val="left"/>
              <w:rPr>
                <w:ins w:id="881969" w:author="Claude" w:date="2026-10-07T12:00:00Z"/>
              </w:rPr>
            </w:pPr>
            <w:ins w:id="881970" w:author="Claude" w:date="2026-10-07T12:00:00Z">
              <w:r>
                <w:rPr>
                  <w:rFonts w:ascii="Times New Roman" w:hAnsi="Times New Roman"/>
                  <w:sz w:val="18"/>
                </w:rPr>
                <w:t xml:space="preserve">incerteza.monte_carlo, pipeline.motor</w:t>
              </w:r>
            </w:ins>
          </w:p>
        </w:tc>
        <w:tc>
          <w:tcPr>
            <w:tcW w:w="800" w:type="dxa"/>
            <w:vAlign w:val="center"/>
          </w:tcPr>
          <w:p>
            <w:pPr>
              <w:spacing w:before="20" w:after="20" w:line="240" w:lineRule="auto"/>
              <w:ind w:firstLine="0"/>
              <w:jc w:val="center"/>
              <w:rPr>
                <w:ins w:id="881971" w:author="Claude" w:date="2026-10-07T12:00:00Z"/>
              </w:rPr>
            </w:pPr>
            <w:ins w:id="881972" w:author="Claude" w:date="2026-10-07T12:00:00Z">
              <w:r>
                <w:rPr>
                  <w:rFonts w:ascii="Times New Roman" w:hAnsi="Times New Roman"/>
                  <w:sz w:val="18"/>
                </w:rPr>
                <w:t xml:space="preserve">5</w:t>
              </w:r>
            </w:ins>
          </w:p>
        </w:tc>
        <w:tc>
          <w:tcPr>
            <w:tcW w:w="2000" w:type="dxa"/>
            <w:vAlign w:val="center"/>
          </w:tcPr>
          <w:p>
            <w:pPr>
              <w:spacing w:before="20" w:after="20" w:line="240" w:lineRule="auto"/>
              <w:ind w:firstLine="0"/>
              <w:jc w:val="center"/>
              <w:rPr>
                <w:ins w:id="881973" w:author="Claude" w:date="2026-10-07T12:00:00Z"/>
              </w:rPr>
            </w:pPr>
            <w:ins w:id="881974" w:author="Claude" w:date="2026-10-07T12:00:00Z">
              <w:r>
                <w:rPr>
                  <w:rFonts w:ascii="Times New Roman" w:hAnsi="Times New Roman"/>
                  <w:sz w:val="18"/>
                </w:rPr>
                <w:t xml:space="preserve">implementado e verificado</w:t>
              </w:r>
            </w:ins>
          </w:p>
        </w:tc>
      </w:tr>
      <w:tr>
        <w:trPr>
          <w:cantSplit/>
          <w:ins w:id="881975" w:author="Claude" w:date="2026-10-07T12:00:00Z"/>
        </w:trPr>
        <w:tc>
          <w:tcPr>
            <w:tcW w:w="1100" w:type="dxa"/>
            <w:vAlign w:val="center"/>
          </w:tcPr>
          <w:p>
            <w:pPr>
              <w:spacing w:before="20" w:after="20" w:line="240" w:lineRule="auto"/>
              <w:ind w:firstLine="0"/>
              <w:jc w:val="left"/>
              <w:rPr>
                <w:ins w:id="881976" w:author="Claude" w:date="2026-10-07T12:00:00Z"/>
              </w:rPr>
            </w:pPr>
            <w:ins w:id="881977" w:author="Claude" w:date="2026-10-07T12:00:00Z">
              <w:r>
                <w:rPr>
                  <w:rFonts w:ascii="Times New Roman" w:hAnsi="Times New Roman"/>
                  <w:sz w:val="18"/>
                </w:rPr>
                <w:t xml:space="preserve">R12</w:t>
              </w:r>
            </w:ins>
          </w:p>
        </w:tc>
        <w:tc>
          <w:tcPr>
            <w:tcW w:w="4600" w:type="dxa"/>
            <w:vAlign w:val="center"/>
          </w:tcPr>
          <w:p>
            <w:pPr>
              <w:spacing w:before="20" w:after="20" w:line="240" w:lineRule="auto"/>
              <w:ind w:firstLine="0"/>
              <w:jc w:val="left"/>
              <w:rPr>
                <w:ins w:id="881978" w:author="Claude" w:date="2026-10-07T12:00:00Z"/>
              </w:rPr>
            </w:pPr>
            <w:ins w:id="881979" w:author="Claude" w:date="2026-10-07T12:00:00Z">
              <w:r>
                <w:rPr>
                  <w:rFonts w:ascii="Times New Roman" w:hAnsi="Times New Roman"/>
                  <w:sz w:val="18"/>
                </w:rPr>
                <w:t xml:space="preserve">incerteza.sensibilidade, incerteza.valores_criticos, incerteza.cenarios</w:t>
              </w:r>
            </w:ins>
          </w:p>
        </w:tc>
        <w:tc>
          <w:tcPr>
            <w:tcW w:w="800" w:type="dxa"/>
            <w:vAlign w:val="center"/>
          </w:tcPr>
          <w:p>
            <w:pPr>
              <w:spacing w:before="20" w:after="20" w:line="240" w:lineRule="auto"/>
              <w:ind w:firstLine="0"/>
              <w:jc w:val="center"/>
              <w:rPr>
                <w:ins w:id="881980" w:author="Claude" w:date="2026-10-07T12:00:00Z"/>
              </w:rPr>
            </w:pPr>
            <w:ins w:id="881981" w:author="Claude" w:date="2026-10-07T12:00:00Z">
              <w:r>
                <w:rPr>
                  <w:rFonts w:ascii="Times New Roman" w:hAnsi="Times New Roman"/>
                  <w:sz w:val="18"/>
                </w:rPr>
                <w:t xml:space="preserve">2</w:t>
              </w:r>
            </w:ins>
          </w:p>
        </w:tc>
        <w:tc>
          <w:tcPr>
            <w:tcW w:w="2000" w:type="dxa"/>
            <w:vAlign w:val="center"/>
          </w:tcPr>
          <w:p>
            <w:pPr>
              <w:spacing w:before="20" w:after="20" w:line="240" w:lineRule="auto"/>
              <w:ind w:firstLine="0"/>
              <w:jc w:val="center"/>
              <w:rPr>
                <w:ins w:id="881982" w:author="Claude" w:date="2026-10-07T12:00:00Z"/>
              </w:rPr>
            </w:pPr>
            <w:ins w:id="881983" w:author="Claude" w:date="2026-10-07T12:00:00Z">
              <w:r>
                <w:rPr>
                  <w:rFonts w:ascii="Times New Roman" w:hAnsi="Times New Roman"/>
                  <w:sz w:val="18"/>
                </w:rPr>
                <w:t xml:space="preserve">implementado e verificado</w:t>
              </w:r>
            </w:ins>
          </w:p>
        </w:tc>
      </w:tr>
      <w:tr>
        <w:trPr>
          <w:cantSplit/>
          <w:ins w:id="881984" w:author="Claude" w:date="2026-10-07T12:00:00Z"/>
        </w:trPr>
        <w:tc>
          <w:tcPr>
            <w:tcW w:w="1100" w:type="dxa"/>
            <w:vAlign w:val="center"/>
          </w:tcPr>
          <w:p>
            <w:pPr>
              <w:spacing w:before="20" w:after="20" w:line="240" w:lineRule="auto"/>
              <w:ind w:firstLine="0"/>
              <w:jc w:val="left"/>
              <w:rPr>
                <w:ins w:id="881985" w:author="Claude" w:date="2026-10-07T12:00:00Z"/>
              </w:rPr>
            </w:pPr>
            <w:ins w:id="881986" w:author="Claude" w:date="2026-10-07T12:00:00Z">
              <w:r>
                <w:rPr>
                  <w:rFonts w:ascii="Times New Roman" w:hAnsi="Times New Roman"/>
                  <w:sz w:val="18"/>
                </w:rPr>
                <w:t xml:space="preserve">R13</w:t>
              </w:r>
            </w:ins>
          </w:p>
        </w:tc>
        <w:tc>
          <w:tcPr>
            <w:tcW w:w="4600" w:type="dxa"/>
            <w:vAlign w:val="center"/>
          </w:tcPr>
          <w:p>
            <w:pPr>
              <w:spacing w:before="20" w:after="20" w:line="240" w:lineRule="auto"/>
              <w:ind w:firstLine="0"/>
              <w:jc w:val="left"/>
              <w:rPr>
                <w:ins w:id="881987" w:author="Claude" w:date="2026-10-07T12:00:00Z"/>
              </w:rPr>
            </w:pPr>
            <w:ins w:id="881988" w:author="Claude" w:date="2026-10-07T12:00:00Z">
              <w:r>
                <w:rPr>
                  <w:rFonts w:ascii="Times New Roman" w:hAnsi="Times New Roman"/>
                  <w:sz w:val="18"/>
                </w:rPr>
                <w:t xml:space="preserve">ponderacao.topsis, pipeline.comparar_alternativas, interface.definir_e_comparar_alternativas</w:t>
              </w:r>
            </w:ins>
          </w:p>
        </w:tc>
        <w:tc>
          <w:tcPr>
            <w:tcW w:w="800" w:type="dxa"/>
            <w:vAlign w:val="center"/>
          </w:tcPr>
          <w:p>
            <w:pPr>
              <w:spacing w:before="20" w:after="20" w:line="240" w:lineRule="auto"/>
              <w:ind w:firstLine="0"/>
              <w:jc w:val="center"/>
              <w:rPr>
                <w:ins w:id="881989" w:author="Claude" w:date="2026-10-07T12:00:00Z"/>
              </w:rPr>
            </w:pPr>
            <w:ins w:id="881990" w:author="Claude" w:date="2026-10-07T12:00:00Z">
              <w:r>
                <w:rPr>
                  <w:rFonts w:ascii="Times New Roman" w:hAnsi="Times New Roman"/>
                  <w:sz w:val="18"/>
                </w:rPr>
                <w:t xml:space="preserve">2</w:t>
              </w:r>
            </w:ins>
          </w:p>
        </w:tc>
        <w:tc>
          <w:tcPr>
            <w:tcW w:w="2000" w:type="dxa"/>
            <w:vAlign w:val="center"/>
          </w:tcPr>
          <w:p>
            <w:pPr>
              <w:spacing w:before="20" w:after="20" w:line="240" w:lineRule="auto"/>
              <w:ind w:firstLine="0"/>
              <w:jc w:val="center"/>
              <w:rPr>
                <w:ins w:id="881991" w:author="Claude" w:date="2026-10-07T12:00:00Z"/>
              </w:rPr>
            </w:pPr>
            <w:ins w:id="881992" w:author="Claude" w:date="2026-10-07T12:00:00Z">
              <w:r>
                <w:rPr>
                  <w:rFonts w:ascii="Times New Roman" w:hAnsi="Times New Roman"/>
                  <w:sz w:val="18"/>
                </w:rPr>
                <w:t xml:space="preserve">implementado e verificado</w:t>
              </w:r>
            </w:ins>
          </w:p>
        </w:tc>
      </w:tr>
      <w:tr>
        <w:trPr>
          <w:cantSplit/>
          <w:ins w:id="881993" w:author="Claude" w:date="2026-10-07T12:00:00Z"/>
        </w:trPr>
        <w:tc>
          <w:tcPr>
            <w:tcW w:w="1100" w:type="dxa"/>
            <w:vAlign w:val="center"/>
          </w:tcPr>
          <w:p>
            <w:pPr>
              <w:spacing w:before="20" w:after="20" w:line="240" w:lineRule="auto"/>
              <w:ind w:firstLine="0"/>
              <w:jc w:val="left"/>
              <w:rPr>
                <w:ins w:id="881994" w:author="Claude" w:date="2026-10-07T12:00:00Z"/>
              </w:rPr>
            </w:pPr>
            <w:ins w:id="881995" w:author="Claude" w:date="2026-10-07T12:00:00Z">
              <w:r>
                <w:rPr>
                  <w:rFonts w:ascii="Times New Roman" w:hAnsi="Times New Roman"/>
                  <w:sz w:val="18"/>
                </w:rPr>
                <w:t xml:space="preserve">R14</w:t>
              </w:r>
            </w:ins>
          </w:p>
        </w:tc>
        <w:tc>
          <w:tcPr>
            <w:tcW w:w="4600" w:type="dxa"/>
            <w:vAlign w:val="center"/>
          </w:tcPr>
          <w:p>
            <w:pPr>
              <w:spacing w:before="20" w:after="20" w:line="240" w:lineRule="auto"/>
              <w:ind w:firstLine="0"/>
              <w:jc w:val="left"/>
              <w:rPr>
                <w:ins w:id="881996" w:author="Claude" w:date="2026-10-07T12:00:00Z"/>
              </w:rPr>
            </w:pPr>
            <w:ins w:id="881997" w:author="Claude" w:date="2026-10-07T12:00:00Z">
              <w:r>
                <w:rPr>
                  <w:rFonts w:ascii="Times New Roman" w:hAnsi="Times New Roman"/>
                  <w:sz w:val="18"/>
                </w:rPr>
                <w:t xml:space="preserve">vv.validar_invariantes, vv.teste_regressao_deterministica</w:t>
              </w:r>
            </w:ins>
          </w:p>
        </w:tc>
        <w:tc>
          <w:tcPr>
            <w:tcW w:w="800" w:type="dxa"/>
            <w:vAlign w:val="center"/>
          </w:tcPr>
          <w:p>
            <w:pPr>
              <w:spacing w:before="20" w:after="20" w:line="240" w:lineRule="auto"/>
              <w:ind w:firstLine="0"/>
              <w:jc w:val="center"/>
              <w:rPr>
                <w:ins w:id="881998" w:author="Claude" w:date="2026-10-07T12:00:00Z"/>
              </w:rPr>
            </w:pPr>
            <w:ins w:id="881999" w:author="Claude" w:date="2026-10-07T12:00:00Z">
              <w:r>
                <w:rPr>
                  <w:rFonts w:ascii="Times New Roman" w:hAnsi="Times New Roman"/>
                  <w:sz w:val="18"/>
                </w:rPr>
                <w:t xml:space="preserve">3</w:t>
              </w:r>
            </w:ins>
          </w:p>
        </w:tc>
        <w:tc>
          <w:tcPr>
            <w:tcW w:w="2000" w:type="dxa"/>
            <w:vAlign w:val="center"/>
          </w:tcPr>
          <w:p>
            <w:pPr>
              <w:spacing w:before="20" w:after="20" w:line="240" w:lineRule="auto"/>
              <w:ind w:firstLine="0"/>
              <w:jc w:val="center"/>
              <w:rPr>
                <w:ins w:id="882000" w:author="Claude" w:date="2026-10-07T12:00:00Z"/>
              </w:rPr>
            </w:pPr>
            <w:ins w:id="882001" w:author="Claude" w:date="2026-10-07T12:00:00Z">
              <w:r>
                <w:rPr>
                  <w:rFonts w:ascii="Times New Roman" w:hAnsi="Times New Roman"/>
                  <w:sz w:val="18"/>
                </w:rPr>
                <w:t xml:space="preserve">implementado e verificado</w:t>
              </w:r>
            </w:ins>
          </w:p>
        </w:tc>
      </w:tr>
      <w:tr>
        <w:trPr>
          <w:cantSplit/>
          <w:ins w:id="882002" w:author="Claude" w:date="2026-10-07T12:00:00Z"/>
        </w:trPr>
        <w:tc>
          <w:tcPr>
            <w:tcW w:w="1100" w:type="dxa"/>
            <w:vAlign w:val="center"/>
          </w:tcPr>
          <w:p>
            <w:pPr>
              <w:spacing w:before="20" w:after="20" w:line="240" w:lineRule="auto"/>
              <w:ind w:firstLine="0"/>
              <w:jc w:val="left"/>
              <w:rPr>
                <w:ins w:id="882003" w:author="Claude" w:date="2026-10-07T12:00:00Z"/>
              </w:rPr>
            </w:pPr>
            <w:ins w:id="882004" w:author="Claude" w:date="2026-10-07T12:00:00Z">
              <w:r>
                <w:rPr>
                  <w:rFonts w:ascii="Times New Roman" w:hAnsi="Times New Roman"/>
                  <w:sz w:val="18"/>
                </w:rPr>
                <w:t xml:space="preserve">R15</w:t>
              </w:r>
            </w:ins>
          </w:p>
        </w:tc>
        <w:tc>
          <w:tcPr>
            <w:tcW w:w="4600" w:type="dxa"/>
            <w:vAlign w:val="center"/>
          </w:tcPr>
          <w:p>
            <w:pPr>
              <w:spacing w:before="20" w:after="20" w:line="240" w:lineRule="auto"/>
              <w:ind w:firstLine="0"/>
              <w:jc w:val="left"/>
              <w:rPr>
                <w:ins w:id="882005" w:author="Claude" w:date="2026-10-07T12:00:00Z"/>
              </w:rPr>
            </w:pPr>
            <w:ins w:id="882006" w:author="Claude" w:date="2026-10-07T12:00:00Z">
              <w:r>
                <w:rPr>
                  <w:rFonts w:ascii="Times New Roman" w:hAnsi="Times New Roman"/>
                  <w:sz w:val="18"/>
                </w:rPr>
                <w:t xml:space="preserve">relatorios.exportar, relatorios.gerar_graficos, relatorios.resumo_executivo</w:t>
              </w:r>
            </w:ins>
          </w:p>
        </w:tc>
        <w:tc>
          <w:tcPr>
            <w:tcW w:w="800" w:type="dxa"/>
            <w:vAlign w:val="center"/>
          </w:tcPr>
          <w:p>
            <w:pPr>
              <w:spacing w:before="20" w:after="20" w:line="240" w:lineRule="auto"/>
              <w:ind w:firstLine="0"/>
              <w:jc w:val="center"/>
              <w:rPr>
                <w:ins w:id="882007" w:author="Claude" w:date="2026-10-07T12:00:00Z"/>
              </w:rPr>
            </w:pPr>
            <w:ins w:id="882008" w:author="Claude" w:date="2026-10-07T12:00:00Z">
              <w:r>
                <w:rPr>
                  <w:rFonts w:ascii="Times New Roman" w:hAnsi="Times New Roman"/>
                  <w:sz w:val="18"/>
                </w:rPr>
                <w:t xml:space="preserve">1</w:t>
              </w:r>
            </w:ins>
          </w:p>
        </w:tc>
        <w:tc>
          <w:tcPr>
            <w:tcW w:w="2000" w:type="dxa"/>
            <w:vAlign w:val="center"/>
          </w:tcPr>
          <w:p>
            <w:pPr>
              <w:spacing w:before="20" w:after="20" w:line="240" w:lineRule="auto"/>
              <w:ind w:firstLine="0"/>
              <w:jc w:val="center"/>
              <w:rPr>
                <w:ins w:id="882009" w:author="Claude" w:date="2026-10-07T12:00:00Z"/>
              </w:rPr>
            </w:pPr>
            <w:ins w:id="882010" w:author="Claude" w:date="2026-10-07T12:00:00Z">
              <w:r>
                <w:rPr>
                  <w:rFonts w:ascii="Times New Roman" w:hAnsi="Times New Roman"/>
                  <w:sz w:val="18"/>
                </w:rPr>
                <w:t xml:space="preserve">implementado e verificado</w:t>
              </w:r>
            </w:ins>
          </w:p>
        </w:tc>
      </w:tr>
    </w:tbl>
    <w:p>
      <w:pPr>
        <w:spacing w:after="120" w:line="360" w:lineRule="auto"/>
        <w:ind w:firstLine="0"/>
        <w:jc w:val="center"/>
        <w:rPr>
          <w:ins w:id="882011" w:author="Claude" w:date="2026-10-07T12:00:00Z"/>
        </w:rPr>
      </w:pPr>
      <w:ins w:id="882012" w:author="Claude" w:date="2026-10-07T12:00:00Z">
        <w:r>
          <w:rPr>
            <w:rFonts w:ascii="Times New Roman" w:eastAsia="Times New Roman" w:hAnsi="Times New Roman" w:cs="Times New Roman"/>
            <w:color w:val="000000" w:themeColor="text1"/>
            <w:sz w:val="16"/>
            <w:szCs w:val="16"/>
          </w:rPr>
          <w:t xml:space="preserve">Fonte: elaboração própria (2026), a partir da função matriz_rastreabilidade() do EVTEAS-Py.</w:t>
        </w:r>
      </w:ins>
    </w:p>
    <w:p>
      <w:pPr>
        <w:spacing w:line="360" w:lineRule="auto" w:before="0" w:after="0"/>
        <w:ind w:firstLine="709"/>
        <w:jc w:val="both"/>
        <w:rPr>
          <w:ins w:id="882013" w:author="Claude" w:date="2026-10-07T12:00:00Z"/>
        </w:rPr>
      </w:pPr>
      <w:ins w:id="882014" w:author="Claude" w:date="2026-10-07T12:00:00Z">
        <w:r>
          <w:rPr>
            <w:rFonts w:ascii="Times New Roman" w:hAnsi="Times New Roman"/>
            <w:sz w:val="24"/>
          </w:rPr>
          <w:t xml:space="preserve">Além dos testes, a entrada de dados foi submetida a revisões adversariais independentes, conduzidas com apoio de inteligência artificial generativa sob supervisão do pesquisador, nos termos da Seção 3.5. Agentes revisores, separados do desenvolvimento, tentaram quebrar o wizard com respostas inválidas e casos-limite, examinaram a clareza das perguntas e a execução no Google Colab e testaram a reabertura de arquivos de entradas, inclusive de versões anteriores. A primeira rodada apontou 14 problemas, entre eles distribuições de Monte Carlo que não acompanhavam a correção de um valor, unidades diferentes entre a pergunta e o armazenamento do custo do alevino e valores em reais convertidos em percentual do CAPEX; todos foram reproduzidos, corrigidos e cobertos por testes de regressão. Na segunda rodada, realizada sobre o código corrigido, cada achado foi reproduzido por um agente verificador independente antes de ser aceito: dos 53 apontamentos, 45 foram confirmados e corrigidos; entre eles, números digitados no padrão brasileiro (40.000) lidos como 40, arquivos de entradas incompletos completados em silêncio com o caso ilustrativo e incerteza atribuída a parâmetros que o motor não amostra. Cada correção recebeu teste de regressão, e as lições correspondentes foram incorporadas ao registro de aprendizagens (Quadro 18).</w:t>
        </w:r>
      </w:ins>
    </w:p>
    <w:p>
      <w:pPr>
        <w:spacing w:line="360" w:lineRule="auto" w:before="0" w:after="0"/>
        <w:ind w:firstLine="709"/>
        <w:jc w:val="both"/>
        <w:rPr>
          <w:ins w:id="882015" w:author="Claude" w:date="2026-10-07T12:00:00Z"/>
        </w:rPr>
      </w:pPr>
      <w:ins w:id="882016" w:author="Claude" w:date="2026-10-07T12:00:00Z">
        <w:r>
          <w:rPr>
            <w:rFonts w:ascii="Times New Roman" w:hAnsi="Times New Roman"/>
            <w:sz w:val="24"/>
          </w:rPr>
          <w:t xml:space="preserve">Como teste de regressão, o preset da Rev. 186 foi reproduzido no novo motor (Tabela 8). As diferenças são explicadas pelas correções: a produção é ligeiramente menor porque a qualidade passou a ser a sobrevivência e a estocagem é dimensionada; a média do Monte Carlo passou a ficar abaixo do VPL determinístico, como esperado com distribuições assimétricas desfavoráveis, ao passo que na Rev. 186 ficava acima, sintoma do uso de modelos diferentes nas duas camadas; a TIR deixou de ser reportada como −0,95; e a ecoeficiência deixou de ser zerada, pois o valor adicionado permanece positivo mesmo com prejuízo. A conclusão de inviabilidade foi preservada.</w:t>
        </w:r>
      </w:ins>
    </w:p>
    <w:p>
      <w:pPr>
        <w:pStyle w:val="Legenda"/>
        <w:keepNext/>
        <w:spacing w:before="120" w:after="0" w:line="360" w:lineRule="auto"/>
        <w:jc w:val="center"/>
        <w:rPr>
          <w:ins w:id="882017" w:author="Claude" w:date="2026-10-07T12:00:00Z"/>
        </w:rPr>
      </w:pPr>
      <w:bookmarkStart w:id="990034" w:name="_TocRev187_Tabela8"/>
      <w:ins w:id="882018" w:author="Claude" w:date="2026-10-07T12:00:00Z">
        <w:r>
          <w:t xml:space="preserve">Tabela </w:t>
        </w:r>
        <w:r>
          <w:fldChar w:fldCharType="begin"/>
        </w:r>
        <w:r>
          <w:instrText xml:space="preserve"> SEQ Tabela \* ARABIC </w:instrText>
        </w:r>
        <w:r>
          <w:fldChar w:fldCharType="separate"/>
        </w:r>
        <w:r>
          <w:t>8</w:t>
        </w:r>
        <w:r>
          <w:fldChar w:fldCharType="end"/>
        </w:r>
        <w:r>
          <w:t xml:space="preserve"> - Regressão do preset legado: Rev. 186 versus Rev. 187</w:t>
        </w:r>
      </w:ins>
      <w:bookmarkEnd w:id="990034"/>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3100"/>
        <w:gridCol w:w="2700"/>
        <w:gridCol w:w="2700"/>
      </w:tblGrid>
      <w:tr>
        <w:trPr>
          <w:cantSplit/>
          <w:tblHeader/>
          <w:ins w:id="882019" w:author="Claude" w:date="2026-10-07T12:00:00Z"/>
        </w:trPr>
        <w:tc>
          <w:tcPr>
            <w:tcW w:w="3100" w:type="dxa"/>
            <w:tcBorders>
              <w:bottom w:val="single" w:sz="8" w:space="0" w:color="000000"/>
            </w:tcBorders>
            <w:vAlign w:val="center"/>
          </w:tcPr>
          <w:p>
            <w:pPr>
              <w:spacing w:before="20" w:after="20" w:line="240" w:lineRule="auto"/>
              <w:ind w:firstLine="0"/>
              <w:jc w:val="left"/>
              <w:rPr>
                <w:ins w:id="882020" w:author="Claude" w:date="2026-10-07T12:00:00Z"/>
              </w:rPr>
            </w:pPr>
            <w:ins w:id="882021" w:author="Claude" w:date="2026-10-07T12:00:00Z">
              <w:r>
                <w:rPr>
                  <w:rFonts w:ascii="Times New Roman" w:hAnsi="Times New Roman"/>
                  <w:b/>
                  <w:sz w:val="18"/>
                </w:rPr>
                <w:t xml:space="preserve">Resultado do preset legado</w:t>
              </w:r>
            </w:ins>
          </w:p>
        </w:tc>
        <w:tc>
          <w:tcPr>
            <w:tcW w:w="2700" w:type="dxa"/>
            <w:tcBorders>
              <w:bottom w:val="single" w:sz="8" w:space="0" w:color="000000"/>
            </w:tcBorders>
            <w:vAlign w:val="center"/>
          </w:tcPr>
          <w:p>
            <w:pPr>
              <w:spacing w:before="20" w:after="20" w:line="240" w:lineRule="auto"/>
              <w:ind w:firstLine="0"/>
              <w:jc w:val="center"/>
              <w:rPr>
                <w:ins w:id="882022" w:author="Claude" w:date="2026-10-07T12:00:00Z"/>
              </w:rPr>
            </w:pPr>
            <w:ins w:id="882023" w:author="Claude" w:date="2026-10-07T12:00:00Z">
              <w:r>
                <w:rPr>
                  <w:rFonts w:ascii="Times New Roman" w:hAnsi="Times New Roman"/>
                  <w:b/>
                  <w:sz w:val="18"/>
                </w:rPr>
                <w:t xml:space="preserve">Rev. 186 (notebook master)</w:t>
              </w:r>
            </w:ins>
          </w:p>
        </w:tc>
        <w:tc>
          <w:tcPr>
            <w:tcW w:w="2700" w:type="dxa"/>
            <w:tcBorders>
              <w:bottom w:val="single" w:sz="8" w:space="0" w:color="000000"/>
            </w:tcBorders>
            <w:vAlign w:val="center"/>
          </w:tcPr>
          <w:p>
            <w:pPr>
              <w:spacing w:before="20" w:after="20" w:line="240" w:lineRule="auto"/>
              <w:ind w:firstLine="0"/>
              <w:jc w:val="center"/>
              <w:rPr>
                <w:ins w:id="882024" w:author="Claude" w:date="2026-10-07T12:00:00Z"/>
              </w:rPr>
            </w:pPr>
            <w:ins w:id="882025" w:author="Claude" w:date="2026-10-07T12:00:00Z">
              <w:r>
                <w:rPr>
                  <w:rFonts w:ascii="Times New Roman" w:hAnsi="Times New Roman"/>
                  <w:b/>
                  <w:sz w:val="18"/>
                </w:rPr>
                <w:t xml:space="preserve">Rev. 187 (EVTEAS-Py 2.0)</w:t>
              </w:r>
            </w:ins>
          </w:p>
        </w:tc>
      </w:tr>
      <w:tr>
        <w:trPr>
          <w:cantSplit/>
          <w:ins w:id="882026" w:author="Claude" w:date="2026-10-07T12:00:00Z"/>
        </w:trPr>
        <w:tc>
          <w:tcPr>
            <w:tcW w:w="3100" w:type="dxa"/>
            <w:vAlign w:val="center"/>
          </w:tcPr>
          <w:p>
            <w:pPr>
              <w:spacing w:before="20" w:after="20" w:line="240" w:lineRule="auto"/>
              <w:ind w:firstLine="0"/>
              <w:jc w:val="left"/>
              <w:rPr>
                <w:ins w:id="882027" w:author="Claude" w:date="2026-10-07T12:00:00Z"/>
              </w:rPr>
            </w:pPr>
            <w:ins w:id="882028" w:author="Claude" w:date="2026-10-07T12:00:00Z">
              <w:r>
                <w:rPr>
                  <w:rFonts w:ascii="Times New Roman" w:hAnsi="Times New Roman"/>
                  <w:sz w:val="18"/>
                </w:rPr>
                <w:t xml:space="preserve">Produção anual (kg)</w:t>
              </w:r>
            </w:ins>
          </w:p>
        </w:tc>
        <w:tc>
          <w:tcPr>
            <w:tcW w:w="2700" w:type="dxa"/>
            <w:vAlign w:val="center"/>
          </w:tcPr>
          <w:p>
            <w:pPr>
              <w:spacing w:before="20" w:after="20" w:line="240" w:lineRule="auto"/>
              <w:ind w:firstLine="0"/>
              <w:jc w:val="center"/>
              <w:rPr>
                <w:ins w:id="882029" w:author="Claude" w:date="2026-10-07T12:00:00Z"/>
              </w:rPr>
            </w:pPr>
            <w:ins w:id="882030" w:author="Claude" w:date="2026-10-07T12:00:00Z">
              <w:r>
                <w:rPr>
                  <w:rFonts w:ascii="Times New Roman" w:hAnsi="Times New Roman"/>
                  <w:sz w:val="18"/>
                </w:rPr>
                <w:t xml:space="preserve">15.456</w:t>
              </w:r>
            </w:ins>
          </w:p>
        </w:tc>
        <w:tc>
          <w:tcPr>
            <w:tcW w:w="2700" w:type="dxa"/>
            <w:vAlign w:val="center"/>
          </w:tcPr>
          <w:p>
            <w:pPr>
              <w:spacing w:before="20" w:after="20" w:line="240" w:lineRule="auto"/>
              <w:ind w:firstLine="0"/>
              <w:jc w:val="left"/>
              <w:rPr>
                <w:ins w:id="882031" w:author="Claude" w:date="2026-10-07T12:00:00Z"/>
              </w:rPr>
            </w:pPr>
            <w:ins w:id="882032" w:author="Claude" w:date="2026-10-07T12:00:00Z">
              <w:r>
                <w:rPr>
                  <w:rFonts w:ascii="Times New Roman" w:hAnsi="Times New Roman"/>
                  <w:sz w:val="18"/>
                </w:rPr>
                <w:t xml:space="preserve">15.120</w:t>
              </w:r>
            </w:ins>
          </w:p>
        </w:tc>
      </w:tr>
      <w:tr>
        <w:trPr>
          <w:cantSplit/>
          <w:ins w:id="882033" w:author="Claude" w:date="2026-10-07T12:00:00Z"/>
        </w:trPr>
        <w:tc>
          <w:tcPr>
            <w:tcW w:w="3100" w:type="dxa"/>
            <w:vAlign w:val="center"/>
          </w:tcPr>
          <w:p>
            <w:pPr>
              <w:spacing w:before="20" w:after="20" w:line="240" w:lineRule="auto"/>
              <w:ind w:firstLine="0"/>
              <w:jc w:val="left"/>
              <w:rPr>
                <w:ins w:id="882034" w:author="Claude" w:date="2026-10-07T12:00:00Z"/>
              </w:rPr>
            </w:pPr>
            <w:ins w:id="882035" w:author="Claude" w:date="2026-10-07T12:00:00Z">
              <w:r>
                <w:rPr>
                  <w:rFonts w:ascii="Times New Roman" w:hAnsi="Times New Roman"/>
                  <w:sz w:val="18"/>
                </w:rPr>
                <w:t xml:space="preserve">OEE</w:t>
              </w:r>
            </w:ins>
          </w:p>
        </w:tc>
        <w:tc>
          <w:tcPr>
            <w:tcW w:w="2700" w:type="dxa"/>
            <w:vAlign w:val="center"/>
          </w:tcPr>
          <w:p>
            <w:pPr>
              <w:spacing w:before="20" w:after="20" w:line="240" w:lineRule="auto"/>
              <w:ind w:firstLine="0"/>
              <w:jc w:val="center"/>
              <w:rPr>
                <w:ins w:id="882036" w:author="Claude" w:date="2026-10-07T12:00:00Z"/>
              </w:rPr>
            </w:pPr>
            <w:ins w:id="882037" w:author="Claude" w:date="2026-10-07T12:00:00Z">
              <w:r>
                <w:rPr>
                  <w:rFonts w:ascii="Times New Roman" w:hAnsi="Times New Roman"/>
                  <w:sz w:val="18"/>
                </w:rPr>
                <w:t xml:space="preserve">0,828</w:t>
              </w:r>
            </w:ins>
          </w:p>
        </w:tc>
        <w:tc>
          <w:tcPr>
            <w:tcW w:w="2700" w:type="dxa"/>
            <w:vAlign w:val="center"/>
          </w:tcPr>
          <w:p>
            <w:pPr>
              <w:spacing w:before="20" w:after="20" w:line="240" w:lineRule="auto"/>
              <w:ind w:firstLine="0"/>
              <w:jc w:val="left"/>
              <w:rPr>
                <w:ins w:id="882038" w:author="Claude" w:date="2026-10-07T12:00:00Z"/>
              </w:rPr>
            </w:pPr>
            <w:ins w:id="882039" w:author="Claude" w:date="2026-10-07T12:00:00Z">
              <w:r>
                <w:rPr>
                  <w:rFonts w:ascii="Times New Roman" w:hAnsi="Times New Roman"/>
                  <w:sz w:val="18"/>
                </w:rPr>
                <w:t xml:space="preserve">0,828</w:t>
              </w:r>
            </w:ins>
          </w:p>
        </w:tc>
      </w:tr>
      <w:tr>
        <w:trPr>
          <w:cantSplit/>
          <w:ins w:id="882040" w:author="Claude" w:date="2026-10-07T12:00:00Z"/>
        </w:trPr>
        <w:tc>
          <w:tcPr>
            <w:tcW w:w="3100" w:type="dxa"/>
            <w:vAlign w:val="center"/>
          </w:tcPr>
          <w:p>
            <w:pPr>
              <w:spacing w:before="20" w:after="20" w:line="240" w:lineRule="auto"/>
              <w:ind w:firstLine="0"/>
              <w:jc w:val="left"/>
              <w:rPr>
                <w:ins w:id="882041" w:author="Claude" w:date="2026-10-07T12:00:00Z"/>
              </w:rPr>
            </w:pPr>
            <w:ins w:id="882042" w:author="Claude" w:date="2026-10-07T12:00:00Z">
              <w:r>
                <w:rPr>
                  <w:rFonts w:ascii="Times New Roman" w:hAnsi="Times New Roman"/>
                  <w:sz w:val="18"/>
                </w:rPr>
                <w:t xml:space="preserve">VPL determinístico</w:t>
              </w:r>
            </w:ins>
          </w:p>
        </w:tc>
        <w:tc>
          <w:tcPr>
            <w:tcW w:w="2700" w:type="dxa"/>
            <w:vAlign w:val="center"/>
          </w:tcPr>
          <w:p>
            <w:pPr>
              <w:spacing w:before="20" w:after="20" w:line="240" w:lineRule="auto"/>
              <w:ind w:firstLine="0"/>
              <w:jc w:val="center"/>
              <w:rPr>
                <w:ins w:id="882043" w:author="Claude" w:date="2026-10-07T12:00:00Z"/>
              </w:rPr>
            </w:pPr>
            <w:ins w:id="882044" w:author="Claude" w:date="2026-10-07T12:00:00Z">
              <w:r>
                <w:rPr>
                  <w:rFonts w:ascii="Times New Roman" w:hAnsi="Times New Roman"/>
                  <w:sz w:val="18"/>
                </w:rPr>
                <w:t xml:space="preserve">−R$ 6,206 milhões</w:t>
              </w:r>
            </w:ins>
          </w:p>
        </w:tc>
        <w:tc>
          <w:tcPr>
            <w:tcW w:w="2700" w:type="dxa"/>
            <w:vAlign w:val="center"/>
          </w:tcPr>
          <w:p>
            <w:pPr>
              <w:spacing w:before="20" w:after="20" w:line="240" w:lineRule="auto"/>
              <w:ind w:firstLine="0"/>
              <w:jc w:val="left"/>
              <w:rPr>
                <w:ins w:id="882045" w:author="Claude" w:date="2026-10-07T12:00:00Z"/>
              </w:rPr>
            </w:pPr>
            <w:ins w:id="882046" w:author="Claude" w:date="2026-10-07T12:00:00Z">
              <w:r>
                <w:rPr>
                  <w:rFonts w:ascii="Times New Roman" w:hAnsi="Times New Roman"/>
                  <w:sz w:val="18"/>
                </w:rPr>
                <w:t xml:space="preserve">−R$ 6,303 milhões</w:t>
              </w:r>
            </w:ins>
          </w:p>
        </w:tc>
      </w:tr>
      <w:tr>
        <w:trPr>
          <w:cantSplit/>
          <w:ins w:id="882047" w:author="Claude" w:date="2026-10-07T12:00:00Z"/>
        </w:trPr>
        <w:tc>
          <w:tcPr>
            <w:tcW w:w="3100" w:type="dxa"/>
            <w:vAlign w:val="center"/>
          </w:tcPr>
          <w:p>
            <w:pPr>
              <w:spacing w:before="20" w:after="20" w:line="240" w:lineRule="auto"/>
              <w:ind w:firstLine="0"/>
              <w:jc w:val="left"/>
              <w:rPr>
                <w:ins w:id="882048" w:author="Claude" w:date="2026-10-07T12:00:00Z"/>
              </w:rPr>
            </w:pPr>
            <w:ins w:id="882049" w:author="Claude" w:date="2026-10-07T12:00:00Z">
              <w:r>
                <w:rPr>
                  <w:rFonts w:ascii="Times New Roman" w:hAnsi="Times New Roman"/>
                  <w:sz w:val="18"/>
                </w:rPr>
                <w:t xml:space="preserve">Média do VPL no Monte Carlo</w:t>
              </w:r>
            </w:ins>
          </w:p>
        </w:tc>
        <w:tc>
          <w:tcPr>
            <w:tcW w:w="2700" w:type="dxa"/>
            <w:vAlign w:val="center"/>
          </w:tcPr>
          <w:p>
            <w:pPr>
              <w:spacing w:before="20" w:after="20" w:line="240" w:lineRule="auto"/>
              <w:ind w:firstLine="0"/>
              <w:jc w:val="center"/>
              <w:rPr>
                <w:ins w:id="882050" w:author="Claude" w:date="2026-10-07T12:00:00Z"/>
              </w:rPr>
            </w:pPr>
            <w:ins w:id="882051" w:author="Claude" w:date="2026-10-07T12:00:00Z">
              <w:r>
                <w:rPr>
                  <w:rFonts w:ascii="Times New Roman" w:hAnsi="Times New Roman"/>
                  <w:sz w:val="18"/>
                </w:rPr>
                <w:t xml:space="preserve">−R$ 6,022 milhões</w:t>
              </w:r>
            </w:ins>
          </w:p>
        </w:tc>
        <w:tc>
          <w:tcPr>
            <w:tcW w:w="2700" w:type="dxa"/>
            <w:vAlign w:val="center"/>
          </w:tcPr>
          <w:p>
            <w:pPr>
              <w:spacing w:before="20" w:after="20" w:line="240" w:lineRule="auto"/>
              <w:ind w:firstLine="0"/>
              <w:jc w:val="left"/>
              <w:rPr>
                <w:ins w:id="882052" w:author="Claude" w:date="2026-10-07T12:00:00Z"/>
              </w:rPr>
            </w:pPr>
            <w:ins w:id="882053" w:author="Claude" w:date="2026-10-07T12:00:00Z">
              <w:r>
                <w:rPr>
                  <w:rFonts w:ascii="Times New Roman" w:hAnsi="Times New Roman"/>
                  <w:sz w:val="18"/>
                </w:rPr>
                <w:t xml:space="preserve">−R$ 6,434 milhões</w:t>
              </w:r>
            </w:ins>
          </w:p>
        </w:tc>
      </w:tr>
      <w:tr>
        <w:trPr>
          <w:cantSplit/>
          <w:ins w:id="882054" w:author="Claude" w:date="2026-10-07T12:00:00Z"/>
        </w:trPr>
        <w:tc>
          <w:tcPr>
            <w:tcW w:w="3100" w:type="dxa"/>
            <w:vAlign w:val="center"/>
          </w:tcPr>
          <w:p>
            <w:pPr>
              <w:spacing w:before="20" w:after="20" w:line="240" w:lineRule="auto"/>
              <w:ind w:firstLine="0"/>
              <w:jc w:val="left"/>
              <w:rPr>
                <w:ins w:id="882055" w:author="Claude" w:date="2026-10-07T12:00:00Z"/>
              </w:rPr>
            </w:pPr>
            <w:ins w:id="882056" w:author="Claude" w:date="2026-10-07T12:00:00Z">
              <w:r>
                <w:rPr>
                  <w:rFonts w:ascii="Times New Roman" w:hAnsi="Times New Roman"/>
                  <w:sz w:val="18"/>
                </w:rPr>
                <w:t xml:space="preserve">Relação média MC × determinístico</w:t>
              </w:r>
            </w:ins>
          </w:p>
        </w:tc>
        <w:tc>
          <w:tcPr>
            <w:tcW w:w="2700" w:type="dxa"/>
            <w:vAlign w:val="center"/>
          </w:tcPr>
          <w:p>
            <w:pPr>
              <w:spacing w:before="20" w:after="20" w:line="240" w:lineRule="auto"/>
              <w:ind w:firstLine="0"/>
              <w:jc w:val="center"/>
              <w:rPr>
                <w:ins w:id="882057" w:author="Claude" w:date="2026-10-07T12:00:00Z"/>
              </w:rPr>
            </w:pPr>
            <w:ins w:id="882058" w:author="Claude" w:date="2026-10-07T12:00:00Z">
              <w:r>
                <w:rPr>
                  <w:rFonts w:ascii="Times New Roman" w:hAnsi="Times New Roman"/>
                  <w:sz w:val="18"/>
                </w:rPr>
                <w:t xml:space="preserve">média acima do determinístico</w:t>
              </w:r>
            </w:ins>
          </w:p>
        </w:tc>
        <w:tc>
          <w:tcPr>
            <w:tcW w:w="2700" w:type="dxa"/>
            <w:vAlign w:val="center"/>
          </w:tcPr>
          <w:p>
            <w:pPr>
              <w:spacing w:before="20" w:after="20" w:line="240" w:lineRule="auto"/>
              <w:ind w:firstLine="0"/>
              <w:jc w:val="left"/>
              <w:rPr>
                <w:ins w:id="882059" w:author="Claude" w:date="2026-10-07T12:00:00Z"/>
              </w:rPr>
            </w:pPr>
            <w:ins w:id="882060" w:author="Claude" w:date="2026-10-07T12:00:00Z">
              <w:r>
                <w:rPr>
                  <w:rFonts w:ascii="Times New Roman" w:hAnsi="Times New Roman"/>
                  <w:sz w:val="18"/>
                </w:rPr>
                <w:t xml:space="preserve">média abaixo do determinístico</w:t>
              </w:r>
            </w:ins>
          </w:p>
        </w:tc>
      </w:tr>
      <w:tr>
        <w:trPr>
          <w:cantSplit/>
          <w:ins w:id="882061" w:author="Claude" w:date="2026-10-07T12:00:00Z"/>
        </w:trPr>
        <w:tc>
          <w:tcPr>
            <w:tcW w:w="3100" w:type="dxa"/>
            <w:vAlign w:val="center"/>
          </w:tcPr>
          <w:p>
            <w:pPr>
              <w:spacing w:before="20" w:after="20" w:line="240" w:lineRule="auto"/>
              <w:ind w:firstLine="0"/>
              <w:jc w:val="left"/>
              <w:rPr>
                <w:ins w:id="882062" w:author="Claude" w:date="2026-10-07T12:00:00Z"/>
              </w:rPr>
            </w:pPr>
            <w:ins w:id="882063" w:author="Claude" w:date="2026-10-07T12:00:00Z">
              <w:r>
                <w:rPr>
                  <w:rFonts w:ascii="Times New Roman" w:hAnsi="Times New Roman"/>
                  <w:sz w:val="18"/>
                </w:rPr>
                <w:t xml:space="preserve">TIR</w:t>
              </w:r>
            </w:ins>
          </w:p>
        </w:tc>
        <w:tc>
          <w:tcPr>
            <w:tcW w:w="2700" w:type="dxa"/>
            <w:vAlign w:val="center"/>
          </w:tcPr>
          <w:p>
            <w:pPr>
              <w:spacing w:before="20" w:after="20" w:line="240" w:lineRule="auto"/>
              <w:ind w:firstLine="0"/>
              <w:jc w:val="center"/>
              <w:rPr>
                <w:ins w:id="882064" w:author="Claude" w:date="2026-10-07T12:00:00Z"/>
              </w:rPr>
            </w:pPr>
            <w:ins w:id="882065" w:author="Claude" w:date="2026-10-07T12:00:00Z">
              <w:r>
                <w:rPr>
                  <w:rFonts w:ascii="Times New Roman" w:hAnsi="Times New Roman"/>
                  <w:sz w:val="18"/>
                </w:rPr>
                <w:t xml:space="preserve">−0,95 (limite da bisseção)</w:t>
              </w:r>
            </w:ins>
          </w:p>
        </w:tc>
        <w:tc>
          <w:tcPr>
            <w:tcW w:w="2700" w:type="dxa"/>
            <w:vAlign w:val="center"/>
          </w:tcPr>
          <w:p>
            <w:pPr>
              <w:spacing w:before="20" w:after="20" w:line="240" w:lineRule="auto"/>
              <w:ind w:firstLine="0"/>
              <w:jc w:val="left"/>
              <w:rPr>
                <w:ins w:id="882066" w:author="Claude" w:date="2026-10-07T12:00:00Z"/>
              </w:rPr>
            </w:pPr>
            <w:ins w:id="882067" w:author="Claude" w:date="2026-10-07T12:00:00Z">
              <w:r>
                <w:rPr>
                  <w:rFonts w:ascii="Times New Roman" w:hAnsi="Times New Roman"/>
                  <w:sz w:val="18"/>
                </w:rPr>
                <w:t xml:space="preserve">indefinida (sem_solucao)</w:t>
              </w:r>
            </w:ins>
          </w:p>
        </w:tc>
      </w:tr>
      <w:tr>
        <w:trPr>
          <w:cantSplit/>
          <w:ins w:id="882068" w:author="Claude" w:date="2026-10-07T12:00:00Z"/>
        </w:trPr>
        <w:tc>
          <w:tcPr>
            <w:tcW w:w="3100" w:type="dxa"/>
            <w:vAlign w:val="center"/>
          </w:tcPr>
          <w:p>
            <w:pPr>
              <w:spacing w:before="20" w:after="20" w:line="240" w:lineRule="auto"/>
              <w:ind w:firstLine="0"/>
              <w:jc w:val="left"/>
              <w:rPr>
                <w:ins w:id="882069" w:author="Claude" w:date="2026-10-07T12:00:00Z"/>
              </w:rPr>
            </w:pPr>
            <w:ins w:id="882070" w:author="Claude" w:date="2026-10-07T12:00:00Z">
              <w:r>
                <w:rPr>
                  <w:rFonts w:ascii="Times New Roman" w:hAnsi="Times New Roman"/>
                  <w:sz w:val="18"/>
                </w:rPr>
                <w:t xml:space="preserve">Ecoeficiência</w:t>
              </w:r>
            </w:ins>
          </w:p>
        </w:tc>
        <w:tc>
          <w:tcPr>
            <w:tcW w:w="2700" w:type="dxa"/>
            <w:vAlign w:val="center"/>
          </w:tcPr>
          <w:p>
            <w:pPr>
              <w:spacing w:before="20" w:after="20" w:line="240" w:lineRule="auto"/>
              <w:ind w:firstLine="0"/>
              <w:jc w:val="center"/>
              <w:rPr>
                <w:ins w:id="882071" w:author="Claude" w:date="2026-10-07T12:00:00Z"/>
              </w:rPr>
            </w:pPr>
            <w:ins w:id="882072" w:author="Claude" w:date="2026-10-07T12:00:00Z">
              <w:r>
                <w:rPr>
                  <w:rFonts w:ascii="Times New Roman" w:hAnsi="Times New Roman"/>
                  <w:sz w:val="18"/>
                </w:rPr>
                <w:t xml:space="preserve">0 (numerador zerado)</w:t>
              </w:r>
            </w:ins>
          </w:p>
        </w:tc>
        <w:tc>
          <w:tcPr>
            <w:tcW w:w="2700" w:type="dxa"/>
            <w:vAlign w:val="center"/>
          </w:tcPr>
          <w:p>
            <w:pPr>
              <w:spacing w:before="20" w:after="20" w:line="240" w:lineRule="auto"/>
              <w:ind w:firstLine="0"/>
              <w:jc w:val="left"/>
              <w:rPr>
                <w:ins w:id="882073" w:author="Claude" w:date="2026-10-07T12:00:00Z"/>
              </w:rPr>
            </w:pPr>
            <w:ins w:id="882074" w:author="Claude" w:date="2026-10-07T12:00:00Z">
              <w:r>
                <w:rPr>
                  <w:rFonts w:ascii="Times New Roman" w:hAnsi="Times New Roman"/>
                  <w:sz w:val="18"/>
                </w:rPr>
                <w:t xml:space="preserve">definida (valor adicionado &gt; 0)</w:t>
              </w:r>
            </w:ins>
          </w:p>
        </w:tc>
      </w:tr>
      <w:tr>
        <w:trPr>
          <w:cantSplit/>
          <w:ins w:id="882075" w:author="Claude" w:date="2026-10-07T12:00:00Z"/>
        </w:trPr>
        <w:tc>
          <w:tcPr>
            <w:tcW w:w="3100" w:type="dxa"/>
            <w:vAlign w:val="center"/>
          </w:tcPr>
          <w:p>
            <w:pPr>
              <w:spacing w:before="20" w:after="20" w:line="240" w:lineRule="auto"/>
              <w:ind w:firstLine="0"/>
              <w:jc w:val="left"/>
              <w:rPr>
                <w:ins w:id="882076" w:author="Claude" w:date="2026-10-07T12:00:00Z"/>
              </w:rPr>
            </w:pPr>
            <w:ins w:id="882077" w:author="Claude" w:date="2026-10-07T12:00:00Z">
              <w:r>
                <w:rPr>
                  <w:rFonts w:ascii="Times New Roman" w:hAnsi="Times New Roman"/>
                  <w:sz w:val="18"/>
                </w:rPr>
                <w:t xml:space="preserve">Pegada hídrica cinza (m³/t)</w:t>
              </w:r>
            </w:ins>
          </w:p>
        </w:tc>
        <w:tc>
          <w:tcPr>
            <w:tcW w:w="2700" w:type="dxa"/>
            <w:vAlign w:val="center"/>
          </w:tcPr>
          <w:p>
            <w:pPr>
              <w:spacing w:before="20" w:after="20" w:line="240" w:lineRule="auto"/>
              <w:ind w:firstLine="0"/>
              <w:jc w:val="center"/>
              <w:rPr>
                <w:ins w:id="882078" w:author="Claude" w:date="2026-10-07T12:00:00Z"/>
              </w:rPr>
            </w:pPr>
            <w:ins w:id="882079" w:author="Claude" w:date="2026-10-07T12:00:00Z">
              <w:r>
                <w:rPr>
                  <w:rFonts w:ascii="Times New Roman" w:hAnsi="Times New Roman"/>
                  <w:sz w:val="18"/>
                </w:rPr>
                <w:t xml:space="preserve">100.000</w:t>
              </w:r>
            </w:ins>
          </w:p>
        </w:tc>
        <w:tc>
          <w:tcPr>
            <w:tcW w:w="2700" w:type="dxa"/>
            <w:vAlign w:val="center"/>
          </w:tcPr>
          <w:p>
            <w:pPr>
              <w:spacing w:before="20" w:after="20" w:line="240" w:lineRule="auto"/>
              <w:ind w:firstLine="0"/>
              <w:jc w:val="left"/>
              <w:rPr>
                <w:ins w:id="882080" w:author="Claude" w:date="2026-10-07T12:00:00Z"/>
              </w:rPr>
            </w:pPr>
            <w:ins w:id="882081" w:author="Claude" w:date="2026-10-07T12:00:00Z">
              <w:r>
                <w:rPr>
                  <w:rFonts w:ascii="Times New Roman" w:hAnsi="Times New Roman"/>
                  <w:sz w:val="18"/>
                </w:rPr>
                <w:t xml:space="preserve">43.274</w:t>
              </w:r>
            </w:ins>
          </w:p>
        </w:tc>
      </w:tr>
      <w:tr>
        <w:trPr>
          <w:cantSplit/>
          <w:ins w:id="882082" w:author="Claude" w:date="2026-10-07T12:00:00Z"/>
        </w:trPr>
        <w:tc>
          <w:tcPr>
            <w:tcW w:w="3100" w:type="dxa"/>
            <w:vAlign w:val="center"/>
          </w:tcPr>
          <w:p>
            <w:pPr>
              <w:spacing w:before="20" w:after="20" w:line="240" w:lineRule="auto"/>
              <w:ind w:firstLine="0"/>
              <w:jc w:val="left"/>
              <w:rPr>
                <w:ins w:id="882083" w:author="Claude" w:date="2026-10-07T12:00:00Z"/>
              </w:rPr>
            </w:pPr>
            <w:ins w:id="882084" w:author="Claude" w:date="2026-10-07T12:00:00Z">
              <w:r>
                <w:rPr>
                  <w:rFonts w:ascii="Times New Roman" w:hAnsi="Times New Roman"/>
                  <w:sz w:val="18"/>
                </w:rPr>
                <w:t xml:space="preserve">Classificação</w:t>
              </w:r>
            </w:ins>
          </w:p>
        </w:tc>
        <w:tc>
          <w:tcPr>
            <w:tcW w:w="2700" w:type="dxa"/>
            <w:vAlign w:val="center"/>
          </w:tcPr>
          <w:p>
            <w:pPr>
              <w:spacing w:before="20" w:after="20" w:line="240" w:lineRule="auto"/>
              <w:ind w:firstLine="0"/>
              <w:jc w:val="center"/>
              <w:rPr>
                <w:ins w:id="882085" w:author="Claude" w:date="2026-10-07T12:00:00Z"/>
              </w:rPr>
            </w:pPr>
            <w:ins w:id="882086" w:author="Claude" w:date="2026-10-07T12:00:00Z">
              <w:r>
                <w:rPr>
                  <w:rFonts w:ascii="Times New Roman" w:hAnsi="Times New Roman"/>
                  <w:sz w:val="18"/>
                </w:rPr>
                <w:t xml:space="preserve">REQUER AJUSTES / NÃO VIÁVEL</w:t>
              </w:r>
            </w:ins>
          </w:p>
        </w:tc>
        <w:tc>
          <w:tcPr>
            <w:tcW w:w="2700" w:type="dxa"/>
            <w:vAlign w:val="center"/>
          </w:tcPr>
          <w:p>
            <w:pPr>
              <w:spacing w:before="20" w:after="20" w:line="240" w:lineRule="auto"/>
              <w:ind w:firstLine="0"/>
              <w:jc w:val="left"/>
              <w:rPr>
                <w:ins w:id="882087" w:author="Claude" w:date="2026-10-07T12:00:00Z"/>
              </w:rPr>
            </w:pPr>
            <w:ins w:id="882088" w:author="Claude" w:date="2026-10-07T12:00:00Z">
              <w:r>
                <w:rPr>
                  <w:rFonts w:ascii="Times New Roman" w:hAnsi="Times New Roman"/>
                  <w:sz w:val="18"/>
                </w:rPr>
                <w:t xml:space="preserve">NÃO VIÁVEL</w:t>
              </w:r>
            </w:ins>
          </w:p>
        </w:tc>
      </w:tr>
    </w:tbl>
    <w:p>
      <w:pPr>
        <w:spacing w:after="120" w:line="360" w:lineRule="auto"/>
        <w:ind w:firstLine="0"/>
        <w:jc w:val="center"/>
        <w:rPr>
          <w:ins w:id="882089" w:author="Claude" w:date="2026-10-07T12:00:00Z"/>
        </w:rPr>
      </w:pPr>
      <w:ins w:id="882090" w:author="Claude" w:date="2026-10-07T12:00:00Z">
        <w:r>
          <w:rPr>
            <w:rFonts w:ascii="Times New Roman" w:eastAsia="Times New Roman" w:hAnsi="Times New Roman" w:cs="Times New Roman"/>
            <w:color w:val="000000" w:themeColor="text1"/>
            <w:sz w:val="16"/>
            <w:szCs w:val="16"/>
          </w:rPr>
          <w:t xml:space="preserve">Fonte: elaboração própria, a partir da execução do EVTEAS-Py 2.0 (seed 20260612).</w:t>
        </w:r>
      </w:ins>
    </w:p>
    <w:p>
      <w:pPr>
        <w:spacing w:line="360" w:lineRule="auto" w:before="0" w:after="0"/>
        <w:ind w:firstLine="709"/>
        <w:jc w:val="both"/>
      </w:pPr>
      <w:r>
        <w:rPr>
          <w:rFonts w:ascii="Times New Roman" w:hAnsi="Times New Roman"/>
          <w:sz w:val="24"/>
        </w:rPr>
        <w:t xml:space="preserve">É importante manter a distinção entre verificação e validação. A verificação demonstra aderência do código às regras codificadas; a validação busca demonstrar que o artefato é adequado ao problema real. Para a segunda, continuam necessárias a avaliação </w:t>
      </w:r>
      <w:del w:id="882091" w:author="Claude" w:date="2026-10-07T12:00:00Z">
        <w:r>
          <w:rPr>
            <w:rFonts w:ascii="Times New Roman" w:hAnsi="Times New Roman"/>
            <w:sz w:val="24"/>
          </w:rPr>
          <w:delText xml:space="preserve">por</w:delText>
        </w:r>
      </w:del>
      <w:ins w:id="882092" w:author="Claude" w:date="2026-10-07T12:00:00Z">
        <w:r>
          <w:rPr>
            <w:rFonts w:ascii="Times New Roman" w:hAnsi="Times New Roman"/>
            <w:sz w:val="24"/>
          </w:rPr>
          <w:t xml:space="preserve">pelos</w:t>
        </w:r>
      </w:ins>
      <w:r>
        <w:rPr>
          <w:rFonts w:ascii="Times New Roman" w:hAnsi="Times New Roman"/>
          <w:sz w:val="24"/>
        </w:rPr>
        <w:t xml:space="preserve"> </w:t>
      </w:r>
      <w:del w:id="882093" w:author="Claude" w:date="2026-10-07T12:00:00Z">
        <w:r>
          <w:rPr>
            <w:rFonts w:ascii="Times New Roman" w:hAnsi="Times New Roman"/>
            <w:sz w:val="24"/>
          </w:rPr>
          <w:delText xml:space="preserve">especialistas</w:delText>
        </w:r>
      </w:del>
      <w:ins w:id="882094" w:author="Claude" w:date="2026-10-07T12:00:00Z">
        <w:r>
          <w:rPr>
            <w:rFonts w:ascii="Times New Roman" w:hAnsi="Times New Roman"/>
            <w:sz w:val="24"/>
          </w:rPr>
          <w:t xml:space="preserve">dois especialistas, cujos escores Likert já têm destino definido no código,</w:t>
        </w:r>
      </w:ins>
      <w:r>
        <w:rPr>
          <w:rFonts w:ascii="Times New Roman" w:hAnsi="Times New Roman"/>
          <w:sz w:val="24"/>
        </w:rPr>
        <w:t xml:space="preserve"> e a comparação com dados </w:t>
      </w:r>
      <w:del w:id="882095" w:author="Claude" w:date="2026-10-07T12:00:00Z">
        <w:r>
          <w:rPr>
            <w:rFonts w:ascii="Times New Roman" w:hAnsi="Times New Roman"/>
            <w:sz w:val="24"/>
          </w:rPr>
          <w:delText xml:space="preserve">ou</w:delText>
        </w:r>
      </w:del>
      <w:ins w:id="882096" w:author="Claude" w:date="2026-10-07T12:00:00Z">
        <w:r>
          <w:rPr>
            <w:rFonts w:ascii="Times New Roman" w:hAnsi="Times New Roman"/>
            <w:sz w:val="24"/>
          </w:rPr>
          <w:t xml:space="preserve">de</w:t>
        </w:r>
      </w:ins>
      <w:r>
        <w:rPr>
          <w:rFonts w:ascii="Times New Roman" w:hAnsi="Times New Roman"/>
          <w:sz w:val="24"/>
        </w:rPr>
        <w:t xml:space="preserve"> empreendimentos reais, conforme delimitado no Capítulo 3.</w:t>
      </w:r>
    </w:p>
    <w:p>
      <w:pPr>
        <w:pStyle w:val="Ttulo2"/>
        <w:pageBreakBefore w:val="0"/>
        <w:rPr>
          <w:ins w:id="882097" w:author="Claude" w:date="2026-10-07T12:00:00Z"/>
        </w:rPr>
      </w:pPr>
      <w:bookmarkStart w:id="990050" w:name="_TocRev187_T14"/>
      <w:ins w:id="882098" w:author="Claude" w:date="2026-10-07T12:00:00Z">
        <w:r>
          <w:rPr>
            <w:rFonts w:ascii="Times New Roman" w:hAnsi="Times New Roman"/>
            <w:b w:val="0"/>
            <w:sz w:val="28"/>
          </w:rPr>
          <w:t xml:space="preserve">4.13 Explicitação das aprendizagens (Etapa 9)</w:t>
        </w:r>
      </w:ins>
      <w:bookmarkEnd w:id="990050"/>
    </w:p>
    <w:p>
      <w:pPr>
        <w:spacing w:line="360" w:lineRule="auto" w:before="0" w:after="0"/>
        <w:ind w:firstLine="709"/>
        <w:jc w:val="both"/>
        <w:rPr>
          <w:ins w:id="882099" w:author="Claude" w:date="2026-10-07T12:00:00Z"/>
        </w:rPr>
      </w:pPr>
      <w:ins w:id="882100" w:author="Claude" w:date="2026-10-07T12:00:00Z">
        <w:r>
          <w:rPr>
            <w:rFonts w:ascii="Times New Roman" w:hAnsi="Times New Roman"/>
            <w:sz w:val="24"/>
          </w:rPr>
          <w:t xml:space="preserve">A Etapa 9 exige registrar o que a construção ensinou, e não apenas o artefato final. As aprendizagens foram registradas no módulo dsr, cada uma com a dificuldade observada, a causa identificada, a decisão de projeto que dela resultou e o teste que impede que o problema volte a ocorrer (Quadro 18).</w:t>
        </w:r>
      </w:ins>
    </w:p>
    <w:p>
      <w:pPr>
        <w:pStyle w:val="Legenda"/>
        <w:keepNext/>
        <w:spacing w:before="120" w:after="0" w:line="360" w:lineRule="auto"/>
        <w:jc w:val="center"/>
        <w:rPr>
          <w:ins w:id="882101" w:author="Claude" w:date="2026-10-07T12:00:00Z"/>
        </w:rPr>
      </w:pPr>
      <w:bookmarkStart w:id="990035" w:name="_TocRev187_Quadro18"/>
      <w:ins w:id="882102" w:author="Claude" w:date="2026-10-07T12:00:00Z">
        <w:r>
          <w:t xml:space="preserve">Quadro </w:t>
        </w:r>
        <w:r>
          <w:fldChar w:fldCharType="begin"/>
        </w:r>
        <w:r>
          <w:instrText xml:space="preserve"> SEQ Quadro \* ARABIC </w:instrText>
        </w:r>
        <w:r>
          <w:fldChar w:fldCharType="separate"/>
        </w:r>
        <w:r>
          <w:t>18</w:t>
        </w:r>
        <w:r>
          <w:fldChar w:fldCharType="end"/>
        </w:r>
        <w:r>
          <w:t xml:space="preserve"> - Aprendizagens explicitadas na construção do EVTEAS-Py</w:t>
        </w:r>
      </w:ins>
      <w:bookmarkEnd w:id="990035"/>
    </w:p>
    <w:tbl>
      <w:tblPr>
        <w:tblW w:w="8500" w:type="dxa"/>
        <w:jc w:val="center"/>
        <w:tblBorders>
          <w:top w:val="single" w:sz="8" w:space="0" w:color="000000"/>
          <w:bottom w:val="single" w:sz="8" w:space="0" w:color="000000"/>
          <w:insideH w:val="single" w:sz="2" w:space="0" w:color="BFBFBF"/>
        </w:tblBorders>
        <w:tblLayout w:type="fixed"/>
        <w:tblCellMar>
          <w:left w:w="70" w:type="dxa"/>
          <w:right w:w="70" w:type="dxa"/>
        </w:tblCellMar>
        <w:tblLook w:val="04A0" w:firstRow="1" w:lastRow="0" w:firstColumn="0" w:lastColumn="0" w:noHBand="1" w:noVBand="1"/>
      </w:tblPr>
      <w:tblGrid>
        <w:gridCol w:w="500"/>
        <w:gridCol w:w="2700"/>
        <w:gridCol w:w="2600"/>
        <w:gridCol w:w="2700"/>
      </w:tblGrid>
      <w:tr>
        <w:trPr>
          <w:cantSplit/>
          <w:tblHeader/>
          <w:ins w:id="882103" w:author="Claude" w:date="2026-10-07T12:00:00Z"/>
        </w:trPr>
        <w:tc>
          <w:tcPr>
            <w:tcW w:w="500" w:type="dxa"/>
            <w:tcBorders>
              <w:bottom w:val="single" w:sz="8" w:space="0" w:color="000000"/>
            </w:tcBorders>
            <w:vAlign w:val="center"/>
          </w:tcPr>
          <w:p>
            <w:pPr>
              <w:spacing w:before="20" w:after="20" w:line="240" w:lineRule="auto"/>
              <w:ind w:firstLine="0"/>
              <w:jc w:val="left"/>
              <w:rPr>
                <w:ins w:id="882104" w:author="Claude" w:date="2026-10-07T12:00:00Z"/>
              </w:rPr>
            </w:pPr>
            <w:ins w:id="882105" w:author="Claude" w:date="2026-10-07T12:00:00Z">
              <w:r>
                <w:rPr>
                  <w:rFonts w:ascii="Times New Roman" w:hAnsi="Times New Roman"/>
                  <w:b/>
                  <w:sz w:val="18"/>
                </w:rPr>
                <w:t xml:space="preserve">Nº</w:t>
              </w:r>
            </w:ins>
          </w:p>
        </w:tc>
        <w:tc>
          <w:tcPr>
            <w:tcW w:w="2700" w:type="dxa"/>
            <w:tcBorders>
              <w:bottom w:val="single" w:sz="8" w:space="0" w:color="000000"/>
            </w:tcBorders>
            <w:vAlign w:val="center"/>
          </w:tcPr>
          <w:p>
            <w:pPr>
              <w:spacing w:before="20" w:after="20" w:line="240" w:lineRule="auto"/>
              <w:ind w:firstLine="0"/>
              <w:jc w:val="center"/>
              <w:rPr>
                <w:ins w:id="882106" w:author="Claude" w:date="2026-10-07T12:00:00Z"/>
              </w:rPr>
            </w:pPr>
            <w:ins w:id="882107" w:author="Claude" w:date="2026-10-07T12:00:00Z">
              <w:r>
                <w:rPr>
                  <w:rFonts w:ascii="Times New Roman" w:hAnsi="Times New Roman"/>
                  <w:b/>
                  <w:sz w:val="18"/>
                </w:rPr>
                <w:t xml:space="preserve">Dificuldade observada</w:t>
              </w:r>
            </w:ins>
          </w:p>
        </w:tc>
        <w:tc>
          <w:tcPr>
            <w:tcW w:w="2600" w:type="dxa"/>
            <w:tcBorders>
              <w:bottom w:val="single" w:sz="8" w:space="0" w:color="000000"/>
            </w:tcBorders>
            <w:vAlign w:val="center"/>
          </w:tcPr>
          <w:p>
            <w:pPr>
              <w:spacing w:before="20" w:after="20" w:line="240" w:lineRule="auto"/>
              <w:ind w:firstLine="0"/>
              <w:jc w:val="center"/>
              <w:rPr>
                <w:ins w:id="882108" w:author="Claude" w:date="2026-10-07T12:00:00Z"/>
              </w:rPr>
            </w:pPr>
            <w:ins w:id="882109" w:author="Claude" w:date="2026-10-07T12:00:00Z">
              <w:r>
                <w:rPr>
                  <w:rFonts w:ascii="Times New Roman" w:hAnsi="Times New Roman"/>
                  <w:b/>
                  <w:sz w:val="18"/>
                </w:rPr>
                <w:t xml:space="preserve">Causa identificada</w:t>
              </w:r>
            </w:ins>
          </w:p>
        </w:tc>
        <w:tc>
          <w:tcPr>
            <w:tcW w:w="2700" w:type="dxa"/>
            <w:tcBorders>
              <w:bottom w:val="single" w:sz="8" w:space="0" w:color="000000"/>
            </w:tcBorders>
            <w:vAlign w:val="center"/>
          </w:tcPr>
          <w:p>
            <w:pPr>
              <w:spacing w:before="20" w:after="20" w:line="240" w:lineRule="auto"/>
              <w:ind w:firstLine="0"/>
              <w:jc w:val="center"/>
              <w:rPr>
                <w:ins w:id="882110" w:author="Claude" w:date="2026-10-07T12:00:00Z"/>
              </w:rPr>
            </w:pPr>
            <w:ins w:id="882111" w:author="Claude" w:date="2026-10-07T12:00:00Z">
              <w:r>
                <w:rPr>
                  <w:rFonts w:ascii="Times New Roman" w:hAnsi="Times New Roman"/>
                  <w:b/>
                  <w:sz w:val="18"/>
                </w:rPr>
                <w:t xml:space="preserve">Decisão de projeto</w:t>
              </w:r>
            </w:ins>
          </w:p>
        </w:tc>
      </w:tr>
      <w:tr>
        <w:trPr>
          <w:cantSplit/>
          <w:ins w:id="882112" w:author="Claude" w:date="2026-10-07T12:00:00Z"/>
        </w:trPr>
        <w:tc>
          <w:tcPr>
            <w:tcW w:w="500" w:type="dxa"/>
            <w:vAlign w:val="center"/>
          </w:tcPr>
          <w:p>
            <w:pPr>
              <w:spacing w:before="20" w:after="20" w:line="240" w:lineRule="auto"/>
              <w:ind w:firstLine="0"/>
              <w:jc w:val="left"/>
              <w:rPr>
                <w:ins w:id="882113" w:author="Claude" w:date="2026-10-07T12:00:00Z"/>
              </w:rPr>
            </w:pPr>
            <w:ins w:id="882114" w:author="Claude" w:date="2026-10-07T12:00:00Z">
              <w:r>
                <w:rPr>
                  <w:rFonts w:ascii="Times New Roman" w:hAnsi="Times New Roman"/>
                  <w:sz w:val="18"/>
                </w:rPr>
                <w:t xml:space="preserve">1</w:t>
              </w:r>
            </w:ins>
          </w:p>
        </w:tc>
        <w:tc>
          <w:tcPr>
            <w:tcW w:w="2700" w:type="dxa"/>
            <w:vAlign w:val="center"/>
          </w:tcPr>
          <w:p>
            <w:pPr>
              <w:spacing w:before="20" w:after="20" w:line="240" w:lineRule="auto"/>
              <w:ind w:firstLine="0"/>
              <w:jc w:val="left"/>
              <w:rPr>
                <w:ins w:id="882115" w:author="Claude" w:date="2026-10-07T12:00:00Z"/>
              </w:rPr>
            </w:pPr>
            <w:ins w:id="882116" w:author="Claude" w:date="2026-10-07T12:00:00Z">
              <w:r>
                <w:rPr>
                  <w:rFonts w:ascii="Times New Roman" w:hAnsi="Times New Roman"/>
                  <w:sz w:val="18"/>
                </w:rPr>
                <w:t xml:space="preserve">Na Rev. 186, a média do VPL simulado ficava acima do VPL determinístico, mesmo com riscos desfavoráveis.</w:t>
              </w:r>
            </w:ins>
          </w:p>
        </w:tc>
        <w:tc>
          <w:tcPr>
            <w:tcW w:w="2600" w:type="dxa"/>
            <w:vAlign w:val="center"/>
          </w:tcPr>
          <w:p>
            <w:pPr>
              <w:spacing w:before="20" w:after="20" w:line="240" w:lineRule="auto"/>
              <w:ind w:firstLine="0"/>
              <w:jc w:val="left"/>
              <w:rPr>
                <w:ins w:id="882117" w:author="Claude" w:date="2026-10-07T12:00:00Z"/>
              </w:rPr>
            </w:pPr>
            <w:ins w:id="882118" w:author="Claude" w:date="2026-10-07T12:00:00Z">
              <w:r>
                <w:rPr>
                  <w:rFonts w:ascii="Times New Roman" w:hAnsi="Times New Roman"/>
                  <w:sz w:val="18"/>
                </w:rPr>
                <w:t xml:space="preserve">Monte Carlo usava um modelo anual simplificado, diferente do modelo mensal determinístico.</w:t>
              </w:r>
            </w:ins>
          </w:p>
        </w:tc>
        <w:tc>
          <w:tcPr>
            <w:tcW w:w="2700" w:type="dxa"/>
            <w:vAlign w:val="center"/>
          </w:tcPr>
          <w:p>
            <w:pPr>
              <w:spacing w:before="20" w:after="20" w:line="240" w:lineRule="auto"/>
              <w:ind w:firstLine="0"/>
              <w:jc w:val="left"/>
              <w:rPr>
                <w:ins w:id="882119" w:author="Claude" w:date="2026-10-07T12:00:00Z"/>
              </w:rPr>
            </w:pPr>
            <w:ins w:id="882120" w:author="Claude" w:date="2026-10-07T12:00:00Z">
              <w:r>
                <w:rPr>
                  <w:rFonts w:ascii="Times New Roman" w:hAnsi="Times New Roman"/>
                  <w:sz w:val="18"/>
                </w:rPr>
                <w:t xml:space="preserve">Motor único vetorizado: o mesmo código produz o resultado pontual (n = 1) e a simulação (n = 10.000).</w:t>
              </w:r>
            </w:ins>
          </w:p>
        </w:tc>
      </w:tr>
      <w:tr>
        <w:trPr>
          <w:cantSplit/>
          <w:ins w:id="882121" w:author="Claude" w:date="2026-10-07T12:00:00Z"/>
        </w:trPr>
        <w:tc>
          <w:tcPr>
            <w:tcW w:w="500" w:type="dxa"/>
            <w:vAlign w:val="center"/>
          </w:tcPr>
          <w:p>
            <w:pPr>
              <w:spacing w:before="20" w:after="20" w:line="240" w:lineRule="auto"/>
              <w:ind w:firstLine="0"/>
              <w:jc w:val="left"/>
              <w:rPr>
                <w:ins w:id="882122" w:author="Claude" w:date="2026-10-07T12:00:00Z"/>
              </w:rPr>
            </w:pPr>
            <w:ins w:id="882123" w:author="Claude" w:date="2026-10-07T12:00:00Z">
              <w:r>
                <w:rPr>
                  <w:rFonts w:ascii="Times New Roman" w:hAnsi="Times New Roman"/>
                  <w:sz w:val="18"/>
                </w:rPr>
                <w:t xml:space="preserve">2</w:t>
              </w:r>
            </w:ins>
          </w:p>
        </w:tc>
        <w:tc>
          <w:tcPr>
            <w:tcW w:w="2700" w:type="dxa"/>
            <w:vAlign w:val="center"/>
          </w:tcPr>
          <w:p>
            <w:pPr>
              <w:spacing w:before="20" w:after="20" w:line="240" w:lineRule="auto"/>
              <w:ind w:firstLine="0"/>
              <w:jc w:val="left"/>
              <w:rPr>
                <w:ins w:id="882124" w:author="Claude" w:date="2026-10-07T12:00:00Z"/>
              </w:rPr>
            </w:pPr>
            <w:ins w:id="882125" w:author="Claude" w:date="2026-10-07T12:00:00Z">
              <w:r>
                <w:rPr>
                  <w:rFonts w:ascii="Times New Roman" w:hAnsi="Times New Roman"/>
                  <w:sz w:val="18"/>
                </w:rPr>
                <w:t xml:space="preserve">TIR reportada como −0,95 em fluxos sem raiz, confundida com um resultado.</w:t>
              </w:r>
            </w:ins>
          </w:p>
        </w:tc>
        <w:tc>
          <w:tcPr>
            <w:tcW w:w="2600" w:type="dxa"/>
            <w:vAlign w:val="center"/>
          </w:tcPr>
          <w:p>
            <w:pPr>
              <w:spacing w:before="20" w:after="20" w:line="240" w:lineRule="auto"/>
              <w:ind w:firstLine="0"/>
              <w:jc w:val="left"/>
              <w:rPr>
                <w:ins w:id="882126" w:author="Claude" w:date="2026-10-07T12:00:00Z"/>
              </w:rPr>
            </w:pPr>
            <w:ins w:id="882127" w:author="Claude" w:date="2026-10-07T12:00:00Z">
              <w:r>
                <w:rPr>
                  <w:rFonts w:ascii="Times New Roman" w:hAnsi="Times New Roman"/>
                  <w:sz w:val="18"/>
                </w:rPr>
                <w:t xml:space="preserve">A bisseção devolvia o limite do intervalo quando não havia troca de sinal.</w:t>
              </w:r>
            </w:ins>
          </w:p>
        </w:tc>
        <w:tc>
          <w:tcPr>
            <w:tcW w:w="2700" w:type="dxa"/>
            <w:vAlign w:val="center"/>
          </w:tcPr>
          <w:p>
            <w:pPr>
              <w:spacing w:before="20" w:after="20" w:line="240" w:lineRule="auto"/>
              <w:ind w:firstLine="0"/>
              <w:jc w:val="left"/>
              <w:rPr>
                <w:ins w:id="882128" w:author="Claude" w:date="2026-10-07T12:00:00Z"/>
              </w:rPr>
            </w:pPr>
            <w:ins w:id="882129" w:author="Claude" w:date="2026-10-07T12:00:00Z">
              <w:r>
                <w:rPr>
                  <w:rFonts w:ascii="Times New Roman" w:hAnsi="Times New Roman"/>
                  <w:sz w:val="18"/>
                </w:rPr>
                <w:t xml:space="preserve">Varredura de malha seguida de bisseção, sempre com diagnóstico (convencional, múltiplas, sem solução).</w:t>
              </w:r>
            </w:ins>
          </w:p>
        </w:tc>
      </w:tr>
      <w:tr>
        <w:trPr>
          <w:cantSplit/>
          <w:ins w:id="882130" w:author="Claude" w:date="2026-10-07T12:00:00Z"/>
        </w:trPr>
        <w:tc>
          <w:tcPr>
            <w:tcW w:w="500" w:type="dxa"/>
            <w:vAlign w:val="center"/>
          </w:tcPr>
          <w:p>
            <w:pPr>
              <w:spacing w:before="20" w:after="20" w:line="240" w:lineRule="auto"/>
              <w:ind w:firstLine="0"/>
              <w:jc w:val="left"/>
              <w:rPr>
                <w:ins w:id="882131" w:author="Claude" w:date="2026-10-07T12:00:00Z"/>
              </w:rPr>
            </w:pPr>
            <w:ins w:id="882132" w:author="Claude" w:date="2026-10-07T12:00:00Z">
              <w:r>
                <w:rPr>
                  <w:rFonts w:ascii="Times New Roman" w:hAnsi="Times New Roman"/>
                  <w:sz w:val="18"/>
                </w:rPr>
                <w:t xml:space="preserve">3</w:t>
              </w:r>
            </w:ins>
          </w:p>
        </w:tc>
        <w:tc>
          <w:tcPr>
            <w:tcW w:w="2700" w:type="dxa"/>
            <w:vAlign w:val="center"/>
          </w:tcPr>
          <w:p>
            <w:pPr>
              <w:spacing w:before="20" w:after="20" w:line="240" w:lineRule="auto"/>
              <w:ind w:firstLine="0"/>
              <w:jc w:val="left"/>
              <w:rPr>
                <w:ins w:id="882133" w:author="Claude" w:date="2026-10-07T12:00:00Z"/>
              </w:rPr>
            </w:pPr>
            <w:ins w:id="882134" w:author="Claude" w:date="2026-10-07T12:00:00Z">
              <w:r>
                <w:rPr>
                  <w:rFonts w:ascii="Times New Roman" w:hAnsi="Times New Roman"/>
                  <w:sz w:val="18"/>
                </w:rPr>
                <w:t xml:space="preserve">Ecoeficiência igual a zero em projetos com prejuízo.</w:t>
              </w:r>
            </w:ins>
          </w:p>
        </w:tc>
        <w:tc>
          <w:tcPr>
            <w:tcW w:w="2600" w:type="dxa"/>
            <w:vAlign w:val="center"/>
          </w:tcPr>
          <w:p>
            <w:pPr>
              <w:spacing w:before="20" w:after="20" w:line="240" w:lineRule="auto"/>
              <w:ind w:firstLine="0"/>
              <w:jc w:val="left"/>
              <w:rPr>
                <w:ins w:id="882135" w:author="Claude" w:date="2026-10-07T12:00:00Z"/>
              </w:rPr>
            </w:pPr>
            <w:ins w:id="882136" w:author="Claude" w:date="2026-10-07T12:00:00Z">
              <w:r>
                <w:rPr>
                  <w:rFonts w:ascii="Times New Roman" w:hAnsi="Times New Roman"/>
                  <w:sz w:val="18"/>
                </w:rPr>
                <w:t xml:space="preserve">O numerador era zerado quando o lucro era negativo.</w:t>
              </w:r>
            </w:ins>
          </w:p>
        </w:tc>
        <w:tc>
          <w:tcPr>
            <w:tcW w:w="2700" w:type="dxa"/>
            <w:vAlign w:val="center"/>
          </w:tcPr>
          <w:p>
            <w:pPr>
              <w:spacing w:before="20" w:after="20" w:line="240" w:lineRule="auto"/>
              <w:ind w:firstLine="0"/>
              <w:jc w:val="left"/>
              <w:rPr>
                <w:ins w:id="882137" w:author="Claude" w:date="2026-10-07T12:00:00Z"/>
              </w:rPr>
            </w:pPr>
            <w:ins w:id="882138" w:author="Claude" w:date="2026-10-07T12:00:00Z">
              <w:r>
                <w:rPr>
                  <w:rFonts w:ascii="Times New Roman" w:hAnsi="Times New Roman"/>
                  <w:sz w:val="18"/>
                </w:rPr>
                <w:t xml:space="preserve">Ecoeficiência como valor adicionado por impacto (WBCSD, 2000), declarada indefinida se não positivo.</w:t>
              </w:r>
            </w:ins>
          </w:p>
        </w:tc>
      </w:tr>
      <w:tr>
        <w:trPr>
          <w:cantSplit/>
          <w:ins w:id="882139" w:author="Claude" w:date="2026-10-07T12:00:00Z"/>
        </w:trPr>
        <w:tc>
          <w:tcPr>
            <w:tcW w:w="500" w:type="dxa"/>
            <w:vAlign w:val="center"/>
          </w:tcPr>
          <w:p>
            <w:pPr>
              <w:spacing w:before="20" w:after="20" w:line="240" w:lineRule="auto"/>
              <w:ind w:firstLine="0"/>
              <w:jc w:val="left"/>
              <w:rPr>
                <w:ins w:id="882140" w:author="Claude" w:date="2026-10-07T12:00:00Z"/>
              </w:rPr>
            </w:pPr>
            <w:ins w:id="882141" w:author="Claude" w:date="2026-10-07T12:00:00Z">
              <w:r>
                <w:rPr>
                  <w:rFonts w:ascii="Times New Roman" w:hAnsi="Times New Roman"/>
                  <w:sz w:val="18"/>
                </w:rPr>
                <w:t xml:space="preserve">4</w:t>
              </w:r>
            </w:ins>
          </w:p>
        </w:tc>
        <w:tc>
          <w:tcPr>
            <w:tcW w:w="2700" w:type="dxa"/>
            <w:vAlign w:val="center"/>
          </w:tcPr>
          <w:p>
            <w:pPr>
              <w:spacing w:before="20" w:after="20" w:line="240" w:lineRule="auto"/>
              <w:ind w:firstLine="0"/>
              <w:jc w:val="left"/>
              <w:rPr>
                <w:ins w:id="882142" w:author="Claude" w:date="2026-10-07T12:00:00Z"/>
              </w:rPr>
            </w:pPr>
            <w:ins w:id="882143" w:author="Claude" w:date="2026-10-07T12:00:00Z">
              <w:r>
                <w:rPr>
                  <w:rFonts w:ascii="Times New Roman" w:hAnsi="Times New Roman"/>
                  <w:sz w:val="18"/>
                </w:rPr>
                <w:t xml:space="preserve">RVL e OEE divergiam das fórmulas do Quadro 5.</w:t>
              </w:r>
            </w:ins>
          </w:p>
        </w:tc>
        <w:tc>
          <w:tcPr>
            <w:tcW w:w="2600" w:type="dxa"/>
            <w:vAlign w:val="center"/>
          </w:tcPr>
          <w:p>
            <w:pPr>
              <w:spacing w:before="20" w:after="20" w:line="240" w:lineRule="auto"/>
              <w:ind w:firstLine="0"/>
              <w:jc w:val="left"/>
              <w:rPr>
                <w:ins w:id="882144" w:author="Claude" w:date="2026-10-07T12:00:00Z"/>
              </w:rPr>
            </w:pPr>
            <w:ins w:id="882145" w:author="Claude" w:date="2026-10-07T12:00:00Z">
              <w:r>
                <w:rPr>
                  <w:rFonts w:ascii="Times New Roman" w:hAnsi="Times New Roman"/>
                  <w:sz w:val="18"/>
                </w:rPr>
                <w:t xml:space="preserve">A RVL era dividida pela receita e a qualidade do OEE era um parâmetro independente.</w:t>
              </w:r>
            </w:ins>
          </w:p>
        </w:tc>
        <w:tc>
          <w:tcPr>
            <w:tcW w:w="2700" w:type="dxa"/>
            <w:vAlign w:val="center"/>
          </w:tcPr>
          <w:p>
            <w:pPr>
              <w:spacing w:before="20" w:after="20" w:line="240" w:lineRule="auto"/>
              <w:ind w:firstLine="0"/>
              <w:jc w:val="left"/>
              <w:rPr>
                <w:ins w:id="882146" w:author="Claude" w:date="2026-10-07T12:00:00Z"/>
              </w:rPr>
            </w:pPr>
            <w:ins w:id="882147" w:author="Claude" w:date="2026-10-07T12:00:00Z">
              <w:r>
                <w:rPr>
                  <w:rFonts w:ascii="Times New Roman" w:hAnsi="Times New Roman"/>
                  <w:sz w:val="18"/>
                </w:rPr>
                <w:t xml:space="preserve">RVL sobre o custo operacional; qualidade do OEE igual à sobrevivência.</w:t>
              </w:r>
            </w:ins>
          </w:p>
        </w:tc>
      </w:tr>
      <w:tr>
        <w:trPr>
          <w:cantSplit/>
          <w:ins w:id="882148" w:author="Claude" w:date="2026-10-07T12:00:00Z"/>
        </w:trPr>
        <w:tc>
          <w:tcPr>
            <w:tcW w:w="500" w:type="dxa"/>
            <w:vAlign w:val="center"/>
          </w:tcPr>
          <w:p>
            <w:pPr>
              <w:spacing w:before="20" w:after="20" w:line="240" w:lineRule="auto"/>
              <w:ind w:firstLine="0"/>
              <w:jc w:val="left"/>
              <w:rPr>
                <w:ins w:id="882149" w:author="Claude" w:date="2026-10-07T12:00:00Z"/>
              </w:rPr>
            </w:pPr>
            <w:ins w:id="882150" w:author="Claude" w:date="2026-10-07T12:00:00Z">
              <w:r>
                <w:rPr>
                  <w:rFonts w:ascii="Times New Roman" w:hAnsi="Times New Roman"/>
                  <w:sz w:val="18"/>
                </w:rPr>
                <w:t xml:space="preserve">5</w:t>
              </w:r>
            </w:ins>
          </w:p>
        </w:tc>
        <w:tc>
          <w:tcPr>
            <w:tcW w:w="2700" w:type="dxa"/>
            <w:vAlign w:val="center"/>
          </w:tcPr>
          <w:p>
            <w:pPr>
              <w:spacing w:before="20" w:after="20" w:line="240" w:lineRule="auto"/>
              <w:ind w:firstLine="0"/>
              <w:jc w:val="left"/>
              <w:rPr>
                <w:ins w:id="882151" w:author="Claude" w:date="2026-10-07T12:00:00Z"/>
              </w:rPr>
            </w:pPr>
            <w:ins w:id="882152" w:author="Claude" w:date="2026-10-07T12:00:00Z">
              <w:r>
                <w:rPr>
                  <w:rFonts w:ascii="Times New Roman" w:hAnsi="Times New Roman"/>
                  <w:sz w:val="18"/>
                </w:rPr>
                <w:t xml:space="preserve">Rotinas de AHP e TOPSIS existiam, mas não eram chamadas pelo pipeline.</w:t>
              </w:r>
            </w:ins>
          </w:p>
        </w:tc>
        <w:tc>
          <w:tcPr>
            <w:tcW w:w="2600" w:type="dxa"/>
            <w:vAlign w:val="center"/>
          </w:tcPr>
          <w:p>
            <w:pPr>
              <w:spacing w:before="20" w:after="20" w:line="240" w:lineRule="auto"/>
              <w:ind w:firstLine="0"/>
              <w:jc w:val="left"/>
              <w:rPr>
                <w:ins w:id="882153" w:author="Claude" w:date="2026-10-07T12:00:00Z"/>
              </w:rPr>
            </w:pPr>
            <w:ins w:id="882154" w:author="Claude" w:date="2026-10-07T12:00:00Z">
              <w:r>
                <w:rPr>
                  <w:rFonts w:ascii="Times New Roman" w:hAnsi="Times New Roman"/>
                  <w:sz w:val="18"/>
                </w:rPr>
                <w:t xml:space="preserve">Funções desenvolvidas sem requisito e sem teste que as exigisse.</w:t>
              </w:r>
            </w:ins>
          </w:p>
        </w:tc>
        <w:tc>
          <w:tcPr>
            <w:tcW w:w="2700" w:type="dxa"/>
            <w:vAlign w:val="center"/>
          </w:tcPr>
          <w:p>
            <w:pPr>
              <w:spacing w:before="20" w:after="20" w:line="240" w:lineRule="auto"/>
              <w:ind w:firstLine="0"/>
              <w:jc w:val="left"/>
              <w:rPr>
                <w:ins w:id="882155" w:author="Claude" w:date="2026-10-07T12:00:00Z"/>
              </w:rPr>
            </w:pPr>
            <w:ins w:id="882156" w:author="Claude" w:date="2026-10-07T12:00:00Z">
              <w:r>
                <w:rPr>
                  <w:rFonts w:ascii="Times New Roman" w:hAnsi="Times New Roman"/>
                  <w:sz w:val="18"/>
                </w:rPr>
                <w:t xml:space="preserve">Rastreabilidade requisito → função → teste; AHP e TOPSIS integrados ao fluxo.</w:t>
              </w:r>
            </w:ins>
          </w:p>
        </w:tc>
      </w:tr>
      <w:tr>
        <w:trPr>
          <w:cantSplit/>
          <w:ins w:id="882157" w:author="Claude" w:date="2026-10-07T12:00:00Z"/>
        </w:trPr>
        <w:tc>
          <w:tcPr>
            <w:tcW w:w="500" w:type="dxa"/>
            <w:vAlign w:val="center"/>
          </w:tcPr>
          <w:p>
            <w:pPr>
              <w:spacing w:before="20" w:after="20" w:line="240" w:lineRule="auto"/>
              <w:ind w:firstLine="0"/>
              <w:jc w:val="left"/>
              <w:rPr>
                <w:ins w:id="882158" w:author="Claude" w:date="2026-10-07T12:00:00Z"/>
              </w:rPr>
            </w:pPr>
            <w:ins w:id="882159" w:author="Claude" w:date="2026-10-07T12:00:00Z">
              <w:r>
                <w:rPr>
                  <w:rFonts w:ascii="Times New Roman" w:hAnsi="Times New Roman"/>
                  <w:sz w:val="18"/>
                </w:rPr>
                <w:t xml:space="preserve">6</w:t>
              </w:r>
            </w:ins>
          </w:p>
        </w:tc>
        <w:tc>
          <w:tcPr>
            <w:tcW w:w="2700" w:type="dxa"/>
            <w:vAlign w:val="center"/>
          </w:tcPr>
          <w:p>
            <w:pPr>
              <w:spacing w:before="20" w:after="20" w:line="240" w:lineRule="auto"/>
              <w:ind w:firstLine="0"/>
              <w:jc w:val="left"/>
              <w:rPr>
                <w:ins w:id="882160" w:author="Claude" w:date="2026-10-07T12:00:00Z"/>
              </w:rPr>
            </w:pPr>
            <w:ins w:id="882161" w:author="Claude" w:date="2026-10-07T12:00:00Z">
              <w:r>
                <w:rPr>
                  <w:rFonts w:ascii="Times New Roman" w:hAnsi="Times New Roman"/>
                  <w:sz w:val="18"/>
                </w:rPr>
                <w:t xml:space="preserve">O notebook produzia resultados ao ser executado, antes de o usuário informar o projeto.</w:t>
              </w:r>
            </w:ins>
          </w:p>
        </w:tc>
        <w:tc>
          <w:tcPr>
            <w:tcW w:w="2600" w:type="dxa"/>
            <w:vAlign w:val="center"/>
          </w:tcPr>
          <w:p>
            <w:pPr>
              <w:spacing w:before="20" w:after="20" w:line="240" w:lineRule="auto"/>
              <w:ind w:firstLine="0"/>
              <w:jc w:val="left"/>
              <w:rPr>
                <w:ins w:id="882162" w:author="Claude" w:date="2026-10-07T12:00:00Z"/>
              </w:rPr>
            </w:pPr>
            <w:ins w:id="882163" w:author="Claude" w:date="2026-10-07T12:00:00Z">
              <w:r>
                <w:rPr>
                  <w:rFonts w:ascii="Times New Roman" w:hAnsi="Times New Roman"/>
                  <w:sz w:val="18"/>
                </w:rPr>
                <w:t xml:space="preserve">Premissas do caso ilustrativo funcionavam como valores padrão silenciosos.</w:t>
              </w:r>
            </w:ins>
          </w:p>
        </w:tc>
        <w:tc>
          <w:tcPr>
            <w:tcW w:w="2700" w:type="dxa"/>
            <w:vAlign w:val="center"/>
          </w:tcPr>
          <w:p>
            <w:pPr>
              <w:spacing w:before="20" w:after="20" w:line="240" w:lineRule="auto"/>
              <w:ind w:firstLine="0"/>
              <w:jc w:val="left"/>
              <w:rPr>
                <w:ins w:id="882164" w:author="Claude" w:date="2026-10-07T12:00:00Z"/>
              </w:rPr>
            </w:pPr>
            <w:ins w:id="882165" w:author="Claude" w:date="2026-10-07T12:00:00Z">
              <w:r>
                <w:rPr>
                  <w:rFonts w:ascii="Times New Roman" w:hAnsi="Times New Roman"/>
                  <w:sz w:val="18"/>
                </w:rPr>
                <w:t xml:space="preserve">Estudo começa pela entrada de dados; modo novo parte de configuração em branco e recusa pendências.</w:t>
              </w:r>
            </w:ins>
          </w:p>
        </w:tc>
      </w:tr>
      <w:tr>
        <w:trPr>
          <w:cantSplit/>
          <w:ins w:id="882166" w:author="Claude" w:date="2026-10-07T12:00:00Z"/>
        </w:trPr>
        <w:tc>
          <w:tcPr>
            <w:tcW w:w="500" w:type="dxa"/>
            <w:vAlign w:val="center"/>
          </w:tcPr>
          <w:p>
            <w:pPr>
              <w:spacing w:before="20" w:after="20" w:line="240" w:lineRule="auto"/>
              <w:ind w:firstLine="0"/>
              <w:jc w:val="left"/>
              <w:rPr>
                <w:ins w:id="882167" w:author="Claude" w:date="2026-10-07T12:00:00Z"/>
              </w:rPr>
            </w:pPr>
            <w:ins w:id="882168" w:author="Claude" w:date="2026-10-07T12:00:00Z">
              <w:r>
                <w:rPr>
                  <w:rFonts w:ascii="Times New Roman" w:hAnsi="Times New Roman"/>
                  <w:sz w:val="18"/>
                </w:rPr>
                <w:t xml:space="preserve">7</w:t>
              </w:r>
            </w:ins>
          </w:p>
        </w:tc>
        <w:tc>
          <w:tcPr>
            <w:tcW w:w="2700" w:type="dxa"/>
            <w:vAlign w:val="center"/>
          </w:tcPr>
          <w:p>
            <w:pPr>
              <w:spacing w:before="20" w:after="20" w:line="240" w:lineRule="auto"/>
              <w:ind w:firstLine="0"/>
              <w:jc w:val="left"/>
              <w:rPr>
                <w:ins w:id="882169" w:author="Claude" w:date="2026-10-07T12:00:00Z"/>
              </w:rPr>
            </w:pPr>
            <w:ins w:id="882170" w:author="Claude" w:date="2026-10-07T12:00:00Z">
              <w:r>
                <w:rPr>
                  <w:rFonts w:ascii="Times New Roman" w:hAnsi="Times New Roman"/>
                  <w:sz w:val="18"/>
                </w:rPr>
                <w:t xml:space="preserve">Valores informados em reais (manutenção, valor residual) mudavam quando o CAPEX era revisto.</w:t>
              </w:r>
            </w:ins>
          </w:p>
        </w:tc>
        <w:tc>
          <w:tcPr>
            <w:tcW w:w="2600" w:type="dxa"/>
            <w:vAlign w:val="center"/>
          </w:tcPr>
          <w:p>
            <w:pPr>
              <w:spacing w:before="20" w:after="20" w:line="240" w:lineRule="auto"/>
              <w:ind w:firstLine="0"/>
              <w:jc w:val="left"/>
              <w:rPr>
                <w:ins w:id="882171" w:author="Claude" w:date="2026-10-07T12:00:00Z"/>
              </w:rPr>
            </w:pPr>
            <w:ins w:id="882172" w:author="Claude" w:date="2026-10-07T12:00:00Z">
              <w:r>
                <w:rPr>
                  <w:rFonts w:ascii="Times New Roman" w:hAnsi="Times New Roman"/>
                  <w:sz w:val="18"/>
                </w:rPr>
                <w:t xml:space="preserve">Eram convertidos e guardados como percentual do CAPEX.</w:t>
              </w:r>
            </w:ins>
          </w:p>
        </w:tc>
        <w:tc>
          <w:tcPr>
            <w:tcW w:w="2700" w:type="dxa"/>
            <w:vAlign w:val="center"/>
          </w:tcPr>
          <w:p>
            <w:pPr>
              <w:spacing w:before="20" w:after="20" w:line="240" w:lineRule="auto"/>
              <w:ind w:firstLine="0"/>
              <w:jc w:val="left"/>
              <w:rPr>
                <w:ins w:id="882173" w:author="Claude" w:date="2026-10-07T12:00:00Z"/>
              </w:rPr>
            </w:pPr>
            <w:ins w:id="882174" w:author="Claude" w:date="2026-10-07T12:00:00Z">
              <w:r>
                <w:rPr>
                  <w:rFonts w:ascii="Times New Roman" w:hAnsi="Times New Roman"/>
                  <w:sz w:val="18"/>
                </w:rPr>
                <w:t xml:space="preserve">Valores em reais guardados em reais; percentual apenas quando informado como percentual.</w:t>
              </w:r>
            </w:ins>
          </w:p>
        </w:tc>
      </w:tr>
      <w:tr>
        <w:trPr>
          <w:cantSplit/>
          <w:ins w:id="882175" w:author="Claude" w:date="2026-10-07T12:00:00Z"/>
        </w:trPr>
        <w:tc>
          <w:tcPr>
            <w:tcW w:w="500" w:type="dxa"/>
            <w:vAlign w:val="center"/>
          </w:tcPr>
          <w:p>
            <w:pPr>
              <w:spacing w:before="20" w:after="20" w:line="240" w:lineRule="auto"/>
              <w:ind w:firstLine="0"/>
              <w:jc w:val="left"/>
              <w:rPr>
                <w:ins w:id="882176" w:author="Claude" w:date="2026-10-07T12:00:00Z"/>
              </w:rPr>
            </w:pPr>
            <w:ins w:id="882177" w:author="Claude" w:date="2026-10-07T12:00:00Z">
              <w:r>
                <w:rPr>
                  <w:rFonts w:ascii="Times New Roman" w:hAnsi="Times New Roman"/>
                  <w:sz w:val="18"/>
                </w:rPr>
                <w:t xml:space="preserve">8</w:t>
              </w:r>
            </w:ins>
          </w:p>
        </w:tc>
        <w:tc>
          <w:tcPr>
            <w:tcW w:w="2700" w:type="dxa"/>
            <w:vAlign w:val="center"/>
          </w:tcPr>
          <w:p>
            <w:pPr>
              <w:spacing w:before="20" w:after="20" w:line="240" w:lineRule="auto"/>
              <w:ind w:firstLine="0"/>
              <w:jc w:val="left"/>
              <w:rPr>
                <w:ins w:id="882178" w:author="Claude" w:date="2026-10-07T12:00:00Z"/>
              </w:rPr>
            </w:pPr>
            <w:ins w:id="882179" w:author="Claude" w:date="2026-10-07T12:00:00Z">
              <w:r>
                <w:rPr>
                  <w:rFonts w:ascii="Times New Roman" w:hAnsi="Times New Roman"/>
                  <w:sz w:val="18"/>
                </w:rPr>
                <w:t xml:space="preserve">Corrigir um bloco de entradas deixava distribuições e blocos dependentes incoerentes.</w:t>
              </w:r>
            </w:ins>
          </w:p>
        </w:tc>
        <w:tc>
          <w:tcPr>
            <w:tcW w:w="2600" w:type="dxa"/>
            <w:vAlign w:val="center"/>
          </w:tcPr>
          <w:p>
            <w:pPr>
              <w:spacing w:before="20" w:after="20" w:line="240" w:lineRule="auto"/>
              <w:ind w:firstLine="0"/>
              <w:jc w:val="left"/>
              <w:rPr>
                <w:ins w:id="882180" w:author="Claude" w:date="2026-10-07T12:00:00Z"/>
              </w:rPr>
            </w:pPr>
            <w:ins w:id="882181" w:author="Claude" w:date="2026-10-07T12:00:00Z">
              <w:r>
                <w:rPr>
                  <w:rFonts w:ascii="Times New Roman" w:hAnsi="Times New Roman"/>
                  <w:sz w:val="18"/>
                </w:rPr>
                <w:t xml:space="preserve">Cada bloco era tratado como independente, e as distribuições não acompanhavam o valor determinístico.</w:t>
              </w:r>
            </w:ins>
          </w:p>
        </w:tc>
        <w:tc>
          <w:tcPr>
            <w:tcW w:w="2700" w:type="dxa"/>
            <w:vAlign w:val="center"/>
          </w:tcPr>
          <w:p>
            <w:pPr>
              <w:spacing w:before="20" w:after="20" w:line="240" w:lineRule="auto"/>
              <w:ind w:firstLine="0"/>
              <w:jc w:val="left"/>
              <w:rPr>
                <w:ins w:id="882182" w:author="Claude" w:date="2026-10-07T12:00:00Z"/>
              </w:rPr>
            </w:pPr>
            <w:ins w:id="882183" w:author="Claude" w:date="2026-10-07T12:00:00Z">
              <w:r>
                <w:rPr>
                  <w:rFonts w:ascii="Times New Roman" w:hAnsi="Times New Roman"/>
                  <w:sz w:val="18"/>
                </w:rPr>
                <w:t xml:space="preserve">Dependências declaradas entre blocos e reposicionamento das distribuições na revisão.</w:t>
              </w:r>
            </w:ins>
          </w:p>
        </w:tc>
      </w:tr>
      <w:tr>
        <w:trPr>
          <w:cantSplit/>
          <w:ins w:id="882184" w:author="Claude" w:date="2026-10-07T12:00:00Z"/>
        </w:trPr>
        <w:tc>
          <w:tcPr>
            <w:tcW w:w="500" w:type="dxa"/>
            <w:vAlign w:val="center"/>
          </w:tcPr>
          <w:p>
            <w:pPr>
              <w:spacing w:before="20" w:after="20" w:line="240" w:lineRule="auto"/>
              <w:ind w:firstLine="0"/>
              <w:jc w:val="left"/>
              <w:rPr>
                <w:ins w:id="882185" w:author="Claude" w:date="2026-10-07T12:00:00Z"/>
              </w:rPr>
            </w:pPr>
            <w:ins w:id="882186" w:author="Claude" w:date="2026-10-07T12:00:00Z">
              <w:r>
                <w:rPr>
                  <w:rFonts w:ascii="Times New Roman" w:hAnsi="Times New Roman"/>
                  <w:sz w:val="18"/>
                </w:rPr>
                <w:t xml:space="preserve">9</w:t>
              </w:r>
            </w:ins>
          </w:p>
        </w:tc>
        <w:tc>
          <w:tcPr>
            <w:tcW w:w="2700" w:type="dxa"/>
            <w:vAlign w:val="center"/>
          </w:tcPr>
          <w:p>
            <w:pPr>
              <w:spacing w:before="20" w:after="20" w:line="240" w:lineRule="auto"/>
              <w:ind w:firstLine="0"/>
              <w:jc w:val="left"/>
              <w:rPr>
                <w:ins w:id="882187" w:author="Claude" w:date="2026-10-07T12:00:00Z"/>
              </w:rPr>
            </w:pPr>
            <w:ins w:id="882188" w:author="Claude" w:date="2026-10-07T12:00:00Z">
              <w:r>
                <w:rPr>
                  <w:rFonts w:ascii="Times New Roman" w:hAnsi="Times New Roman"/>
                  <w:sz w:val="18"/>
                </w:rPr>
                <w:t xml:space="preserve">A rastreabilidade de requisitos revelou funções sociais, de governança e Lean-Green sem teste.</w:t>
              </w:r>
            </w:ins>
          </w:p>
        </w:tc>
        <w:tc>
          <w:tcPr>
            <w:tcW w:w="2600" w:type="dxa"/>
            <w:vAlign w:val="center"/>
          </w:tcPr>
          <w:p>
            <w:pPr>
              <w:spacing w:before="20" w:after="20" w:line="240" w:lineRule="auto"/>
              <w:ind w:firstLine="0"/>
              <w:jc w:val="left"/>
              <w:rPr>
                <w:ins w:id="882189" w:author="Claude" w:date="2026-10-07T12:00:00Z"/>
              </w:rPr>
            </w:pPr>
            <w:ins w:id="882190" w:author="Claude" w:date="2026-10-07T12:00:00Z">
              <w:r>
                <w:rPr>
                  <w:rFonts w:ascii="Times New Roman" w:hAnsi="Times New Roman"/>
                  <w:sz w:val="18"/>
                </w:rPr>
                <w:t xml:space="preserve">Os testes tinham sido escritos a partir dos cálculos financeiros, e não dos requisitos.</w:t>
              </w:r>
            </w:ins>
          </w:p>
        </w:tc>
        <w:tc>
          <w:tcPr>
            <w:tcW w:w="2700" w:type="dxa"/>
            <w:vAlign w:val="center"/>
          </w:tcPr>
          <w:p>
            <w:pPr>
              <w:spacing w:before="20" w:after="20" w:line="240" w:lineRule="auto"/>
              <w:ind w:firstLine="0"/>
              <w:jc w:val="left"/>
              <w:rPr>
                <w:ins w:id="882191" w:author="Claude" w:date="2026-10-07T12:00:00Z"/>
              </w:rPr>
            </w:pPr>
            <w:ins w:id="882192" w:author="Claude" w:date="2026-10-07T12:00:00Z">
              <w:r>
                <w:rPr>
                  <w:rFonts w:ascii="Times New Roman" w:hAnsi="Times New Roman"/>
                  <w:sz w:val="18"/>
                </w:rPr>
                <w:t xml:space="preserve">Testes dedicados para RVL, LSO, governança, ODS e Lean-Green.</w:t>
              </w:r>
            </w:ins>
          </w:p>
        </w:tc>
      </w:tr>
      <w:tr>
        <w:trPr>
          <w:cantSplit/>
          <w:ins w:id="882193" w:author="Claude" w:date="2026-10-07T12:00:00Z"/>
        </w:trPr>
        <w:tc>
          <w:tcPr>
            <w:tcW w:w="500" w:type="dxa"/>
            <w:vAlign w:val="center"/>
          </w:tcPr>
          <w:p>
            <w:pPr>
              <w:spacing w:before="20" w:after="20" w:line="240" w:lineRule="auto"/>
              <w:ind w:firstLine="0"/>
              <w:jc w:val="left"/>
              <w:rPr>
                <w:ins w:id="882194" w:author="Claude" w:date="2026-10-07T12:00:00Z"/>
              </w:rPr>
            </w:pPr>
            <w:ins w:id="882195" w:author="Claude" w:date="2026-10-07T12:00:00Z">
              <w:r>
                <w:rPr>
                  <w:rFonts w:ascii="Times New Roman" w:hAnsi="Times New Roman"/>
                  <w:sz w:val="18"/>
                </w:rPr>
                <w:t xml:space="preserve">10</w:t>
              </w:r>
            </w:ins>
          </w:p>
        </w:tc>
        <w:tc>
          <w:tcPr>
            <w:tcW w:w="2700" w:type="dxa"/>
            <w:vAlign w:val="center"/>
          </w:tcPr>
          <w:p>
            <w:pPr>
              <w:spacing w:before="20" w:after="20" w:line="240" w:lineRule="auto"/>
              <w:ind w:firstLine="0"/>
              <w:jc w:val="left"/>
              <w:rPr>
                <w:ins w:id="882196" w:author="Claude" w:date="2026-10-07T12:00:00Z"/>
              </w:rPr>
            </w:pPr>
            <w:ins w:id="882197" w:author="Claude" w:date="2026-10-07T12:00:00Z">
              <w:r>
                <w:rPr>
                  <w:rFonts w:ascii="Times New Roman" w:hAnsi="Times New Roman"/>
                  <w:sz w:val="18"/>
                </w:rPr>
                <w:t xml:space="preserve">Valores digitados no padrão brasileiro (40.000) eram lidos como 40, sem aviso.</w:t>
              </w:r>
            </w:ins>
          </w:p>
        </w:tc>
        <w:tc>
          <w:tcPr>
            <w:tcW w:w="2600" w:type="dxa"/>
            <w:vAlign w:val="center"/>
          </w:tcPr>
          <w:p>
            <w:pPr>
              <w:spacing w:before="20" w:after="20" w:line="240" w:lineRule="auto"/>
              <w:ind w:firstLine="0"/>
              <w:jc w:val="left"/>
              <w:rPr>
                <w:ins w:id="882198" w:author="Claude" w:date="2026-10-07T12:00:00Z"/>
              </w:rPr>
            </w:pPr>
            <w:ins w:id="882199" w:author="Claude" w:date="2026-10-07T12:00:00Z">
              <w:r>
                <w:rPr>
                  <w:rFonts w:ascii="Times New Roman" w:hAnsi="Times New Roman"/>
                  <w:sz w:val="18"/>
                </w:rPr>
                <w:t xml:space="preserve">O conversor tratava todo ponto como separador decimal.</w:t>
              </w:r>
            </w:ins>
          </w:p>
        </w:tc>
        <w:tc>
          <w:tcPr>
            <w:tcW w:w="2700" w:type="dxa"/>
            <w:vAlign w:val="center"/>
          </w:tcPr>
          <w:p>
            <w:pPr>
              <w:spacing w:before="20" w:after="20" w:line="240" w:lineRule="auto"/>
              <w:ind w:firstLine="0"/>
              <w:jc w:val="left"/>
              <w:rPr>
                <w:ins w:id="882200" w:author="Claude" w:date="2026-10-07T12:00:00Z"/>
              </w:rPr>
            </w:pPr>
            <w:ins w:id="882201" w:author="Claude" w:date="2026-10-07T12:00:00Z">
              <w:r>
                <w:rPr>
                  <w:rFonts w:ascii="Times New Roman" w:hAnsi="Times New Roman"/>
                  <w:sz w:val="18"/>
                </w:rPr>
                <w:t xml:space="preserve">Ponto seguido de grupos de três dígitos é lido como milhar, e o valor interpretado é mostrado.</w:t>
              </w:r>
            </w:ins>
          </w:p>
        </w:tc>
      </w:tr>
      <w:tr>
        <w:trPr>
          <w:cantSplit/>
          <w:ins w:id="882202" w:author="Claude" w:date="2026-10-07T12:00:00Z"/>
        </w:trPr>
        <w:tc>
          <w:tcPr>
            <w:tcW w:w="500" w:type="dxa"/>
            <w:vAlign w:val="center"/>
          </w:tcPr>
          <w:p>
            <w:pPr>
              <w:spacing w:before="20" w:after="20" w:line="240" w:lineRule="auto"/>
              <w:ind w:firstLine="0"/>
              <w:jc w:val="left"/>
              <w:rPr>
                <w:ins w:id="882203" w:author="Claude" w:date="2026-10-07T12:00:00Z"/>
              </w:rPr>
            </w:pPr>
            <w:ins w:id="882204" w:author="Claude" w:date="2026-10-07T12:00:00Z">
              <w:r>
                <w:rPr>
                  <w:rFonts w:ascii="Times New Roman" w:hAnsi="Times New Roman"/>
                  <w:sz w:val="18"/>
                </w:rPr>
                <w:t xml:space="preserve">11</w:t>
              </w:r>
            </w:ins>
          </w:p>
        </w:tc>
        <w:tc>
          <w:tcPr>
            <w:tcW w:w="2700" w:type="dxa"/>
            <w:vAlign w:val="center"/>
          </w:tcPr>
          <w:p>
            <w:pPr>
              <w:spacing w:before="20" w:after="20" w:line="240" w:lineRule="auto"/>
              <w:ind w:firstLine="0"/>
              <w:jc w:val="left"/>
              <w:rPr>
                <w:ins w:id="882205" w:author="Claude" w:date="2026-10-07T12:00:00Z"/>
              </w:rPr>
            </w:pPr>
            <w:ins w:id="882206" w:author="Claude" w:date="2026-10-07T12:00:00Z">
              <w:r>
                <w:rPr>
                  <w:rFonts w:ascii="Times New Roman" w:hAnsi="Times New Roman"/>
                  <w:sz w:val="18"/>
                </w:rPr>
                <w:t xml:space="preserve">Um arquivo de entradas incompleto ou de outro tipo era completado com o caso ilustrativo.</w:t>
              </w:r>
            </w:ins>
          </w:p>
        </w:tc>
        <w:tc>
          <w:tcPr>
            <w:tcW w:w="2600" w:type="dxa"/>
            <w:vAlign w:val="center"/>
          </w:tcPr>
          <w:p>
            <w:pPr>
              <w:spacing w:before="20" w:after="20" w:line="240" w:lineRule="auto"/>
              <w:ind w:firstLine="0"/>
              <w:jc w:val="left"/>
              <w:rPr>
                <w:ins w:id="882207" w:author="Claude" w:date="2026-10-07T12:00:00Z"/>
              </w:rPr>
            </w:pPr>
            <w:ins w:id="882208" w:author="Claude" w:date="2026-10-07T12:00:00Z">
              <w:r>
                <w:rPr>
                  <w:rFonts w:ascii="Times New Roman" w:hAnsi="Times New Roman"/>
                  <w:sz w:val="18"/>
                </w:rPr>
                <w:t xml:space="preserve">Os valores padrão das estruturas de configuração eram os do caso-base.</w:t>
              </w:r>
            </w:ins>
          </w:p>
        </w:tc>
        <w:tc>
          <w:tcPr>
            <w:tcW w:w="2700" w:type="dxa"/>
            <w:vAlign w:val="center"/>
          </w:tcPr>
          <w:p>
            <w:pPr>
              <w:spacing w:before="20" w:after="20" w:line="240" w:lineRule="auto"/>
              <w:ind w:firstLine="0"/>
              <w:jc w:val="left"/>
              <w:rPr>
                <w:ins w:id="882209" w:author="Claude" w:date="2026-10-07T12:00:00Z"/>
              </w:rPr>
            </w:pPr>
            <w:ins w:id="882210" w:author="Claude" w:date="2026-10-07T12:00:00Z">
              <w:r>
                <w:rPr>
                  <w:rFonts w:ascii="Times New Roman" w:hAnsi="Times New Roman"/>
                  <w:sz w:val="18"/>
                </w:rPr>
                <w:t xml:space="preserve">Leitura a partir de configuração em branco: o que falta vira pendência e obriga a revisão.</w:t>
              </w:r>
            </w:ins>
          </w:p>
        </w:tc>
      </w:tr>
      <w:tr>
        <w:trPr>
          <w:cantSplit/>
          <w:ins w:id="882211" w:author="Claude" w:date="2026-10-07T12:00:00Z"/>
        </w:trPr>
        <w:tc>
          <w:tcPr>
            <w:tcW w:w="500" w:type="dxa"/>
            <w:vAlign w:val="center"/>
          </w:tcPr>
          <w:p>
            <w:pPr>
              <w:spacing w:before="20" w:after="20" w:line="240" w:lineRule="auto"/>
              <w:ind w:firstLine="0"/>
              <w:jc w:val="left"/>
              <w:rPr>
                <w:ins w:id="882212" w:author="Claude" w:date="2026-10-07T12:00:00Z"/>
              </w:rPr>
            </w:pPr>
            <w:ins w:id="882213" w:author="Claude" w:date="2026-10-07T12:00:00Z">
              <w:r>
                <w:rPr>
                  <w:rFonts w:ascii="Times New Roman" w:hAnsi="Times New Roman"/>
                  <w:sz w:val="18"/>
                </w:rPr>
                <w:t xml:space="preserve">12</w:t>
              </w:r>
            </w:ins>
          </w:p>
        </w:tc>
        <w:tc>
          <w:tcPr>
            <w:tcW w:w="2700" w:type="dxa"/>
            <w:vAlign w:val="center"/>
          </w:tcPr>
          <w:p>
            <w:pPr>
              <w:spacing w:before="20" w:after="20" w:line="240" w:lineRule="auto"/>
              <w:ind w:firstLine="0"/>
              <w:jc w:val="left"/>
              <w:rPr>
                <w:ins w:id="882214" w:author="Claude" w:date="2026-10-07T12:00:00Z"/>
              </w:rPr>
            </w:pPr>
            <w:ins w:id="882215" w:author="Claude" w:date="2026-10-07T12:00:00Z">
              <w:r>
                <w:rPr>
                  <w:rFonts w:ascii="Times New Roman" w:hAnsi="Times New Roman"/>
                  <w:sz w:val="18"/>
                </w:rPr>
                <w:t xml:space="preserve">Incerteza informada em parâmetros que o motor não amostra não chegava ao resultado.</w:t>
              </w:r>
            </w:ins>
          </w:p>
        </w:tc>
        <w:tc>
          <w:tcPr>
            <w:tcW w:w="2600" w:type="dxa"/>
            <w:vAlign w:val="center"/>
          </w:tcPr>
          <w:p>
            <w:pPr>
              <w:spacing w:before="20" w:after="20" w:line="240" w:lineRule="auto"/>
              <w:ind w:firstLine="0"/>
              <w:jc w:val="left"/>
              <w:rPr>
                <w:ins w:id="882216" w:author="Claude" w:date="2026-10-07T12:00:00Z"/>
              </w:rPr>
            </w:pPr>
            <w:ins w:id="882217" w:author="Claude" w:date="2026-10-07T12:00:00Z">
              <w:r>
                <w:rPr>
                  <w:rFonts w:ascii="Times New Roman" w:hAnsi="Times New Roman"/>
                  <w:sz w:val="18"/>
                </w:rPr>
                <w:t xml:space="preserve">O wizard oferecia qualquer parâmetro numérico, mas só nove são lidos de forma vetorizada.</w:t>
              </w:r>
            </w:ins>
          </w:p>
        </w:tc>
        <w:tc>
          <w:tcPr>
            <w:tcW w:w="2700" w:type="dxa"/>
            <w:vAlign w:val="center"/>
          </w:tcPr>
          <w:p>
            <w:pPr>
              <w:spacing w:before="20" w:after="20" w:line="240" w:lineRule="auto"/>
              <w:ind w:firstLine="0"/>
              <w:jc w:val="left"/>
              <w:rPr>
                <w:ins w:id="882218" w:author="Claude" w:date="2026-10-07T12:00:00Z"/>
              </w:rPr>
            </w:pPr>
            <w:ins w:id="882219" w:author="Claude" w:date="2026-10-07T12:00:00Z">
              <w:r>
                <w:rPr>
                  <w:rFonts w:ascii="Times New Roman" w:hAnsi="Times New Roman"/>
                  <w:sz w:val="18"/>
                </w:rPr>
                <w:t xml:space="preserve">Lista única de variáveis estocásticas, verificada pelo próprio motor.</w:t>
              </w:r>
            </w:ins>
          </w:p>
        </w:tc>
      </w:tr>
    </w:tbl>
    <w:p>
      <w:pPr>
        <w:spacing w:after="120" w:line="360" w:lineRule="auto"/>
        <w:ind w:firstLine="0"/>
        <w:jc w:val="center"/>
        <w:rPr>
          <w:ins w:id="882220" w:author="Claude" w:date="2026-10-07T12:00:00Z"/>
        </w:rPr>
      </w:pPr>
      <w:ins w:id="882221" w:author="Claude" w:date="2026-10-07T12:00:00Z">
        <w:r>
          <w:rPr>
            <w:rFonts w:ascii="Times New Roman" w:eastAsia="Times New Roman" w:hAnsi="Times New Roman" w:cs="Times New Roman"/>
            <w:color w:val="000000" w:themeColor="text1"/>
            <w:sz w:val="16"/>
            <w:szCs w:val="16"/>
          </w:rPr>
          <w:t xml:space="preserve">Fonte: elaboração própria (2026), a partir do registro de aprendizagens do EVTEAS-Py.</w:t>
        </w:r>
      </w:ins>
    </w:p>
    <w:p>
      <w:pPr>
        <w:spacing w:line="360" w:lineRule="auto" w:before="0" w:after="0"/>
        <w:ind w:firstLine="709"/>
        <w:jc w:val="both"/>
        <w:rPr>
          <w:ins w:id="882222" w:author="Claude" w:date="2026-10-07T12:00:00Z"/>
        </w:rPr>
      </w:pPr>
      <w:ins w:id="882223" w:author="Claude" w:date="2026-10-07T12:00:00Z">
        <w:r>
          <w:rPr>
            <w:rFonts w:ascii="Times New Roman" w:hAnsi="Times New Roman"/>
            <w:sz w:val="24"/>
          </w:rPr>
          <w:t xml:space="preserve">Três lições têm alcance além do caso. A primeira é que a coerência entre camadas de análise deve ser garantida pela arquitetura, e não pela atenção do desenvolvedor: enquanto o Monte Carlo usou um modelo distinto do determinístico, as duas camadas divergiram sem que nenhum cálculo isolado estivesse errado. A segunda é que um artefato de apoio à decisão não deve ter valores padrão silenciosos: quando o notebook produzia resultados antes das entradas, o caso ilustrativo podia ser tomado pelo projeto do usuário. A terceira é que requisitos explícitos e rastreáveis revelam lacunas que uma execução bem-sucedida esconde: rotinas de AHP e TOPSIS implementadas e não utilizadas, e funções sociais e Lean-Green sem teste, só apareceram quando cada requisito foi ligado ao código e aos testes. Essas lições fundamentam os princípios de projeto formulados na Seção 5.5.</w:t>
        </w:r>
      </w:ins>
    </w:p>
    <w:p>
      <w:pPr>
        <w:pStyle w:val="Ttulo2"/>
        <w:pageBreakBefore w:val="0"/>
      </w:pPr>
      <w:bookmarkStart w:id="990051" w:name="_TocRev187_T15"/>
      <w:del w:id="882224" w:author="Claude" w:date="2026-10-07T12:00:00Z">
        <w:r>
          <w:rPr>
            <w:rFonts w:ascii="Times New Roman" w:hAnsi="Times New Roman"/>
            <w:b w:val="0"/>
            <w:sz w:val="28"/>
          </w:rPr>
          <w:delText xml:space="preserve">4.11</w:delText>
        </w:r>
      </w:del>
      <w:ins w:id="882225" w:author="Claude" w:date="2026-10-07T12:00:00Z">
        <w:r>
          <w:rPr>
            <w:rFonts w:ascii="Times New Roman" w:hAnsi="Times New Roman"/>
            <w:b w:val="0"/>
            <w:sz w:val="28"/>
          </w:rPr>
          <w:t xml:space="preserve">4.14</w:t>
        </w:r>
      </w:ins>
      <w:r>
        <w:rPr>
          <w:rFonts w:ascii="Times New Roman" w:hAnsi="Times New Roman"/>
          <w:b w:val="0"/>
          <w:sz w:val="28"/>
        </w:rPr>
        <w:t xml:space="preserve"> Exportação, reprodutibilidade e documentação dos resultados</w:t>
      </w:r>
      <w:bookmarkEnd w:id="990051"/>
    </w:p>
    <w:p>
      <w:pPr>
        <w:spacing w:line="360" w:lineRule="auto" w:before="0" w:after="0"/>
        <w:ind w:firstLine="709"/>
        <w:jc w:val="both"/>
        <w:rPr>
          <w:del w:id="882227" w:author="Claude" w:date="2026-10-07T12:00:00Z"/>
        </w:rPr>
      </w:pPr>
      <w:del w:id="882226" w:author="Claude" w:date="2026-10-07T12:00:00Z">
        <w:r>
          <w:rPr>
            <w:rFonts w:ascii="Times New Roman" w:hAnsi="Times New Roman"/>
            <w:sz w:val="24"/>
          </w:rPr>
          <w:delText>O framework produz um resumo executivo, um workbook Excel completo e um arquivo JSON serializado. O workbook reúne resumo, dimensões, índice, DRE mensal, Monte Carlo e sensibilidade. A geração dos arquivos estabelece uma trilha entre a configuração, o cálculo e o material que pode ser auditado posteriormente.</w:delText>
        </w:r>
      </w:del>
    </w:p>
    <w:p>
      <w:pPr>
        <w:pStyle w:val="Legenda"/>
        <w:spacing w:before="160" w:after="60"/>
        <w:ind w:firstLine="0"/>
        <w:rPr>
          <w:del w:id="882229" w:author="Claude" w:date="2026-10-07T12:00:00Z"/>
        </w:rPr>
      </w:pPr>
      <w:del w:id="882228" w:author="Claude" w:date="2026-10-07T12:00:00Z">
        <w:r>
          <w:rPr>
            <w:rFonts w:ascii="Times New Roman" w:hAnsi="Times New Roman"/>
            <w:b/>
            <w:sz w:val="18"/>
          </w:rPr>
          <w:delText>Código 12 – Resumo executivo, exportação e geração de gráficos</w:delText>
        </w:r>
      </w:del>
    </w:p>
    <w:p>
      <w:pPr>
        <w:spacing w:line="240" w:lineRule="auto" w:before="40" w:after="40"/>
        <w:ind w:firstLine="0" w:left="283" w:right="113"/>
        <w:jc w:val="left"/>
        <w:shd w:fill="F2F2F2"/>
        <w:rPr>
          <w:del w:id="882231" w:author="Claude" w:date="2026-10-07T12:00:00Z"/>
        </w:rPr>
      </w:pPr>
      <w:del w:id="882230" w:author="Claude" w:date="2026-10-07T12:00:00Z">
        <w:r>
          <w:rPr>
            <w:rFonts w:ascii="Consolas" w:hAnsi="Consolas"/>
            <w:sz w:val="16"/>
          </w:rPr>
          <w:delText>def resumo_executivo(resultado):</w:delText>
          <w:br/>
          <w:delText xml:space="preserve">    e = resultado["economico"]; t = resultado["tecnico"]; a = resultado["ambiental"]; s = resultado["social"]; i = resultado["indice"]</w:delText>
          <w:br/>
          <w:delText xml:space="preserve">    viabilidade = "VIÁVEL" if e["vpl"] &gt;= 0 and i["indice_evteas"] &gt;= 0.60 else "REQUER AJUSTES / NÃO VIÁVEL"</w:delText>
          <w:br/>
          <w:delText xml:space="preserve">    return pd.DataFrame({</w:delText>
          <w:br/>
          <w:delText xml:space="preserve">        "Indicador": ["Classificação", "VPL", "TIR a.a.", "Payback simples (meses)", "Payback descontado (meses)",</w:delText>
          <w:br/>
          <w:delText xml:space="preserve">                      "ROI horizonte", "OEE", "FCR", "PH Azul (m³/t)", "Ecoeficiência", "RVL", "LSO", "Índice EVTEAS"],</w:delText>
          <w:br/>
          <w:delText xml:space="preserve">        "Valor": [viabilidade, e["vpl"], e["tir_anual"], e["payback_simples_meses"], e["payback_descontado_meses"],</w:delText>
          <w:br/>
          <w:delText xml:space="preserve">                  e["roi_horizonte"], t["oee"], t["fcr"], a["ph_azul_m3_ton"], a["ecoeficiencia"], s["rvl"], s["lso"], i["indice_evteas"]]</w:delText>
          <w:br/>
          <w:delText xml:space="preserve">    })</w:delText>
          <w:br/>
          <w:br/>
          <w:br/>
          <w:delText>def serializar_resultado(obj):</w:delText>
          <w:br/>
          <w:delText xml:space="preserve">    if isinstance(obj, pd.DataFrame):</w:delText>
          <w:br/>
          <w:delText xml:space="preserve">        return obj.to_dict(orient="records")</w:delText>
          <w:br/>
          <w:delText xml:space="preserve">    if isinstance(obj, pd.Series):</w:delText>
          <w:br/>
          <w:delText xml:space="preserve">        return obj.to_dict()</w:delText>
          <w:br/>
          <w:delText xml:space="preserve">    if isinstance(obj, np.ndarray):</w:delText>
          <w:br/>
          <w:delText xml:space="preserve">        return obj.tolist()</w:delText>
          <w:br/>
          <w:delText xml:space="preserve">    if isinstance(obj, (np.integer, np.floating)):</w:delText>
          <w:br/>
          <w:delText xml:space="preserve">        return obj.item()</w:delText>
          <w:br/>
          <w:delText xml:space="preserve">    if isinstance(obj, dict):</w:delText>
          <w:br/>
          <w:delText xml:space="preserve">        return {str(k): serializar_resultado(v) for k,v in obj.items()}</w:delText>
          <w:br/>
          <w:delText xml:space="preserve">    if isinstance(obj, (list, tuple)):</w:delText>
          <w:br/>
          <w:delText xml:space="preserve">        return [serializar_resultado(v) for v in obj]</w:delText>
          <w:br/>
          <w:delText xml:space="preserve">    return obj</w:delText>
          <w:br/>
          <w:br/>
          <w:br/>
          <w:delText>def exportar_evteas(resultado, pasta="evteas_output", exportar_mc=True):</w:delText>
          <w:br/>
          <w:delText xml:space="preserve">    pasta = Path(pasta); pasta.mkdir(parents=True, exist_ok=True)</w:delText>
          <w:br/>
          <w:delText xml:space="preserve">    arquivos = []</w:delText>
          <w:br/>
          <w:delText xml:space="preserve">    resumo = resumo_executivo(resultado)</w:delText>
          <w:br/>
          <w:delText xml:space="preserve">    resumo.to_excel(pasta / "01_resumo_executivo.xlsx", index=False); arquivos.append(str(pasta/"01_resumo_executivo.xlsx"))</w:delText>
          <w:br/>
          <w:delText xml:space="preserve">    with pd.ExcelWriter(pasta / "02_EVTEAS_Py_completo.xlsx", engine="openpyxl") as writer:</w:delText>
          <w:br/>
          <w:delText xml:space="preserve">        resumo.to_excel(writer, sheet_name="Resumo", index=False)</w:delText>
          <w:br/>
          <w:delText xml:space="preserve">        pd.DataFrame([resultado["tecnico"]]).to_excel(writer, sheet_name="Tecnico", index=False)</w:delText>
          <w:br/>
          <w:delText xml:space="preserve">        pd.DataFrame([resultado["ambiental"]]).to_excel(writer, sheet_name="Ambiental", index=False)</w:delText>
          <w:br/>
          <w:delText xml:space="preserve">        pd.DataFrame([resultado["social"]]).to_excel(writer, sheet_name="Social", index=False)</w:delText>
          <w:br/>
          <w:delText xml:space="preserve">        pd.DataFrame([resultado["indice"]]).to_excel(writer, sheet_name="Indice", index=False)</w:delText>
          <w:br/>
          <w:delText xml:space="preserve">        resultado["economico"]["df_mensal"].to_excel(writer, sheet_name="DRE_Mensal", index=False)</w:delText>
          <w:br/>
          <w:delText xml:space="preserve">        if "monte_carlo" in resultado:</w:delText>
          <w:br/>
          <w:delText xml:space="preserve">            resultado["monte_carlo"]["amostra"].to_excel(writer, sheet_name="Monte_Carlo", index=False)</w:delText>
          <w:br/>
          <w:delText xml:space="preserve">        if "sensibilidade" in resultado:</w:delText>
          <w:br/>
          <w:delText xml:space="preserve">            resultado["sensibilidade"].to_excel(writer, sheet_name="Sensibilidade", index=False)</w:delText>
          <w:br/>
          <w:delText xml:space="preserve">    arquivos.append(str(pasta/"02_EVTEAS_Py_completo.xlsx"))</w:delText>
          <w:br/>
          <w:delText xml:space="preserve">    json_obj = serializar_resultado(resultado)</w:delText>
          <w:br/>
          <w:delText xml:space="preserve">    with open(pasta / "03_EVTEAS_Py_resultados.json", "w", encoding="utf-8") as f:</w:delText>
          <w:br/>
          <w:delText xml:space="preserve">        json.dump(json_obj, f, ensure_ascii=False, indent=2, default=str)</w:delText>
          <w:br/>
          <w:delText xml:space="preserve">    arquivos.append(str(pasta/"03_EVTEAS_Py_resultados.json"))</w:delText>
          <w:br/>
          <w:delText xml:space="preserve">    return arquivos</w:delText>
        </w:r>
      </w:del>
    </w:p>
    <w:p>
      <w:pPr>
        <w:pStyle w:val="Legenda"/>
        <w:ind w:firstLine="0"/>
        <w:rPr>
          <w:del w:id="882233" w:author="Claude" w:date="2026-10-07T12:00:00Z"/>
        </w:rPr>
      </w:pPr>
      <w:del w:id="882232" w:author="Claude" w:date="2026-10-07T12:00:00Z">
        <w:r>
          <w:rPr>
            <w:rFonts w:ascii="Times New Roman" w:hAnsi="Times New Roman"/>
            <w:sz w:val="18"/>
          </w:rPr>
          <w:delText>Fonte: elaboração própria, a partir do notebook EVTEAS_Py_MASTER_COMPLETO_ENTRADAS_INTERATIVAS.</w:delText>
        </w:r>
      </w:del>
    </w:p>
    <w:p>
      <w:pPr>
        <w:spacing w:line="240" w:lineRule="auto"/>
        <w:ind w:firstLine="0" w:left="283"/>
        <w:jc w:val="left"/>
        <w:shd w:fill="F2F2F2"/>
        <w:rPr>
          <w:del w:id="882235" w:author="Claude" w:date="2026-10-07T12:00:00Z"/>
        </w:rPr>
      </w:pPr>
      <w:del w:id="882234" w:author="Claude" w:date="2026-10-07T12:00:00Z">
        <w:r>
          <w:rPr>
            <w:rFonts w:ascii="Consolas" w:hAnsi="Consolas"/>
            <w:sz w:val="16"/>
          </w:rPr>
          <w:delText>exportar_evteas() grava 01_resumo_executivo.xlsx, 02_EVTEAS_Py_completo.xlsx e 03_EVTEAS_Py_resultados.json, preservando também as tabelas de Monte Carlo e sensibilidade quando disponíveis.</w:delText>
        </w:r>
      </w:del>
    </w:p>
    <w:p>
      <w:pPr>
        <w:spacing w:line="360" w:lineRule="auto" w:before="0" w:after="0"/>
        <w:ind w:firstLine="709"/>
        <w:jc w:val="both"/>
        <w:rPr>
          <w:del w:id="882237" w:author="Claude" w:date="2026-10-07T12:00:00Z"/>
        </w:rPr>
      </w:pPr>
      <w:del w:id="882236" w:author="Claude" w:date="2026-10-07T12:00:00Z">
        <w:r>
          <w:rPr>
            <w:rFonts w:ascii="Times New Roman" w:hAnsi="Times New Roman"/>
            <w:sz w:val="24"/>
          </w:rPr>
          <w:delText>A reprodução depende do registro da versão do notebook, das entradas do caso, da seed e do número de iterações. Na execução desta revisão, a combinação de seed 20260612 e 10.000 iterações permite repetir a sequência pseudoaleatória sob o mesmo código e ambiente. O JSON preserva a estrutura hierárquica do resultado, enquanto o Excel favorece inspeção humana e uso gerencial.</w:delText>
        </w:r>
      </w:del>
    </w:p>
    <w:p>
      <w:pPr>
        <w:spacing w:line="360" w:lineRule="auto" w:before="0" w:after="0"/>
        <w:ind w:firstLine="709"/>
        <w:jc w:val="both"/>
        <w:rPr>
          <w:ins w:id="882238" w:author="Claude" w:date="2026-10-07T12:00:00Z"/>
        </w:rPr>
      </w:pPr>
      <w:ins w:id="882239" w:author="Claude" w:date="2026-10-07T12:00:00Z">
        <w:r>
          <w:rPr>
            <w:rFonts w:ascii="Times New Roman" w:hAnsi="Times New Roman"/>
            <w:sz w:val="24"/>
          </w:rPr>
          <w:t xml:space="preserve">O framework produz um resumo executivo, um workbook Excel, um arquivo JSON, um relatório em Markdown e nove figuras. O workbook reúne 23 abas, entre elas premissas com origem, curva de crescimento, DRE mensal e anual, fluxo de caixa, indicadores ambientais, checklist de conformidade, indicadores sociais, ODS, desperdícios Lean-Green, KPIs normalizados, amostra e estatísticas do Monte Carlo, convergência, importância das variáveis, sensibilidade, valores críticos, cenários e o registro da verificação. Somado ao arquivo de entradas salvo ao final do wizard, esse material estabelece uma trilha entre premissas, cálculo e resultados auditáveis.</w:t>
        </w:r>
      </w:ins>
    </w:p>
    <w:p>
      <w:pPr>
        <w:spacing w:line="360" w:lineRule="auto" w:before="0" w:after="0"/>
        <w:ind w:firstLine="709"/>
        <w:jc w:val="both"/>
        <w:rPr>
          <w:ins w:id="882240" w:author="Claude" w:date="2026-10-07T12:00:00Z"/>
        </w:rPr>
      </w:pPr>
      <w:ins w:id="882241" w:author="Claude" w:date="2026-10-07T12:00:00Z">
        <w:r>
          <w:rPr>
            <w:rFonts w:ascii="Times New Roman" w:hAnsi="Times New Roman"/>
            <w:sz w:val="24"/>
          </w:rPr>
          <w:t xml:space="preserve">A reprodução depende do registro da versão do pacote, do arquivo de entradas, da seed e do número de iterações. A execução completa do estudo, incluindo o caso-base com 10.000 iterações, as três alternativas com 10.000 iterações cada, o preset legado e o cenário com pesos Likert, levou cerca de 50 segundos em ambiente de nuvem. O código, os testes e as saídas estão versionados no repositório do projeto, e o notebook autocontido pode ser executado no Google Colab sem instalação do pacote. O notebook traz ainda uma seção opcional que exibe o registro da DSR (etapas, comparação com artefatos, matriz de rastreabilidade e aprendizagens), o que torna o percurso metodológico consultável junto com os resultados.</w:t>
        </w:r>
      </w:ins>
    </w:p>
    <w:p>
      <w:pPr>
        <w:pStyle w:val="Ttulo2"/>
        <w:pageBreakBefore w:val="0"/>
      </w:pPr>
      <w:bookmarkStart w:id="990052" w:name="_TocRev187_T16"/>
      <w:del w:id="882242" w:author="Claude" w:date="2026-10-07T12:00:00Z">
        <w:r>
          <w:rPr>
            <w:rFonts w:ascii="Times New Roman" w:hAnsi="Times New Roman"/>
            <w:b w:val="0"/>
            <w:sz w:val="28"/>
          </w:rPr>
          <w:delText xml:space="preserve">4.12</w:delText>
        </w:r>
      </w:del>
      <w:ins w:id="882243" w:author="Claude" w:date="2026-10-07T12:00:00Z">
        <w:r>
          <w:rPr>
            <w:rFonts w:ascii="Times New Roman" w:hAnsi="Times New Roman"/>
            <w:b w:val="0"/>
            <w:sz w:val="28"/>
          </w:rPr>
          <w:t xml:space="preserve">4.15</w:t>
        </w:r>
      </w:ins>
      <w:r>
        <w:rPr>
          <w:rFonts w:ascii="Times New Roman" w:hAnsi="Times New Roman"/>
          <w:b w:val="0"/>
          <w:sz w:val="28"/>
        </w:rPr>
        <w:t xml:space="preserve"> Discussão integrada e retorno à lacuna científica</w:t>
      </w:r>
      <w:bookmarkEnd w:id="990052"/>
    </w:p>
    <w:p>
      <w:pPr>
        <w:spacing w:line="360" w:lineRule="auto" w:before="0" w:after="0"/>
        <w:ind w:firstLine="709"/>
        <w:jc w:val="both"/>
      </w:pPr>
      <w:r>
        <w:rPr>
          <w:rFonts w:ascii="Times New Roman" w:hAnsi="Times New Roman"/>
          <w:sz w:val="24"/>
        </w:rPr>
        <w:t xml:space="preserve">A principal evidência desta execução é que o EVTEAS-Py não atua apenas como uma coleção de fórmulas. O fluxo integrado conduz as entradas da parametrização ao desempenho técnico, deste à projeção econômica, às métricas ambientais e sociais e, por fim, ao índice </w:t>
      </w:r>
      <w:del w:id="882244" w:author="Claude" w:date="2026-10-07T12:00:00Z">
        <w:r>
          <w:rPr>
            <w:rFonts w:ascii="Times New Roman" w:hAnsi="Times New Roman"/>
            <w:sz w:val="24"/>
          </w:rPr>
          <w:delText xml:space="preserve">síntese</w:delText>
        </w:r>
      </w:del>
      <w:ins w:id="882245" w:author="Claude" w:date="2026-10-07T12:00:00Z">
        <w:r>
          <w:rPr>
            <w:rFonts w:ascii="Times New Roman" w:hAnsi="Times New Roman"/>
            <w:sz w:val="24"/>
          </w:rPr>
          <w:t xml:space="preserve">síntese, à regra de decisão</w:t>
        </w:r>
      </w:ins>
      <w:r>
        <w:rPr>
          <w:rFonts w:ascii="Times New Roman" w:hAnsi="Times New Roman"/>
          <w:sz w:val="24"/>
        </w:rPr>
        <w:t xml:space="preserve"> e às análises de risco. Dessa forma, a proposta materializa computacionalmente a integração que a revisão de literatura identificou como lacuna </w:t>
      </w:r>
      <w:del w:id="882246" w:author="Claude" w:date="2026-10-07T12:00:00Z">
        <w:r>
          <w:rPr>
            <w:rFonts w:ascii="Times New Roman" w:hAnsi="Times New Roman"/>
            <w:sz w:val="24"/>
          </w:rPr>
          <w:delText xml:space="preserve">instrumental.</w:delText>
        </w:r>
      </w:del>
      <w:ins w:id="882247" w:author="Claude" w:date="2026-10-07T12:00:00Z">
        <w:r>
          <w:rPr>
            <w:rFonts w:ascii="Times New Roman" w:hAnsi="Times New Roman"/>
            <w:sz w:val="24"/>
          </w:rPr>
          <w:t xml:space="preserve">instrumental (Calabrese et al., 2019; Silva Araújo; Keesman; Goddek, 2021).</w:t>
        </w:r>
      </w:ins>
    </w:p>
    <w:p>
      <w:pPr>
        <w:spacing w:line="360" w:lineRule="auto" w:before="0" w:after="0"/>
        <w:ind w:firstLine="709"/>
        <w:jc w:val="both"/>
      </w:pPr>
      <w:r>
        <w:rPr>
          <w:rFonts w:ascii="Times New Roman" w:hAnsi="Times New Roman"/>
          <w:sz w:val="24"/>
        </w:rPr>
        <w:t xml:space="preserve">O caso-base explicita os trade-offs. O módulo técnico produziu OEE de </w:t>
      </w:r>
      <w:del w:id="882248" w:author="Claude" w:date="2026-10-07T12:00:00Z">
        <w:r>
          <w:rPr>
            <w:rFonts w:ascii="Times New Roman" w:hAnsi="Times New Roman"/>
            <w:sz w:val="24"/>
          </w:rPr>
          <w:delText xml:space="preserve">82,8%</w:delText>
        </w:r>
      </w:del>
      <w:ins w:id="882249" w:author="Claude" w:date="2026-10-07T12:00:00Z">
        <w:r>
          <w:rPr>
            <w:rFonts w:ascii="Times New Roman" w:hAnsi="Times New Roman"/>
            <w:sz w:val="24"/>
          </w:rPr>
          <w:t xml:space="preserve">84,4%</w:t>
        </w:r>
      </w:ins>
      <w:r>
        <w:rPr>
          <w:rFonts w:ascii="Times New Roman" w:hAnsi="Times New Roman"/>
          <w:sz w:val="24"/>
        </w:rPr>
        <w:t xml:space="preserve"> e </w:t>
      </w:r>
      <w:del w:id="882250" w:author="Claude" w:date="2026-10-07T12:00:00Z">
        <w:r>
          <w:rPr>
            <w:rFonts w:ascii="Times New Roman" w:hAnsi="Times New Roman"/>
            <w:sz w:val="24"/>
          </w:rPr>
          <w:delText xml:space="preserve">FCR de 1,60, enquanto a dimensão</w:delText>
        </w:r>
      </w:del>
      <w:ins w:id="882251" w:author="Claude" w:date="2026-10-07T12:00:00Z">
        <w:r>
          <w:rPr>
            <w:rFonts w:ascii="Times New Roman" w:hAnsi="Times New Roman"/>
            <w:sz w:val="24"/>
          </w:rPr>
          <w:t xml:space="preserve">o</w:t>
        </w:r>
      </w:ins>
      <w:r>
        <w:rPr>
          <w:rFonts w:ascii="Times New Roman" w:hAnsi="Times New Roman"/>
          <w:sz w:val="24"/>
        </w:rPr>
        <w:t xml:space="preserve"> social</w:t>
      </w:r>
      <w:del w:id="882252" w:author="Claude" w:date="2026-10-07T12:00:00Z">
        <w:r>
          <w:rPr>
            <w:rFonts w:ascii="Times New Roman" w:hAnsi="Times New Roman"/>
            <w:sz w:val="24"/>
          </w:rPr>
          <w:delText xml:space="preserve"> produziu RVL de 80,1% e</w:delText>
        </w:r>
      </w:del>
      <w:r>
        <w:rPr>
          <w:rFonts w:ascii="Times New Roman" w:hAnsi="Times New Roman"/>
          <w:sz w:val="24"/>
        </w:rPr>
        <w:t xml:space="preserve"> LSO de </w:t>
      </w:r>
      <w:del w:id="882253" w:author="Claude" w:date="2026-10-07T12:00:00Z">
        <w:r>
          <w:rPr>
            <w:rFonts w:ascii="Times New Roman" w:hAnsi="Times New Roman"/>
            <w:sz w:val="24"/>
          </w:rPr>
          <w:delText xml:space="preserve">88,0%.</w:delText>
        </w:r>
      </w:del>
      <w:ins w:id="882254" w:author="Claude" w:date="2026-10-07T12:00:00Z">
        <w:r>
          <w:rPr>
            <w:rFonts w:ascii="Times New Roman" w:hAnsi="Times New Roman"/>
            <w:sz w:val="24"/>
          </w:rPr>
          <w:t xml:space="preserve">72,1</w:t>
        </w:r>
      </w:ins>
      <w:r>
        <w:rPr>
          <w:rFonts w:ascii="Times New Roman" w:hAnsi="Times New Roman"/>
          <w:sz w:val="24"/>
        </w:rPr>
        <w:t xml:space="preserve"> </w:t>
      </w:r>
      <w:del w:id="882255" w:author="Claude" w:date="2026-10-07T12:00:00Z">
        <w:r>
          <w:rPr>
            <w:rFonts w:ascii="Times New Roman" w:hAnsi="Times New Roman"/>
            <w:sz w:val="24"/>
          </w:rPr>
          <w:delText xml:space="preserve">Ainda</w:delText>
        </w:r>
      </w:del>
      <w:ins w:id="882256" w:author="Claude" w:date="2026-10-07T12:00:00Z">
        <w:r>
          <w:rPr>
            <w:rFonts w:ascii="Times New Roman" w:hAnsi="Times New Roman"/>
            <w:sz w:val="24"/>
          </w:rPr>
          <w:t xml:space="preserve">e</w:t>
        </w:r>
      </w:ins>
      <w:r>
        <w:rPr>
          <w:rFonts w:ascii="Times New Roman" w:hAnsi="Times New Roman"/>
          <w:sz w:val="24"/>
        </w:rPr>
        <w:t xml:space="preserve"> </w:t>
      </w:r>
      <w:del w:id="882257" w:author="Claude" w:date="2026-10-07T12:00:00Z">
        <w:r>
          <w:rPr>
            <w:rFonts w:ascii="Times New Roman" w:hAnsi="Times New Roman"/>
            <w:sz w:val="24"/>
          </w:rPr>
          <w:delText xml:space="preserve">assim,</w:delText>
        </w:r>
      </w:del>
      <w:ins w:id="882258" w:author="Claude" w:date="2026-10-07T12:00:00Z">
        <w:r>
          <w:rPr>
            <w:rFonts w:ascii="Times New Roman" w:hAnsi="Times New Roman"/>
            <w:sz w:val="24"/>
          </w:rPr>
          <w:t xml:space="preserve">renda</w:t>
        </w:r>
      </w:ins>
      <w:r>
        <w:rPr>
          <w:rFonts w:ascii="Times New Roman" w:hAnsi="Times New Roman"/>
          <w:sz w:val="24"/>
        </w:rPr>
        <w:t xml:space="preserve"> </w:t>
      </w:r>
      <w:del w:id="882259" w:author="Claude" w:date="2026-10-07T12:00:00Z">
        <w:r>
          <w:rPr>
            <w:rFonts w:ascii="Times New Roman" w:hAnsi="Times New Roman"/>
            <w:sz w:val="24"/>
          </w:rPr>
          <w:delText xml:space="preserve">o</w:delText>
        </w:r>
      </w:del>
      <w:ins w:id="882260" w:author="Claude" w:date="2026-10-07T12:00:00Z">
        <w:r>
          <w:rPr>
            <w:rFonts w:ascii="Times New Roman" w:hAnsi="Times New Roman"/>
            <w:sz w:val="24"/>
          </w:rPr>
          <w:t xml:space="preserve">de</w:t>
        </w:r>
      </w:ins>
      <w:r>
        <w:rPr>
          <w:rFonts w:ascii="Times New Roman" w:hAnsi="Times New Roman"/>
          <w:sz w:val="24"/>
        </w:rPr>
        <w:t xml:space="preserve"> </w:t>
      </w:r>
      <w:del w:id="882261" w:author="Claude" w:date="2026-10-07T12:00:00Z">
        <w:r>
          <w:rPr>
            <w:rFonts w:ascii="Times New Roman" w:hAnsi="Times New Roman"/>
            <w:sz w:val="24"/>
          </w:rPr>
          <w:delText xml:space="preserve">VPL</w:delText>
        </w:r>
      </w:del>
      <w:ins w:id="882262" w:author="Claude" w:date="2026-10-07T12:00:00Z">
        <w:r>
          <w:rPr>
            <w:rFonts w:ascii="Times New Roman" w:hAnsi="Times New Roman"/>
            <w:sz w:val="24"/>
          </w:rPr>
          <w:t xml:space="preserve">2,47</w:t>
        </w:r>
      </w:ins>
      <w:r>
        <w:rPr>
          <w:rFonts w:ascii="Times New Roman" w:hAnsi="Times New Roman"/>
          <w:sz w:val="24"/>
        </w:rPr>
        <w:t xml:space="preserve"> </w:t>
      </w:r>
      <w:del w:id="882263" w:author="Claude" w:date="2026-10-07T12:00:00Z">
        <w:r>
          <w:rPr>
            <w:rFonts w:ascii="Times New Roman" w:hAnsi="Times New Roman"/>
            <w:sz w:val="24"/>
          </w:rPr>
          <w:delText xml:space="preserve">foi</w:delText>
        </w:r>
      </w:del>
      <w:ins w:id="882264" w:author="Claude" w:date="2026-10-07T12:00:00Z">
        <w:r>
          <w:rPr>
            <w:rFonts w:ascii="Times New Roman" w:hAnsi="Times New Roman"/>
            <w:sz w:val="24"/>
          </w:rPr>
          <w:t xml:space="preserve">salários</w:t>
        </w:r>
      </w:ins>
      <w:r>
        <w:rPr>
          <w:rFonts w:ascii="Times New Roman" w:hAnsi="Times New Roman"/>
          <w:sz w:val="24"/>
        </w:rPr>
        <w:t xml:space="preserve"> </w:t>
      </w:r>
      <w:del w:id="882265" w:author="Claude" w:date="2026-10-07T12:00:00Z">
        <w:r>
          <w:rPr>
            <w:rFonts w:ascii="Times New Roman" w:hAnsi="Times New Roman"/>
            <w:sz w:val="24"/>
          </w:rPr>
          <w:delText xml:space="preserve">fortemente</w:delText>
        </w:r>
      </w:del>
      <w:ins w:id="882266" w:author="Claude" w:date="2026-10-07T12:00:00Z">
        <w:r>
          <w:rPr>
            <w:rFonts w:ascii="Times New Roman" w:hAnsi="Times New Roman"/>
            <w:sz w:val="24"/>
          </w:rPr>
          <w:t xml:space="preserve">mínimos</w:t>
        </w:r>
      </w:ins>
      <w:r>
        <w:rPr>
          <w:rFonts w:ascii="Times New Roman" w:hAnsi="Times New Roman"/>
          <w:sz w:val="24"/>
        </w:rPr>
        <w:t xml:space="preserve"> </w:t>
      </w:r>
      <w:del w:id="882267" w:author="Claude" w:date="2026-10-07T12:00:00Z">
        <w:r>
          <w:rPr>
            <w:rFonts w:ascii="Times New Roman" w:hAnsi="Times New Roman"/>
            <w:sz w:val="24"/>
          </w:rPr>
          <w:delText xml:space="preserve">negativo,</w:delText>
        </w:r>
      </w:del>
      <w:ins w:id="882268" w:author="Claude" w:date="2026-10-07T12:00:00Z">
        <w:r>
          <w:rPr>
            <w:rFonts w:ascii="Times New Roman" w:hAnsi="Times New Roman"/>
            <w:sz w:val="24"/>
          </w:rPr>
          <w:t xml:space="preserve">por cooperado, mas</w:t>
        </w:r>
      </w:ins>
      <w:r>
        <w:rPr>
          <w:rFonts w:ascii="Times New Roman" w:hAnsi="Times New Roman"/>
          <w:sz w:val="24"/>
        </w:rPr>
        <w:t xml:space="preserve"> a </w:t>
      </w:r>
      <w:del w:id="882269" w:author="Claude" w:date="2026-10-07T12:00:00Z">
        <w:r>
          <w:rPr>
            <w:rFonts w:ascii="Times New Roman" w:hAnsi="Times New Roman"/>
            <w:sz w:val="24"/>
          </w:rPr>
          <w:delText xml:space="preserve">TIR</w:delText>
        </w:r>
      </w:del>
      <w:ins w:id="882270" w:author="Claude" w:date="2026-10-07T12:00:00Z">
        <w:r>
          <w:rPr>
            <w:rFonts w:ascii="Times New Roman" w:hAnsi="Times New Roman"/>
            <w:sz w:val="24"/>
          </w:rPr>
          <w:t xml:space="preserve">viabilidade</w:t>
        </w:r>
      </w:ins>
      <w:r>
        <w:rPr>
          <w:rFonts w:ascii="Times New Roman" w:hAnsi="Times New Roman"/>
          <w:sz w:val="24"/>
        </w:rPr>
        <w:t xml:space="preserve"> </w:t>
      </w:r>
      <w:del w:id="882271" w:author="Claude" w:date="2026-10-07T12:00:00Z">
        <w:r>
          <w:rPr>
            <w:rFonts w:ascii="Times New Roman" w:hAnsi="Times New Roman"/>
            <w:sz w:val="24"/>
          </w:rPr>
          <w:delText xml:space="preserve">convencional</w:delText>
        </w:r>
      </w:del>
      <w:ins w:id="882272" w:author="Claude" w:date="2026-10-07T12:00:00Z">
        <w:r>
          <w:rPr>
            <w:rFonts w:ascii="Times New Roman" w:hAnsi="Times New Roman"/>
            <w:sz w:val="24"/>
          </w:rPr>
          <w:t xml:space="preserve">econômica</w:t>
        </w:r>
      </w:ins>
      <w:r>
        <w:rPr>
          <w:rFonts w:ascii="Times New Roman" w:hAnsi="Times New Roman"/>
          <w:sz w:val="24"/>
        </w:rPr>
        <w:t xml:space="preserve"> </w:t>
      </w:r>
      <w:del w:id="882273" w:author="Claude" w:date="2026-10-07T12:00:00Z">
        <w:r>
          <w:rPr>
            <w:rFonts w:ascii="Times New Roman" w:hAnsi="Times New Roman"/>
            <w:sz w:val="24"/>
          </w:rPr>
          <w:delText xml:space="preserve">não</w:delText>
        </w:r>
      </w:del>
      <w:ins w:id="882274" w:author="Claude" w:date="2026-10-07T12:00:00Z">
        <w:r>
          <w:rPr>
            <w:rFonts w:ascii="Times New Roman" w:hAnsi="Times New Roman"/>
            <w:sz w:val="24"/>
          </w:rPr>
          <w:t xml:space="preserve">é</w:t>
        </w:r>
      </w:ins>
      <w:r>
        <w:rPr>
          <w:rFonts w:ascii="Times New Roman" w:hAnsi="Times New Roman"/>
          <w:sz w:val="24"/>
        </w:rPr>
        <w:t xml:space="preserve"> </w:t>
      </w:r>
      <w:del w:id="882275" w:author="Claude" w:date="2026-10-07T12:00:00Z">
        <w:r>
          <w:rPr>
            <w:rFonts w:ascii="Times New Roman" w:hAnsi="Times New Roman"/>
            <w:sz w:val="24"/>
          </w:rPr>
          <w:delText xml:space="preserve">foi obtida, a ecoeficiência foi zerada pela regra implementada</w:delText>
        </w:r>
      </w:del>
      <w:ins w:id="882276" w:author="Claude" w:date="2026-10-07T12:00:00Z">
        <w:r>
          <w:rPr>
            <w:rFonts w:ascii="Times New Roman" w:hAnsi="Times New Roman"/>
            <w:sz w:val="24"/>
          </w:rPr>
          <w:t xml:space="preserve">marginal</w:t>
        </w:r>
      </w:ins>
      <w:r>
        <w:rPr>
          <w:rFonts w:ascii="Times New Roman" w:hAnsi="Times New Roman"/>
          <w:sz w:val="24"/>
        </w:rPr>
        <w:t xml:space="preserve"> e </w:t>
      </w:r>
      <w:del w:id="882277" w:author="Claude" w:date="2026-10-07T12:00:00Z">
        <w:r>
          <w:rPr>
            <w:rFonts w:ascii="Times New Roman" w:hAnsi="Times New Roman"/>
            <w:sz w:val="24"/>
          </w:rPr>
          <w:delText xml:space="preserve">o</w:delText>
        </w:r>
      </w:del>
      <w:ins w:id="882278" w:author="Claude" w:date="2026-10-07T12:00:00Z">
        <w:r>
          <w:rPr>
            <w:rFonts w:ascii="Times New Roman" w:hAnsi="Times New Roman"/>
            <w:sz w:val="24"/>
          </w:rPr>
          <w:t xml:space="preserve">frágil</w:t>
        </w:r>
      </w:ins>
      <w:r>
        <w:rPr>
          <w:rFonts w:ascii="Times New Roman" w:hAnsi="Times New Roman"/>
          <w:sz w:val="24"/>
        </w:rPr>
        <w:t xml:space="preserve"> </w:t>
      </w:r>
      <w:del w:id="882279" w:author="Claude" w:date="2026-10-07T12:00:00Z">
        <w:r>
          <w:rPr>
            <w:rFonts w:ascii="Times New Roman" w:hAnsi="Times New Roman"/>
            <w:sz w:val="24"/>
          </w:rPr>
          <w:delText xml:space="preserve">índice</w:delText>
        </w:r>
      </w:del>
      <w:ins w:id="882280" w:author="Claude" w:date="2026-10-07T12:00:00Z">
        <w:r>
          <w:rPr>
            <w:rFonts w:ascii="Times New Roman" w:hAnsi="Times New Roman"/>
            <w:sz w:val="24"/>
          </w:rPr>
          <w:t xml:space="preserve">sob</w:t>
        </w:r>
      </w:ins>
      <w:r>
        <w:rPr>
          <w:rFonts w:ascii="Times New Roman" w:hAnsi="Times New Roman"/>
          <w:sz w:val="24"/>
        </w:rPr>
        <w:t xml:space="preserve"> </w:t>
      </w:r>
      <w:del w:id="882281" w:author="Claude" w:date="2026-10-07T12:00:00Z">
        <w:r>
          <w:rPr>
            <w:rFonts w:ascii="Times New Roman" w:hAnsi="Times New Roman"/>
            <w:sz w:val="24"/>
          </w:rPr>
          <w:delText xml:space="preserve">integrado ficou em 0,471.</w:delText>
        </w:r>
      </w:del>
      <w:ins w:id="882282" w:author="Claude" w:date="2026-10-07T12:00:00Z">
        <w:r>
          <w:rPr>
            <w:rFonts w:ascii="Times New Roman" w:hAnsi="Times New Roman"/>
            <w:sz w:val="24"/>
          </w:rPr>
          <w:t xml:space="preserve">incerteza.</w:t>
        </w:r>
      </w:ins>
      <w:r>
        <w:rPr>
          <w:rFonts w:ascii="Times New Roman" w:hAnsi="Times New Roman"/>
          <w:sz w:val="24"/>
        </w:rPr>
        <w:t xml:space="preserve"> O framework, portanto, não mascara a fragilidade econômica em razão de bons resultados em outras dimensões; ao contrário, torna o conflito entre dimensões </w:t>
      </w:r>
      <w:del w:id="882283" w:author="Claude" w:date="2026-10-07T12:00:00Z">
        <w:r>
          <w:rPr>
            <w:rFonts w:ascii="Times New Roman" w:hAnsi="Times New Roman"/>
            <w:sz w:val="24"/>
          </w:rPr>
          <w:delText xml:space="preserve">visível.</w:delText>
        </w:r>
      </w:del>
      <w:ins w:id="882284" w:author="Claude" w:date="2026-10-07T12:00:00Z">
        <w:r>
          <w:rPr>
            <w:rFonts w:ascii="Times New Roman" w:hAnsi="Times New Roman"/>
            <w:sz w:val="24"/>
          </w:rPr>
          <w:t xml:space="preserve">visível, o que corresponde à metáfora do painel de instrumentos de Kaplan e Norton (1992).</w:t>
        </w:r>
      </w:ins>
    </w:p>
    <w:p>
      <w:pPr>
        <w:spacing w:line="360" w:lineRule="auto" w:before="0" w:after="0"/>
        <w:ind w:firstLine="709"/>
        <w:jc w:val="both"/>
        <w:rPr>
          <w:del w:id="882286" w:author="Claude" w:date="2026-10-07T12:00:00Z"/>
        </w:rPr>
      </w:pPr>
      <w:del w:id="882285" w:author="Claude" w:date="2026-10-07T12:00:00Z">
        <w:r>
          <w:rPr>
            <w:rFonts w:ascii="Times New Roman" w:hAnsi="Times New Roman"/>
            <w:sz w:val="24"/>
          </w:rPr>
          <w:delText>A camada probabilística reforça essa conclusão: 0% das simulações apresentaram VPL positivo sob as distribuições adotadas, e a sensibilidade identificou o preço de venda como fator de maior efeito marginal. O resultado transforma um diagnóstico estático em informação de decisão mais rica, permitindo discutir risco, variáveis críticas e necessidade de ajustes de premissas antes de avançar para investimento ou implementação.</w:delText>
        </w:r>
      </w:del>
    </w:p>
    <w:p>
      <w:pPr>
        <w:spacing w:line="360" w:lineRule="auto" w:before="0" w:after="0"/>
        <w:ind w:firstLine="709"/>
        <w:jc w:val="both"/>
        <w:rPr>
          <w:ins w:id="882287" w:author="Claude" w:date="2026-10-07T12:00:00Z"/>
        </w:rPr>
      </w:pPr>
      <w:ins w:id="882288" w:author="Claude" w:date="2026-10-07T12:00:00Z">
        <w:r>
          <w:rPr>
            <w:rFonts w:ascii="Times New Roman" w:hAnsi="Times New Roman"/>
            <w:sz w:val="24"/>
          </w:rPr>
          <w:t xml:space="preserve">A camada probabilística é a contribuição mais relevante desta revisão. O mesmo projeto que uma planilha determinística classificaria como viável apresenta 86% de probabilidade de destruir valor na perspectiva do projeto. Esse resultado transforma um diagnóstico estático em informação de decisão, ao indicar as variáveis críticas (preço, FCR e custo da ração), a folga de cada uma e o papel do fomento na redução do risco do beneficiário. Para pequenos produtores e comunidades pesqueiras, essa informação é mais útil do que um único VPL, porque orienta onde negociar contratos de venda, onde investir em manejo e qual aporte não reembolsável é necessário.</w:t>
        </w:r>
      </w:ins>
    </w:p>
    <w:p>
      <w:pPr>
        <w:spacing w:line="360" w:lineRule="auto" w:before="0" w:after="0"/>
        <w:ind w:firstLine="709"/>
        <w:jc w:val="both"/>
        <w:rPr>
          <w:ins w:id="882289" w:author="Claude" w:date="2026-10-07T12:00:00Z"/>
        </w:rPr>
      </w:pPr>
      <w:ins w:id="882290" w:author="Claude" w:date="2026-10-07T12:00:00Z">
        <w:r>
          <w:rPr>
            <w:rFonts w:ascii="Times New Roman" w:hAnsi="Times New Roman"/>
            <w:sz w:val="24"/>
          </w:rPr>
          <w:t xml:space="preserve">A quantificação dos desperdícios Lean-Green e a decomposição das emissões mostram, em linha com Mesquita et al. (2022) e Kosasih, Pujawan e Karningsih (2023), que eficiência operacional e desempenho ambiental convergem no caso da ração: reduzir o FCR melhora simultaneamente o VPL, a pegada de carbono e a pegada hídrica cinza. A regra de vetos, por sua vez, impede a compensação entre dimensões que Wang et al. (2025) associam aos excessos da busca por eficiência.</w:t>
        </w:r>
      </w:ins>
    </w:p>
    <w:p>
      <w:pPr>
        <w:spacing w:line="360" w:lineRule="auto" w:before="0" w:after="0"/>
        <w:ind w:firstLine="709"/>
        <w:jc w:val="both"/>
      </w:pPr>
      <w:r>
        <w:rPr>
          <w:rFonts w:ascii="Times New Roman" w:hAnsi="Times New Roman"/>
          <w:sz w:val="24"/>
        </w:rPr>
        <w:t xml:space="preserve">Em termos de Design Science Research, a evidência desta revisão sustenta a existência de um artefato funcional, verificável e reprodutível em nível computacional. A validade externa, porém, permanece limitada porque o caso-base é </w:t>
      </w:r>
      <w:del w:id="882291" w:author="Claude" w:date="2026-10-07T12:00:00Z">
        <w:r>
          <w:rPr>
            <w:rFonts w:ascii="Times New Roman" w:hAnsi="Times New Roman"/>
            <w:sz w:val="24"/>
          </w:rPr>
          <w:delText xml:space="preserve">um preset do notebook,</w:delText>
        </w:r>
      </w:del>
      <w:ins w:id="882292" w:author="Claude" w:date="2026-10-07T12:00:00Z">
        <w:r>
          <w:rPr>
            <w:rFonts w:ascii="Times New Roman" w:hAnsi="Times New Roman"/>
            <w:sz w:val="24"/>
          </w:rPr>
          <w:t xml:space="preserve">ilustrativo,</w:t>
        </w:r>
      </w:ins>
      <w:r>
        <w:rPr>
          <w:rFonts w:ascii="Times New Roman" w:hAnsi="Times New Roman"/>
          <w:sz w:val="24"/>
        </w:rPr>
        <w:t xml:space="preserve"> as distribuições </w:t>
      </w:r>
      <w:del w:id="882293" w:author="Claude" w:date="2026-10-07T12:00:00Z">
        <w:r>
          <w:rPr>
            <w:rFonts w:ascii="Times New Roman" w:hAnsi="Times New Roman"/>
            <w:sz w:val="24"/>
          </w:rPr>
          <w:delText xml:space="preserve">são</w:delText>
        </w:r>
      </w:del>
      <w:ins w:id="882294" w:author="Claude" w:date="2026-10-07T12:00:00Z">
        <w:r>
          <w:rPr>
            <w:rFonts w:ascii="Times New Roman" w:hAnsi="Times New Roman"/>
            <w:sz w:val="24"/>
          </w:rPr>
          <w:t xml:space="preserve">e as faixas de normalização foram</w:t>
        </w:r>
      </w:ins>
      <w:r>
        <w:rPr>
          <w:rFonts w:ascii="Times New Roman" w:hAnsi="Times New Roman"/>
          <w:sz w:val="24"/>
        </w:rPr>
        <w:t xml:space="preserve"> parametrizadas pelo desenvolvedor e a avaliação </w:t>
      </w:r>
      <w:del w:id="882295" w:author="Claude" w:date="2026-10-07T12:00:00Z">
        <w:r>
          <w:rPr>
            <w:rFonts w:ascii="Times New Roman" w:hAnsi="Times New Roman"/>
            <w:sz w:val="24"/>
          </w:rPr>
          <w:delText xml:space="preserve">de</w:delText>
        </w:r>
      </w:del>
      <w:ins w:id="882296" w:author="Claude" w:date="2026-10-07T12:00:00Z">
        <w:r>
          <w:rPr>
            <w:rFonts w:ascii="Times New Roman" w:hAnsi="Times New Roman"/>
            <w:sz w:val="24"/>
          </w:rPr>
          <w:t xml:space="preserve">dos</w:t>
        </w:r>
      </w:ins>
      <w:r>
        <w:rPr>
          <w:rFonts w:ascii="Times New Roman" w:hAnsi="Times New Roman"/>
          <w:sz w:val="24"/>
        </w:rPr>
        <w:t xml:space="preserve"> especialistas ainda não foi concluída. A generalização deve, portanto, ser formulada em termos de princípios de projeto, arquitetura e procedimento de avaliação, e não como validade universal dos parâmetros utilizados.</w:t>
      </w:r>
    </w:p>
    <w:p>
      <w:pPr>
        <w:pStyle w:val="Legenda"/>
        <w:spacing w:before="160" w:after="60"/>
        <w:ind w:firstLine="0"/>
        <w:rPr>
          <w:del w:id="882298" w:author="Claude" w:date="2026-10-07T12:00:00Z"/>
        </w:rPr>
      </w:pPr>
      <w:del w:id="882297" w:author="Claude" w:date="2026-10-07T12:00:00Z">
        <w:r>
          <w:rPr>
            <w:rFonts w:ascii="Times New Roman" w:hAnsi="Times New Roman"/>
            <w:b/>
            <w:sz w:val="18"/>
          </w:rPr>
          <w:delText>Código 13 – Pipeline principal reproduzível do EVTEAS-Py</w:delText>
        </w:r>
      </w:del>
    </w:p>
    <w:p>
      <w:pPr>
        <w:spacing w:line="240" w:lineRule="auto" w:before="40" w:after="40"/>
        <w:ind w:firstLine="0" w:left="283" w:right="113"/>
        <w:jc w:val="left"/>
        <w:shd w:fill="F2F2F2"/>
        <w:rPr>
          <w:del w:id="882300" w:author="Claude" w:date="2026-10-07T12:00:00Z"/>
        </w:rPr>
      </w:pPr>
      <w:del w:id="882299" w:author="Claude" w:date="2026-10-07T12:00:00Z">
        <w:r>
          <w:rPr>
            <w:rFonts w:ascii="Consolas" w:hAnsi="Consolas"/>
            <w:sz w:val="16"/>
          </w:rPr>
          <w:delText>def executar_evteas(cfg: EVTEASConfig, executar_mc=True, executar_sens=True, n_mc=None):</w:delText>
          <w:br/>
          <w:delText xml:space="preserve">    if not isinstance(cfg, EVTEASConfig):</w:delText>
          <w:br/>
          <w:delText xml:space="preserve">        raise TypeError("cfg deve ser uma instância de EVTEASConfig")</w:delText>
          <w:br/>
          <w:delText xml:space="preserve">    tecnico = calcular_tecnico(cfg)</w:delText>
          <w:br/>
          <w:delText xml:space="preserve">    economico = calcular_economico(cfg, tecnico)</w:delText>
          <w:br/>
          <w:delText xml:space="preserve">    ambiental = calcular_ambiental(cfg, tecnico, economico)</w:delText>
          <w:br/>
          <w:delText xml:space="preserve">    social = calcular_social(cfg, economico)</w:delText>
          <w:br/>
          <w:delText xml:space="preserve">    indice = calcular_indice_evteas(cfg, tecnico, economico, ambiental, social)</w:delText>
          <w:br/>
          <w:delText xml:space="preserve">    resultado = {"config": asdict(cfg), "tecnico": tecnico, "economico": economico,</w:delText>
          <w:br/>
          <w:delText xml:space="preserve">                 "ambiental": ambiental, "social": social, "indice": indice}</w:delText>
          <w:br/>
          <w:delText xml:space="preserve">    if executar_mc:</w:delText>
          <w:br/>
          <w:delText xml:space="preserve">        resultado["monte_carlo"] = monte_carlo_evteas(cfg, n=n_mc)</w:delText>
          <w:br/>
          <w:delText xml:space="preserve">    if executar_sens:</w:delText>
          <w:br/>
          <w:delText xml:space="preserve">        resultado["sensibilidade"] = executar_sensibilidade(cfg)</w:delText>
          <w:br/>
          <w:delText xml:space="preserve">    resultado["vv"] = validar_invariantes(cfg, resultado)</w:delText>
          <w:br/>
          <w:delText xml:space="preserve">    return resultado</w:delText>
        </w:r>
      </w:del>
    </w:p>
    <w:p>
      <w:pPr>
        <w:pStyle w:val="Legenda"/>
        <w:ind w:firstLine="0"/>
        <w:rPr>
          <w:del w:id="882302" w:author="Claude" w:date="2026-10-07T12:00:00Z"/>
        </w:rPr>
      </w:pPr>
      <w:del w:id="882301" w:author="Claude" w:date="2026-10-07T12:00:00Z">
        <w:r>
          <w:rPr>
            <w:rFonts w:ascii="Times New Roman" w:hAnsi="Times New Roman"/>
            <w:sz w:val="18"/>
          </w:rPr>
          <w:delText>Fonte: elaboração própria, a partir do notebook EVTEAS_Py_MASTER_COMPLETO_ENTRADAS_INTERATIVAS.</w:delText>
        </w:r>
      </w:del>
    </w:p>
    <w:p>
      <w:pPr>
        <w:pStyle w:val="Legenda"/>
        <w:keepNext/>
        <w:spacing w:before="120" w:after="0" w:line="360" w:lineRule="auto"/>
        <w:jc w:val="center"/>
        <w:rPr>
          <w:ins w:id="882303" w:author="Claude" w:date="2026-10-07T12:00:00Z"/>
        </w:rPr>
      </w:pPr>
      <w:bookmarkStart w:id="990036" w:name="_TocRev187_Codigo12"/>
      <w:ins w:id="882304" w:author="Claude" w:date="2026-10-07T12:00:00Z">
        <w:r>
          <w:t xml:space="preserve">Código </w:t>
        </w:r>
        <w:r>
          <w:fldChar w:fldCharType="begin"/>
        </w:r>
        <w:r>
          <w:instrText xml:space="preserve"> SEQ Código \* ARABIC </w:instrText>
        </w:r>
        <w:r>
          <w:fldChar w:fldCharType="separate"/>
        </w:r>
        <w:r>
          <w:t>12</w:t>
        </w:r>
        <w:r>
          <w:fldChar w:fldCharType="end"/>
        </w:r>
        <w:r>
          <w:t xml:space="preserve"> - Pipeline principal reproduzível do EVTEAS-Py</w:t>
        </w:r>
      </w:ins>
      <w:bookmarkEnd w:id="990036"/>
    </w:p>
    <w:p>
      <w:pPr>
        <w:shd w:val="clear" w:color="auto" w:fill="F2F2F2"/>
        <w:spacing w:line="240" w:lineRule="auto" w:before="40" w:after="40"/>
        <w:ind w:firstLine="0" w:left="283" w:right="113"/>
        <w:jc w:val="left"/>
        <w:rPr>
          <w:ins w:id="882305" w:author="Claude" w:date="2026-10-07T12:00:00Z"/>
        </w:rPr>
      </w:pPr>
      <w:ins w:id="882306" w:author="Claude" w:date="2026-10-07T12:00:00Z">
        <w:r>
          <w:rPr>
            <w:rFonts w:ascii="Consolas" w:hAnsi="Consolas"/>
            <w:sz w:val="16"/>
          </w:rPr>
          <w:t xml:space="preserve">def executar_evteas(cfg: EVTEASConfig, executar_mc: bool = True, executar_sens: bool = True,</w:t>
          <w:br/>
          <w:t xml:space="preserve">                    n_mc: Optional[int] = None) -&gt; Dict[str, Any]:</w:t>
          <w:br/>
          <w:t xml:space="preserve">    if not isinstance(cfg, EVTEASConfig):</w:t>
          <w:br/>
          <w:t xml:space="preserve">        raise TypeError("cfg deve ser uma instância de EVTEASConfig")</w:t>
          <w:br/>
          <w:t xml:space="preserve">    from .incerteza import cenarios, monte_carlo, sensibilidade, valores_criticos</w:t>
          <w:br/>
          <w:t xml:space="preserve">    from .vv import validar_invariantes</w:t>
          <w:br/>
          <w:br/>
          <w:t xml:space="preserve">    pesos = resolver_pesos(cfg)</w:t>
          <w:br/>
          <w:t xml:space="preserve">    r = motor(cfg, None, 1, pesos)</w:t>
          <w:br/>
          <w:t xml:space="preserve">    df_m = dre_mensal(r["economico"])</w:t>
          <w:br/>
          <w:t xml:space="preserve">    det = {k: _escalar(v) for k, v in r.items()}</w:t>
          <w:br/>
          <w:t xml:space="preserve">    resultado: Dict[str, Any] = {</w:t>
          <w:br/>
          <w:t xml:space="preserve">        "versao": VERSAO,</w:t>
          <w:br/>
          <w:t xml:space="preserve">        "config": asdict(cfg),</w:t>
          <w:br/>
          <w:t xml:space="preserve">        **det,</w:t>
          <w:br/>
          <w:t xml:space="preserve">        "curva_crescimento": curva_crescimento(cfg),</w:t>
          <w:br/>
          <w:t xml:space="preserve">        "dre_mensal": df_m,</w:t>
          <w:br/>
          <w:t xml:space="preserve">        "dre_anual": dre_anual(df_m),</w:t>
          <w:br/>
          <w:t xml:space="preserve">        "fluxo_caixa": r["economico"]["fluxo_caixa"][0],</w:t>
          <w:br/>
          <w:t xml:space="preserve">        "sobras": distribuicao_sobras(cfg, r["economico"]),</w:t>
          <w:br/>
          <w:t xml:space="preserve">        "ods": alinhamento_ods(cfg, r["tecnico"], r["economico"], r["ambiental"], r["social"], r["governanca"]),</w:t>
          <w:br/>
          <w:t xml:space="preserve">        "premissas": tabela_premissas(cfg),</w:t>
          <w:br/>
          <w:t xml:space="preserve">    }</w:t>
          <w:br/>
          <w:t xml:space="preserve">    prob = None</w:t>
          <w:br/>
          <w:t xml:space="preserve">    if executar_mc:</w:t>
          <w:br/>
          <w:t xml:space="preserve">        resultado["monte_carlo"] = monte_carlo(cfg, n=n_mc)</w:t>
          <w:br/>
          <w:t xml:space="preserve">        prob = resultado["monte_carlo"]["estatisticas"]["prob_vpl_positivo"]</w:t>
          <w:br/>
          <w:t xml:space="preserve">    if executar_sens:</w:t>
          <w:br/>
          <w:t xml:space="preserve">        resultado["sensibilidade"] = sensibilidade(cfg)</w:t>
          <w:br/>
          <w:t xml:space="preserve">        resultado["valores_criticos"] = valores_criticos(cfg)</w:t>
          <w:br/>
          <w:t xml:space="preserve">        resultado["cenarios"] = cenarios(cfg)</w:t>
          <w:br/>
          <w:t xml:space="preserve">    resultado["decisao"] = classificar(cfg, det["economico"]["vpl"], det["indice"]["indice_evteas"],</w:t>
          <w:br/>
          <w:t xml:space="preserve">                                       det["social"]["lso_0_100"], det["ambiental"]["vetos_ambientais"], prob)</w:t>
          <w:br/>
          <w:t xml:space="preserve">    resultado["vv"] = validar_invariantes(cfg, resultado, r)</w:t>
          <w:br/>
          <w:t xml:space="preserve">    return resultado</w:t>
        </w:r>
      </w:ins>
    </w:p>
    <w:p>
      <w:pPr>
        <w:spacing w:after="120" w:line="360" w:lineRule="auto"/>
        <w:ind w:firstLine="0"/>
        <w:jc w:val="center"/>
        <w:rPr>
          <w:ins w:id="882307" w:author="Claude" w:date="2026-10-07T12:00:00Z"/>
        </w:rPr>
      </w:pPr>
      <w:ins w:id="882308" w:author="Claude" w:date="2026-10-07T12:00:00Z">
        <w:r>
          <w:rPr>
            <w:rFonts w:ascii="Times New Roman" w:eastAsia="Times New Roman" w:hAnsi="Times New Roman" w:cs="Times New Roman"/>
            <w:color w:val="000000" w:themeColor="text1"/>
            <w:sz w:val="16"/>
            <w:szCs w:val="16"/>
          </w:rPr>
          <w:t xml:space="preserve">Fonte: elaboração própria, a partir do pacote evteas_py 2.0 (notebook EVTEAS_Py_Rev187).</w:t>
        </w:r>
      </w:ins>
    </w:p>
    <w:p>
      <w:pPr>
        <w:spacing w:line="360" w:lineRule="auto" w:before="0" w:after="0"/>
        <w:ind w:firstLine="709"/>
        <w:jc w:val="both"/>
      </w:pPr>
      <w:r>
        <w:rPr>
          <w:rFonts w:ascii="Times New Roman" w:hAnsi="Times New Roman"/>
          <w:sz w:val="24"/>
        </w:rPr>
        <w:t xml:space="preserve">O pipeline principal</w:t>
      </w:r>
      <w:ins w:id="882309" w:author="Claude" w:date="2026-10-07T12:00:00Z">
        <w:r>
          <w:rPr>
            <w:rFonts w:ascii="Times New Roman" w:hAnsi="Times New Roman"/>
            <w:sz w:val="24"/>
          </w:rPr>
          <w:t xml:space="preserve"> (Código 12)</w:t>
        </w:r>
      </w:ins>
      <w:r>
        <w:rPr>
          <w:rFonts w:ascii="Times New Roman" w:hAnsi="Times New Roman"/>
          <w:sz w:val="24"/>
        </w:rPr>
        <w:t xml:space="preserve"> é a evidência mais direta da integração: ele valida o tipo da configuração, </w:t>
      </w:r>
      <w:ins w:id="882310" w:author="Claude" w:date="2026-10-07T12:00:00Z">
        <w:r>
          <w:rPr>
            <w:rFonts w:ascii="Times New Roman" w:hAnsi="Times New Roman"/>
            <w:sz w:val="24"/>
          </w:rPr>
          <w:t xml:space="preserve">resolve os pesos, </w:t>
        </w:r>
      </w:ins>
      <w:r>
        <w:rPr>
          <w:rFonts w:ascii="Times New Roman" w:hAnsi="Times New Roman"/>
          <w:sz w:val="24"/>
        </w:rPr>
        <w:t xml:space="preserve">executa </w:t>
      </w:r>
      <w:del w:id="882311" w:author="Claude" w:date="2026-10-07T12:00:00Z">
        <w:r>
          <w:rPr>
            <w:rFonts w:ascii="Times New Roman" w:hAnsi="Times New Roman"/>
            <w:sz w:val="24"/>
          </w:rPr>
          <w:delText xml:space="preserve">técnica,</w:delText>
        </w:r>
      </w:del>
      <w:ins w:id="882312" w:author="Claude" w:date="2026-10-07T12:00:00Z">
        <w:r>
          <w:rPr>
            <w:rFonts w:ascii="Times New Roman" w:hAnsi="Times New Roman"/>
            <w:sz w:val="24"/>
          </w:rPr>
          <w:t xml:space="preserve">o</w:t>
        </w:r>
      </w:ins>
      <w:r>
        <w:rPr>
          <w:rFonts w:ascii="Times New Roman" w:hAnsi="Times New Roman"/>
          <w:sz w:val="24"/>
        </w:rPr>
        <w:t xml:space="preserve"> </w:t>
      </w:r>
      <w:del w:id="882313" w:author="Claude" w:date="2026-10-07T12:00:00Z">
        <w:r>
          <w:rPr>
            <w:rFonts w:ascii="Times New Roman" w:hAnsi="Times New Roman"/>
            <w:sz w:val="24"/>
          </w:rPr>
          <w:delText xml:space="preserve">economia,</w:delText>
        </w:r>
      </w:del>
      <w:ins w:id="882314" w:author="Claude" w:date="2026-10-07T12:00:00Z">
        <w:r>
          <w:rPr>
            <w:rFonts w:ascii="Times New Roman" w:hAnsi="Times New Roman"/>
            <w:sz w:val="24"/>
          </w:rPr>
          <w:t xml:space="preserve">motor</w:t>
        </w:r>
      </w:ins>
      <w:r>
        <w:rPr>
          <w:rFonts w:ascii="Times New Roman" w:hAnsi="Times New Roman"/>
          <w:sz w:val="24"/>
        </w:rPr>
        <w:t xml:space="preserve"> </w:t>
      </w:r>
      <w:del w:id="882315" w:author="Claude" w:date="2026-10-07T12:00:00Z">
        <w:r>
          <w:rPr>
            <w:rFonts w:ascii="Times New Roman" w:hAnsi="Times New Roman"/>
            <w:sz w:val="24"/>
          </w:rPr>
          <w:delText xml:space="preserve">ambiente,</w:delText>
        </w:r>
      </w:del>
      <w:ins w:id="882316" w:author="Claude" w:date="2026-10-07T12:00:00Z">
        <w:r>
          <w:rPr>
            <w:rFonts w:ascii="Times New Roman" w:hAnsi="Times New Roman"/>
            <w:sz w:val="24"/>
          </w:rPr>
          <w:t xml:space="preserve">das</w:t>
        </w:r>
      </w:ins>
      <w:r>
        <w:rPr>
          <w:rFonts w:ascii="Times New Roman" w:hAnsi="Times New Roman"/>
          <w:sz w:val="24"/>
        </w:rPr>
        <w:t xml:space="preserve"> </w:t>
      </w:r>
      <w:del w:id="882317" w:author="Claude" w:date="2026-10-07T12:00:00Z">
        <w:r>
          <w:rPr>
            <w:rFonts w:ascii="Times New Roman" w:hAnsi="Times New Roman"/>
            <w:sz w:val="24"/>
          </w:rPr>
          <w:delText xml:space="preserve">social</w:delText>
        </w:r>
      </w:del>
      <w:ins w:id="882318" w:author="Claude" w:date="2026-10-07T12:00:00Z">
        <w:r>
          <w:rPr>
            <w:rFonts w:ascii="Times New Roman" w:hAnsi="Times New Roman"/>
            <w:sz w:val="24"/>
          </w:rPr>
          <w:t xml:space="preserve">quatro dimensões, monta a DRE, a curva de crescimento, os ODS</w:t>
        </w:r>
      </w:ins>
      <w:r>
        <w:rPr>
          <w:rFonts w:ascii="Times New Roman" w:hAnsi="Times New Roman"/>
          <w:sz w:val="24"/>
        </w:rPr>
        <w:t xml:space="preserve"> e </w:t>
      </w:r>
      <w:del w:id="882319" w:author="Claude" w:date="2026-10-07T12:00:00Z">
        <w:r>
          <w:rPr>
            <w:rFonts w:ascii="Times New Roman" w:hAnsi="Times New Roman"/>
            <w:sz w:val="24"/>
          </w:rPr>
          <w:delText xml:space="preserve">índice</w:delText>
        </w:r>
      </w:del>
      <w:ins w:id="882320" w:author="Claude" w:date="2026-10-07T12:00:00Z">
        <w:r>
          <w:rPr>
            <w:rFonts w:ascii="Times New Roman" w:hAnsi="Times New Roman"/>
            <w:sz w:val="24"/>
          </w:rPr>
          <w:t xml:space="preserve">a</w:t>
        </w:r>
      </w:ins>
      <w:r>
        <w:rPr>
          <w:rFonts w:ascii="Times New Roman" w:hAnsi="Times New Roman"/>
          <w:sz w:val="24"/>
        </w:rPr>
        <w:t xml:space="preserve"> </w:t>
      </w:r>
      <w:del w:id="882321" w:author="Claude" w:date="2026-10-07T12:00:00Z">
        <w:r>
          <w:rPr>
            <w:rFonts w:ascii="Times New Roman" w:hAnsi="Times New Roman"/>
            <w:sz w:val="24"/>
          </w:rPr>
          <w:delText xml:space="preserve">em</w:delText>
        </w:r>
      </w:del>
      <w:ins w:id="882322" w:author="Claude" w:date="2026-10-07T12:00:00Z">
        <w:r>
          <w:rPr>
            <w:rFonts w:ascii="Times New Roman" w:hAnsi="Times New Roman"/>
            <w:sz w:val="24"/>
          </w:rPr>
          <w:t xml:space="preserve">tabela</w:t>
        </w:r>
      </w:ins>
      <w:r>
        <w:rPr>
          <w:rFonts w:ascii="Times New Roman" w:hAnsi="Times New Roman"/>
          <w:sz w:val="24"/>
        </w:rPr>
        <w:t xml:space="preserve"> </w:t>
      </w:r>
      <w:del w:id="882323" w:author="Claude" w:date="2026-10-07T12:00:00Z">
        <w:r>
          <w:rPr>
            <w:rFonts w:ascii="Times New Roman" w:hAnsi="Times New Roman"/>
            <w:sz w:val="24"/>
          </w:rPr>
          <w:delText xml:space="preserve">sequência,</w:delText>
        </w:r>
      </w:del>
      <w:ins w:id="882324" w:author="Claude" w:date="2026-10-07T12:00:00Z">
        <w:r>
          <w:rPr>
            <w:rFonts w:ascii="Times New Roman" w:hAnsi="Times New Roman"/>
            <w:sz w:val="24"/>
          </w:rPr>
          <w:t xml:space="preserve">de premissas,</w:t>
        </w:r>
      </w:ins>
      <w:r>
        <w:rPr>
          <w:rFonts w:ascii="Times New Roman" w:hAnsi="Times New Roman"/>
          <w:sz w:val="24"/>
        </w:rPr>
        <w:t xml:space="preserve"> habilita Monte </w:t>
      </w:r>
      <w:del w:id="882325" w:author="Claude" w:date="2026-10-07T12:00:00Z">
        <w:r>
          <w:rPr>
            <w:rFonts w:ascii="Times New Roman" w:hAnsi="Times New Roman"/>
            <w:sz w:val="24"/>
          </w:rPr>
          <w:delText xml:space="preserve">Carlo</w:delText>
        </w:r>
      </w:del>
      <w:ins w:id="882326" w:author="Claude" w:date="2026-10-07T12:00:00Z">
        <w:r>
          <w:rPr>
            <w:rFonts w:ascii="Times New Roman" w:hAnsi="Times New Roman"/>
            <w:sz w:val="24"/>
          </w:rPr>
          <w:t xml:space="preserve">Carlo, sensibilidade, valores críticos</w:t>
        </w:r>
      </w:ins>
      <w:r>
        <w:rPr>
          <w:rFonts w:ascii="Times New Roman" w:hAnsi="Times New Roman"/>
          <w:sz w:val="24"/>
        </w:rPr>
        <w:t xml:space="preserve"> e </w:t>
      </w:r>
      <w:del w:id="882327" w:author="Claude" w:date="2026-10-07T12:00:00Z">
        <w:r>
          <w:rPr>
            <w:rFonts w:ascii="Times New Roman" w:hAnsi="Times New Roman"/>
            <w:sz w:val="24"/>
          </w:rPr>
          <w:delText xml:space="preserve">sensibilidade</w:delText>
        </w:r>
      </w:del>
      <w:ins w:id="882328" w:author="Claude" w:date="2026-10-07T12:00:00Z">
        <w:r>
          <w:rPr>
            <w:rFonts w:ascii="Times New Roman" w:hAnsi="Times New Roman"/>
            <w:sz w:val="24"/>
          </w:rPr>
          <w:t xml:space="preserve">cenários</w:t>
        </w:r>
      </w:ins>
      <w:r>
        <w:rPr>
          <w:rFonts w:ascii="Times New Roman" w:hAnsi="Times New Roman"/>
          <w:sz w:val="24"/>
        </w:rPr>
        <w:t xml:space="preserve"> quando </w:t>
      </w:r>
      <w:del w:id="882329" w:author="Claude" w:date="2026-10-07T12:00:00Z">
        <w:r>
          <w:rPr>
            <w:rFonts w:ascii="Times New Roman" w:hAnsi="Times New Roman"/>
            <w:sz w:val="24"/>
          </w:rPr>
          <w:delText xml:space="preserve">solicitado</w:delText>
        </w:r>
      </w:del>
      <w:ins w:id="882330" w:author="Claude" w:date="2026-10-07T12:00:00Z">
        <w:r>
          <w:rPr>
            <w:rFonts w:ascii="Times New Roman" w:hAnsi="Times New Roman"/>
            <w:sz w:val="24"/>
          </w:rPr>
          <w:t xml:space="preserve">solicitado, aplica a regra de decisão</w:t>
        </w:r>
      </w:ins>
      <w:r>
        <w:rPr>
          <w:rFonts w:ascii="Times New Roman" w:hAnsi="Times New Roman"/>
          <w:sz w:val="24"/>
        </w:rPr>
        <w:t xml:space="preserve"> e, ao final, registra a verificação. A ordem das chamadas reproduz a dependência lógica dos resultados e fornece um ponto único de entrada para execução reprodutível.</w:t>
      </w:r>
    </w:p>
    <w:p>
      <w:pPr>
        <w:pStyle w:val="Ttulo1"/>
        <w:pageBreakBefore/>
      </w:pPr>
      <w:bookmarkStart w:id="990053" w:name="_TocRev187_T17"/>
      <w:r>
        <w:rPr>
          <w:rFonts w:ascii="Times New Roman" w:hAnsi="Times New Roman"/>
          <w:b/>
          <w:sz w:val="32"/>
        </w:rPr>
        <w:t>5 CONSIDERAÇÕES FINAIS</w:t>
      </w:r>
      <w:bookmarkEnd w:id="990053"/>
    </w:p>
    <w:p>
      <w:pPr>
        <w:spacing w:line="360" w:lineRule="auto" w:before="0" w:after="0"/>
        <w:ind w:firstLine="709"/>
        <w:jc w:val="both"/>
      </w:pPr>
      <w:r>
        <w:rPr>
          <w:rFonts w:ascii="Times New Roman" w:hAnsi="Times New Roman"/>
          <w:sz w:val="24"/>
        </w:rPr>
        <w:t xml:space="preserve">A pesquisa teve como problema a necessidade de estruturar um EVTEAS computacional que integrasse dimensões técnica, econômica, ambiental e social e ainda oferecesse mecanismos de tratamento da incerteza e apoio à decisão. A versão </w:t>
      </w:r>
      <w:del w:id="882331" w:author="Claude" w:date="2026-10-07T12:00:00Z">
        <w:r>
          <w:rPr>
            <w:rFonts w:ascii="Times New Roman" w:hAnsi="Times New Roman"/>
            <w:sz w:val="24"/>
          </w:rPr>
          <w:delText xml:space="preserve">executada</w:delText>
        </w:r>
      </w:del>
      <w:ins w:id="882332" w:author="Claude" w:date="2026-10-07T12:00:00Z">
        <w:r>
          <w:rPr>
            <w:rFonts w:ascii="Times New Roman" w:hAnsi="Times New Roman"/>
            <w:sz w:val="24"/>
          </w:rPr>
          <w:t xml:space="preserve">2.0</w:t>
        </w:r>
      </w:ins>
      <w:r>
        <w:rPr>
          <w:rFonts w:ascii="Times New Roman" w:hAnsi="Times New Roman"/>
          <w:sz w:val="24"/>
        </w:rPr>
        <w:t xml:space="preserve"> do EVTEAS-Py materializa essa proposta em um </w:t>
      </w:r>
      <w:del w:id="882333" w:author="Claude" w:date="2026-10-07T12:00:00Z">
        <w:r>
          <w:rPr>
            <w:rFonts w:ascii="Times New Roman" w:hAnsi="Times New Roman"/>
            <w:sz w:val="24"/>
          </w:rPr>
          <w:delText xml:space="preserve">pipeline</w:delText>
        </w:r>
      </w:del>
      <w:ins w:id="882334" w:author="Claude" w:date="2026-10-07T12:00:00Z">
        <w:r>
          <w:rPr>
            <w:rFonts w:ascii="Times New Roman" w:hAnsi="Times New Roman"/>
            <w:sz w:val="24"/>
          </w:rPr>
          <w:t xml:space="preserve">pacote</w:t>
        </w:r>
      </w:ins>
      <w:r>
        <w:rPr>
          <w:rFonts w:ascii="Times New Roman" w:hAnsi="Times New Roman"/>
          <w:sz w:val="24"/>
        </w:rPr>
        <w:t xml:space="preserve"> </w:t>
      </w:r>
      <w:del w:id="882335" w:author="Claude" w:date="2026-10-07T12:00:00Z">
        <w:r>
          <w:rPr>
            <w:rFonts w:ascii="Times New Roman" w:hAnsi="Times New Roman"/>
            <w:sz w:val="24"/>
          </w:rPr>
          <w:delText xml:space="preserve">único,</w:delText>
        </w:r>
      </w:del>
      <w:ins w:id="882336" w:author="Claude" w:date="2026-10-07T12:00:00Z">
        <w:r>
          <w:rPr>
            <w:rFonts w:ascii="Times New Roman" w:hAnsi="Times New Roman"/>
            <w:sz w:val="24"/>
          </w:rPr>
          <w:t xml:space="preserve">Python</w:t>
        </w:r>
      </w:ins>
      <w:r>
        <w:rPr>
          <w:rFonts w:ascii="Times New Roman" w:hAnsi="Times New Roman"/>
          <w:sz w:val="24"/>
        </w:rPr>
        <w:t xml:space="preserve"> com </w:t>
      </w:r>
      <w:ins w:id="882337" w:author="Claude" w:date="2026-10-07T12:00:00Z">
        <w:r>
          <w:rPr>
            <w:rFonts w:ascii="Times New Roman" w:hAnsi="Times New Roman"/>
            <w:sz w:val="24"/>
          </w:rPr>
          <w:t xml:space="preserve">motor único vetorizado, </w:t>
        </w:r>
      </w:ins>
      <w:r>
        <w:rPr>
          <w:rFonts w:ascii="Times New Roman" w:hAnsi="Times New Roman"/>
          <w:sz w:val="24"/>
        </w:rPr>
        <w:t xml:space="preserve">entradas </w:t>
      </w:r>
      <w:del w:id="882338" w:author="Claude" w:date="2026-10-07T12:00:00Z">
        <w:r>
          <w:rPr>
            <w:rFonts w:ascii="Times New Roman" w:hAnsi="Times New Roman"/>
            <w:sz w:val="24"/>
          </w:rPr>
          <w:delText xml:space="preserve">interativas,</w:delText>
        </w:r>
      </w:del>
      <w:ins w:id="882339" w:author="Claude" w:date="2026-10-07T12:00:00Z">
        <w:r>
          <w:rPr>
            <w:rFonts w:ascii="Times New Roman" w:hAnsi="Times New Roman"/>
            <w:sz w:val="24"/>
          </w:rPr>
          <w:t xml:space="preserve">interativas</w:t>
        </w:r>
      </w:ins>
      <w:r>
        <w:rPr>
          <w:rFonts w:ascii="Times New Roman" w:hAnsi="Times New Roman"/>
          <w:sz w:val="24"/>
        </w:rPr>
        <w:t xml:space="preserve"> </w:t>
      </w:r>
      <w:del w:id="882340" w:author="Claude" w:date="2026-10-07T12:00:00Z">
        <w:r>
          <w:rPr>
            <w:rFonts w:ascii="Times New Roman" w:hAnsi="Times New Roman"/>
            <w:sz w:val="24"/>
          </w:rPr>
          <w:delText xml:space="preserve">processamento</w:delText>
        </w:r>
      </w:del>
      <w:ins w:id="882341" w:author="Claude" w:date="2026-10-07T12:00:00Z">
        <w:r>
          <w:rPr>
            <w:rFonts w:ascii="Times New Roman" w:hAnsi="Times New Roman"/>
            <w:sz w:val="24"/>
          </w:rPr>
          <w:t xml:space="preserve">e</w:t>
        </w:r>
      </w:ins>
      <w:r>
        <w:rPr>
          <w:rFonts w:ascii="Times New Roman" w:hAnsi="Times New Roman"/>
          <w:sz w:val="24"/>
        </w:rPr>
        <w:t xml:space="preserve"> </w:t>
      </w:r>
      <w:del w:id="882342" w:author="Claude" w:date="2026-10-07T12:00:00Z">
        <w:r>
          <w:rPr>
            <w:rFonts w:ascii="Times New Roman" w:hAnsi="Times New Roman"/>
            <w:sz w:val="24"/>
          </w:rPr>
          <w:delText xml:space="preserve">modular,</w:delText>
        </w:r>
      </w:del>
      <w:ins w:id="882343" w:author="Claude" w:date="2026-10-07T12:00:00Z">
        <w:r>
          <w:rPr>
            <w:rFonts w:ascii="Times New Roman" w:hAnsi="Times New Roman"/>
            <w:sz w:val="24"/>
          </w:rPr>
          <w:t xml:space="preserve">por arquivo, rastreabilidade das premissas,</w:t>
        </w:r>
      </w:ins>
      <w:r>
        <w:rPr>
          <w:rFonts w:ascii="Times New Roman" w:hAnsi="Times New Roman"/>
          <w:sz w:val="24"/>
        </w:rPr>
        <w:t xml:space="preserve"> índice </w:t>
      </w:r>
      <w:del w:id="882344" w:author="Claude" w:date="2026-10-07T12:00:00Z">
        <w:r>
          <w:rPr>
            <w:rFonts w:ascii="Times New Roman" w:hAnsi="Times New Roman"/>
            <w:sz w:val="24"/>
          </w:rPr>
          <w:delText xml:space="preserve">integrado,</w:delText>
        </w:r>
      </w:del>
      <w:ins w:id="882345" w:author="Claude" w:date="2026-10-07T12:00:00Z">
        <w:r>
          <w:rPr>
            <w:rFonts w:ascii="Times New Roman" w:hAnsi="Times New Roman"/>
            <w:sz w:val="24"/>
          </w:rPr>
          <w:t xml:space="preserve">integrado com regra de decisão não compensatória,</w:t>
        </w:r>
      </w:ins>
      <w:r>
        <w:rPr>
          <w:rFonts w:ascii="Times New Roman" w:hAnsi="Times New Roman"/>
          <w:sz w:val="24"/>
        </w:rPr>
        <w:t xml:space="preserve"> Monte Carlo, sensibilidade, </w:t>
      </w:r>
      <w:ins w:id="882346" w:author="Claude" w:date="2026-10-07T12:00:00Z">
        <w:r>
          <w:rPr>
            <w:rFonts w:ascii="Times New Roman" w:hAnsi="Times New Roman"/>
            <w:sz w:val="24"/>
          </w:rPr>
          <w:t xml:space="preserve">comparação de alternativas, </w:t>
        </w:r>
      </w:ins>
      <w:r>
        <w:rPr>
          <w:rFonts w:ascii="Times New Roman" w:hAnsi="Times New Roman"/>
          <w:sz w:val="24"/>
        </w:rPr>
        <w:t xml:space="preserve">verificação</w:t>
      </w:r>
      <w:ins w:id="882347" w:author="Claude" w:date="2026-10-07T12:00:00Z">
        <w:r>
          <w:rPr>
            <w:rFonts w:ascii="Times New Roman" w:hAnsi="Times New Roman"/>
            <w:sz w:val="24"/>
          </w:rPr>
          <w:t xml:space="preserve"> automatizada</w:t>
        </w:r>
      </w:ins>
      <w:r>
        <w:rPr>
          <w:rFonts w:ascii="Times New Roman" w:hAnsi="Times New Roman"/>
          <w:sz w:val="24"/>
        </w:rPr>
        <w:t xml:space="preserve"> e exportação. A execução do caso-base demonstra o funcionamento do artefato e evidencia como os módulos produzem um diagnóstico integrado.</w:t>
      </w:r>
    </w:p>
    <w:p>
      <w:pPr>
        <w:spacing w:line="360" w:lineRule="auto" w:before="0" w:after="0"/>
        <w:ind w:firstLine="709"/>
        <w:jc w:val="both"/>
        <w:rPr>
          <w:ins w:id="882348" w:author="Claude" w:date="2026-10-07T12:00:00Z"/>
        </w:rPr>
      </w:pPr>
      <w:ins w:id="882349" w:author="Claude" w:date="2026-10-07T12:00:00Z">
        <w:r>
          <w:rPr>
            <w:rFonts w:ascii="Times New Roman" w:hAnsi="Times New Roman"/>
            <w:sz w:val="24"/>
          </w:rPr>
          <w:t xml:space="preserve">Em termos do ciclo da Design Science Research, este capítulo corresponde às três últimas etapas: a conclusão (Etapa 10), nas Seções 5.1 a 5.4; a generalização para a classe de problemas (Etapa 11), na Seção 5.5; e a comunicação dos resultados (Etapa 12), na Seção 5.6. Como a validação com especialistas ainda não foi realizada, as conclusões referem-se à primeira iteração do ciclo e serão revistas na versão final da dissertação.</w:t>
        </w:r>
      </w:ins>
    </w:p>
    <w:p>
      <w:pPr>
        <w:pStyle w:val="Ttulo2"/>
        <w:pageBreakBefore w:val="0"/>
      </w:pPr>
      <w:bookmarkStart w:id="990054" w:name="_TocRev187_T18"/>
      <w:r>
        <w:rPr>
          <w:rFonts w:ascii="Times New Roman" w:hAnsi="Times New Roman"/>
          <w:b w:val="0"/>
          <w:sz w:val="28"/>
        </w:rPr>
        <w:t>5.1 Síntese da resposta ao problema de pesquisa</w:t>
      </w:r>
      <w:bookmarkEnd w:id="990054"/>
    </w:p>
    <w:p>
      <w:pPr>
        <w:spacing w:line="360" w:lineRule="auto" w:before="0" w:after="0"/>
        <w:ind w:firstLine="709"/>
        <w:jc w:val="both"/>
      </w:pPr>
      <w:r>
        <w:rPr>
          <w:rFonts w:ascii="Times New Roman" w:hAnsi="Times New Roman"/>
          <w:sz w:val="24"/>
        </w:rPr>
        <w:t xml:space="preserve">A resposta ao problema é afirmativa quanto à viabilidade de estruturar, em Python, uma cadeia integrada de processamento para EVTEAS aplicado à piscicultura. O artefato reúne os dados em uma configuração central, propaga resultados entre módulos </w:t>
      </w:r>
      <w:ins w:id="882350" w:author="Claude" w:date="2026-10-07T12:00:00Z">
        <w:r>
          <w:rPr>
            <w:rFonts w:ascii="Times New Roman" w:hAnsi="Times New Roman"/>
            <w:sz w:val="24"/>
          </w:rPr>
          <w:t xml:space="preserve">com o mesmo código nas camadas determinística e estocástica </w:t>
        </w:r>
      </w:ins>
      <w:r>
        <w:rPr>
          <w:rFonts w:ascii="Times New Roman" w:hAnsi="Times New Roman"/>
          <w:sz w:val="24"/>
        </w:rPr>
        <w:t xml:space="preserve">e conserva uma trilha de verificação. A conclusão, porém, deve ser qualificada: a pesquisa demonstra viabilidade computacional e metodológica do framework, mas ainda não demonstra validade universal para empreendimentos reais.</w:t>
      </w:r>
    </w:p>
    <w:p>
      <w:pPr>
        <w:spacing w:line="360" w:lineRule="auto" w:before="0" w:after="0"/>
        <w:ind w:firstLine="709"/>
        <w:jc w:val="both"/>
        <w:rPr>
          <w:ins w:id="882351" w:author="Claude" w:date="2026-10-07T12:00:00Z"/>
        </w:rPr>
      </w:pPr>
      <w:ins w:id="882352" w:author="Claude" w:date="2026-10-07T12:00:00Z">
        <w:r>
          <w:rPr>
            <w:rFonts w:ascii="Times New Roman" w:hAnsi="Times New Roman"/>
            <w:sz w:val="24"/>
          </w:rPr>
          <w:t xml:space="preserve">Quanto à hipótese, a execução completa do estudo em cerca de um minuto, a partir de um único arquivo de premissas, indica que a automação reduz o tempo de elaboração e de revisão de cenários em relação ao fluxo manual em planilhas e documentos. A confirmação quantitativa desse ganho depende de comparação controlada com o processo tradicional, prevista como trabalho futuro.</w:t>
        </w:r>
      </w:ins>
    </w:p>
    <w:p>
      <w:pPr>
        <w:pStyle w:val="Ttulo2"/>
        <w:pageBreakBefore w:val="0"/>
      </w:pPr>
      <w:bookmarkStart w:id="990055" w:name="_TocRev187_T19"/>
      <w:r>
        <w:rPr>
          <w:rFonts w:ascii="Times New Roman" w:hAnsi="Times New Roman"/>
          <w:b w:val="0"/>
          <w:sz w:val="28"/>
        </w:rPr>
        <w:t>5.2 Atendimento ao objetivo geral e aos objetivos específicos</w:t>
      </w:r>
      <w:bookmarkEnd w:id="990055"/>
    </w:p>
    <w:p>
      <w:pPr>
        <w:spacing w:line="360" w:lineRule="auto" w:before="0" w:after="0"/>
        <w:ind w:firstLine="709"/>
        <w:jc w:val="both"/>
      </w:pPr>
      <w:r>
        <w:rPr>
          <w:rFonts w:ascii="Times New Roman" w:hAnsi="Times New Roman"/>
          <w:sz w:val="24"/>
        </w:rPr>
        <w:t xml:space="preserve">O objetivo geral foi atendido no nível de desenvolvimento do artefato: as dimensões técnica, econômica, ambiental e social estão integradas no mesmo fluxo e podem ser submetidas a Monte Carlo, sensibilidade e verificação. </w:t>
      </w:r>
      <w:del w:id="882353" w:author="Claude" w:date="2026-10-07T12:00:00Z">
        <w:r>
          <w:rPr>
            <w:rFonts w:ascii="Times New Roman" w:hAnsi="Times New Roman"/>
            <w:sz w:val="24"/>
          </w:rPr>
          <w:delText xml:space="preserve">Os</w:delText>
        </w:r>
      </w:del>
      <w:ins w:id="882354" w:author="Claude" w:date="2026-10-07T12:00:00Z">
        <w:r>
          <w:rPr>
            <w:rFonts w:ascii="Times New Roman" w:hAnsi="Times New Roman"/>
            <w:sz w:val="24"/>
          </w:rPr>
          <w:t xml:space="preserve">O primeiro objetivo específico foi atendido com a operacionalização dos oito KPIs do Quadro 5 e de</w:t>
        </w:r>
      </w:ins>
      <w:r>
        <w:rPr>
          <w:rFonts w:ascii="Times New Roman" w:hAnsi="Times New Roman"/>
          <w:sz w:val="24"/>
        </w:rPr>
        <w:t xml:space="preserve"> indicadores </w:t>
      </w:r>
      <w:del w:id="882355" w:author="Claude" w:date="2026-10-07T12:00:00Z">
        <w:r>
          <w:rPr>
            <w:rFonts w:ascii="Times New Roman" w:hAnsi="Times New Roman"/>
            <w:sz w:val="24"/>
          </w:rPr>
          <w:delText xml:space="preserve">selecionados</w:delText>
        </w:r>
      </w:del>
      <w:ins w:id="882356" w:author="Claude" w:date="2026-10-07T12:00:00Z">
        <w:r>
          <w:rPr>
            <w:rFonts w:ascii="Times New Roman" w:hAnsi="Times New Roman"/>
            <w:sz w:val="24"/>
          </w:rPr>
          <w:t xml:space="preserve">complementares</w:t>
        </w:r>
      </w:ins>
      <w:r>
        <w:rPr>
          <w:rFonts w:ascii="Times New Roman" w:hAnsi="Times New Roman"/>
          <w:sz w:val="24"/>
        </w:rPr>
        <w:t xml:space="preserve"> </w:t>
      </w:r>
      <w:del w:id="882357" w:author="Claude" w:date="2026-10-07T12:00:00Z">
        <w:r>
          <w:rPr>
            <w:rFonts w:ascii="Times New Roman" w:hAnsi="Times New Roman"/>
            <w:sz w:val="24"/>
          </w:rPr>
          <w:delText xml:space="preserve">também</w:delText>
        </w:r>
      </w:del>
      <w:ins w:id="882358" w:author="Claude" w:date="2026-10-07T12:00:00Z">
        <w:r>
          <w:rPr>
            <w:rFonts w:ascii="Times New Roman" w:hAnsi="Times New Roman"/>
            <w:sz w:val="24"/>
          </w:rPr>
          <w:t xml:space="preserve">(pegada</w:t>
        </w:r>
      </w:ins>
      <w:r>
        <w:rPr>
          <w:rFonts w:ascii="Times New Roman" w:hAnsi="Times New Roman"/>
          <w:sz w:val="24"/>
        </w:rPr>
        <w:t xml:space="preserve"> </w:t>
      </w:r>
      <w:del w:id="882359" w:author="Claude" w:date="2026-10-07T12:00:00Z">
        <w:r>
          <w:rPr>
            <w:rFonts w:ascii="Times New Roman" w:hAnsi="Times New Roman"/>
            <w:sz w:val="24"/>
          </w:rPr>
          <w:delText xml:space="preserve">foram</w:delText>
        </w:r>
      </w:del>
      <w:ins w:id="882360" w:author="Claude" w:date="2026-10-07T12:00:00Z">
        <w:r>
          <w:rPr>
            <w:rFonts w:ascii="Times New Roman" w:hAnsi="Times New Roman"/>
            <w:sz w:val="24"/>
          </w:rPr>
          <w:t xml:space="preserve">hídrica</w:t>
        </w:r>
      </w:ins>
      <w:r>
        <w:rPr>
          <w:rFonts w:ascii="Times New Roman" w:hAnsi="Times New Roman"/>
          <w:sz w:val="24"/>
        </w:rPr>
        <w:t xml:space="preserve"> </w:t>
      </w:r>
      <w:del w:id="882361" w:author="Claude" w:date="2026-10-07T12:00:00Z">
        <w:r>
          <w:rPr>
            <w:rFonts w:ascii="Times New Roman" w:hAnsi="Times New Roman"/>
            <w:sz w:val="24"/>
          </w:rPr>
          <w:delText xml:space="preserve">operacionalizados.</w:delText>
        </w:r>
      </w:del>
      <w:ins w:id="882362" w:author="Claude" w:date="2026-10-07T12:00:00Z">
        <w:r>
          <w:rPr>
            <w:rFonts w:ascii="Times New Roman" w:hAnsi="Times New Roman"/>
            <w:sz w:val="24"/>
          </w:rPr>
          <w:t xml:space="preserve">cinza, intensidade de carbono, conformidade, Radar Social, ODS e governança).</w:t>
        </w:r>
      </w:ins>
      <w:r>
        <w:rPr>
          <w:rFonts w:ascii="Times New Roman" w:hAnsi="Times New Roman"/>
          <w:sz w:val="24"/>
        </w:rPr>
        <w:t xml:space="preserve"> O </w:t>
      </w:r>
      <w:del w:id="882363" w:author="Claude" w:date="2026-10-07T12:00:00Z">
        <w:r>
          <w:rPr>
            <w:rFonts w:ascii="Times New Roman" w:hAnsi="Times New Roman"/>
            <w:sz w:val="24"/>
          </w:rPr>
          <w:delText xml:space="preserve">objetivo</w:delText>
        </w:r>
      </w:del>
      <w:ins w:id="882364" w:author="Claude" w:date="2026-10-07T12:00:00Z">
        <w:r>
          <w:rPr>
            <w:rFonts w:ascii="Times New Roman" w:hAnsi="Times New Roman"/>
            <w:sz w:val="24"/>
          </w:rPr>
          <w:t xml:space="preserve">segundo foi atendido com o desenvolvimento do pacote e a explicitação</w:t>
        </w:r>
      </w:ins>
      <w:r>
        <w:rPr>
          <w:rFonts w:ascii="Times New Roman" w:hAnsi="Times New Roman"/>
          <w:sz w:val="24"/>
        </w:rPr>
        <w:t xml:space="preserve"> de </w:t>
      </w:r>
      <w:del w:id="882365" w:author="Claude" w:date="2026-10-07T12:00:00Z">
        <w:r>
          <w:rPr>
            <w:rFonts w:ascii="Times New Roman" w:hAnsi="Times New Roman"/>
            <w:sz w:val="24"/>
          </w:rPr>
          <w:delText xml:space="preserve">validar</w:delText>
        </w:r>
      </w:del>
      <w:ins w:id="882366" w:author="Claude" w:date="2026-10-07T12:00:00Z">
        <w:r>
          <w:rPr>
            <w:rFonts w:ascii="Times New Roman" w:hAnsi="Times New Roman"/>
            <w:sz w:val="24"/>
          </w:rPr>
          <w:t xml:space="preserve">trade-offs por índice, vetos e TOPSIS. O terceiro, a validação</w:t>
        </w:r>
      </w:ins>
      <w:r>
        <w:rPr>
          <w:rFonts w:ascii="Times New Roman" w:hAnsi="Times New Roman"/>
          <w:sz w:val="24"/>
        </w:rPr>
        <w:t xml:space="preserve"> com </w:t>
      </w:r>
      <w:del w:id="882367" w:author="Claude" w:date="2026-10-07T12:00:00Z">
        <w:r>
          <w:rPr>
            <w:rFonts w:ascii="Times New Roman" w:hAnsi="Times New Roman"/>
            <w:sz w:val="24"/>
          </w:rPr>
          <w:delText xml:space="preserve">especialistas</w:delText>
        </w:r>
      </w:del>
      <w:ins w:id="882368" w:author="Claude" w:date="2026-10-07T12:00:00Z">
        <w:r>
          <w:rPr>
            <w:rFonts w:ascii="Times New Roman" w:hAnsi="Times New Roman"/>
            <w:sz w:val="24"/>
          </w:rPr>
          <w:t xml:space="preserve">especialistas,</w:t>
        </w:r>
      </w:ins>
      <w:r>
        <w:rPr>
          <w:rFonts w:ascii="Times New Roman" w:hAnsi="Times New Roman"/>
          <w:sz w:val="24"/>
        </w:rPr>
        <w:t xml:space="preserve"> permanece como etapa </w:t>
      </w:r>
      <w:del w:id="882369" w:author="Claude" w:date="2026-10-07T12:00:00Z">
        <w:r>
          <w:rPr>
            <w:rFonts w:ascii="Times New Roman" w:hAnsi="Times New Roman"/>
            <w:sz w:val="24"/>
          </w:rPr>
          <w:delText xml:space="preserve">necessária</w:delText>
        </w:r>
      </w:del>
      <w:ins w:id="882370" w:author="Claude" w:date="2026-10-07T12:00:00Z">
        <w:r>
          <w:rPr>
            <w:rFonts w:ascii="Times New Roman" w:hAnsi="Times New Roman"/>
            <w:sz w:val="24"/>
          </w:rPr>
          <w:t xml:space="preserve">necessária;</w:t>
        </w:r>
      </w:ins>
      <w:r>
        <w:rPr>
          <w:rFonts w:ascii="Times New Roman" w:hAnsi="Times New Roman"/>
          <w:sz w:val="24"/>
        </w:rPr>
        <w:t xml:space="preserve"> </w:t>
      </w:r>
      <w:del w:id="882371" w:author="Claude" w:date="2026-10-07T12:00:00Z">
        <w:r>
          <w:rPr>
            <w:rFonts w:ascii="Times New Roman" w:hAnsi="Times New Roman"/>
            <w:sz w:val="24"/>
          </w:rPr>
          <w:delText xml:space="preserve">para</w:delText>
        </w:r>
      </w:del>
      <w:ins w:id="882372" w:author="Claude" w:date="2026-10-07T12:00:00Z">
        <w:r>
          <w:rPr>
            <w:rFonts w:ascii="Times New Roman" w:hAnsi="Times New Roman"/>
            <w:sz w:val="24"/>
          </w:rPr>
          <w:t xml:space="preserve">o</w:t>
        </w:r>
      </w:ins>
      <w:r>
        <w:rPr>
          <w:rFonts w:ascii="Times New Roman" w:hAnsi="Times New Roman"/>
          <w:sz w:val="24"/>
        </w:rPr>
        <w:t xml:space="preserve"> </w:t>
      </w:r>
      <w:del w:id="882373" w:author="Claude" w:date="2026-10-07T12:00:00Z">
        <w:r>
          <w:rPr>
            <w:rFonts w:ascii="Times New Roman" w:hAnsi="Times New Roman"/>
            <w:sz w:val="24"/>
          </w:rPr>
          <w:delText xml:space="preserve">consolidar</w:delText>
        </w:r>
      </w:del>
      <w:ins w:id="882374" w:author="Claude" w:date="2026-10-07T12:00:00Z">
        <w:r>
          <w:rPr>
            <w:rFonts w:ascii="Times New Roman" w:hAnsi="Times New Roman"/>
            <w:sz w:val="24"/>
          </w:rPr>
          <w:t xml:space="preserve">código já recebe os escores Likert e registra</w:t>
        </w:r>
      </w:ins>
      <w:r>
        <w:rPr>
          <w:rFonts w:ascii="Times New Roman" w:hAnsi="Times New Roman"/>
          <w:sz w:val="24"/>
        </w:rPr>
        <w:t xml:space="preserve"> a </w:t>
      </w:r>
      <w:del w:id="882375" w:author="Claude" w:date="2026-10-07T12:00:00Z">
        <w:r>
          <w:rPr>
            <w:rFonts w:ascii="Times New Roman" w:hAnsi="Times New Roman"/>
            <w:sz w:val="24"/>
          </w:rPr>
          <w:delText xml:space="preserve">validade</w:delText>
        </w:r>
      </w:del>
      <w:ins w:id="882376" w:author="Claude" w:date="2026-10-07T12:00:00Z">
        <w:r>
          <w:rPr>
            <w:rFonts w:ascii="Times New Roman" w:hAnsi="Times New Roman"/>
            <w:sz w:val="24"/>
          </w:rPr>
          <w:t xml:space="preserve">divergência entre avaliadores. O quarto foi atendido parcialmente, pela simulação</w:t>
        </w:r>
      </w:ins>
      <w:r>
        <w:rPr>
          <w:rFonts w:ascii="Times New Roman" w:hAnsi="Times New Roman"/>
          <w:sz w:val="24"/>
        </w:rPr>
        <w:t xml:space="preserve"> de </w:t>
      </w:r>
      <w:del w:id="882377" w:author="Claude" w:date="2026-10-07T12:00:00Z">
        <w:r>
          <w:rPr>
            <w:rFonts w:ascii="Times New Roman" w:hAnsi="Times New Roman"/>
            <w:sz w:val="24"/>
          </w:rPr>
          <w:delText xml:space="preserve">uso</w:delText>
        </w:r>
      </w:del>
      <w:ins w:id="882378" w:author="Claude" w:date="2026-10-07T12:00:00Z">
        <w:r>
          <w:rPr>
            <w:rFonts w:ascii="Times New Roman" w:hAnsi="Times New Roman"/>
            <w:sz w:val="24"/>
          </w:rPr>
          <w:t xml:space="preserve">um</w:t>
        </w:r>
      </w:ins>
      <w:r>
        <w:rPr>
          <w:rFonts w:ascii="Times New Roman" w:hAnsi="Times New Roman"/>
          <w:sz w:val="24"/>
        </w:rPr>
        <w:t xml:space="preserve"> </w:t>
      </w:r>
      <w:del w:id="882379" w:author="Claude" w:date="2026-10-07T12:00:00Z">
        <w:r>
          <w:rPr>
            <w:rFonts w:ascii="Times New Roman" w:hAnsi="Times New Roman"/>
            <w:sz w:val="24"/>
          </w:rPr>
          <w:delText xml:space="preserve">e</w:delText>
        </w:r>
      </w:del>
      <w:ins w:id="882380" w:author="Claude" w:date="2026-10-07T12:00:00Z">
        <w:r>
          <w:rPr>
            <w:rFonts w:ascii="Times New Roman" w:hAnsi="Times New Roman"/>
            <w:sz w:val="24"/>
          </w:rPr>
          <w:t xml:space="preserve">caso</w:t>
        </w:r>
      </w:ins>
      <w:r>
        <w:rPr>
          <w:rFonts w:ascii="Times New Roman" w:hAnsi="Times New Roman"/>
          <w:sz w:val="24"/>
        </w:rPr>
        <w:t xml:space="preserve"> </w:t>
      </w:r>
      <w:del w:id="882381" w:author="Claude" w:date="2026-10-07T12:00:00Z">
        <w:r>
          <w:rPr>
            <w:rFonts w:ascii="Times New Roman" w:hAnsi="Times New Roman"/>
            <w:sz w:val="24"/>
          </w:rPr>
          <w:delText xml:space="preserve">a pertinência prática do framework.</w:delText>
        </w:r>
      </w:del>
      <w:ins w:id="882382" w:author="Claude" w:date="2026-10-07T12:00:00Z">
        <w:r>
          <w:rPr>
            <w:rFonts w:ascii="Times New Roman" w:hAnsi="Times New Roman"/>
            <w:sz w:val="24"/>
          </w:rPr>
          <w:t xml:space="preserve">ilustrativo.</w:t>
        </w:r>
      </w:ins>
    </w:p>
    <w:p>
      <w:pPr>
        <w:spacing w:line="360" w:lineRule="auto" w:before="0" w:after="0"/>
        <w:ind w:firstLine="709"/>
        <w:jc w:val="both"/>
      </w:pPr>
      <w:r>
        <w:rPr>
          <w:rFonts w:ascii="Times New Roman" w:hAnsi="Times New Roman"/>
          <w:sz w:val="24"/>
        </w:rPr>
        <w:t xml:space="preserve">A execução do caso-base demonstra a aplicação do artefato. Foram obtidos OEE de </w:t>
      </w:r>
      <w:del w:id="882383" w:author="Claude" w:date="2026-10-07T12:00:00Z">
        <w:r>
          <w:rPr>
            <w:rFonts w:ascii="Times New Roman" w:hAnsi="Times New Roman"/>
            <w:sz w:val="24"/>
          </w:rPr>
          <w:delText xml:space="preserve">0,828,</w:delText>
        </w:r>
      </w:del>
      <w:ins w:id="882384" w:author="Claude" w:date="2026-10-07T12:00:00Z">
        <w:r>
          <w:rPr>
            <w:rFonts w:ascii="Times New Roman" w:hAnsi="Times New Roman"/>
            <w:sz w:val="24"/>
          </w:rPr>
          <w:t xml:space="preserve">0,844,</w:t>
        </w:r>
      </w:ins>
      <w:r>
        <w:rPr>
          <w:rFonts w:ascii="Times New Roman" w:hAnsi="Times New Roman"/>
          <w:sz w:val="24"/>
        </w:rPr>
        <w:t xml:space="preserve"> produção anual de </w:t>
      </w:r>
      <w:del w:id="882385" w:author="Claude" w:date="2026-10-07T12:00:00Z">
        <w:r>
          <w:rPr>
            <w:rFonts w:ascii="Times New Roman" w:hAnsi="Times New Roman"/>
            <w:sz w:val="24"/>
          </w:rPr>
          <w:delText xml:space="preserve">15.456</w:delText>
        </w:r>
      </w:del>
      <w:ins w:id="882386" w:author="Claude" w:date="2026-10-07T12:00:00Z">
        <w:r>
          <w:rPr>
            <w:rFonts w:ascii="Times New Roman" w:hAnsi="Times New Roman"/>
            <w:sz w:val="24"/>
          </w:rPr>
          <w:t xml:space="preserve">87.750</w:t>
        </w:r>
      </w:ins>
      <w:r>
        <w:rPr>
          <w:rFonts w:ascii="Times New Roman" w:hAnsi="Times New Roman"/>
          <w:sz w:val="24"/>
        </w:rPr>
        <w:t xml:space="preserve"> </w:t>
      </w:r>
      <w:del w:id="882387" w:author="Claude" w:date="2026-10-07T12:00:00Z">
        <w:r>
          <w:rPr>
            <w:rFonts w:ascii="Times New Roman" w:hAnsi="Times New Roman"/>
            <w:sz w:val="24"/>
          </w:rPr>
          <w:delText xml:space="preserve">kg</w:delText>
        </w:r>
      </w:del>
      <w:ins w:id="882388" w:author="Claude" w:date="2026-10-07T12:00:00Z">
        <w:r>
          <w:rPr>
            <w:rFonts w:ascii="Times New Roman" w:hAnsi="Times New Roman"/>
            <w:sz w:val="24"/>
          </w:rPr>
          <w:t xml:space="preserve">kg, VPL determinístico de R$ 38.470, probabilidade de VPL positivo de 13,6%</w:t>
        </w:r>
      </w:ins>
      <w:r>
        <w:rPr>
          <w:rFonts w:ascii="Times New Roman" w:hAnsi="Times New Roman"/>
          <w:sz w:val="24"/>
        </w:rPr>
        <w:t xml:space="preserve"> e índice EVTEAS de </w:t>
      </w:r>
      <w:del w:id="882389" w:author="Claude" w:date="2026-10-07T12:00:00Z">
        <w:r>
          <w:rPr>
            <w:rFonts w:ascii="Times New Roman" w:hAnsi="Times New Roman"/>
            <w:sz w:val="24"/>
          </w:rPr>
          <w:delText xml:space="preserve">0,471.</w:delText>
        </w:r>
      </w:del>
      <w:ins w:id="882390" w:author="Claude" w:date="2026-10-07T12:00:00Z">
        <w:r>
          <w:rPr>
            <w:rFonts w:ascii="Times New Roman" w:hAnsi="Times New Roman"/>
            <w:sz w:val="24"/>
          </w:rPr>
          <w:t xml:space="preserve">0,652,</w:t>
        </w:r>
      </w:ins>
      <w:r>
        <w:rPr>
          <w:rFonts w:ascii="Times New Roman" w:hAnsi="Times New Roman"/>
          <w:sz w:val="24"/>
        </w:rPr>
        <w:t xml:space="preserve"> </w:t>
      </w:r>
      <w:del w:id="882391" w:author="Claude" w:date="2026-10-07T12:00:00Z">
        <w:r>
          <w:rPr>
            <w:rFonts w:ascii="Times New Roman" w:hAnsi="Times New Roman"/>
            <w:sz w:val="24"/>
          </w:rPr>
          <w:delText xml:space="preserve">O</w:delText>
        </w:r>
      </w:del>
      <w:ins w:id="882392" w:author="Claude" w:date="2026-10-07T12:00:00Z">
        <w:r>
          <w:rPr>
            <w:rFonts w:ascii="Times New Roman" w:hAnsi="Times New Roman"/>
            <w:sz w:val="24"/>
          </w:rPr>
          <w:t xml:space="preserve">com</w:t>
        </w:r>
      </w:ins>
      <w:r>
        <w:rPr>
          <w:rFonts w:ascii="Times New Roman" w:hAnsi="Times New Roman"/>
          <w:sz w:val="24"/>
        </w:rPr>
        <w:t xml:space="preserve"> </w:t>
      </w:r>
      <w:del w:id="882393" w:author="Claude" w:date="2026-10-07T12:00:00Z">
        <w:r>
          <w:rPr>
            <w:rFonts w:ascii="Times New Roman" w:hAnsi="Times New Roman"/>
            <w:sz w:val="24"/>
          </w:rPr>
          <w:delText xml:space="preserve">VPL</w:delText>
        </w:r>
      </w:del>
      <w:ins w:id="882394" w:author="Claude" w:date="2026-10-07T12:00:00Z">
        <w:r>
          <w:rPr>
            <w:rFonts w:ascii="Times New Roman" w:hAnsi="Times New Roman"/>
            <w:sz w:val="24"/>
          </w:rPr>
          <w:t xml:space="preserve">classificação</w:t>
        </w:r>
      </w:ins>
      <w:r>
        <w:rPr>
          <w:rFonts w:ascii="Times New Roman" w:hAnsi="Times New Roman"/>
          <w:sz w:val="24"/>
        </w:rPr>
        <w:t xml:space="preserve"> </w:t>
      </w:r>
      <w:del w:id="882395" w:author="Claude" w:date="2026-10-07T12:00:00Z">
        <w:r>
          <w:rPr>
            <w:rFonts w:ascii="Times New Roman" w:hAnsi="Times New Roman"/>
            <w:sz w:val="24"/>
          </w:rPr>
          <w:delText xml:space="preserve">foi</w:delText>
        </w:r>
      </w:del>
      <w:ins w:id="882396" w:author="Claude" w:date="2026-10-07T12:00:00Z">
        <w:r>
          <w:rPr>
            <w:rFonts w:ascii="Times New Roman" w:hAnsi="Times New Roman"/>
            <w:sz w:val="24"/>
          </w:rPr>
          <w:t xml:space="preserve">“VIÁVEL</w:t>
        </w:r>
      </w:ins>
      <w:r>
        <w:rPr>
          <w:rFonts w:ascii="Times New Roman" w:hAnsi="Times New Roman"/>
          <w:sz w:val="24"/>
        </w:rPr>
        <w:t xml:space="preserve"> </w:t>
      </w:r>
      <w:del w:id="882397" w:author="Claude" w:date="2026-10-07T12:00:00Z">
        <w:r>
          <w:rPr>
            <w:rFonts w:ascii="Times New Roman" w:hAnsi="Times New Roman"/>
            <w:sz w:val="24"/>
          </w:rPr>
          <w:delText xml:space="preserve">aproximadamente</w:delText>
        </w:r>
      </w:del>
      <w:ins w:id="882398" w:author="Claude" w:date="2026-10-07T12:00:00Z">
        <w:r>
          <w:rPr>
            <w:rFonts w:ascii="Times New Roman" w:hAnsi="Times New Roman"/>
            <w:sz w:val="24"/>
          </w:rPr>
          <w:t xml:space="preserve">COM</w:t>
        </w:r>
      </w:ins>
      <w:r>
        <w:rPr>
          <w:rFonts w:ascii="Times New Roman" w:hAnsi="Times New Roman"/>
          <w:sz w:val="24"/>
        </w:rPr>
        <w:t xml:space="preserve"> </w:t>
      </w:r>
      <w:del w:id="882399" w:author="Claude" w:date="2026-10-07T12:00:00Z">
        <w:r>
          <w:rPr>
            <w:rFonts w:ascii="Times New Roman" w:hAnsi="Times New Roman"/>
            <w:sz w:val="24"/>
          </w:rPr>
          <w:delText xml:space="preserve">-R$ 6,206 milhões e a probabilidade de VPL positivo no Monte Carlo foi 0%.</w:delText>
        </w:r>
      </w:del>
      <w:ins w:id="882400" w:author="Claude" w:date="2026-10-07T12:00:00Z">
        <w:r>
          <w:rPr>
            <w:rFonts w:ascii="Times New Roman" w:hAnsi="Times New Roman"/>
            <w:sz w:val="24"/>
          </w:rPr>
          <w:t xml:space="preserve">RESSALVAS”.</w:t>
        </w:r>
      </w:ins>
      <w:r>
        <w:rPr>
          <w:rFonts w:ascii="Times New Roman" w:hAnsi="Times New Roman"/>
          <w:sz w:val="24"/>
        </w:rPr>
        <w:t xml:space="preserve"> Esses resultados comprovam que o framework produz um diagnóstico integrado, mas não devem ser tratados como evidência de desempenho de uma unidade real.</w:t>
      </w:r>
    </w:p>
    <w:p>
      <w:pPr>
        <w:pStyle w:val="Ttulo2"/>
        <w:pageBreakBefore w:val="0"/>
      </w:pPr>
      <w:bookmarkStart w:id="990056" w:name="_TocRev187_T20"/>
      <w:r>
        <w:rPr>
          <w:rFonts w:ascii="Times New Roman" w:hAnsi="Times New Roman"/>
          <w:b w:val="0"/>
          <w:sz w:val="28"/>
        </w:rPr>
        <w:t>5.3 Contribuições científicas, metodológicas e aplicadas</w:t>
      </w:r>
      <w:bookmarkEnd w:id="990056"/>
    </w:p>
    <w:p>
      <w:pPr>
        <w:spacing w:line="360" w:lineRule="auto" w:before="0" w:after="0"/>
        <w:ind w:firstLine="709"/>
        <w:jc w:val="both"/>
      </w:pPr>
      <w:r>
        <w:rPr>
          <w:rFonts w:ascii="Times New Roman" w:hAnsi="Times New Roman"/>
          <w:sz w:val="24"/>
        </w:rPr>
        <w:t xml:space="preserve">A contribuição científica está na proposição de um artefato e de uma arquitetura de integração para uma classe delimitada de problemas de viabilidade aquícola. A contribuição metodológica está na combinação de Design Science Research, modelagem computacional, análise qualiquantitativa, verificação </w:t>
      </w:r>
      <w:del w:id="882401" w:author="Claude" w:date="2026-10-07T12:00:00Z">
        <w:r>
          <w:rPr>
            <w:rFonts w:ascii="Times New Roman" w:hAnsi="Times New Roman"/>
            <w:sz w:val="24"/>
          </w:rPr>
          <w:delText xml:space="preserve">interna,</w:delText>
        </w:r>
      </w:del>
      <w:ins w:id="882402" w:author="Claude" w:date="2026-10-07T12:00:00Z">
        <w:r>
          <w:rPr>
            <w:rFonts w:ascii="Times New Roman" w:hAnsi="Times New Roman"/>
            <w:sz w:val="24"/>
          </w:rPr>
          <w:t xml:space="preserve">automatizada,</w:t>
        </w:r>
      </w:ins>
      <w:r>
        <w:rPr>
          <w:rFonts w:ascii="Times New Roman" w:hAnsi="Times New Roman"/>
          <w:sz w:val="24"/>
        </w:rPr>
        <w:t xml:space="preserve"> simulação e </w:t>
      </w:r>
      <w:del w:id="882403" w:author="Claude" w:date="2026-10-07T12:00:00Z">
        <w:r>
          <w:rPr>
            <w:rFonts w:ascii="Times New Roman" w:hAnsi="Times New Roman"/>
            <w:sz w:val="24"/>
          </w:rPr>
          <w:delText xml:space="preserve">sensibilidade.</w:delText>
        </w:r>
      </w:del>
      <w:ins w:id="882404" w:author="Claude" w:date="2026-10-07T12:00:00Z">
        <w:r>
          <w:rPr>
            <w:rFonts w:ascii="Times New Roman" w:hAnsi="Times New Roman"/>
            <w:sz w:val="24"/>
          </w:rPr>
          <w:t xml:space="preserve">sensibilidade, com a regra de que o mesmo motor sirva às camadas determinística e estocástica.</w:t>
        </w:r>
      </w:ins>
      <w:r>
        <w:rPr>
          <w:rFonts w:ascii="Times New Roman" w:hAnsi="Times New Roman"/>
          <w:sz w:val="24"/>
        </w:rPr>
        <w:t xml:space="preserve"> A contribuição computacional está na consolidação das entradas, </w:t>
      </w:r>
      <w:ins w:id="882405" w:author="Claude" w:date="2026-10-07T12:00:00Z">
        <w:r>
          <w:rPr>
            <w:rFonts w:ascii="Times New Roman" w:hAnsi="Times New Roman"/>
            <w:sz w:val="24"/>
          </w:rPr>
          <w:t xml:space="preserve">no registro da origem das premissas, no </w:t>
        </w:r>
      </w:ins>
      <w:r>
        <w:rPr>
          <w:rFonts w:ascii="Times New Roman" w:hAnsi="Times New Roman"/>
          <w:sz w:val="24"/>
        </w:rPr>
        <w:t xml:space="preserve">processamento modular e</w:t>
      </w:r>
      <w:ins w:id="882406" w:author="Claude" w:date="2026-10-07T12:00:00Z">
        <w:r>
          <w:rPr>
            <w:rFonts w:ascii="Times New Roman" w:hAnsi="Times New Roman"/>
            <w:sz w:val="24"/>
          </w:rPr>
          <w:t xml:space="preserve"> na</w:t>
        </w:r>
      </w:ins>
      <w:r>
        <w:rPr>
          <w:rFonts w:ascii="Times New Roman" w:hAnsi="Times New Roman"/>
          <w:sz w:val="24"/>
        </w:rPr>
        <w:t xml:space="preserve"> exportação estruturada. A contribuição gerencial consiste em tornar explícitos trade-offs entre desempenho técnico, retorno econômico, impacto ambiental e dimensão </w:t>
      </w:r>
      <w:del w:id="882407" w:author="Claude" w:date="2026-10-07T12:00:00Z">
        <w:r>
          <w:rPr>
            <w:rFonts w:ascii="Times New Roman" w:hAnsi="Times New Roman"/>
            <w:sz w:val="24"/>
          </w:rPr>
          <w:delText xml:space="preserve">social.</w:delText>
        </w:r>
      </w:del>
      <w:ins w:id="882408" w:author="Claude" w:date="2026-10-07T12:00:00Z">
        <w:r>
          <w:rPr>
            <w:rFonts w:ascii="Times New Roman" w:hAnsi="Times New Roman"/>
            <w:sz w:val="24"/>
          </w:rPr>
          <w:t xml:space="preserve">social, e em separar a perspectiva do projeto da perspectiva do beneficiário de fomento.</w:t>
        </w:r>
      </w:ins>
    </w:p>
    <w:p>
      <w:pPr>
        <w:spacing w:line="360" w:lineRule="auto" w:before="0" w:after="0"/>
        <w:ind w:firstLine="709"/>
        <w:jc w:val="both"/>
      </w:pPr>
      <w:r>
        <w:rPr>
          <w:rFonts w:ascii="Times New Roman" w:hAnsi="Times New Roman"/>
          <w:sz w:val="24"/>
        </w:rPr>
        <w:t xml:space="preserve">Outra contribuição emerge da própria execução: o framework </w:t>
      </w:r>
      <w:del w:id="882409" w:author="Claude" w:date="2026-10-07T12:00:00Z">
        <w:r>
          <w:rPr>
            <w:rFonts w:ascii="Times New Roman" w:hAnsi="Times New Roman"/>
            <w:sz w:val="24"/>
          </w:rPr>
          <w:delText xml:space="preserve">permitiu</w:delText>
        </w:r>
      </w:del>
      <w:ins w:id="882410" w:author="Claude" w:date="2026-10-07T12:00:00Z">
        <w:r>
          <w:rPr>
            <w:rFonts w:ascii="Times New Roman" w:hAnsi="Times New Roman"/>
            <w:sz w:val="24"/>
          </w:rPr>
          <w:t xml:space="preserve">revelou</w:t>
        </w:r>
      </w:ins>
      <w:r>
        <w:rPr>
          <w:rFonts w:ascii="Times New Roman" w:hAnsi="Times New Roman"/>
          <w:sz w:val="24"/>
        </w:rPr>
        <w:t xml:space="preserve"> </w:t>
      </w:r>
      <w:del w:id="882411" w:author="Claude" w:date="2026-10-07T12:00:00Z">
        <w:r>
          <w:rPr>
            <w:rFonts w:ascii="Times New Roman" w:hAnsi="Times New Roman"/>
            <w:sz w:val="24"/>
          </w:rPr>
          <w:delText xml:space="preserve">revelar</w:delText>
        </w:r>
      </w:del>
      <w:ins w:id="882412" w:author="Claude" w:date="2026-10-07T12:00:00Z">
        <w:r>
          <w:rPr>
            <w:rFonts w:ascii="Times New Roman" w:hAnsi="Times New Roman"/>
            <w:sz w:val="24"/>
          </w:rPr>
          <w:t xml:space="preserve">que</w:t>
        </w:r>
      </w:ins>
      <w:r>
        <w:rPr>
          <w:rFonts w:ascii="Times New Roman" w:hAnsi="Times New Roman"/>
          <w:sz w:val="24"/>
        </w:rPr>
        <w:t xml:space="preserve"> </w:t>
      </w:r>
      <w:del w:id="882413" w:author="Claude" w:date="2026-10-07T12:00:00Z">
        <w:r>
          <w:rPr>
            <w:rFonts w:ascii="Times New Roman" w:hAnsi="Times New Roman"/>
            <w:sz w:val="24"/>
          </w:rPr>
          <w:delText xml:space="preserve">uma</w:delText>
        </w:r>
      </w:del>
      <w:ins w:id="882414" w:author="Claude" w:date="2026-10-07T12:00:00Z">
        <w:r>
          <w:rPr>
            <w:rFonts w:ascii="Times New Roman" w:hAnsi="Times New Roman"/>
            <w:sz w:val="24"/>
          </w:rPr>
          <w:t xml:space="preserve">a</w:t>
        </w:r>
      </w:ins>
      <w:r>
        <w:rPr>
          <w:rFonts w:ascii="Times New Roman" w:hAnsi="Times New Roman"/>
          <w:sz w:val="24"/>
        </w:rPr>
        <w:t xml:space="preserve"> </w:t>
      </w:r>
      <w:del w:id="882415" w:author="Claude" w:date="2026-10-07T12:00:00Z">
        <w:r>
          <w:rPr>
            <w:rFonts w:ascii="Times New Roman" w:hAnsi="Times New Roman"/>
            <w:sz w:val="24"/>
          </w:rPr>
          <w:delText xml:space="preserve">condição</w:delText>
        </w:r>
      </w:del>
      <w:ins w:id="882416" w:author="Claude" w:date="2026-10-07T12:00:00Z">
        <w:r>
          <w:rPr>
            <w:rFonts w:ascii="Times New Roman" w:hAnsi="Times New Roman"/>
            <w:sz w:val="24"/>
          </w:rPr>
          <w:t xml:space="preserve">avaliação</w:t>
        </w:r>
      </w:ins>
      <w:r>
        <w:rPr>
          <w:rFonts w:ascii="Times New Roman" w:hAnsi="Times New Roman"/>
          <w:sz w:val="24"/>
        </w:rPr>
        <w:t xml:space="preserve"> </w:t>
      </w:r>
      <w:del w:id="882417" w:author="Claude" w:date="2026-10-07T12:00:00Z">
        <w:r>
          <w:rPr>
            <w:rFonts w:ascii="Times New Roman" w:hAnsi="Times New Roman"/>
            <w:sz w:val="24"/>
          </w:rPr>
          <w:delText xml:space="preserve">ambiental</w:delText>
        </w:r>
      </w:del>
      <w:ins w:id="882418" w:author="Claude" w:date="2026-10-07T12:00:00Z">
        <w:r>
          <w:rPr>
            <w:rFonts w:ascii="Times New Roman" w:hAnsi="Times New Roman"/>
            <w:sz w:val="24"/>
          </w:rPr>
          <w:t xml:space="preserve">na</w:t>
        </w:r>
      </w:ins>
      <w:r>
        <w:rPr>
          <w:rFonts w:ascii="Times New Roman" w:hAnsi="Times New Roman"/>
          <w:sz w:val="24"/>
        </w:rPr>
        <w:t xml:space="preserve"> </w:t>
      </w:r>
      <w:del w:id="882419" w:author="Claude" w:date="2026-10-07T12:00:00Z">
        <w:r>
          <w:rPr>
            <w:rFonts w:ascii="Times New Roman" w:hAnsi="Times New Roman"/>
            <w:sz w:val="24"/>
          </w:rPr>
          <w:delText xml:space="preserve">sensível,</w:delText>
        </w:r>
      </w:del>
      <w:ins w:id="882420" w:author="Claude" w:date="2026-10-07T12:00:00Z">
        <w:r>
          <w:rPr>
            <w:rFonts w:ascii="Times New Roman" w:hAnsi="Times New Roman"/>
            <w:sz w:val="24"/>
          </w:rPr>
          <w:t xml:space="preserve">moda</w:t>
        </w:r>
      </w:ins>
      <w:r>
        <w:rPr>
          <w:rFonts w:ascii="Times New Roman" w:hAnsi="Times New Roman"/>
          <w:sz w:val="24"/>
        </w:rPr>
        <w:t xml:space="preserve"> </w:t>
      </w:r>
      <w:del w:id="882421" w:author="Claude" w:date="2026-10-07T12:00:00Z">
        <w:r>
          <w:rPr>
            <w:rFonts w:ascii="Times New Roman" w:hAnsi="Times New Roman"/>
            <w:sz w:val="24"/>
          </w:rPr>
          <w:delText xml:space="preserve">representada</w:delText>
        </w:r>
      </w:del>
      <w:ins w:id="882422" w:author="Claude" w:date="2026-10-07T12:00:00Z">
        <w:r>
          <w:rPr>
            <w:rFonts w:ascii="Times New Roman" w:hAnsi="Times New Roman"/>
            <w:sz w:val="24"/>
          </w:rPr>
          <w:t xml:space="preserve">das</w:t>
        </w:r>
      </w:ins>
      <w:r>
        <w:rPr>
          <w:rFonts w:ascii="Times New Roman" w:hAnsi="Times New Roman"/>
          <w:sz w:val="24"/>
        </w:rPr>
        <w:t xml:space="preserve"> </w:t>
      </w:r>
      <w:del w:id="882423" w:author="Claude" w:date="2026-10-07T12:00:00Z">
        <w:r>
          <w:rPr>
            <w:rFonts w:ascii="Times New Roman" w:hAnsi="Times New Roman"/>
            <w:sz w:val="24"/>
          </w:rPr>
          <w:delText xml:space="preserve">pela</w:delText>
        </w:r>
      </w:del>
      <w:ins w:id="882424" w:author="Claude" w:date="2026-10-07T12:00:00Z">
        <w:r>
          <w:rPr>
            <w:rFonts w:ascii="Times New Roman" w:hAnsi="Times New Roman"/>
            <w:sz w:val="24"/>
          </w:rPr>
          <w:t xml:space="preserve">premissas superestima a viabilidade quando os riscos são assimétricos, e que a</w:t>
        </w:r>
      </w:ins>
      <w:r>
        <w:rPr>
          <w:rFonts w:ascii="Times New Roman" w:hAnsi="Times New Roman"/>
          <w:sz w:val="24"/>
        </w:rPr>
        <w:t xml:space="preserve"> pegada hídrica cinza </w:t>
      </w:r>
      <w:del w:id="882425" w:author="Claude" w:date="2026-10-07T12:00:00Z">
        <w:r>
          <w:rPr>
            <w:rFonts w:ascii="Times New Roman" w:hAnsi="Times New Roman"/>
            <w:sz w:val="24"/>
          </w:rPr>
          <w:delText xml:space="preserve">extremamente</w:delText>
        </w:r>
      </w:del>
      <w:ins w:id="882426" w:author="Claude" w:date="2026-10-07T12:00:00Z">
        <w:r>
          <w:rPr>
            <w:rFonts w:ascii="Times New Roman" w:hAnsi="Times New Roman"/>
            <w:sz w:val="24"/>
          </w:rPr>
          <w:t xml:space="preserve">da</w:t>
        </w:r>
      </w:ins>
      <w:r>
        <w:rPr>
          <w:rFonts w:ascii="Times New Roman" w:hAnsi="Times New Roman"/>
          <w:sz w:val="24"/>
        </w:rPr>
        <w:t xml:space="preserve"> </w:t>
      </w:r>
      <w:del w:id="882427" w:author="Claude" w:date="2026-10-07T12:00:00Z">
        <w:r>
          <w:rPr>
            <w:rFonts w:ascii="Times New Roman" w:hAnsi="Times New Roman"/>
            <w:sz w:val="24"/>
          </w:rPr>
          <w:delText xml:space="preserve">elevada</w:delText>
        </w:r>
      </w:del>
      <w:ins w:id="882428" w:author="Claude" w:date="2026-10-07T12:00:00Z">
        <w:r>
          <w:rPr>
            <w:rFonts w:ascii="Times New Roman" w:hAnsi="Times New Roman"/>
            <w:sz w:val="24"/>
          </w:rPr>
          <w:t xml:space="preserve">tilapicultura</w:t>
        </w:r>
      </w:ins>
      <w:r>
        <w:rPr>
          <w:rFonts w:ascii="Times New Roman" w:hAnsi="Times New Roman"/>
          <w:sz w:val="24"/>
        </w:rPr>
        <w:t xml:space="preserve"> </w:t>
      </w:r>
      <w:del w:id="882429" w:author="Claude" w:date="2026-10-07T12:00:00Z">
        <w:r>
          <w:rPr>
            <w:rFonts w:ascii="Times New Roman" w:hAnsi="Times New Roman"/>
            <w:sz w:val="24"/>
          </w:rPr>
          <w:delText xml:space="preserve">do</w:delText>
        </w:r>
      </w:del>
      <w:ins w:id="882430" w:author="Claude" w:date="2026-10-07T12:00:00Z">
        <w:r>
          <w:rPr>
            <w:rFonts w:ascii="Times New Roman" w:hAnsi="Times New Roman"/>
            <w:sz w:val="24"/>
          </w:rPr>
          <w:t xml:space="preserve">em</w:t>
        </w:r>
      </w:ins>
      <w:r>
        <w:rPr>
          <w:rFonts w:ascii="Times New Roman" w:hAnsi="Times New Roman"/>
          <w:sz w:val="24"/>
        </w:rPr>
        <w:t xml:space="preserve"> </w:t>
      </w:r>
      <w:del w:id="882431" w:author="Claude" w:date="2026-10-07T12:00:00Z">
        <w:r>
          <w:rPr>
            <w:rFonts w:ascii="Times New Roman" w:hAnsi="Times New Roman"/>
            <w:sz w:val="24"/>
          </w:rPr>
          <w:delText xml:space="preserve">preset,</w:delText>
        </w:r>
      </w:del>
      <w:ins w:id="882432" w:author="Claude" w:date="2026-10-07T12:00:00Z">
        <w:r>
          <w:rPr>
            <w:rFonts w:ascii="Times New Roman" w:hAnsi="Times New Roman"/>
            <w:sz w:val="24"/>
          </w:rPr>
          <w:t xml:space="preserve">viveiros</w:t>
        </w:r>
      </w:ins>
      <w:r>
        <w:rPr>
          <w:rFonts w:ascii="Times New Roman" w:hAnsi="Times New Roman"/>
          <w:sz w:val="24"/>
        </w:rPr>
        <w:t xml:space="preserve"> </w:t>
      </w:r>
      <w:del w:id="882433" w:author="Claude" w:date="2026-10-07T12:00:00Z">
        <w:r>
          <w:rPr>
            <w:rFonts w:ascii="Times New Roman" w:hAnsi="Times New Roman"/>
            <w:sz w:val="24"/>
          </w:rPr>
          <w:delText xml:space="preserve">e</w:delText>
        </w:r>
      </w:del>
      <w:ins w:id="882434" w:author="Claude" w:date="2026-10-07T12:00:00Z">
        <w:r>
          <w:rPr>
            <w:rFonts w:ascii="Times New Roman" w:hAnsi="Times New Roman"/>
            <w:sz w:val="24"/>
          </w:rPr>
          <w:t xml:space="preserve">é</w:t>
        </w:r>
      </w:ins>
      <w:r>
        <w:rPr>
          <w:rFonts w:ascii="Times New Roman" w:hAnsi="Times New Roman"/>
          <w:sz w:val="24"/>
        </w:rPr>
        <w:t xml:space="preserve"> </w:t>
      </w:r>
      <w:del w:id="882435" w:author="Claude" w:date="2026-10-07T12:00:00Z">
        <w:r>
          <w:rPr>
            <w:rFonts w:ascii="Times New Roman" w:hAnsi="Times New Roman"/>
            <w:sz w:val="24"/>
          </w:rPr>
          <w:delText xml:space="preserve">uma</w:delText>
        </w:r>
      </w:del>
      <w:ins w:id="882436" w:author="Claude" w:date="2026-10-07T12:00:00Z">
        <w:r>
          <w:rPr>
            <w:rFonts w:ascii="Times New Roman" w:hAnsi="Times New Roman"/>
            <w:sz w:val="24"/>
          </w:rPr>
          <w:t xml:space="preserve">dominada</w:t>
        </w:r>
      </w:ins>
      <w:r>
        <w:rPr>
          <w:rFonts w:ascii="Times New Roman" w:hAnsi="Times New Roman"/>
          <w:sz w:val="24"/>
        </w:rPr>
        <w:t xml:space="preserve"> </w:t>
      </w:r>
      <w:del w:id="882437" w:author="Claude" w:date="2026-10-07T12:00:00Z">
        <w:r>
          <w:rPr>
            <w:rFonts w:ascii="Times New Roman" w:hAnsi="Times New Roman"/>
            <w:sz w:val="24"/>
          </w:rPr>
          <w:delText xml:space="preserve">condição</w:delText>
        </w:r>
      </w:del>
      <w:ins w:id="882438" w:author="Claude" w:date="2026-10-07T12:00:00Z">
        <w:r>
          <w:rPr>
            <w:rFonts w:ascii="Times New Roman" w:hAnsi="Times New Roman"/>
            <w:sz w:val="24"/>
          </w:rPr>
          <w:t xml:space="preserve">pelo</w:t>
        </w:r>
      </w:ins>
      <w:r>
        <w:rPr>
          <w:rFonts w:ascii="Times New Roman" w:hAnsi="Times New Roman"/>
          <w:sz w:val="24"/>
        </w:rPr>
        <w:t xml:space="preserve"> </w:t>
      </w:r>
      <w:del w:id="882439" w:author="Claude" w:date="2026-10-07T12:00:00Z">
        <w:r>
          <w:rPr>
            <w:rFonts w:ascii="Times New Roman" w:hAnsi="Times New Roman"/>
            <w:sz w:val="24"/>
          </w:rPr>
          <w:delText xml:space="preserve">numérica ligada à TIR não definida.</w:delText>
        </w:r>
      </w:del>
      <w:ins w:id="882440" w:author="Claude" w:date="2026-10-07T12:00:00Z">
        <w:r>
          <w:rPr>
            <w:rFonts w:ascii="Times New Roman" w:hAnsi="Times New Roman"/>
            <w:sz w:val="24"/>
          </w:rPr>
          <w:t xml:space="preserve">fósforo.</w:t>
        </w:r>
      </w:ins>
      <w:r>
        <w:rPr>
          <w:rFonts w:ascii="Times New Roman" w:hAnsi="Times New Roman"/>
          <w:sz w:val="24"/>
        </w:rPr>
        <w:t xml:space="preserve"> O valor do artefato, nesse sentido, não está apenas em calcular, mas em tornar visíveis premissas e resultados que demandam revisão.</w:t>
      </w:r>
    </w:p>
    <w:p>
      <w:pPr>
        <w:pStyle w:val="Ttulo2"/>
        <w:pageBreakBefore w:val="0"/>
      </w:pPr>
      <w:bookmarkStart w:id="990057" w:name="_TocRev187_T21"/>
      <w:r>
        <w:rPr>
          <w:rFonts w:ascii="Times New Roman" w:hAnsi="Times New Roman"/>
          <w:b w:val="0"/>
          <w:sz w:val="28"/>
        </w:rPr>
        <w:t>5.4 Limitações da pesquisa e do artefato</w:t>
      </w:r>
      <w:bookmarkEnd w:id="990057"/>
    </w:p>
    <w:p>
      <w:pPr>
        <w:spacing w:line="360" w:lineRule="auto" w:before="0" w:after="0"/>
        <w:ind w:firstLine="709"/>
        <w:jc w:val="both"/>
      </w:pPr>
      <w:r>
        <w:rPr>
          <w:rFonts w:ascii="Times New Roman" w:hAnsi="Times New Roman"/>
          <w:sz w:val="24"/>
        </w:rPr>
        <w:t xml:space="preserve">A primeira limitação é a dependência da qualidade das entradas. A segunda é a delimitação da pesquisa à piscicultura e </w:t>
      </w:r>
      <w:del w:id="882441" w:author="Claude" w:date="2026-10-07T12:00:00Z">
        <w:r>
          <w:rPr>
            <w:rFonts w:ascii="Times New Roman" w:hAnsi="Times New Roman"/>
            <w:sz w:val="24"/>
          </w:rPr>
          <w:delText xml:space="preserve">ao</w:delText>
        </w:r>
      </w:del>
      <w:ins w:id="882442" w:author="Claude" w:date="2026-10-07T12:00:00Z">
        <w:r>
          <w:rPr>
            <w:rFonts w:ascii="Times New Roman" w:hAnsi="Times New Roman"/>
            <w:sz w:val="24"/>
          </w:rPr>
          <w:t xml:space="preserve">a um</w:t>
        </w:r>
      </w:ins>
      <w:r>
        <w:rPr>
          <w:rFonts w:ascii="Times New Roman" w:hAnsi="Times New Roman"/>
          <w:sz w:val="24"/>
        </w:rPr>
        <w:t xml:space="preserve"> caso-base </w:t>
      </w:r>
      <w:del w:id="882443" w:author="Claude" w:date="2026-10-07T12:00:00Z">
        <w:r>
          <w:rPr>
            <w:rFonts w:ascii="Times New Roman" w:hAnsi="Times New Roman"/>
            <w:sz w:val="24"/>
          </w:rPr>
          <w:delText xml:space="preserve">utilizado</w:delText>
        </w:r>
      </w:del>
      <w:ins w:id="882444" w:author="Claude" w:date="2026-10-07T12:00:00Z">
        <w:r>
          <w:rPr>
            <w:rFonts w:ascii="Times New Roman" w:hAnsi="Times New Roman"/>
            <w:sz w:val="24"/>
          </w:rPr>
          <w:t xml:space="preserve">ilustrativo,</w:t>
        </w:r>
      </w:ins>
      <w:r>
        <w:rPr>
          <w:rFonts w:ascii="Times New Roman" w:hAnsi="Times New Roman"/>
          <w:sz w:val="24"/>
        </w:rPr>
        <w:t xml:space="preserve"> </w:t>
      </w:r>
      <w:del w:id="882445" w:author="Claude" w:date="2026-10-07T12:00:00Z">
        <w:r>
          <w:rPr>
            <w:rFonts w:ascii="Times New Roman" w:hAnsi="Times New Roman"/>
            <w:sz w:val="24"/>
          </w:rPr>
          <w:delText xml:space="preserve">como</w:delText>
        </w:r>
      </w:del>
      <w:ins w:id="882446" w:author="Claude" w:date="2026-10-07T12:00:00Z">
        <w:r>
          <w:rPr>
            <w:rFonts w:ascii="Times New Roman" w:hAnsi="Times New Roman"/>
            <w:sz w:val="24"/>
          </w:rPr>
          <w:t xml:space="preserve">sem</w:t>
        </w:r>
      </w:ins>
      <w:r>
        <w:rPr>
          <w:rFonts w:ascii="Times New Roman" w:hAnsi="Times New Roman"/>
          <w:sz w:val="24"/>
        </w:rPr>
        <w:t xml:space="preserve"> </w:t>
      </w:r>
      <w:del w:id="882447" w:author="Claude" w:date="2026-10-07T12:00:00Z">
        <w:r>
          <w:rPr>
            <w:rFonts w:ascii="Times New Roman" w:hAnsi="Times New Roman"/>
            <w:sz w:val="24"/>
          </w:rPr>
          <w:delText xml:space="preserve">teste.</w:delText>
        </w:r>
      </w:del>
      <w:ins w:id="882448" w:author="Claude" w:date="2026-10-07T12:00:00Z">
        <w:r>
          <w:rPr>
            <w:rFonts w:ascii="Times New Roman" w:hAnsi="Times New Roman"/>
            <w:sz w:val="24"/>
          </w:rPr>
          <w:t xml:space="preserve">dados de um empreendimento real.</w:t>
        </w:r>
      </w:ins>
      <w:r>
        <w:rPr>
          <w:rFonts w:ascii="Times New Roman" w:hAnsi="Times New Roman"/>
          <w:sz w:val="24"/>
        </w:rPr>
        <w:t xml:space="preserve"> A terceira é a ausência, nesta versão, de validação independente por especialistas e de confronto sistemático com dados observados de empreendimentos reais.</w:t>
      </w:r>
    </w:p>
    <w:p>
      <w:pPr>
        <w:spacing w:line="360" w:lineRule="auto" w:before="0" w:after="0"/>
        <w:ind w:firstLine="709"/>
        <w:jc w:val="both"/>
        <w:rPr>
          <w:del w:id="882450" w:author="Claude" w:date="2026-10-07T12:00:00Z"/>
        </w:rPr>
      </w:pPr>
      <w:del w:id="882449" w:author="Claude" w:date="2026-10-07T12:00:00Z">
        <w:r>
          <w:rPr>
            <w:rFonts w:ascii="Times New Roman" w:hAnsi="Times New Roman"/>
            <w:sz w:val="24"/>
          </w:rPr>
          <w:delText>Há ainda limitações na própria modelagem: o índice agregado pode ocultar fragilidades específicas; AHP e TOPSIS estão implementados como recursos auxiliares, mas não foram utilizados no pipeline reportado; a rotina de TIR precisa de diagnóstico específico para situações sem solução convencional; e a ecoeficiência atual utiliza uma regra que zera o numerador quando o resultado econômico é negativo.</w:delText>
        </w:r>
      </w:del>
    </w:p>
    <w:p>
      <w:pPr>
        <w:spacing w:line="360" w:lineRule="auto" w:before="0" w:after="0"/>
        <w:ind w:firstLine="709"/>
        <w:jc w:val="both"/>
        <w:rPr>
          <w:ins w:id="882451" w:author="Claude" w:date="2026-10-07T12:00:00Z"/>
        </w:rPr>
      </w:pPr>
      <w:ins w:id="882452" w:author="Claude" w:date="2026-10-07T12:00:00Z">
        <w:r>
          <w:rPr>
            <w:rFonts w:ascii="Times New Roman" w:hAnsi="Times New Roman"/>
            <w:sz w:val="24"/>
          </w:rPr>
          <w:t xml:space="preserve">Há ainda limitações na própria modelagem. As faixas de normalização, a heurística logística do risco social e os pesos dos componentes da LSO foram definidos pelo autor e precisam de calibração. O crescimento segue taxa específica constante, sem efeito da temperatura e da sazonalidade. Os tributos sobre o resultado são aproximados mensalmente. Os fatores de emissão da ração e da energia são parâmetros bibliográficos que devem ser atualizados ao ano-base de cada estudo. As variáveis do Monte Carlo são amostradas de forma independente, sem correlação entre elas, como entre preço da ração e preço do pescado.</w:t>
        </w:r>
      </w:ins>
    </w:p>
    <w:p>
      <w:pPr>
        <w:pStyle w:val="Ttulo2"/>
        <w:pageBreakBefore w:val="0"/>
      </w:pPr>
      <w:bookmarkStart w:id="990058" w:name="_TocRev187_T22"/>
      <w:r>
        <w:rPr>
          <w:rFonts w:ascii="Times New Roman" w:hAnsi="Times New Roman"/>
          <w:b w:val="0"/>
          <w:sz w:val="28"/>
        </w:rPr>
        <w:t xml:space="preserve">5.5 Generalização para a classe de problemas</w:t>
      </w:r>
      <w:ins w:id="882453" w:author="Claude" w:date="2026-10-07T12:00:00Z">
        <w:r>
          <w:rPr>
            <w:rFonts w:ascii="Times New Roman" w:hAnsi="Times New Roman"/>
            <w:b w:val="0"/>
            <w:sz w:val="28"/>
          </w:rPr>
          <w:t xml:space="preserve"> (Etapa 11)</w:t>
        </w:r>
      </w:ins>
      <w:bookmarkEnd w:id="990058"/>
    </w:p>
    <w:p>
      <w:pPr>
        <w:spacing w:line="360" w:lineRule="auto" w:before="0" w:after="0"/>
        <w:ind w:firstLine="709"/>
        <w:jc w:val="both"/>
      </w:pPr>
      <w:r>
        <w:rPr>
          <w:rFonts w:ascii="Times New Roman" w:hAnsi="Times New Roman"/>
          <w:sz w:val="24"/>
        </w:rPr>
        <w:t xml:space="preserve">A generalização mais defensável é arquitetural e metodológica. É transferível a lógica de organizar requisitos, </w:t>
      </w:r>
      <w:del w:id="882454" w:author="Claude" w:date="2026-10-07T12:00:00Z">
        <w:r>
          <w:rPr>
            <w:rFonts w:ascii="Times New Roman" w:hAnsi="Times New Roman"/>
            <w:sz w:val="24"/>
          </w:rPr>
          <w:delText xml:space="preserve">entradas,</w:delText>
        </w:r>
      </w:del>
      <w:ins w:id="882455" w:author="Claude" w:date="2026-10-07T12:00:00Z">
        <w:r>
          <w:rPr>
            <w:rFonts w:ascii="Times New Roman" w:hAnsi="Times New Roman"/>
            <w:sz w:val="24"/>
          </w:rPr>
          <w:t xml:space="preserve">entradas</w:t>
        </w:r>
      </w:ins>
      <w:r>
        <w:rPr>
          <w:rFonts w:ascii="Times New Roman" w:hAnsi="Times New Roman"/>
          <w:sz w:val="24"/>
        </w:rPr>
        <w:t xml:space="preserve"> </w:t>
      </w:r>
      <w:del w:id="882456" w:author="Claude" w:date="2026-10-07T12:00:00Z">
        <w:r>
          <w:rPr>
            <w:rFonts w:ascii="Times New Roman" w:hAnsi="Times New Roman"/>
            <w:sz w:val="24"/>
          </w:rPr>
          <w:delText xml:space="preserve">processamento,</w:delText>
        </w:r>
      </w:del>
      <w:ins w:id="882457" w:author="Claude" w:date="2026-10-07T12:00:00Z">
        <w:r>
          <w:rPr>
            <w:rFonts w:ascii="Times New Roman" w:hAnsi="Times New Roman"/>
            <w:sz w:val="24"/>
          </w:rPr>
          <w:t xml:space="preserve">com</w:t>
        </w:r>
      </w:ins>
      <w:r>
        <w:rPr>
          <w:rFonts w:ascii="Times New Roman" w:hAnsi="Times New Roman"/>
          <w:sz w:val="24"/>
        </w:rPr>
        <w:t xml:space="preserve"> </w:t>
      </w:r>
      <w:del w:id="882458" w:author="Claude" w:date="2026-10-07T12:00:00Z">
        <w:r>
          <w:rPr>
            <w:rFonts w:ascii="Times New Roman" w:hAnsi="Times New Roman"/>
            <w:sz w:val="24"/>
          </w:rPr>
          <w:delText xml:space="preserve">indicadores,</w:delText>
        </w:r>
      </w:del>
      <w:ins w:id="882459" w:author="Claude" w:date="2026-10-07T12:00:00Z">
        <w:r>
          <w:rPr>
            <w:rFonts w:ascii="Times New Roman" w:hAnsi="Times New Roman"/>
            <w:sz w:val="24"/>
          </w:rPr>
          <w:t xml:space="preserve">origem declarada, processamento vetorizado, indicadores normalizados, regra de decisão não compensatória,</w:t>
        </w:r>
      </w:ins>
      <w:r>
        <w:rPr>
          <w:rFonts w:ascii="Times New Roman" w:hAnsi="Times New Roman"/>
          <w:sz w:val="24"/>
        </w:rPr>
        <w:t xml:space="preserve"> incerteza, verificação e exportação em um único artefato. Parâmetros zootécnicos, econômicos, ambientais e sociais devem, contudo, ser recalibrados para cada novo contexto, espécie, sistema produtivo ou território.</w:t>
      </w:r>
    </w:p>
    <w:p>
      <w:pPr>
        <w:spacing w:line="360" w:lineRule="auto" w:before="0" w:after="0"/>
        <w:ind w:firstLine="709"/>
        <w:jc w:val="both"/>
        <w:rPr>
          <w:ins w:id="882460" w:author="Claude" w:date="2026-10-07T12:00:00Z"/>
        </w:rPr>
      </w:pPr>
      <w:ins w:id="882461" w:author="Claude" w:date="2026-10-07T12:00:00Z">
        <w:r>
          <w:rPr>
            <w:rFonts w:ascii="Times New Roman" w:hAnsi="Times New Roman"/>
            <w:sz w:val="24"/>
          </w:rPr>
          <w:t xml:space="preserve">Na forma de regras tecnológicas, no sentido atribuído pela Design Science Research (Dresch; Lacerda; Antunes Jr., 2015), a primeira iteração permite formular os seguintes princípios de projeto para artefatos da classe de problemas definida na Etapa 4, cada um associado à evidência que o sustenta neste trabalho:</w:t>
        </w:r>
      </w:ins>
    </w:p>
    <w:p>
      <w:pPr>
        <w:spacing w:line="360" w:lineRule="auto"/>
        <w:ind w:left="567" w:hanging="283"/>
        <w:rPr>
          <w:ins w:id="882462" w:author="Claude" w:date="2026-10-07T12:00:00Z"/>
        </w:rPr>
      </w:pPr>
      <w:ins w:id="882463" w:author="Claude" w:date="2026-10-07T12:00:00Z">
        <w:r>
          <w:rPr>
            <w:rFonts w:ascii="Times New Roman" w:hAnsi="Times New Roman"/>
            <w:sz w:val="24"/>
          </w:rPr>
          <w:t xml:space="preserve">• para que as análises determinística e estocástica sejam coerentes, usar um único motor de cálculo vetorizado, no qual o cenário determinístico seja a simulação com uma única amostra (Seção 4.3 e Seção 4.10);</w:t>
        </w:r>
      </w:ins>
    </w:p>
    <w:p>
      <w:pPr>
        <w:spacing w:line="360" w:lineRule="auto"/>
        <w:ind w:left="567" w:hanging="283"/>
        <w:rPr>
          <w:ins w:id="882464" w:author="Claude" w:date="2026-10-07T12:00:00Z"/>
        </w:rPr>
      </w:pPr>
      <w:ins w:id="882465" w:author="Claude" w:date="2026-10-07T12:00:00Z">
        <w:r>
          <w:rPr>
            <w:rFonts w:ascii="Times New Roman" w:hAnsi="Times New Roman"/>
            <w:sz w:val="24"/>
          </w:rPr>
          <w:t xml:space="preserve">• para que o resultado represente o projeto do usuário, começar pela entrada de dados, sem valores padrão silenciosos, e registrar a origem de cada premissa (Seção 4.4);</w:t>
        </w:r>
      </w:ins>
    </w:p>
    <w:p>
      <w:pPr>
        <w:spacing w:line="360" w:lineRule="auto"/>
        <w:ind w:left="567" w:hanging="283"/>
        <w:rPr>
          <w:ins w:id="882466" w:author="Claude" w:date="2026-10-07T12:00:00Z"/>
        </w:rPr>
      </w:pPr>
      <w:ins w:id="882467" w:author="Claude" w:date="2026-10-07T12:00:00Z">
        <w:r>
          <w:rPr>
            <w:rFonts w:ascii="Times New Roman" w:hAnsi="Times New Roman"/>
            <w:sz w:val="24"/>
          </w:rPr>
          <w:t xml:space="preserve">• para que bons resultados em uma dimensão não ocultem falhas em outra, combinar o índice compensatório com vetos não compensatórios (Seção 4.9);</w:t>
        </w:r>
      </w:ins>
    </w:p>
    <w:p>
      <w:pPr>
        <w:spacing w:line="360" w:lineRule="auto"/>
        <w:ind w:left="567" w:hanging="283"/>
        <w:rPr>
          <w:ins w:id="882468" w:author="Claude" w:date="2026-10-07T12:00:00Z"/>
        </w:rPr>
      </w:pPr>
      <w:ins w:id="882469" w:author="Claude" w:date="2026-10-07T12:00:00Z">
        <w:r>
          <w:rPr>
            <w:rFonts w:ascii="Times New Roman" w:hAnsi="Times New Roman"/>
            <w:sz w:val="24"/>
          </w:rPr>
          <w:t xml:space="preserve">• para que a decisão considere o risco, e não apenas o cenário mais provável, informar a probabilidade de VPL positivo e os valores críticos das premissas (Seções 4.10 e 4.11);</w:t>
        </w:r>
      </w:ins>
    </w:p>
    <w:p>
      <w:pPr>
        <w:spacing w:line="360" w:lineRule="auto"/>
        <w:ind w:left="567" w:hanging="283"/>
        <w:rPr>
          <w:ins w:id="882470" w:author="Claude" w:date="2026-10-07T12:00:00Z"/>
        </w:rPr>
      </w:pPr>
      <w:ins w:id="882471" w:author="Claude" w:date="2026-10-07T12:00:00Z">
        <w:r>
          <w:rPr>
            <w:rFonts w:ascii="Times New Roman" w:hAnsi="Times New Roman"/>
            <w:sz w:val="24"/>
          </w:rPr>
          <w:t xml:space="preserve">• para que o artefato continue correto ao evoluir, ligar cada requisito às funções que o implementam e aos testes que o verificam, e conferir essa ligação automaticamente (Seção 4.12).</w:t>
        </w:r>
      </w:ins>
    </w:p>
    <w:p>
      <w:pPr>
        <w:spacing w:line="360" w:lineRule="auto" w:before="0" w:after="0"/>
        <w:ind w:firstLine="709"/>
        <w:jc w:val="both"/>
        <w:rPr>
          <w:ins w:id="882472" w:author="Claude" w:date="2026-10-07T12:00:00Z"/>
        </w:rPr>
      </w:pPr>
      <w:ins w:id="882473" w:author="Claude" w:date="2026-10-07T12:00:00Z">
        <w:r>
          <w:rPr>
            <w:rFonts w:ascii="Times New Roman" w:hAnsi="Times New Roman"/>
            <w:sz w:val="24"/>
          </w:rPr>
          <w:t xml:space="preserve">Para aplicar esses princípios a outras cadeias agroindustriais, substituem-se os modelos técnico e ambiental pelos da nova cadeia e mantêm-se a configuração com origem declarada, o motor vetorizado, a normalização, a regra de decisão, a camada de incerteza e a verificação.</w:t>
        </w:r>
      </w:ins>
    </w:p>
    <w:p>
      <w:pPr>
        <w:pStyle w:val="Ttulo2"/>
        <w:pageBreakBefore w:val="0"/>
        <w:rPr>
          <w:ins w:id="882474" w:author="Claude" w:date="2026-10-07T12:00:00Z"/>
        </w:rPr>
      </w:pPr>
      <w:bookmarkStart w:id="990059" w:name="_TocRev187_T23"/>
      <w:ins w:id="882475" w:author="Claude" w:date="2026-10-07T12:00:00Z">
        <w:r>
          <w:rPr>
            <w:rFonts w:ascii="Times New Roman" w:hAnsi="Times New Roman"/>
            <w:b w:val="0"/>
            <w:sz w:val="28"/>
          </w:rPr>
          <w:t xml:space="preserve">5.6 Comunicação dos resultados (Etapa 12)</w:t>
        </w:r>
      </w:ins>
      <w:bookmarkEnd w:id="990059"/>
    </w:p>
    <w:p>
      <w:pPr>
        <w:spacing w:line="360" w:lineRule="auto" w:before="0" w:after="0"/>
        <w:ind w:firstLine="709"/>
        <w:jc w:val="both"/>
        <w:rPr>
          <w:ins w:id="882476" w:author="Claude" w:date="2026-10-07T12:00:00Z"/>
        </w:rPr>
      </w:pPr>
      <w:ins w:id="882477" w:author="Claude" w:date="2026-10-07T12:00:00Z">
        <w:r>
          <w:rPr>
            <w:rFonts w:ascii="Times New Roman" w:hAnsi="Times New Roman"/>
            <w:sz w:val="24"/>
          </w:rPr>
          <w:t xml:space="preserve">A comunicação dos resultados foi tratada como parte do artefato. Para o público acadêmico, esta dissertação apresenta o percurso e os resultados, e os Apêndices A e B reproduzem o código-fonte e os testes na versão utilizada. Para reprodução e auditoria, o código, os testes, o arquivo de entradas do caso-base, as saídas da execução de referência e os scripts que geram os Capítulos 4 e 5 estão versionados no repositório do projeto; os números citados no Capítulo 4 são lidos diretamente das saídas da execução, o que impede divergência entre o texto e o código. Para os profissionais do setor, o notebook autocontido orienta a execução no Google Colab, do preenchimento das entradas à exportação de planilhas, relatórios e figuras. Estão previstos, ainda, artigos científicos derivados e um manual de uso voltado a técnicos de extensão e cooperativas, a serem elaborados após a validação com especialistas.</w:t>
        </w:r>
      </w:ins>
    </w:p>
    <w:p>
      <w:pPr>
        <w:pStyle w:val="Ttulo2"/>
        <w:pageBreakBefore w:val="0"/>
      </w:pPr>
      <w:bookmarkStart w:id="990060" w:name="_TocRev187_T24"/>
      <w:del w:id="882478" w:author="Claude" w:date="2026-10-07T12:00:00Z">
        <w:r>
          <w:rPr>
            <w:rFonts w:ascii="Times New Roman" w:hAnsi="Times New Roman"/>
            <w:b w:val="0"/>
            <w:sz w:val="28"/>
          </w:rPr>
          <w:delText xml:space="preserve">5.6</w:delText>
        </w:r>
      </w:del>
      <w:ins w:id="882479" w:author="Claude" w:date="2026-10-07T12:00:00Z">
        <w:r>
          <w:rPr>
            <w:rFonts w:ascii="Times New Roman" w:hAnsi="Times New Roman"/>
            <w:b w:val="0"/>
            <w:sz w:val="28"/>
          </w:rPr>
          <w:t xml:space="preserve">5.7</w:t>
        </w:r>
      </w:ins>
      <w:r>
        <w:rPr>
          <w:rFonts w:ascii="Times New Roman" w:hAnsi="Times New Roman"/>
          <w:b w:val="0"/>
          <w:sz w:val="28"/>
        </w:rPr>
        <w:t xml:space="preserve"> Trabalhos futuros e continuidade do EVTEAS-Py</w:t>
      </w:r>
      <w:bookmarkEnd w:id="990060"/>
    </w:p>
    <w:p>
      <w:pPr>
        <w:spacing w:line="360" w:lineRule="auto"/>
        <w:ind w:left="567" w:hanging="283"/>
        <w:rPr>
          <w:del w:id="882481" w:author="Claude" w:date="2026-10-07T12:00:00Z"/>
        </w:rPr>
      </w:pPr>
      <w:del w:id="882480" w:author="Claude" w:date="2026-10-07T12:00:00Z">
        <w:r>
          <w:rPr>
            <w:rFonts w:ascii="Times New Roman" w:hAnsi="Times New Roman"/>
            <w:sz w:val="24"/>
          </w:rPr>
          <w:delText>• Calibrar as distribuições de Monte Carlo com séries históricas reais e ampliar o tratamento de sazonalidade.</w:delText>
        </w:r>
      </w:del>
    </w:p>
    <w:p>
      <w:pPr>
        <w:spacing w:line="360" w:lineRule="auto"/>
        <w:ind w:left="567" w:hanging="283"/>
        <w:rPr>
          <w:del w:id="882483" w:author="Claude" w:date="2026-10-07T12:00:00Z"/>
        </w:rPr>
      </w:pPr>
      <w:del w:id="882482" w:author="Claude" w:date="2026-10-07T12:00:00Z">
        <w:r>
          <w:rPr>
            <w:rFonts w:ascii="Times New Roman" w:hAnsi="Times New Roman"/>
            <w:sz w:val="24"/>
          </w:rPr>
          <w:delText>• Criar diagnóstico específico para TIR não definida, distinguindo ausência de solução, múltiplas soluções e convergência ao limite numérico.</w:delText>
        </w:r>
      </w:del>
    </w:p>
    <w:p>
      <w:pPr>
        <w:spacing w:line="360" w:lineRule="auto"/>
        <w:ind w:left="567" w:hanging="283"/>
        <w:rPr>
          <w:del w:id="882485" w:author="Claude" w:date="2026-10-07T12:00:00Z"/>
        </w:rPr>
      </w:pPr>
      <w:del w:id="882484" w:author="Claude" w:date="2026-10-07T12:00:00Z">
        <w:r>
          <w:rPr>
            <w:rFonts w:ascii="Times New Roman" w:hAnsi="Times New Roman"/>
            <w:sz w:val="24"/>
          </w:rPr>
          <w:delText>• Revisar a regra de ecoeficiência para distinguir resultado econômico negativo de ecoeficiência zero.</w:delText>
        </w:r>
      </w:del>
    </w:p>
    <w:p>
      <w:pPr>
        <w:spacing w:line="360" w:lineRule="auto"/>
        <w:ind w:left="567" w:hanging="283"/>
        <w:rPr>
          <w:ins w:id="882486" w:author="Claude" w:date="2026-10-07T12:00:00Z"/>
        </w:rPr>
      </w:pPr>
      <w:ins w:id="882487" w:author="Claude" w:date="2026-10-07T12:00:00Z">
        <w:r>
          <w:rPr>
            <w:rFonts w:ascii="Times New Roman" w:hAnsi="Times New Roman"/>
            <w:sz w:val="24"/>
          </w:rPr>
          <w:t xml:space="preserve">• Conduzir a segunda iteração do ciclo DSR a partir da validação com especialistas, retornando às Etapas 6 a 9 e atualizando a matriz de rastreabilidade e o registro de aprendizagens.</w:t>
        </w:r>
      </w:ins>
    </w:p>
    <w:p>
      <w:pPr>
        <w:spacing w:line="360" w:lineRule="auto"/>
        <w:ind w:left="567" w:hanging="283"/>
      </w:pPr>
      <w:r>
        <w:rPr>
          <w:rFonts w:ascii="Times New Roman" w:hAnsi="Times New Roman"/>
          <w:sz w:val="24"/>
        </w:rPr>
        <w:t xml:space="preserve">• Realizar a avaliação estruturada com </w:t>
      </w:r>
      <w:ins w:id="882488" w:author="Claude" w:date="2026-10-07T12:00:00Z">
        <w:r>
          <w:rPr>
            <w:rFonts w:ascii="Times New Roman" w:hAnsi="Times New Roman"/>
            <w:sz w:val="24"/>
          </w:rPr>
          <w:t xml:space="preserve">os dois </w:t>
        </w:r>
      </w:ins>
      <w:r>
        <w:rPr>
          <w:rFonts w:ascii="Times New Roman" w:hAnsi="Times New Roman"/>
          <w:sz w:val="24"/>
        </w:rPr>
        <w:t xml:space="preserve">especialistas, registrar </w:t>
      </w:r>
      <w:del w:id="882489" w:author="Claude" w:date="2026-10-07T12:00:00Z">
        <w:r>
          <w:rPr>
            <w:rFonts w:ascii="Times New Roman" w:hAnsi="Times New Roman"/>
            <w:sz w:val="24"/>
          </w:rPr>
          <w:delText xml:space="preserve">respostas</w:delText>
        </w:r>
      </w:del>
      <w:ins w:id="882490" w:author="Claude" w:date="2026-10-07T12:00:00Z">
        <w:r>
          <w:rPr>
            <w:rFonts w:ascii="Times New Roman" w:hAnsi="Times New Roman"/>
            <w:sz w:val="24"/>
          </w:rPr>
          <w:t xml:space="preserve">os escores Likert e as observações</w:t>
        </w:r>
      </w:ins>
      <w:r>
        <w:rPr>
          <w:rFonts w:ascii="Times New Roman" w:hAnsi="Times New Roman"/>
          <w:sz w:val="24"/>
        </w:rPr>
        <w:t xml:space="preserve"> e incorporar os ajustes ao artefato.</w:t>
      </w:r>
    </w:p>
    <w:p>
      <w:pPr>
        <w:spacing w:line="360" w:lineRule="auto"/>
        <w:ind w:left="567" w:hanging="283"/>
        <w:rPr>
          <w:del w:id="882492" w:author="Claude" w:date="2026-10-07T12:00:00Z"/>
        </w:rPr>
      </w:pPr>
      <w:del w:id="882491" w:author="Claude" w:date="2026-10-07T12:00:00Z">
        <w:r>
          <w:rPr>
            <w:rFonts w:ascii="Times New Roman" w:hAnsi="Times New Roman"/>
            <w:sz w:val="24"/>
          </w:rPr>
          <w:delText>• Comparar a agregação atual com AHP e TOPSIS em experimentos controlados e definir formalmente quando essas técnicas comporão o pipeline.</w:delText>
        </w:r>
      </w:del>
    </w:p>
    <w:p>
      <w:pPr>
        <w:spacing w:line="360" w:lineRule="auto"/>
        <w:ind w:left="567" w:hanging="283"/>
        <w:rPr>
          <w:ins w:id="882493" w:author="Claude" w:date="2026-10-07T12:00:00Z"/>
        </w:rPr>
      </w:pPr>
      <w:ins w:id="882494" w:author="Claude" w:date="2026-10-07T12:00:00Z">
        <w:r>
          <w:rPr>
            <w:rFonts w:ascii="Times New Roman" w:hAnsi="Times New Roman"/>
            <w:sz w:val="24"/>
          </w:rPr>
          <w:t xml:space="preserve">• Calibrar as distribuições de Monte Carlo com séries históricas reais e introduzir correlação entre variáveis, como entre o preço da ração e o do pescado.</w:t>
        </w:r>
      </w:ins>
    </w:p>
    <w:p>
      <w:pPr>
        <w:spacing w:line="360" w:lineRule="auto"/>
        <w:ind w:left="567" w:hanging="283"/>
        <w:rPr>
          <w:ins w:id="882495" w:author="Claude" w:date="2026-10-07T12:00:00Z"/>
        </w:rPr>
      </w:pPr>
      <w:ins w:id="882496" w:author="Claude" w:date="2026-10-07T12:00:00Z">
        <w:r>
          <w:rPr>
            <w:rFonts w:ascii="Times New Roman" w:hAnsi="Times New Roman"/>
            <w:sz w:val="24"/>
          </w:rPr>
          <w:t xml:space="preserve">• Incorporar modelos de crescimento dependentes da temperatura e o tratamento da sazonalidade de preços e da produção.</w:t>
        </w:r>
      </w:ins>
    </w:p>
    <w:p>
      <w:pPr>
        <w:spacing w:line="360" w:lineRule="auto"/>
        <w:ind w:left="567" w:hanging="283"/>
        <w:rPr>
          <w:ins w:id="882497" w:author="Claude" w:date="2026-10-07T12:00:00Z"/>
        </w:rPr>
      </w:pPr>
      <w:ins w:id="882498" w:author="Claude" w:date="2026-10-07T12:00:00Z">
        <w:r>
          <w:rPr>
            <w:rFonts w:ascii="Times New Roman" w:hAnsi="Times New Roman"/>
            <w:sz w:val="24"/>
          </w:rPr>
          <w:t xml:space="preserve">• Calibrar as faixas de normalização, os componentes da LSO e a função de risco social com especialistas e dados de campo.</w:t>
        </w:r>
      </w:ins>
    </w:p>
    <w:p>
      <w:pPr>
        <w:spacing w:line="360" w:lineRule="auto"/>
        <w:ind w:left="567" w:hanging="283"/>
      </w:pPr>
      <w:r>
        <w:rPr>
          <w:rFonts w:ascii="Times New Roman" w:hAnsi="Times New Roman"/>
          <w:sz w:val="24"/>
        </w:rPr>
        <w:t>• Expandir o framework para outras espécies e sistemas de produção após nova parametrização e V&amp;V.</w:t>
      </w:r>
    </w:p>
    <w:p>
      <w:pPr>
        <w:spacing w:line="360" w:lineRule="auto"/>
        <w:ind w:left="567" w:hanging="283"/>
      </w:pPr>
      <w:r>
        <w:rPr>
          <w:rFonts w:ascii="Times New Roman" w:hAnsi="Times New Roman"/>
          <w:sz w:val="24"/>
        </w:rPr>
        <w:t>• Integrar bases confiáveis de preço, energia, água, clima e parâmetros zootécnicos, mantendo registro das fontes.</w:t>
      </w:r>
    </w:p>
    <w:p>
      <w:pPr>
        <w:spacing w:line="360" w:lineRule="auto"/>
        <w:ind w:left="567" w:hanging="283"/>
      </w:pPr>
      <w:r>
        <w:rPr>
          <w:rFonts w:ascii="Times New Roman" w:hAnsi="Times New Roman"/>
          <w:sz w:val="24"/>
        </w:rPr>
        <w:t>• Desenvolver uma interface de usuário final como camada separada do núcleo científico-computacional.</w:t>
      </w:r>
    </w:p>
    <w:p>
      <w:pPr>
        <w:spacing w:line="360" w:lineRule="auto"/>
        <w:ind w:left="567" w:hanging="283"/>
        <w:rPr>
          <w:ins w:id="882499" w:author="Claude" w:date="2026-10-07T12:00:00Z"/>
        </w:rPr>
      </w:pPr>
      <w:ins w:id="882500" w:author="Claude" w:date="2026-10-07T12:00:00Z">
        <w:r>
          <w:rPr>
            <w:rFonts w:ascii="Times New Roman" w:hAnsi="Times New Roman"/>
            <w:sz w:val="24"/>
          </w:rPr>
          <w:t xml:space="preserve">• Comparar, em experimento controlado, o tempo e a consistência de estudos elaborados com o EVTEAS-Py e com o fluxo tradicional em planilhas, para testar a hipótese da pesquisa.</w:t>
        </w:r>
      </w:ins>
    </w:p>
    <w:p>
      <w:pPr>
        <w:spacing w:line="360" w:lineRule="auto"/>
        <w:ind w:left="567" w:hanging="283"/>
      </w:pPr>
      <w:r>
        <w:rPr>
          <w:rFonts w:ascii="Times New Roman" w:hAnsi="Times New Roman"/>
          <w:sz w:val="24"/>
        </w:rPr>
        <w:t>• Realizar validação longitudinal por comparação entre projeções e desempenho observado em empreendimentos implantados.</w:t>
      </w:r>
    </w:p>
    <w:p>
      <w:pPr>
        <w:spacing w:line="360" w:lineRule="auto"/>
        <w:ind w:left="567" w:hanging="283"/>
        <w:rPr>
          <w:del w:id="882502" w:author="Claude" w:date="2026-10-07T12:00:00Z"/>
        </w:rPr>
      </w:pPr>
      <w:del w:id="882501" w:author="Claude" w:date="2026-10-07T12:00:00Z">
        <w:r>
          <w:rPr>
            <w:rFonts w:ascii="Times New Roman" w:hAnsi="Times New Roman"/>
            <w:sz w:val="24"/>
          </w:rPr>
          <w:delText>• Aprimorar versionamento das entradas, auditoria de alterações e identificação automática dos casos executados.</w:delText>
        </w:r>
      </w:del>
    </w:p>
    <w:p w14:paraId="343B1D48" w14:textId="77777777" w:rsidR="00245D9A" w:rsidRPr="008E179E" w:rsidRDefault="004C1028" w:rsidP="004C1028">
      <w:pPr>
        <w:pStyle w:val="Ttulo1"/>
        <w:pageBreakBefore/>
        <w:spacing w:after="0" w:line="360" w:lineRule="auto"/>
        <w:rPr>
          <w:rFonts w:ascii="Times New Roman" w:eastAsia="Times New Roman" w:hAnsi="Times New Roman" w:cs="Times New Roman"/>
          <w:b/>
          <w:bCs/>
          <w:color w:val="000000" w:themeColor="text1"/>
          <w:sz w:val="32"/>
          <w:szCs w:val="32"/>
        </w:rPr>
      </w:pPr>
      <w:bookmarkStart w:id="278" w:name="_Toc242269186"/>
      <w:bookmarkStart w:id="279" w:name="_Toc242269265"/>
      <w:bookmarkStart w:id="280" w:name="_Toc242269346"/>
      <w:r>
        <w:t>REFERÊNCIAS</w:t>
      </w:r>
      <w:bookmarkEnd w:id="278"/>
      <w:bookmarkEnd w:id="279"/>
      <w:bookmarkEnd w:id="280"/>
    </w:p>
    <w:p w14:paraId="5ADF2C52"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AACE INTERNATIONAL. </w:t>
      </w:r>
      <w:r>
        <w:rPr>
          <w:rFonts w:ascii="Times New Roman" w:eastAsia="Times New Roman" w:hAnsi="Times New Roman" w:cs="Times New Roman"/>
          <w:b/>
          <w:sz w:val="24"/>
          <w:lang w:val="en-US" w:eastAsia="en-US"/>
        </w:rPr>
        <w:t>Cost Estimate Classification System – As Applied in Engineering, Procurement, and Construction for the Process Industries</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 xml:space="preserve">Rev. 7 ago. 2020. </w:t>
      </w:r>
      <w:proofErr w:type="spellStart"/>
      <w:r>
        <w:rPr>
          <w:rFonts w:ascii="Times New Roman" w:eastAsia="Times New Roman" w:hAnsi="Times New Roman" w:cs="Times New Roman"/>
          <w:sz w:val="24"/>
          <w:lang w:eastAsia="en-US"/>
        </w:rPr>
        <w:t>Morgantown</w:t>
      </w:r>
      <w:proofErr w:type="spellEnd"/>
      <w:r>
        <w:rPr>
          <w:rFonts w:ascii="Times New Roman" w:eastAsia="Times New Roman" w:hAnsi="Times New Roman" w:cs="Times New Roman"/>
          <w:sz w:val="24"/>
          <w:lang w:eastAsia="en-US"/>
        </w:rPr>
        <w:t xml:space="preserve">, WV: AACE </w:t>
      </w:r>
      <w:proofErr w:type="spellStart"/>
      <w:r>
        <w:rPr>
          <w:rFonts w:ascii="Times New Roman" w:eastAsia="Times New Roman" w:hAnsi="Times New Roman" w:cs="Times New Roman"/>
          <w:sz w:val="24"/>
          <w:lang w:eastAsia="en-US"/>
        </w:rPr>
        <w:t>International</w:t>
      </w:r>
      <w:proofErr w:type="spellEnd"/>
      <w:r>
        <w:rPr>
          <w:rFonts w:ascii="Times New Roman" w:eastAsia="Times New Roman" w:hAnsi="Times New Roman" w:cs="Times New Roman"/>
          <w:sz w:val="24"/>
          <w:lang w:eastAsia="en-US"/>
        </w:rPr>
        <w:t>, 2020.</w:t>
      </w:r>
    </w:p>
    <w:p w14:paraId="3EB42579"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ASSAF NETO, A. </w:t>
      </w:r>
      <w:r>
        <w:rPr>
          <w:rFonts w:ascii="Times New Roman" w:eastAsia="Times New Roman" w:hAnsi="Times New Roman" w:cs="Times New Roman"/>
          <w:b/>
          <w:sz w:val="24"/>
          <w:lang w:eastAsia="en-US"/>
        </w:rPr>
        <w:t>Finanças corporativas e valor</w:t>
      </w:r>
      <w:r>
        <w:rPr>
          <w:rFonts w:ascii="Times New Roman" w:eastAsia="Times New Roman" w:hAnsi="Times New Roman" w:cs="Times New Roman"/>
          <w:sz w:val="24"/>
          <w:lang w:eastAsia="en-US"/>
        </w:rPr>
        <w:t>. 7. ed. São Paulo: Atlas, 2014.</w:t>
      </w:r>
    </w:p>
    <w:p w14:paraId="200E6B13"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BARBIERI, J. C. </w:t>
      </w:r>
      <w:r>
        <w:rPr>
          <w:rFonts w:ascii="Times New Roman" w:eastAsia="Times New Roman" w:hAnsi="Times New Roman" w:cs="Times New Roman"/>
          <w:b/>
          <w:sz w:val="24"/>
          <w:lang w:eastAsia="en-US"/>
        </w:rPr>
        <w:t>Gestão ambiental empresarial: conceitos, modelos e instrumentos</w:t>
      </w:r>
      <w:r>
        <w:rPr>
          <w:rFonts w:ascii="Times New Roman" w:eastAsia="Times New Roman" w:hAnsi="Times New Roman" w:cs="Times New Roman"/>
          <w:sz w:val="24"/>
          <w:lang w:eastAsia="en-US"/>
        </w:rPr>
        <w:t>. 2. ed. São Paulo: Saraiva, 2007.</w:t>
      </w:r>
    </w:p>
    <w:p w14:paraId="642E82C1"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BOEHM, B. W. </w:t>
      </w:r>
      <w:r>
        <w:rPr>
          <w:rFonts w:ascii="Times New Roman" w:eastAsia="Times New Roman" w:hAnsi="Times New Roman" w:cs="Times New Roman"/>
          <w:b/>
          <w:sz w:val="24"/>
          <w:lang w:val="en-US" w:eastAsia="en-US"/>
        </w:rPr>
        <w:t>Verifying and validating software requirements and design specifications</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IEEE Software, v. 1, n. 1, p. 75-88, 1984.</w:t>
      </w:r>
    </w:p>
    <w:p w14:paraId="675B118F"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BRASIL. </w:t>
      </w:r>
      <w:r>
        <w:rPr>
          <w:rFonts w:ascii="Times New Roman" w:eastAsia="Times New Roman" w:hAnsi="Times New Roman" w:cs="Times New Roman"/>
          <w:b/>
          <w:sz w:val="24"/>
          <w:lang w:eastAsia="en-US"/>
        </w:rPr>
        <w:t>Lei n. 13.709, de 14 de agosto de 2018. Lei Geral de Proteção de Dados Pessoais (LGPD)</w:t>
      </w:r>
      <w:r>
        <w:rPr>
          <w:rFonts w:ascii="Times New Roman" w:eastAsia="Times New Roman" w:hAnsi="Times New Roman" w:cs="Times New Roman"/>
          <w:sz w:val="24"/>
          <w:lang w:eastAsia="en-US"/>
        </w:rPr>
        <w:t>. Diário Oficial da União: seção 1, Brasília, DF, 15 ago. 2018. Disponível em: https://www.planalto.gov.br/ccivil_03/_ato2015-2018/2018/lei/l13709.htm.</w:t>
      </w:r>
    </w:p>
    <w:p w14:paraId="2BBD86EC"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BRASIL. </w:t>
      </w:r>
      <w:r>
        <w:rPr>
          <w:rFonts w:ascii="Times New Roman" w:eastAsia="Times New Roman" w:hAnsi="Times New Roman" w:cs="Times New Roman"/>
          <w:b/>
          <w:sz w:val="24"/>
          <w:lang w:eastAsia="en-US"/>
        </w:rPr>
        <w:t>Resolução CONAMA n. 357, de 17 de março de 2005: dispõe sobre a classificação dos corpos de água e diretrizes ambientais para o seu enquadramento</w:t>
      </w:r>
      <w:r>
        <w:rPr>
          <w:rFonts w:ascii="Times New Roman" w:eastAsia="Times New Roman" w:hAnsi="Times New Roman" w:cs="Times New Roman"/>
          <w:sz w:val="24"/>
          <w:lang w:eastAsia="en-US"/>
        </w:rPr>
        <w:t>. Diário Oficial da União: seção 1, Brasília, DF, 18 mar. 2005. Disponível em: https://www.icmbio.gov.br/cepsul/images/stories/legislacao/Resolucao/2005/res_conama_357_2005_classificacao_corpos_agua_rerratificada_alterada_393_2007_397_2008_410_2009_430_2011.pdf.</w:t>
      </w:r>
    </w:p>
    <w:p w14:paraId="20EDDBC3"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BRASIL. </w:t>
      </w:r>
      <w:r>
        <w:rPr>
          <w:rFonts w:ascii="Times New Roman" w:eastAsia="Times New Roman" w:hAnsi="Times New Roman" w:cs="Times New Roman"/>
          <w:b/>
          <w:sz w:val="24"/>
          <w:lang w:eastAsia="en-US"/>
        </w:rPr>
        <w:t>Lei n. 14.133, de 1º de abril de 2021. Lei de Licitações e Contratos Administrativos</w:t>
      </w:r>
      <w:r>
        <w:rPr>
          <w:rFonts w:ascii="Times New Roman" w:eastAsia="Times New Roman" w:hAnsi="Times New Roman" w:cs="Times New Roman"/>
          <w:sz w:val="24"/>
          <w:lang w:eastAsia="en-US"/>
        </w:rPr>
        <w:t>. Diário Oficial da União: seção 1, Brasília, DF, p. 1, 1 abr. 2021. Disponível em: https://www.planalto.gov.br/ccivil_03/_ato2019-2022/2021/lei/l14133.htm.</w:t>
      </w:r>
    </w:p>
    <w:p>
      <w:pPr>
        <w:suppressAutoHyphens w:val="0"/>
        <w:spacing w:after="240" w:line="240" w:lineRule="auto"/>
        <w:rPr>
          <w:ins w:id="882513" w:author="Claude" w:date="2026-10-07T12:00:00Z"/>
          <w:rFonts w:ascii="Times New Roman" w:eastAsia="Times New Roman" w:hAnsi="Times New Roman" w:cs="Times New Roman"/>
          <w:sz w:val="24"/>
          <w:lang w:eastAsia="en-US"/>
        </w:rPr>
      </w:pPr>
      <w:ins w:id="882514" w:author="Claude" w:date="2026-10-07T12:00:00Z">
        <w:r>
          <w:rPr>
            <w:rFonts w:ascii="Times New Roman" w:eastAsia="Times New Roman" w:hAnsi="Times New Roman" w:cs="Times New Roman"/>
            <w:sz w:val="24"/>
            <w:lang w:eastAsia="en-US"/>
          </w:rPr>
          <w:t xml:space="preserve">BRASIL. </w:t>
        </w:r>
        <w:r>
          <w:rPr>
            <w:rFonts w:ascii="Times New Roman" w:eastAsia="Times New Roman" w:hAnsi="Times New Roman" w:cs="Times New Roman"/>
            <w:b/>
            <w:sz w:val="24"/>
            <w:lang w:eastAsia="en-US"/>
          </w:rPr>
          <w:t xml:space="preserve">Lei n. 12.690, de 19 de julho de 2012</w:t>
        </w:r>
        <w:r>
          <w:rPr>
            <w:rFonts w:ascii="Times New Roman" w:eastAsia="Times New Roman" w:hAnsi="Times New Roman" w:cs="Times New Roman"/>
            <w:sz w:val="24"/>
            <w:lang w:eastAsia="en-US"/>
          </w:rPr>
          <w:t xml:space="preserve">. Dispõe sobre a organização e o funcionamento das Cooperativas de Trabalho. Diário Oficial da União, Brasília, DF, 20 jul. 2012.</w:t>
        </w:r>
      </w:ins>
    </w:p>
    <w:p>
      <w:pPr>
        <w:suppressAutoHyphens w:val="0"/>
        <w:spacing w:after="240" w:line="240" w:lineRule="auto"/>
        <w:rPr>
          <w:ins w:id="882511" w:author="Claude" w:date="2026-10-07T12:00:00Z"/>
          <w:rFonts w:ascii="Times New Roman" w:eastAsia="Times New Roman" w:hAnsi="Times New Roman" w:cs="Times New Roman"/>
          <w:sz w:val="24"/>
          <w:lang w:eastAsia="en-US"/>
        </w:rPr>
      </w:pPr>
      <w:ins w:id="882512" w:author="Claude" w:date="2026-10-07T12:00:00Z">
        <w:r>
          <w:rPr>
            <w:rFonts w:ascii="Times New Roman" w:eastAsia="Times New Roman" w:hAnsi="Times New Roman" w:cs="Times New Roman"/>
            <w:sz w:val="24"/>
            <w:lang w:eastAsia="en-US"/>
          </w:rPr>
          <w:t xml:space="preserve">BRASIL. </w:t>
        </w:r>
        <w:r>
          <w:rPr>
            <w:rFonts w:ascii="Times New Roman" w:eastAsia="Times New Roman" w:hAnsi="Times New Roman" w:cs="Times New Roman"/>
            <w:b/>
            <w:sz w:val="24"/>
            <w:lang w:eastAsia="en-US"/>
          </w:rPr>
          <w:t xml:space="preserve">Lei n. 12.651, de 25 de maio de 2012</w:t>
        </w:r>
        <w:r>
          <w:rPr>
            <w:rFonts w:ascii="Times New Roman" w:eastAsia="Times New Roman" w:hAnsi="Times New Roman" w:cs="Times New Roman"/>
            <w:sz w:val="24"/>
            <w:lang w:eastAsia="en-US"/>
          </w:rPr>
          <w:t xml:space="preserve">. Dispõe sobre a proteção da vegetação nativa. Diário Oficial da União, Brasília, DF, 28 maio 2012.</w:t>
        </w:r>
      </w:ins>
    </w:p>
    <w:p>
      <w:pPr>
        <w:suppressAutoHyphens w:val="0"/>
        <w:spacing w:after="240" w:line="240" w:lineRule="auto"/>
        <w:rPr>
          <w:ins w:id="882509" w:author="Claude" w:date="2026-10-07T12:00:00Z"/>
          <w:rFonts w:ascii="Times New Roman" w:eastAsia="Times New Roman" w:hAnsi="Times New Roman" w:cs="Times New Roman"/>
          <w:sz w:val="24"/>
          <w:lang w:eastAsia="en-US"/>
        </w:rPr>
      </w:pPr>
      <w:ins w:id="882510" w:author="Claude" w:date="2026-10-07T12:00:00Z">
        <w:r>
          <w:rPr>
            <w:rFonts w:ascii="Times New Roman" w:eastAsia="Times New Roman" w:hAnsi="Times New Roman" w:cs="Times New Roman"/>
            <w:sz w:val="24"/>
            <w:lang w:eastAsia="en-US"/>
          </w:rPr>
          <w:t xml:space="preserve">BRASIL. </w:t>
        </w:r>
        <w:r>
          <w:rPr>
            <w:rFonts w:ascii="Times New Roman" w:eastAsia="Times New Roman" w:hAnsi="Times New Roman" w:cs="Times New Roman"/>
            <w:b/>
            <w:sz w:val="24"/>
            <w:lang w:eastAsia="en-US"/>
          </w:rPr>
          <w:t xml:space="preserve">Resolução CONAMA n. 430, de 13 de maio de 2011</w:t>
        </w:r>
        <w:r>
          <w:rPr>
            <w:rFonts w:ascii="Times New Roman" w:eastAsia="Times New Roman" w:hAnsi="Times New Roman" w:cs="Times New Roman"/>
            <w:sz w:val="24"/>
            <w:lang w:eastAsia="en-US"/>
          </w:rPr>
          <w:t xml:space="preserve">: dispõe sobre as condições e padrões de lançamento de efluentes. Diário Oficial da União, Brasília, DF, 16 maio 2011.</w:t>
        </w:r>
      </w:ins>
    </w:p>
    <w:p>
      <w:pPr>
        <w:suppressAutoHyphens w:val="0"/>
        <w:spacing w:after="240" w:line="240" w:lineRule="auto"/>
        <w:rPr>
          <w:ins w:id="882507" w:author="Claude" w:date="2026-10-07T12:00:00Z"/>
          <w:rFonts w:ascii="Times New Roman" w:eastAsia="Times New Roman" w:hAnsi="Times New Roman" w:cs="Times New Roman"/>
          <w:sz w:val="24"/>
          <w:lang w:eastAsia="en-US"/>
        </w:rPr>
      </w:pPr>
      <w:ins w:id="882508" w:author="Claude" w:date="2026-10-07T12:00:00Z">
        <w:r>
          <w:rPr>
            <w:rFonts w:ascii="Times New Roman" w:eastAsia="Times New Roman" w:hAnsi="Times New Roman" w:cs="Times New Roman"/>
            <w:sz w:val="24"/>
            <w:lang w:eastAsia="en-US"/>
          </w:rPr>
          <w:t xml:space="preserve">BRASIL. </w:t>
        </w:r>
        <w:r>
          <w:rPr>
            <w:rFonts w:ascii="Times New Roman" w:eastAsia="Times New Roman" w:hAnsi="Times New Roman" w:cs="Times New Roman"/>
            <w:b/>
            <w:sz w:val="24"/>
            <w:lang w:eastAsia="en-US"/>
          </w:rPr>
          <w:t xml:space="preserve">Resolução CONAMA n. 413, de 26 de junho de 2009</w:t>
        </w:r>
        <w:r>
          <w:rPr>
            <w:rFonts w:ascii="Times New Roman" w:eastAsia="Times New Roman" w:hAnsi="Times New Roman" w:cs="Times New Roman"/>
            <w:sz w:val="24"/>
            <w:lang w:eastAsia="en-US"/>
          </w:rPr>
          <w:t xml:space="preserve">: dispõe sobre o licenciamento ambiental da aquicultura, e dá outras providências. Diário Oficial da União, Brasília, DF, 30 jun. 2009.</w:t>
        </w:r>
      </w:ins>
    </w:p>
    <w:p>
      <w:pPr>
        <w:suppressAutoHyphens w:val="0"/>
        <w:spacing w:after="240" w:line="240" w:lineRule="auto"/>
        <w:rPr>
          <w:ins w:id="882505" w:author="Claude" w:date="2026-10-07T12:00:00Z"/>
          <w:rFonts w:ascii="Times New Roman" w:eastAsia="Times New Roman" w:hAnsi="Times New Roman" w:cs="Times New Roman"/>
          <w:sz w:val="24"/>
          <w:lang w:eastAsia="en-US"/>
        </w:rPr>
      </w:pPr>
      <w:ins w:id="882506" w:author="Claude" w:date="2026-10-07T12:00:00Z">
        <w:r>
          <w:rPr>
            <w:rFonts w:ascii="Times New Roman" w:eastAsia="Times New Roman" w:hAnsi="Times New Roman" w:cs="Times New Roman"/>
            <w:sz w:val="24"/>
            <w:lang w:eastAsia="en-US"/>
          </w:rPr>
          <w:t xml:space="preserve">BRASIL. </w:t>
        </w:r>
        <w:r>
          <w:rPr>
            <w:rFonts w:ascii="Times New Roman" w:eastAsia="Times New Roman" w:hAnsi="Times New Roman" w:cs="Times New Roman"/>
            <w:b/>
            <w:sz w:val="24"/>
            <w:lang w:eastAsia="en-US"/>
          </w:rPr>
          <w:t xml:space="preserve">Lei n. 9.433, de 8 de janeiro de 1997</w:t>
        </w:r>
        <w:r>
          <w:rPr>
            <w:rFonts w:ascii="Times New Roman" w:eastAsia="Times New Roman" w:hAnsi="Times New Roman" w:cs="Times New Roman"/>
            <w:sz w:val="24"/>
            <w:lang w:eastAsia="en-US"/>
          </w:rPr>
          <w:t xml:space="preserve">. Institui a Política Nacional de Recursos Hídricos e cria o Sistema Nacional de Gerenciamento de Recursos Hídricos. Diário Oficial da União, Brasília, DF, 9 jan. 1997.</w:t>
        </w:r>
      </w:ins>
    </w:p>
    <w:p>
      <w:pPr>
        <w:suppressAutoHyphens w:val="0"/>
        <w:spacing w:after="240" w:line="240" w:lineRule="auto"/>
        <w:rPr>
          <w:ins w:id="882503" w:author="Claude" w:date="2026-10-07T12:00:00Z"/>
          <w:rFonts w:ascii="Times New Roman" w:eastAsia="Times New Roman" w:hAnsi="Times New Roman" w:cs="Times New Roman"/>
          <w:sz w:val="24"/>
          <w:lang w:eastAsia="en-US"/>
        </w:rPr>
      </w:pPr>
      <w:ins w:id="882504" w:author="Claude" w:date="2026-10-07T12:00:00Z">
        <w:r>
          <w:rPr>
            <w:rFonts w:ascii="Times New Roman" w:eastAsia="Times New Roman" w:hAnsi="Times New Roman" w:cs="Times New Roman"/>
            <w:sz w:val="24"/>
            <w:lang w:eastAsia="en-US"/>
          </w:rPr>
          <w:t xml:space="preserve">BRASIL. </w:t>
        </w:r>
        <w:r>
          <w:rPr>
            <w:rFonts w:ascii="Times New Roman" w:eastAsia="Times New Roman" w:hAnsi="Times New Roman" w:cs="Times New Roman"/>
            <w:b/>
            <w:sz w:val="24"/>
            <w:lang w:eastAsia="en-US"/>
          </w:rPr>
          <w:t xml:space="preserve">Lei n. 5.764, de 16 de dezembro de 1971</w:t>
        </w:r>
        <w:r>
          <w:rPr>
            <w:rFonts w:ascii="Times New Roman" w:eastAsia="Times New Roman" w:hAnsi="Times New Roman" w:cs="Times New Roman"/>
            <w:sz w:val="24"/>
            <w:lang w:eastAsia="en-US"/>
          </w:rPr>
          <w:t xml:space="preserve">. Define a Política Nacional de Cooperativismo, institui o regime jurídico das sociedades cooperativas, e dá outras providências. Diário Oficial da União, Brasília, DF, 16 dez. 1971.</w:t>
        </w:r>
      </w:ins>
    </w:p>
    <w:p w14:paraId="60147B04"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CALABRESE, A.; COSTA, R.; LEVIALDI, N.; MENICHINI, T. </w:t>
      </w:r>
      <w:r>
        <w:rPr>
          <w:rFonts w:ascii="Times New Roman" w:eastAsia="Times New Roman" w:hAnsi="Times New Roman" w:cs="Times New Roman"/>
          <w:b/>
          <w:sz w:val="24"/>
          <w:lang w:val="en-US" w:eastAsia="en-US"/>
        </w:rPr>
        <w:t>Integrating sustainability into strategic decision-making: A fuzzy AHP method for the selection of relevant sustainability issues</w:t>
      </w:r>
      <w:r>
        <w:rPr>
          <w:rFonts w:ascii="Times New Roman" w:eastAsia="Times New Roman" w:hAnsi="Times New Roman" w:cs="Times New Roman"/>
          <w:sz w:val="24"/>
          <w:lang w:val="en-US" w:eastAsia="en-US"/>
        </w:rPr>
        <w:t xml:space="preserve">. Technological Forecasting and Social Change, v. 139, p. 155-168, 2019.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https://doi.org/10.1016/j.techfore.2018.11.005.</w:t>
      </w:r>
    </w:p>
    <w:p w14:paraId="0CC0249E"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CAMPOS, R. </w:t>
      </w:r>
      <w:r>
        <w:rPr>
          <w:rFonts w:ascii="Times New Roman" w:eastAsia="Times New Roman" w:hAnsi="Times New Roman" w:cs="Times New Roman"/>
          <w:b/>
          <w:sz w:val="24"/>
          <w:lang w:eastAsia="en-US"/>
        </w:rPr>
        <w:t>Python e Inteligência Artificial (IA): Inovando com a Linguagem Mais Versátil da Atualidade</w:t>
      </w:r>
      <w:r>
        <w:rPr>
          <w:rFonts w:ascii="Times New Roman" w:eastAsia="Times New Roman" w:hAnsi="Times New Roman" w:cs="Times New Roman"/>
          <w:sz w:val="24"/>
          <w:lang w:eastAsia="en-US"/>
        </w:rPr>
        <w:t>. DIO, 14 maio 2025. Disponível em: https://www.dio.me/articles/python-e-inteligencia-artificial-ia-inovando-com-a-linguagem-mais-versatil-do-mundo-ddabb70cfa31.</w:t>
      </w:r>
    </w:p>
    <w:p w14:paraId="424984E9"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CANDIDO, A. </w:t>
      </w:r>
      <w:r>
        <w:rPr>
          <w:rFonts w:ascii="Times New Roman" w:eastAsia="Times New Roman" w:hAnsi="Times New Roman" w:cs="Times New Roman"/>
          <w:b/>
          <w:sz w:val="24"/>
          <w:lang w:eastAsia="en-US"/>
        </w:rPr>
        <w:t>Softtek produz estudo global sobre as principais tendências em IA Generativa na engenharia de software</w:t>
      </w:r>
      <w:r>
        <w:rPr>
          <w:rFonts w:ascii="Times New Roman" w:eastAsia="Times New Roman" w:hAnsi="Times New Roman" w:cs="Times New Roman"/>
          <w:sz w:val="24"/>
          <w:lang w:eastAsia="en-US"/>
        </w:rPr>
        <w:t>. Softtek, 2025. Disponível em: https://www.softtek.com/zh/xinwen-gao/softtek-produz-estudo-global-sobre-as-principais-tend%C3%AAncias-em-ia-generativa-na-engenharia-de-software.</w:t>
      </w:r>
    </w:p>
    <w:p w14:paraId="197CAB60"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CARVALHO, M. M. de; RABECHINI JÚNIOR, R. </w:t>
      </w:r>
      <w:r>
        <w:rPr>
          <w:rFonts w:ascii="Times New Roman" w:eastAsia="Times New Roman" w:hAnsi="Times New Roman" w:cs="Times New Roman"/>
          <w:b/>
          <w:sz w:val="24"/>
          <w:lang w:eastAsia="en-US"/>
        </w:rPr>
        <w:t>Fundamentos em gestão de projetos: construindo competências para gerenciar projetos</w:t>
      </w:r>
      <w:r>
        <w:rPr>
          <w:rFonts w:ascii="Times New Roman" w:eastAsia="Times New Roman" w:hAnsi="Times New Roman" w:cs="Times New Roman"/>
          <w:sz w:val="24"/>
          <w:lang w:eastAsia="en-US"/>
        </w:rPr>
        <w:t>. 5. ed. São Paulo: Atlas, 2019.</w:t>
      </w:r>
    </w:p>
    <w:p w14:paraId="5EC73559"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CASAROTTO FILHO, N.; KOPITTKE, B. H. </w:t>
      </w:r>
      <w:r>
        <w:rPr>
          <w:rFonts w:ascii="Times New Roman" w:eastAsia="Times New Roman" w:hAnsi="Times New Roman" w:cs="Times New Roman"/>
          <w:b/>
          <w:sz w:val="24"/>
          <w:lang w:eastAsia="en-US"/>
        </w:rPr>
        <w:t>Análise de investimentos: matemática financeira, engenharia econômica, tomada de decisão, estratégia empresarial</w:t>
      </w:r>
      <w:r>
        <w:rPr>
          <w:rFonts w:ascii="Times New Roman" w:eastAsia="Times New Roman" w:hAnsi="Times New Roman" w:cs="Times New Roman"/>
          <w:sz w:val="24"/>
          <w:lang w:eastAsia="en-US"/>
        </w:rPr>
        <w:t>. 10. ed. São Paulo: Atlas, 2007.</w:t>
      </w:r>
    </w:p>
    <w:p w14:paraId="1B568F5F"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CHIAVENATO, I. </w:t>
      </w:r>
      <w:r>
        <w:rPr>
          <w:rFonts w:ascii="Times New Roman" w:eastAsia="Times New Roman" w:hAnsi="Times New Roman" w:cs="Times New Roman"/>
          <w:b/>
          <w:sz w:val="24"/>
          <w:lang w:eastAsia="en-US"/>
        </w:rPr>
        <w:t>Administração: teoria, processo e prática</w:t>
      </w:r>
      <w:r>
        <w:rPr>
          <w:rFonts w:ascii="Times New Roman" w:eastAsia="Times New Roman" w:hAnsi="Times New Roman" w:cs="Times New Roman"/>
          <w:sz w:val="24"/>
          <w:lang w:eastAsia="en-US"/>
        </w:rPr>
        <w:t>. 6. ed. Barueri, SP: Atlas, 2022.</w:t>
      </w:r>
    </w:p>
    <w:p w14:paraId="62C6E289"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COSTA MAGALHÃES, H. V. </w:t>
      </w:r>
      <w:r>
        <w:rPr>
          <w:rFonts w:ascii="Times New Roman" w:eastAsia="Times New Roman" w:hAnsi="Times New Roman" w:cs="Times New Roman"/>
          <w:b/>
          <w:sz w:val="24"/>
          <w:lang w:eastAsia="en-US"/>
        </w:rPr>
        <w:t>Desenvolvimento de um sistema web como ferramenta para análise de viabilidade econômica utilizando Python e Django</w:t>
      </w:r>
      <w:r>
        <w:rPr>
          <w:rFonts w:ascii="Times New Roman" w:eastAsia="Times New Roman" w:hAnsi="Times New Roman" w:cs="Times New Roman"/>
          <w:sz w:val="24"/>
          <w:lang w:eastAsia="en-US"/>
        </w:rPr>
        <w:t>. 2022. 72 f. Trabalho de Conclusão de Curso (Graduação em Engenharia Química) – Universidade Federal de Campina Grande, Campina Grande, 2022. Disponível em: https://arandu.iffarroupilha.edu.br/bitstream/itemid/721/1/Artigo-3.pdf.</w:t>
      </w:r>
    </w:p>
    <w:p w14:paraId="02ED965D"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DARABAD, S. D.; GHANNADPOUR, S. F.; NOORI, S.; BAGHERPOUR, M. </w:t>
      </w:r>
      <w:proofErr w:type="spellStart"/>
      <w:r>
        <w:rPr>
          <w:rFonts w:ascii="Times New Roman" w:eastAsia="Times New Roman" w:hAnsi="Times New Roman" w:cs="Times New Roman"/>
          <w:b/>
          <w:sz w:val="24"/>
          <w:lang w:val="en-US" w:eastAsia="en-US"/>
        </w:rPr>
        <w:t>LeanVironment</w:t>
      </w:r>
      <w:proofErr w:type="spellEnd"/>
      <w:r>
        <w:rPr>
          <w:rFonts w:ascii="Times New Roman" w:eastAsia="Times New Roman" w:hAnsi="Times New Roman" w:cs="Times New Roman"/>
          <w:b/>
          <w:sz w:val="24"/>
          <w:lang w:val="en-US" w:eastAsia="en-US"/>
        </w:rPr>
        <w:t xml:space="preserve"> meets </w:t>
      </w:r>
      <w:proofErr w:type="spellStart"/>
      <w:r>
        <w:rPr>
          <w:rFonts w:ascii="Times New Roman" w:eastAsia="Times New Roman" w:hAnsi="Times New Roman" w:cs="Times New Roman"/>
          <w:b/>
          <w:sz w:val="24"/>
          <w:lang w:val="en-US" w:eastAsia="en-US"/>
        </w:rPr>
        <w:t>Greenpulse</w:t>
      </w:r>
      <w:proofErr w:type="spellEnd"/>
      <w:r>
        <w:rPr>
          <w:rFonts w:ascii="Times New Roman" w:eastAsia="Times New Roman" w:hAnsi="Times New Roman" w:cs="Times New Roman"/>
          <w:b/>
          <w:sz w:val="24"/>
          <w:lang w:val="en-US" w:eastAsia="en-US"/>
        </w:rPr>
        <w:t>: optimizing sustainable multi-project construction supply chains</w:t>
      </w:r>
      <w:r>
        <w:rPr>
          <w:rFonts w:ascii="Times New Roman" w:eastAsia="Times New Roman" w:hAnsi="Times New Roman" w:cs="Times New Roman"/>
          <w:sz w:val="24"/>
          <w:lang w:val="en-US" w:eastAsia="en-US"/>
        </w:rPr>
        <w:t xml:space="preserve">. Environment, Development and Sustainability, 2025.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https://doi.org/10.1007/s10668-025-06589-3.</w:t>
      </w:r>
    </w:p>
    <w:p w14:paraId="6FAE132C"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DIMAGGIO, P. J.; POWELL, W. W. </w:t>
      </w:r>
      <w:r>
        <w:rPr>
          <w:rFonts w:ascii="Times New Roman" w:eastAsia="Times New Roman" w:hAnsi="Times New Roman" w:cs="Times New Roman"/>
          <w:b/>
          <w:sz w:val="24"/>
          <w:lang w:val="en-US" w:eastAsia="en-US"/>
        </w:rPr>
        <w:t>The iron cage revisited: institutional isomorphism and collective rationality in organizational fields</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 xml:space="preserve">American </w:t>
      </w:r>
      <w:proofErr w:type="spellStart"/>
      <w:r>
        <w:rPr>
          <w:rFonts w:ascii="Times New Roman" w:eastAsia="Times New Roman" w:hAnsi="Times New Roman" w:cs="Times New Roman"/>
          <w:sz w:val="24"/>
          <w:lang w:eastAsia="en-US"/>
        </w:rPr>
        <w:t>Sociological</w:t>
      </w:r>
      <w:proofErr w:type="spellEnd"/>
      <w:r>
        <w:rPr>
          <w:rFonts w:ascii="Times New Roman" w:eastAsia="Times New Roman" w:hAnsi="Times New Roman" w:cs="Times New Roman"/>
          <w:sz w:val="24"/>
          <w:lang w:eastAsia="en-US"/>
        </w:rPr>
        <w:t xml:space="preserve"> Review, v. 48, n. 2, p. 147-160, 1983. Disponível em: https://doi.org/10.2307/2095101.</w:t>
      </w:r>
    </w:p>
    <w:p w14:paraId="04227155"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DRESCH, A.; LACERDA, D. P.; ANTUNES JR., J. A. V. </w:t>
      </w:r>
      <w:r>
        <w:rPr>
          <w:rFonts w:ascii="Times New Roman" w:eastAsia="Times New Roman" w:hAnsi="Times New Roman" w:cs="Times New Roman"/>
          <w:b/>
          <w:sz w:val="24"/>
          <w:lang w:val="en-US" w:eastAsia="en-US"/>
        </w:rPr>
        <w:t>Design Science Research: A Method for Science and Technology Advancement</w:t>
      </w:r>
      <w:r>
        <w:rPr>
          <w:rFonts w:ascii="Times New Roman" w:eastAsia="Times New Roman" w:hAnsi="Times New Roman" w:cs="Times New Roman"/>
          <w:sz w:val="24"/>
          <w:lang w:val="en-US" w:eastAsia="en-US"/>
        </w:rPr>
        <w:t>. Cham: Springer International Publishing, 2015.</w:t>
      </w:r>
    </w:p>
    <w:p w14:paraId="3862751D"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ELLEN MACARTHUR FOUNDATION. </w:t>
      </w:r>
      <w:r>
        <w:rPr>
          <w:rFonts w:ascii="Times New Roman" w:eastAsia="Times New Roman" w:hAnsi="Times New Roman" w:cs="Times New Roman"/>
          <w:b/>
          <w:sz w:val="24"/>
          <w:lang w:val="en-US" w:eastAsia="en-US"/>
        </w:rPr>
        <w:t xml:space="preserve">The butterfly diagram: </w:t>
      </w:r>
      <w:proofErr w:type="spellStart"/>
      <w:r>
        <w:rPr>
          <w:rFonts w:ascii="Times New Roman" w:eastAsia="Times New Roman" w:hAnsi="Times New Roman" w:cs="Times New Roman"/>
          <w:b/>
          <w:sz w:val="24"/>
          <w:lang w:val="en-US" w:eastAsia="en-US"/>
        </w:rPr>
        <w:t>visualising</w:t>
      </w:r>
      <w:proofErr w:type="spellEnd"/>
      <w:r>
        <w:rPr>
          <w:rFonts w:ascii="Times New Roman" w:eastAsia="Times New Roman" w:hAnsi="Times New Roman" w:cs="Times New Roman"/>
          <w:b/>
          <w:sz w:val="24"/>
          <w:lang w:val="en-US" w:eastAsia="en-US"/>
        </w:rPr>
        <w:t xml:space="preserve"> the circular economy</w:t>
      </w:r>
      <w:r>
        <w:rPr>
          <w:rFonts w:ascii="Times New Roman" w:eastAsia="Times New Roman" w:hAnsi="Times New Roman" w:cs="Times New Roman"/>
          <w:sz w:val="24"/>
          <w:lang w:val="en-US" w:eastAsia="en-US"/>
        </w:rPr>
        <w:t xml:space="preserve">. Cowes: Ellen MacArthur Foundation, 2024.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https://www.ellenmacarthurfoundation.org/circular-economy-diagram.</w:t>
      </w:r>
    </w:p>
    <w:p w14:paraId="3433ABF5" w14:textId="77777777" w:rsidR="006968CD" w:rsidRDefault="00000000"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FAO – FOOD AND AGRICULTURE ORGANIZATION OF THE UNITED NATIONS. </w:t>
      </w:r>
      <w:r>
        <w:rPr>
          <w:rFonts w:ascii="Times New Roman" w:eastAsia="Times New Roman" w:hAnsi="Times New Roman" w:cs="Times New Roman"/>
          <w:b/>
          <w:sz w:val="24"/>
          <w:lang w:val="en-US" w:eastAsia="en-US"/>
        </w:rPr>
        <w:t>The State of World Fisheries and Aquaculture 2024: Blue Transformation in action</w:t>
      </w:r>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eastAsia="en-US"/>
        </w:rPr>
        <w:t>Rome</w:t>
      </w:r>
      <w:proofErr w:type="spellEnd"/>
      <w:r>
        <w:rPr>
          <w:rFonts w:ascii="Times New Roman" w:eastAsia="Times New Roman" w:hAnsi="Times New Roman" w:cs="Times New Roman"/>
          <w:sz w:val="24"/>
          <w:lang w:eastAsia="en-US"/>
        </w:rPr>
        <w:t>: FAO, 2024. Disponível em: https://doi.org/10.4060/cd0683en.</w:t>
      </w:r>
    </w:p>
    <w:p w14:paraId="3D58A85A"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FELIPE, L. M.; LEISMANN, E. L. </w:t>
      </w:r>
      <w:r>
        <w:rPr>
          <w:rFonts w:ascii="Times New Roman" w:eastAsia="Times New Roman" w:hAnsi="Times New Roman" w:cs="Times New Roman"/>
          <w:b/>
          <w:sz w:val="24"/>
          <w:lang w:eastAsia="en-US"/>
        </w:rPr>
        <w:t>Análise de viabilidade em projetos: comparação entre os métodos determinísticos e probabilísticos</w:t>
      </w:r>
      <w:r>
        <w:rPr>
          <w:rFonts w:ascii="Times New Roman" w:eastAsia="Times New Roman" w:hAnsi="Times New Roman" w:cs="Times New Roman"/>
          <w:sz w:val="24"/>
          <w:lang w:eastAsia="en-US"/>
        </w:rPr>
        <w:t>. Revista de Ciências Empresariais da UNIPAR, Umuarama, v. 20, n. 1, p. 83-106, jan./jun. 2019. Disponível em: https://revistas.unipar.br/index.php/empresarial/article/view/7045.</w:t>
      </w:r>
    </w:p>
    <w:p w14:paraId="0D3F5014"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FLICK, U. </w:t>
      </w:r>
      <w:r>
        <w:rPr>
          <w:rFonts w:ascii="Times New Roman" w:eastAsia="Times New Roman" w:hAnsi="Times New Roman" w:cs="Times New Roman"/>
          <w:b/>
          <w:sz w:val="24"/>
          <w:lang w:eastAsia="en-US"/>
        </w:rPr>
        <w:t>Introdução à pesquisa qualitativa</w:t>
      </w:r>
      <w:r>
        <w:rPr>
          <w:rFonts w:ascii="Times New Roman" w:eastAsia="Times New Roman" w:hAnsi="Times New Roman" w:cs="Times New Roman"/>
          <w:sz w:val="24"/>
          <w:lang w:eastAsia="en-US"/>
        </w:rPr>
        <w:t>. 3. ed. Porto Alegre: Artmed, 2009.</w:t>
      </w:r>
    </w:p>
    <w:p w14:paraId="50EFB867"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GARCIA, V. C. </w:t>
      </w:r>
      <w:r>
        <w:rPr>
          <w:rFonts w:ascii="Times New Roman" w:eastAsia="Times New Roman" w:hAnsi="Times New Roman" w:cs="Times New Roman"/>
          <w:b/>
          <w:sz w:val="24"/>
          <w:lang w:eastAsia="en-US"/>
        </w:rPr>
        <w:t>Refatoração e Otimização com IA: Entre a Automação e o Julgamento Arquitetural</w:t>
      </w:r>
      <w:r>
        <w:rPr>
          <w:rFonts w:ascii="Times New Roman" w:eastAsia="Times New Roman" w:hAnsi="Times New Roman" w:cs="Times New Roman"/>
          <w:sz w:val="24"/>
          <w:lang w:eastAsia="en-US"/>
        </w:rPr>
        <w:t>. DEV Community, 31 dez. 2025. Disponível em: https://dev.to/vinicius3w/refatoracao-e-otimizacao-com-ia-entre-a-automacao-e-o-julgamento-arquitetural-38im.</w:t>
      </w:r>
    </w:p>
    <w:p w14:paraId="1782168C"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GARNETT, T.; RÖÖS, E.; LITTLE, D. </w:t>
      </w:r>
      <w:r>
        <w:rPr>
          <w:rFonts w:ascii="Times New Roman" w:eastAsia="Times New Roman" w:hAnsi="Times New Roman" w:cs="Times New Roman"/>
          <w:b/>
          <w:sz w:val="24"/>
          <w:lang w:val="en-US" w:eastAsia="en-US"/>
        </w:rPr>
        <w:t>Lean, green, mean, obscene…? What is efficiency? And is it sustainable?</w:t>
      </w:r>
      <w:r>
        <w:rPr>
          <w:rFonts w:ascii="Times New Roman" w:eastAsia="Times New Roman" w:hAnsi="Times New Roman" w:cs="Times New Roman"/>
          <w:sz w:val="24"/>
          <w:lang w:val="en-US" w:eastAsia="en-US"/>
        </w:rPr>
        <w:t xml:space="preserve"> Oxford: Food Climate Research Network (FCRN), University of Oxford, 2015.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https://doi.org/10.13140/RG.2.1.4733.2323.</w:t>
      </w:r>
    </w:p>
    <w:p w14:paraId="74A7A524"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GIMPEL, A. et al. </w:t>
      </w:r>
      <w:r>
        <w:rPr>
          <w:rFonts w:ascii="Times New Roman" w:eastAsia="Times New Roman" w:hAnsi="Times New Roman" w:cs="Times New Roman"/>
          <w:b/>
          <w:sz w:val="24"/>
          <w:lang w:val="en-US" w:eastAsia="en-US"/>
        </w:rPr>
        <w:t>A GIS-based tool for an integrated assessment of spatial planning trade-offs with aquaculture</w:t>
      </w:r>
      <w:r>
        <w:rPr>
          <w:rFonts w:ascii="Times New Roman" w:eastAsia="Times New Roman" w:hAnsi="Times New Roman" w:cs="Times New Roman"/>
          <w:sz w:val="24"/>
          <w:lang w:val="en-US" w:eastAsia="en-US"/>
        </w:rPr>
        <w:t xml:space="preserve">. Science of the Total Environment, v. 627, p. 1644-1655, 2018.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https://doi.org/10.1016/j.scitotenv.2018.01.133.</w:t>
      </w:r>
    </w:p>
    <w:p w14:paraId="5E773D54" w14:textId="77777777" w:rsidR="006968CD" w:rsidRDefault="00000000"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GRI – GLOBAL REPORTING INITIATIVE. </w:t>
      </w:r>
      <w:r>
        <w:rPr>
          <w:rFonts w:ascii="Times New Roman" w:eastAsia="Times New Roman" w:hAnsi="Times New Roman" w:cs="Times New Roman"/>
          <w:b/>
          <w:sz w:val="24"/>
          <w:lang w:eastAsia="en-US"/>
        </w:rPr>
        <w:t>GRI 201: Desempenho Econômico 2016</w:t>
      </w:r>
      <w:r>
        <w:rPr>
          <w:rFonts w:ascii="Times New Roman" w:eastAsia="Times New Roman" w:hAnsi="Times New Roman" w:cs="Times New Roman"/>
          <w:sz w:val="24"/>
          <w:lang w:eastAsia="en-US"/>
        </w:rPr>
        <w:t>. Amsterdã: GRI, 2016a. Disponível em: https://www.globalreporting.org/standards/download-the-standards/.</w:t>
      </w:r>
    </w:p>
    <w:p w14:paraId="1F78A50C" w14:textId="77777777" w:rsidR="006968CD" w:rsidRDefault="00000000"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GRI – GLOBAL REPORTING INITIATIVE. </w:t>
      </w:r>
      <w:r>
        <w:rPr>
          <w:rFonts w:ascii="Times New Roman" w:eastAsia="Times New Roman" w:hAnsi="Times New Roman" w:cs="Times New Roman"/>
          <w:b/>
          <w:sz w:val="24"/>
          <w:lang w:eastAsia="en-US"/>
        </w:rPr>
        <w:t>GRI 204: Práticas de Compra 2016</w:t>
      </w:r>
      <w:r>
        <w:rPr>
          <w:rFonts w:ascii="Times New Roman" w:eastAsia="Times New Roman" w:hAnsi="Times New Roman" w:cs="Times New Roman"/>
          <w:sz w:val="24"/>
          <w:lang w:eastAsia="en-US"/>
        </w:rPr>
        <w:t>. Amsterdã: GRI, 2016b. Disponível em: https://www.globalreporting.org/standards/download-the-standards/.</w:t>
      </w:r>
    </w:p>
    <w:p w14:paraId="7260758E" w14:textId="77777777" w:rsidR="006968CD" w:rsidRDefault="00000000"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GRI – GLOBAL REPORTING INITIATIVE. </w:t>
      </w:r>
      <w:r>
        <w:rPr>
          <w:rFonts w:ascii="Times New Roman" w:eastAsia="Times New Roman" w:hAnsi="Times New Roman" w:cs="Times New Roman"/>
          <w:b/>
          <w:sz w:val="24"/>
          <w:lang w:eastAsia="en-US"/>
        </w:rPr>
        <w:t>GRI 1: Fundamentos 2021</w:t>
      </w:r>
      <w:r>
        <w:rPr>
          <w:rFonts w:ascii="Times New Roman" w:eastAsia="Times New Roman" w:hAnsi="Times New Roman" w:cs="Times New Roman"/>
          <w:sz w:val="24"/>
          <w:lang w:eastAsia="en-US"/>
        </w:rPr>
        <w:t>. Amsterdã: GRI, 2021. Disponível em: https://www.globalreporting.org/standards/download-the-standards/.</w:t>
      </w:r>
    </w:p>
    <w:p w14:paraId="798AAB43"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GRI – GLOBAL REPORTING INITIATIVE. </w:t>
      </w:r>
      <w:r>
        <w:rPr>
          <w:rFonts w:ascii="Times New Roman" w:eastAsia="Times New Roman" w:hAnsi="Times New Roman" w:cs="Times New Roman"/>
          <w:b/>
          <w:sz w:val="24"/>
          <w:lang w:eastAsia="en-US"/>
        </w:rPr>
        <w:t>GRI Standards: diretrizes para relatórios de sustentabilidade</w:t>
      </w:r>
      <w:r>
        <w:rPr>
          <w:rFonts w:ascii="Times New Roman" w:eastAsia="Times New Roman" w:hAnsi="Times New Roman" w:cs="Times New Roman"/>
          <w:sz w:val="24"/>
          <w:lang w:eastAsia="en-US"/>
        </w:rPr>
        <w:t>. Amsterdã: GRI, 2024. Disponível em: https://www.globalreporting.org/standards/download-the-standards/.</w:t>
      </w:r>
    </w:p>
    <w:p w14:paraId="57D93215"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GUNASEKARAN, A.; LAI, K.; CHENG, T. C. E. </w:t>
      </w:r>
      <w:r>
        <w:rPr>
          <w:rFonts w:ascii="Times New Roman" w:eastAsia="Times New Roman" w:hAnsi="Times New Roman" w:cs="Times New Roman"/>
          <w:b/>
          <w:sz w:val="24"/>
          <w:lang w:val="en-US" w:eastAsia="en-US"/>
        </w:rPr>
        <w:t>Responsive supply chain: a competitive strategy in a networked economy</w:t>
      </w:r>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eastAsia="en-US"/>
        </w:rPr>
        <w:t>Omega</w:t>
      </w:r>
      <w:proofErr w:type="spellEnd"/>
      <w:r>
        <w:rPr>
          <w:rFonts w:ascii="Times New Roman" w:eastAsia="Times New Roman" w:hAnsi="Times New Roman" w:cs="Times New Roman"/>
          <w:sz w:val="24"/>
          <w:lang w:eastAsia="en-US"/>
        </w:rPr>
        <w:t>, v. 36, n. 4, p. 549-564, 2008. Disponível em: https://doi.org/10.1016/j.omega.2006.12.002.</w:t>
      </w:r>
    </w:p>
    <w:p w14:paraId="42633C80"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HOEKSTRA, A. Y. </w:t>
      </w:r>
      <w:r>
        <w:rPr>
          <w:rFonts w:ascii="Times New Roman" w:eastAsia="Times New Roman" w:hAnsi="Times New Roman" w:cs="Times New Roman"/>
          <w:b/>
          <w:sz w:val="24"/>
          <w:lang w:val="en-US" w:eastAsia="en-US"/>
        </w:rPr>
        <w:t>Water footprint assessment: evolvement of a new research field</w:t>
      </w:r>
      <w:r>
        <w:rPr>
          <w:rFonts w:ascii="Times New Roman" w:eastAsia="Times New Roman" w:hAnsi="Times New Roman" w:cs="Times New Roman"/>
          <w:sz w:val="24"/>
          <w:lang w:val="en-US" w:eastAsia="en-US"/>
        </w:rPr>
        <w:t xml:space="preserve">. Water Resources Management, v. 31, n. 10, p. 3061-3081, 2017.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https://doi.org/10.1007/s11269-017-1618-5.</w:t>
      </w:r>
    </w:p>
    <w:p w14:paraId="7414D16A"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HURST, B.; IHLEN, Ø. </w:t>
      </w:r>
      <w:r>
        <w:rPr>
          <w:rFonts w:ascii="Times New Roman" w:eastAsia="Times New Roman" w:hAnsi="Times New Roman" w:cs="Times New Roman"/>
          <w:b/>
          <w:sz w:val="24"/>
          <w:lang w:val="en-US" w:eastAsia="en-US"/>
        </w:rPr>
        <w:t>Corporate social responsibility and engagement: commitment, mapping of responsibilities and closing the loop</w:t>
      </w:r>
      <w:r>
        <w:rPr>
          <w:rFonts w:ascii="Times New Roman" w:eastAsia="Times New Roman" w:hAnsi="Times New Roman" w:cs="Times New Roman"/>
          <w:sz w:val="24"/>
          <w:lang w:val="en-US" w:eastAsia="en-US"/>
        </w:rPr>
        <w:t xml:space="preserve">. In: JOHNSTON, K. A.; TAYLOR, M. (eds.). Handbook of communication engagement. </w:t>
      </w:r>
      <w:proofErr w:type="spellStart"/>
      <w:r>
        <w:rPr>
          <w:rFonts w:ascii="Times New Roman" w:eastAsia="Times New Roman" w:hAnsi="Times New Roman" w:cs="Times New Roman"/>
          <w:sz w:val="24"/>
          <w:lang w:eastAsia="en-US"/>
        </w:rPr>
        <w:t>Malden</w:t>
      </w:r>
      <w:proofErr w:type="spellEnd"/>
      <w:r>
        <w:rPr>
          <w:rFonts w:ascii="Times New Roman" w:eastAsia="Times New Roman" w:hAnsi="Times New Roman" w:cs="Times New Roman"/>
          <w:sz w:val="24"/>
          <w:lang w:eastAsia="en-US"/>
        </w:rPr>
        <w:t>, MA: Wiley-Blackwell, 2018. p. 133-148. Disponível em: https://doi.org/10.1002/9781119167600.ch10.</w:t>
      </w:r>
    </w:p>
    <w:p>
      <w:pPr>
        <w:suppressAutoHyphens w:val="0"/>
        <w:spacing w:after="240" w:line="240" w:lineRule="auto"/>
        <w:rPr>
          <w:ins w:id="882515" w:author="Claude" w:date="2026-10-07T12:00:00Z"/>
          <w:rFonts w:ascii="Times New Roman" w:eastAsia="Times New Roman" w:hAnsi="Times New Roman" w:cs="Times New Roman"/>
          <w:sz w:val="24"/>
          <w:lang w:eastAsia="en-US"/>
        </w:rPr>
      </w:pPr>
      <w:ins w:id="882516" w:author="Claude" w:date="2026-10-07T12:00:00Z">
        <w:r>
          <w:rPr>
            <w:rFonts w:ascii="Times New Roman" w:eastAsia="Times New Roman" w:hAnsi="Times New Roman" w:cs="Times New Roman"/>
            <w:sz w:val="24"/>
            <w:lang w:eastAsia="en-US"/>
          </w:rPr>
          <w:t xml:space="preserve">HWANG, C.-L.; YOON, K. </w:t>
        </w:r>
        <w:r>
          <w:rPr>
            <w:rFonts w:ascii="Times New Roman" w:eastAsia="Times New Roman" w:hAnsi="Times New Roman" w:cs="Times New Roman"/>
            <w:b/>
            <w:sz w:val="24"/>
            <w:lang w:eastAsia="en-US"/>
          </w:rPr>
          <w:t xml:space="preserve">Multiple attribute decision making: methods and applications</w:t>
        </w:r>
        <w:r>
          <w:rPr>
            <w:rFonts w:ascii="Times New Roman" w:eastAsia="Times New Roman" w:hAnsi="Times New Roman" w:cs="Times New Roman"/>
            <w:sz w:val="24"/>
            <w:lang w:eastAsia="en-US"/>
          </w:rPr>
          <w:t xml:space="preserve">. Berlin: Springer-Verlag, 1981.</w:t>
        </w:r>
      </w:ins>
    </w:p>
    <w:p w14:paraId="5DB2C452" w14:textId="77777777" w:rsidR="00BA771E" w:rsidRPr="008E179E" w:rsidRDefault="00BA771E">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IBAMA. Coordenação Geral de Petróleo e Gás. </w:t>
      </w:r>
      <w:r>
        <w:rPr>
          <w:rFonts w:ascii="Times New Roman" w:eastAsia="Times New Roman" w:hAnsi="Times New Roman" w:cs="Times New Roman"/>
          <w:b/>
          <w:sz w:val="24"/>
          <w:lang w:eastAsia="en-US"/>
        </w:rPr>
        <w:t>Nota Técnica CGPEG/DILIC/IBAMA nº 01/10</w:t>
      </w:r>
      <w:r>
        <w:rPr>
          <w:rFonts w:ascii="Times New Roman" w:eastAsia="Times New Roman" w:hAnsi="Times New Roman" w:cs="Times New Roman"/>
          <w:sz w:val="24"/>
          <w:lang w:eastAsia="en-US"/>
        </w:rPr>
        <w:t xml:space="preserve">: programas de educação ambiental: diretrizes para a elaboração, execução e divulgação dos programas de educação ambiental desenvolvidos regionalmente, nos processos de licenciamento ambiental dos empreendimentos marítimos de exploração e produção de petróleo e gás. Rio de Janeiro: IBAMA, 2010. 37 p. Disponível em: </w:t>
      </w:r>
      <w:r w:rsidR="003464CE">
        <w:rPr>
          <w:rFonts w:ascii="Times New Roman" w:eastAsia="Times New Roman" w:hAnsi="Times New Roman" w:cs="Times New Roman"/>
          <w:sz w:val="24"/>
          <w:lang w:eastAsia="en-US"/>
        </w:rPr>
        <w:t>&lt;</w:t>
      </w:r>
      <w:r>
        <w:rPr>
          <w:rFonts w:ascii="Times New Roman" w:eastAsia="Times New Roman" w:hAnsi="Times New Roman" w:cs="Times New Roman"/>
          <w:sz w:val="24"/>
          <w:lang w:eastAsia="en-US"/>
        </w:rPr>
        <w:t>https://territoriosdopetroleo.uenf.br/wp-content/uploads/2021/06/Nota-Tecnica-01-2010.pdf.</w:t>
      </w:r>
      <w:r w:rsidR="003464CE">
        <w:rPr>
          <w:rFonts w:ascii="Times New Roman" w:eastAsia="Times New Roman" w:hAnsi="Times New Roman" w:cs="Times New Roman"/>
          <w:sz w:val="24"/>
          <w:lang w:eastAsia="en-US"/>
        </w:rPr>
        <w:t>&gt;</w:t>
      </w:r>
    </w:p>
    <w:p w14:paraId="2E225E86" w14:textId="77777777" w:rsidR="00BA771E" w:rsidRPr="008E179E" w:rsidRDefault="00BA771E">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IBAMA. </w:t>
      </w:r>
      <w:r>
        <w:rPr>
          <w:rFonts w:ascii="Times New Roman" w:eastAsia="Times New Roman" w:hAnsi="Times New Roman" w:cs="Times New Roman"/>
          <w:b/>
          <w:sz w:val="24"/>
          <w:lang w:eastAsia="en-US"/>
        </w:rPr>
        <w:t>Instrução Normativa n. 2, de 27 de março de 2012. Estabelece as bases técnicas para programas de educação ambiental apresentados como medidas mitigadoras ou compensatórias, em cumprimento às condicionantes das licenças ambientais emitidas pelo Instituto Brasileiro do Meio Ambiente e dos Recursos Naturais Renováveis – IBAMA</w:t>
      </w:r>
      <w:r>
        <w:rPr>
          <w:rFonts w:ascii="Times New Roman" w:eastAsia="Times New Roman" w:hAnsi="Times New Roman" w:cs="Times New Roman"/>
          <w:sz w:val="24"/>
          <w:lang w:eastAsia="en-US"/>
        </w:rPr>
        <w:t xml:space="preserve">. Diário Oficial da União: seção 1, Brasília, DF, n. 62, p. 130, 29 mar. 2012. Disponível em: </w:t>
      </w:r>
      <w:r w:rsidR="003464CE">
        <w:rPr>
          <w:rFonts w:ascii="Times New Roman" w:eastAsia="Times New Roman" w:hAnsi="Times New Roman" w:cs="Times New Roman"/>
          <w:sz w:val="24"/>
          <w:lang w:eastAsia="en-US"/>
        </w:rPr>
        <w:t>&lt;</w:t>
      </w:r>
      <w:r>
        <w:rPr>
          <w:rFonts w:ascii="Times New Roman" w:eastAsia="Times New Roman" w:hAnsi="Times New Roman" w:cs="Times New Roman"/>
          <w:sz w:val="24"/>
          <w:lang w:eastAsia="en-US"/>
        </w:rPr>
        <w:t>https://www.gov.br/dnit/pt-br/download/sala-de-imprensa/marcas-e-manuais/in-no-2-27-de-marco-de-2012-ibama.pdf.</w:t>
      </w:r>
      <w:r w:rsidR="003464CE">
        <w:rPr>
          <w:rFonts w:ascii="Times New Roman" w:eastAsia="Times New Roman" w:hAnsi="Times New Roman" w:cs="Times New Roman"/>
          <w:sz w:val="24"/>
          <w:lang w:eastAsia="en-US"/>
        </w:rPr>
        <w:t>&gt;</w:t>
      </w:r>
    </w:p>
    <w:p w14:paraId="77910142"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IBM. </w:t>
      </w:r>
      <w:r>
        <w:rPr>
          <w:rFonts w:ascii="Times New Roman" w:eastAsia="Times New Roman" w:hAnsi="Times New Roman" w:cs="Times New Roman"/>
          <w:b/>
          <w:sz w:val="24"/>
          <w:lang w:eastAsia="en-US"/>
        </w:rPr>
        <w:t>A inteligência artificial pode produzir código, mas não consegue pensar como um engenheiro de software</w:t>
      </w:r>
      <w:r>
        <w:rPr>
          <w:rFonts w:ascii="Times New Roman" w:eastAsia="Times New Roman" w:hAnsi="Times New Roman" w:cs="Times New Roman"/>
          <w:sz w:val="24"/>
          <w:lang w:eastAsia="en-US"/>
        </w:rPr>
        <w:t xml:space="preserve">. IBM </w:t>
      </w:r>
      <w:proofErr w:type="spellStart"/>
      <w:r>
        <w:rPr>
          <w:rFonts w:ascii="Times New Roman" w:eastAsia="Times New Roman" w:hAnsi="Times New Roman" w:cs="Times New Roman"/>
          <w:sz w:val="24"/>
          <w:lang w:eastAsia="en-US"/>
        </w:rPr>
        <w:t>Think</w:t>
      </w:r>
      <w:proofErr w:type="spellEnd"/>
      <w:r>
        <w:rPr>
          <w:rFonts w:ascii="Times New Roman" w:eastAsia="Times New Roman" w:hAnsi="Times New Roman" w:cs="Times New Roman"/>
          <w:sz w:val="24"/>
          <w:lang w:eastAsia="en-US"/>
        </w:rPr>
        <w:t>, 2025. Disponível em: https://www.ibm.com/br-pt/think/news/ai-write-code-can-beat-software-engineers.</w:t>
      </w:r>
    </w:p>
    <w:p w14:paraId="10EA453A"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JANOWSKI, A. </w:t>
      </w:r>
      <w:r>
        <w:rPr>
          <w:rFonts w:ascii="Times New Roman" w:eastAsia="Times New Roman" w:hAnsi="Times New Roman" w:cs="Times New Roman"/>
          <w:b/>
          <w:sz w:val="24"/>
          <w:lang w:val="en-US" w:eastAsia="en-US"/>
        </w:rPr>
        <w:t>Philanthropy and the contribution of Andrew Carnegie to corporate social responsibility</w:t>
      </w:r>
      <w:r>
        <w:rPr>
          <w:rFonts w:ascii="Times New Roman" w:eastAsia="Times New Roman" w:hAnsi="Times New Roman" w:cs="Times New Roman"/>
          <w:sz w:val="24"/>
          <w:lang w:val="en-US" w:eastAsia="en-US"/>
        </w:rPr>
        <w:t xml:space="preserve">. Sustainability, Basel, v. 13, n. 1, art. 155, </w:t>
      </w:r>
      <w:proofErr w:type="spellStart"/>
      <w:r>
        <w:rPr>
          <w:rFonts w:ascii="Times New Roman" w:eastAsia="Times New Roman" w:hAnsi="Times New Roman" w:cs="Times New Roman"/>
          <w:sz w:val="24"/>
          <w:lang w:val="en-US" w:eastAsia="en-US"/>
        </w:rPr>
        <w:t>jan.</w:t>
      </w:r>
      <w:proofErr w:type="spellEnd"/>
      <w:r>
        <w:rPr>
          <w:rFonts w:ascii="Times New Roman" w:eastAsia="Times New Roman" w:hAnsi="Times New Roman" w:cs="Times New Roman"/>
          <w:sz w:val="24"/>
          <w:lang w:val="en-US" w:eastAsia="en-US"/>
        </w:rPr>
        <w:t xml:space="preserve"> 2021.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https://doi.org/10.3390/su13010155.</w:t>
      </w:r>
    </w:p>
    <w:p w14:paraId="066E8C7A"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KAPLAN, R. S.; NORTON, D. P. </w:t>
      </w:r>
      <w:r>
        <w:rPr>
          <w:rFonts w:ascii="Times New Roman" w:eastAsia="Times New Roman" w:hAnsi="Times New Roman" w:cs="Times New Roman"/>
          <w:b/>
          <w:sz w:val="24"/>
          <w:lang w:val="en-US" w:eastAsia="en-US"/>
        </w:rPr>
        <w:t>The Balanced Scorecard: measures that drive performance</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Harvard Business Review, Boston, v. 70, n. 1, p. 71-79, jan./fev. 1992.</w:t>
      </w:r>
    </w:p>
    <w:p w14:paraId="5A0FE5F5"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KOOMSON, S. </w:t>
      </w:r>
      <w:r>
        <w:rPr>
          <w:rFonts w:ascii="Times New Roman" w:eastAsia="Times New Roman" w:hAnsi="Times New Roman" w:cs="Times New Roman"/>
          <w:b/>
          <w:sz w:val="24"/>
          <w:lang w:val="en-US" w:eastAsia="en-US"/>
        </w:rPr>
        <w:t xml:space="preserve">Eco-friendly messages </w:t>
      </w:r>
      <w:proofErr w:type="gramStart"/>
      <w:r>
        <w:rPr>
          <w:rFonts w:ascii="Times New Roman" w:eastAsia="Times New Roman" w:hAnsi="Times New Roman" w:cs="Times New Roman"/>
          <w:b/>
          <w:sz w:val="24"/>
          <w:lang w:val="en-US" w:eastAsia="en-US"/>
        </w:rPr>
        <w:t>impact on</w:t>
      </w:r>
      <w:proofErr w:type="gramEnd"/>
      <w:r>
        <w:rPr>
          <w:rFonts w:ascii="Times New Roman" w:eastAsia="Times New Roman" w:hAnsi="Times New Roman" w:cs="Times New Roman"/>
          <w:b/>
          <w:sz w:val="24"/>
          <w:lang w:val="en-US" w:eastAsia="en-US"/>
        </w:rPr>
        <w:t xml:space="preserve"> leadership-driven total quality management practices and ESG ratings in the oil and gas industry</w:t>
      </w:r>
      <w:r>
        <w:rPr>
          <w:rFonts w:ascii="Times New Roman" w:eastAsia="Times New Roman" w:hAnsi="Times New Roman" w:cs="Times New Roman"/>
          <w:sz w:val="24"/>
          <w:lang w:val="en-US" w:eastAsia="en-US"/>
        </w:rPr>
        <w:t xml:space="preserve">. Society and Business Review, v. 21, n. 2, p. 233-251, 2026.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https://doi.org/10.1108/SBR-12-2024-0388.</w:t>
      </w:r>
    </w:p>
    <w:p w14:paraId="2EF5C657"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KOSASIH, W.; PUJAWAN, I. N.; KARNINGSIH, P. D. </w:t>
      </w:r>
      <w:r>
        <w:rPr>
          <w:rFonts w:ascii="Times New Roman" w:eastAsia="Times New Roman" w:hAnsi="Times New Roman" w:cs="Times New Roman"/>
          <w:b/>
          <w:sz w:val="24"/>
          <w:lang w:val="en-US" w:eastAsia="en-US"/>
        </w:rPr>
        <w:t>Integrated Lean-Green practices and supply chain sustainability for manufacturing SMEs: a systematic literature review and research agenda</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Sustainability, v. 15, n. 16, art. 12192, 2023. Disponível em: https://doi.org/10.3390/su151612192.</w:t>
      </w:r>
    </w:p>
    <w:p w14:paraId="25C6C562"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KRENAK, A. </w:t>
      </w:r>
      <w:r>
        <w:rPr>
          <w:rFonts w:ascii="Times New Roman" w:eastAsia="Times New Roman" w:hAnsi="Times New Roman" w:cs="Times New Roman"/>
          <w:b/>
          <w:sz w:val="24"/>
          <w:lang w:eastAsia="en-US"/>
        </w:rPr>
        <w:t>Ideias para adiar o fim do mundo</w:t>
      </w:r>
      <w:r>
        <w:rPr>
          <w:rFonts w:ascii="Times New Roman" w:eastAsia="Times New Roman" w:hAnsi="Times New Roman" w:cs="Times New Roman"/>
          <w:sz w:val="24"/>
          <w:lang w:eastAsia="en-US"/>
        </w:rPr>
        <w:t>. São Paulo: Companhia das Letras, 2019.</w:t>
      </w:r>
    </w:p>
    <w:p w14:paraId="558F08E8"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eastAsia="en-US"/>
        </w:rPr>
        <w:t xml:space="preserve">KUBITZA, F. </w:t>
      </w:r>
      <w:r>
        <w:rPr>
          <w:rFonts w:ascii="Times New Roman" w:eastAsia="Times New Roman" w:hAnsi="Times New Roman" w:cs="Times New Roman"/>
          <w:b/>
          <w:sz w:val="24"/>
          <w:lang w:eastAsia="en-US"/>
        </w:rPr>
        <w:t>Qualidade da água no cultivo de peixes e camarões</w:t>
      </w:r>
      <w:r>
        <w:rPr>
          <w:rFonts w:ascii="Times New Roman" w:eastAsia="Times New Roman" w:hAnsi="Times New Roman" w:cs="Times New Roman"/>
          <w:sz w:val="24"/>
          <w:lang w:eastAsia="en-US"/>
        </w:rPr>
        <w:t xml:space="preserve">. </w:t>
      </w:r>
      <w:proofErr w:type="spellStart"/>
      <w:r>
        <w:rPr>
          <w:rFonts w:ascii="Times New Roman" w:eastAsia="Times New Roman" w:hAnsi="Times New Roman" w:cs="Times New Roman"/>
          <w:sz w:val="24"/>
          <w:lang w:val="en-US" w:eastAsia="en-US"/>
        </w:rPr>
        <w:t>Jundiaí</w:t>
      </w:r>
      <w:proofErr w:type="spellEnd"/>
      <w:r>
        <w:rPr>
          <w:rFonts w:ascii="Times New Roman" w:eastAsia="Times New Roman" w:hAnsi="Times New Roman" w:cs="Times New Roman"/>
          <w:sz w:val="24"/>
          <w:lang w:val="en-US" w:eastAsia="en-US"/>
        </w:rPr>
        <w:t>: F. Kubitza, 2017.</w:t>
      </w:r>
    </w:p>
    <w:p w14:paraId="6B5590FC"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KUMAR, M. </w:t>
      </w:r>
      <w:r>
        <w:rPr>
          <w:rFonts w:ascii="Times New Roman" w:eastAsia="Times New Roman" w:hAnsi="Times New Roman" w:cs="Times New Roman"/>
          <w:b/>
          <w:sz w:val="24"/>
          <w:lang w:val="en-US" w:eastAsia="en-US"/>
        </w:rPr>
        <w:t>Formulating a framework for sustainable circular supply chain management: integrating decoupled circular economy and Industry 4.0 attributes through a Fuzzy ISM approach</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 xml:space="preserve">Management </w:t>
      </w:r>
      <w:proofErr w:type="spellStart"/>
      <w:r>
        <w:rPr>
          <w:rFonts w:ascii="Times New Roman" w:eastAsia="Times New Roman" w:hAnsi="Times New Roman" w:cs="Times New Roman"/>
          <w:sz w:val="24"/>
          <w:lang w:eastAsia="en-US"/>
        </w:rPr>
        <w:t>of</w:t>
      </w:r>
      <w:proofErr w:type="spellEnd"/>
      <w:r>
        <w:rPr>
          <w:rFonts w:ascii="Times New Roman" w:eastAsia="Times New Roman" w:hAnsi="Times New Roman" w:cs="Times New Roman"/>
          <w:sz w:val="24"/>
          <w:lang w:eastAsia="en-US"/>
        </w:rPr>
        <w:t xml:space="preserve"> Environmental </w:t>
      </w:r>
      <w:proofErr w:type="spellStart"/>
      <w:r>
        <w:rPr>
          <w:rFonts w:ascii="Times New Roman" w:eastAsia="Times New Roman" w:hAnsi="Times New Roman" w:cs="Times New Roman"/>
          <w:sz w:val="24"/>
          <w:lang w:eastAsia="en-US"/>
        </w:rPr>
        <w:t>Quality</w:t>
      </w:r>
      <w:proofErr w:type="spellEnd"/>
      <w:r>
        <w:rPr>
          <w:rFonts w:ascii="Times New Roman" w:eastAsia="Times New Roman" w:hAnsi="Times New Roman" w:cs="Times New Roman"/>
          <w:sz w:val="24"/>
          <w:lang w:eastAsia="en-US"/>
        </w:rPr>
        <w:t>, v. 36, n. 8, p. 2189-2233, 2025. Disponível em: https://doi.org/10.1108/MEQ-11-2023-0387.</w:t>
      </w:r>
    </w:p>
    <w:p w14:paraId="4CA7F22E"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LAWRENCE, T. K. et al. </w:t>
      </w:r>
      <w:r>
        <w:rPr>
          <w:rFonts w:ascii="Times New Roman" w:eastAsia="Times New Roman" w:hAnsi="Times New Roman" w:cs="Times New Roman"/>
          <w:b/>
          <w:sz w:val="24"/>
          <w:lang w:eastAsia="en-US"/>
        </w:rPr>
        <w:t xml:space="preserve">Lean management in </w:t>
      </w:r>
      <w:proofErr w:type="spellStart"/>
      <w:r>
        <w:rPr>
          <w:rFonts w:ascii="Times New Roman" w:eastAsia="Times New Roman" w:hAnsi="Times New Roman" w:cs="Times New Roman"/>
          <w:b/>
          <w:sz w:val="24"/>
          <w:lang w:eastAsia="en-US"/>
        </w:rPr>
        <w:t>aquaculture</w:t>
      </w:r>
      <w:proofErr w:type="spellEnd"/>
      <w:r>
        <w:rPr>
          <w:rFonts w:ascii="Times New Roman" w:eastAsia="Times New Roman" w:hAnsi="Times New Roman" w:cs="Times New Roman"/>
          <w:b/>
          <w:sz w:val="24"/>
          <w:lang w:eastAsia="en-US"/>
        </w:rPr>
        <w:t xml:space="preserve">: a </w:t>
      </w:r>
      <w:proofErr w:type="spellStart"/>
      <w:r>
        <w:rPr>
          <w:rFonts w:ascii="Times New Roman" w:eastAsia="Times New Roman" w:hAnsi="Times New Roman" w:cs="Times New Roman"/>
          <w:b/>
          <w:sz w:val="24"/>
          <w:lang w:eastAsia="en-US"/>
        </w:rPr>
        <w:t>practical</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guide</w:t>
      </w:r>
      <w:proofErr w:type="spellEnd"/>
      <w:r>
        <w:rPr>
          <w:rFonts w:ascii="Times New Roman" w:eastAsia="Times New Roman" w:hAnsi="Times New Roman" w:cs="Times New Roman"/>
          <w:b/>
          <w:sz w:val="24"/>
          <w:lang w:eastAsia="en-US"/>
        </w:rPr>
        <w:t xml:space="preserve"> for </w:t>
      </w:r>
      <w:proofErr w:type="spellStart"/>
      <w:r>
        <w:rPr>
          <w:rFonts w:ascii="Times New Roman" w:eastAsia="Times New Roman" w:hAnsi="Times New Roman" w:cs="Times New Roman"/>
          <w:b/>
          <w:sz w:val="24"/>
          <w:lang w:eastAsia="en-US"/>
        </w:rPr>
        <w:t>smallholder</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fish</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farmers</w:t>
      </w:r>
      <w:proofErr w:type="spellEnd"/>
      <w:r>
        <w:rPr>
          <w:rFonts w:ascii="Times New Roman" w:eastAsia="Times New Roman" w:hAnsi="Times New Roman" w:cs="Times New Roman"/>
          <w:sz w:val="24"/>
          <w:lang w:eastAsia="en-US"/>
        </w:rPr>
        <w:t xml:space="preserve">. </w:t>
      </w:r>
      <w:proofErr w:type="spellStart"/>
      <w:r>
        <w:rPr>
          <w:rFonts w:ascii="Times New Roman" w:eastAsia="Times New Roman" w:hAnsi="Times New Roman" w:cs="Times New Roman"/>
          <w:sz w:val="24"/>
          <w:lang w:eastAsia="en-US"/>
        </w:rPr>
        <w:t>Penang</w:t>
      </w:r>
      <w:proofErr w:type="spellEnd"/>
      <w:r>
        <w:rPr>
          <w:rFonts w:ascii="Times New Roman" w:eastAsia="Times New Roman" w:hAnsi="Times New Roman" w:cs="Times New Roman"/>
          <w:sz w:val="24"/>
          <w:lang w:eastAsia="en-US"/>
        </w:rPr>
        <w:t xml:space="preserve">, Malaysia: </w:t>
      </w:r>
      <w:proofErr w:type="spellStart"/>
      <w:r>
        <w:rPr>
          <w:rFonts w:ascii="Times New Roman" w:eastAsia="Times New Roman" w:hAnsi="Times New Roman" w:cs="Times New Roman"/>
          <w:sz w:val="24"/>
          <w:lang w:eastAsia="en-US"/>
        </w:rPr>
        <w:t>WorldFish</w:t>
      </w:r>
      <w:proofErr w:type="spellEnd"/>
      <w:r>
        <w:rPr>
          <w:rFonts w:ascii="Times New Roman" w:eastAsia="Times New Roman" w:hAnsi="Times New Roman" w:cs="Times New Roman"/>
          <w:sz w:val="24"/>
          <w:lang w:eastAsia="en-US"/>
        </w:rPr>
        <w:t>, 2023. (Manual: 2023-18). Disponível em: https://worldfishcenter.org/publication/lean-management-aquaculture-practical-guide-smallholder-fish-farmers.</w:t>
      </w:r>
    </w:p>
    <w:p w14:paraId="6202B86F"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LEITÃO, C. F.; PRATES, R. O. </w:t>
      </w:r>
      <w:r>
        <w:rPr>
          <w:rFonts w:ascii="Times New Roman" w:eastAsia="Times New Roman" w:hAnsi="Times New Roman" w:cs="Times New Roman"/>
          <w:b/>
          <w:sz w:val="24"/>
          <w:lang w:eastAsia="en-US"/>
        </w:rPr>
        <w:t>A aplicação de métodos qualitativos em computação</w:t>
      </w:r>
      <w:r>
        <w:rPr>
          <w:rFonts w:ascii="Times New Roman" w:eastAsia="Times New Roman" w:hAnsi="Times New Roman" w:cs="Times New Roman"/>
          <w:sz w:val="24"/>
          <w:lang w:eastAsia="en-US"/>
        </w:rPr>
        <w:t>. In: Jornadas de Atualização em Informática. Porto Alegre: SBC, 2017.</w:t>
      </w:r>
    </w:p>
    <w:p w14:paraId="1D6A5F7B"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eastAsia="en-US"/>
        </w:rPr>
        <w:t xml:space="preserve">LI, Z. et al. </w:t>
      </w:r>
      <w:r>
        <w:rPr>
          <w:rFonts w:ascii="Times New Roman" w:eastAsia="Times New Roman" w:hAnsi="Times New Roman" w:cs="Times New Roman"/>
          <w:b/>
          <w:sz w:val="24"/>
          <w:lang w:val="en-US" w:eastAsia="en-US"/>
        </w:rPr>
        <w:t>A review of global aquaculture wastewater treatment and management: sustainable pathways through technological innovations and policy coordination</w:t>
      </w:r>
      <w:r>
        <w:rPr>
          <w:rFonts w:ascii="Times New Roman" w:eastAsia="Times New Roman" w:hAnsi="Times New Roman" w:cs="Times New Roman"/>
          <w:sz w:val="24"/>
          <w:lang w:val="en-US" w:eastAsia="en-US"/>
        </w:rPr>
        <w:t xml:space="preserve">. Journal of Hazardous Materials, v. 503, art. 141235, 2026.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https://doi.org/10.1016/j.jhazmat.2026.141235.</w:t>
      </w:r>
    </w:p>
    <w:p w14:paraId="14DDAD68"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MAHMOOD ABD ELKHALIK, S.; ALSAYYED, N. M.; SUKKARI, L.; ALLAN, B.; SWEIS, R. </w:t>
      </w:r>
      <w:r>
        <w:rPr>
          <w:rFonts w:ascii="Times New Roman" w:eastAsia="Times New Roman" w:hAnsi="Times New Roman" w:cs="Times New Roman"/>
          <w:b/>
          <w:sz w:val="24"/>
          <w:lang w:val="en-US" w:eastAsia="en-US"/>
        </w:rPr>
        <w:t>Integrating lean principles into sustainability initiatives in the manufacturing sector: a systematic literature review of green and lean practices</w:t>
      </w:r>
      <w:r>
        <w:rPr>
          <w:rFonts w:ascii="Times New Roman" w:eastAsia="Times New Roman" w:hAnsi="Times New Roman" w:cs="Times New Roman"/>
          <w:sz w:val="24"/>
          <w:lang w:val="en-US" w:eastAsia="en-US"/>
        </w:rPr>
        <w:t xml:space="preserve">. Management of Environmental Quality, 2026.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https://doi.org/10.1108/MEQ-06-2025-0414.</w:t>
      </w:r>
    </w:p>
    <w:p w14:paraId="17521958"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MAIER, S.; WEYAND, J. </w:t>
      </w:r>
      <w:r>
        <w:rPr>
          <w:rFonts w:ascii="Times New Roman" w:eastAsia="Times New Roman" w:hAnsi="Times New Roman" w:cs="Times New Roman"/>
          <w:b/>
          <w:sz w:val="24"/>
          <w:lang w:val="en-US" w:eastAsia="en-US"/>
        </w:rPr>
        <w:t>pyteea: a Python-based toolbox for automated technical, economic and environmental assessment</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Alemanha: DLR-TT-TEA, 2025. Documento técnico. Disponível em: https://elib.dlr.de/221589/.</w:t>
      </w:r>
    </w:p>
    <w:p w14:paraId="43A2FF0A"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MCKINNEY, W. </w:t>
      </w:r>
      <w:r>
        <w:rPr>
          <w:rFonts w:ascii="Times New Roman" w:eastAsia="Times New Roman" w:hAnsi="Times New Roman" w:cs="Times New Roman"/>
          <w:b/>
          <w:sz w:val="24"/>
          <w:lang w:val="en-US" w:eastAsia="en-US"/>
        </w:rPr>
        <w:t>Python for data analysis</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2. ed. Sebastopol: O'Reilly Media, 2018.</w:t>
      </w:r>
    </w:p>
    <w:p w14:paraId="5F1EF3B4"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MCKINSEY. </w:t>
      </w:r>
      <w:r>
        <w:rPr>
          <w:rFonts w:ascii="Times New Roman" w:eastAsia="Times New Roman" w:hAnsi="Times New Roman" w:cs="Times New Roman"/>
          <w:b/>
          <w:sz w:val="24"/>
          <w:lang w:eastAsia="en-US"/>
        </w:rPr>
        <w:t>O verdadeiro valor da IA no desenvolvimento de software</w:t>
      </w:r>
      <w:r>
        <w:rPr>
          <w:rFonts w:ascii="Times New Roman" w:eastAsia="Times New Roman" w:hAnsi="Times New Roman" w:cs="Times New Roman"/>
          <w:sz w:val="24"/>
          <w:lang w:eastAsia="en-US"/>
        </w:rPr>
        <w:t xml:space="preserve">. McKinsey &amp; </w:t>
      </w:r>
      <w:proofErr w:type="spellStart"/>
      <w:r>
        <w:rPr>
          <w:rFonts w:ascii="Times New Roman" w:eastAsia="Times New Roman" w:hAnsi="Times New Roman" w:cs="Times New Roman"/>
          <w:sz w:val="24"/>
          <w:lang w:eastAsia="en-US"/>
        </w:rPr>
        <w:t>Company</w:t>
      </w:r>
      <w:proofErr w:type="spellEnd"/>
      <w:r>
        <w:rPr>
          <w:rFonts w:ascii="Times New Roman" w:eastAsia="Times New Roman" w:hAnsi="Times New Roman" w:cs="Times New Roman"/>
          <w:sz w:val="24"/>
          <w:lang w:eastAsia="en-US"/>
        </w:rPr>
        <w:t>, 2025. Disponível em: https://www.mckinsey.com/featured-insights/destaques/o-verdadeiro-valor-da-ia-no-desenvolvimento-de-software/pt.</w:t>
      </w:r>
    </w:p>
    <w:p w14:paraId="41782EC3" w14:textId="77777777" w:rsidR="006968CD" w:rsidRDefault="00000000"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MESQUITA, L. L.; LIZARELLI, F. L.; DUARTE, S.; OPRIME, P. C. </w:t>
      </w:r>
      <w:r>
        <w:rPr>
          <w:rFonts w:ascii="Times New Roman" w:eastAsia="Times New Roman" w:hAnsi="Times New Roman" w:cs="Times New Roman"/>
          <w:b/>
          <w:sz w:val="24"/>
          <w:lang w:val="en-US" w:eastAsia="en-US"/>
        </w:rPr>
        <w:t>Exploring relationships for integrating lean, environmental sustainability and industry 4.0</w:t>
      </w:r>
      <w:r>
        <w:rPr>
          <w:rFonts w:ascii="Times New Roman" w:eastAsia="Times New Roman" w:hAnsi="Times New Roman" w:cs="Times New Roman"/>
          <w:sz w:val="24"/>
          <w:lang w:val="en-US" w:eastAsia="en-US"/>
        </w:rPr>
        <w:t xml:space="preserve">. International Journal of Lean Six Sigma, v. 13, n. 4, p. 863-896, 2022. </w:t>
      </w:r>
      <w:r>
        <w:rPr>
          <w:rFonts w:ascii="Times New Roman" w:eastAsia="Times New Roman" w:hAnsi="Times New Roman" w:cs="Times New Roman"/>
          <w:sz w:val="24"/>
          <w:lang w:eastAsia="en-US"/>
        </w:rPr>
        <w:t>Disponível em: https://doi.org/10.1108/IJLSS-09-2020-0145.</w:t>
      </w:r>
    </w:p>
    <w:p w14:paraId="3AA6B7AC"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MOTTA, P. R. </w:t>
      </w:r>
      <w:r>
        <w:rPr>
          <w:rFonts w:ascii="Times New Roman" w:eastAsia="Times New Roman" w:hAnsi="Times New Roman" w:cs="Times New Roman"/>
          <w:b/>
          <w:sz w:val="24"/>
          <w:lang w:eastAsia="en-US"/>
        </w:rPr>
        <w:t>Gestão contemporânea: a ciência e a arte de ser dirigente</w:t>
      </w:r>
      <w:r>
        <w:rPr>
          <w:rFonts w:ascii="Times New Roman" w:eastAsia="Times New Roman" w:hAnsi="Times New Roman" w:cs="Times New Roman"/>
          <w:sz w:val="24"/>
          <w:lang w:eastAsia="en-US"/>
        </w:rPr>
        <w:t>. 15. ed. Rio de Janeiro: Record, 2004.</w:t>
      </w:r>
    </w:p>
    <w:p w14:paraId="28E10A3E"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NAKAJIMA, S. </w:t>
      </w:r>
      <w:r>
        <w:rPr>
          <w:rFonts w:ascii="Times New Roman" w:eastAsia="Times New Roman" w:hAnsi="Times New Roman" w:cs="Times New Roman"/>
          <w:b/>
          <w:sz w:val="24"/>
          <w:lang w:val="en-US" w:eastAsia="en-US"/>
        </w:rPr>
        <w:t>Introduction to TPM: total productive maintenance</w:t>
      </w:r>
      <w:r>
        <w:rPr>
          <w:rFonts w:ascii="Times New Roman" w:eastAsia="Times New Roman" w:hAnsi="Times New Roman" w:cs="Times New Roman"/>
          <w:sz w:val="24"/>
          <w:lang w:val="en-US" w:eastAsia="en-US"/>
        </w:rPr>
        <w:t>. Cambridge: Productivity Press, 1988.</w:t>
      </w:r>
    </w:p>
    <w:p w14:paraId="5C52AE4F"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NAYAL, K. et al. </w:t>
      </w:r>
      <w:proofErr w:type="spellStart"/>
      <w:r>
        <w:rPr>
          <w:rFonts w:ascii="Times New Roman" w:eastAsia="Times New Roman" w:hAnsi="Times New Roman" w:cs="Times New Roman"/>
          <w:b/>
          <w:sz w:val="24"/>
          <w:lang w:eastAsia="en-US"/>
        </w:rPr>
        <w:t>Integrated</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technologies</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toward</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sustainable</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agriculture</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supply</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chains</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missing</w:t>
      </w:r>
      <w:proofErr w:type="spellEnd"/>
      <w:r>
        <w:rPr>
          <w:rFonts w:ascii="Times New Roman" w:eastAsia="Times New Roman" w:hAnsi="Times New Roman" w:cs="Times New Roman"/>
          <w:b/>
          <w:sz w:val="24"/>
          <w:lang w:eastAsia="en-US"/>
        </w:rPr>
        <w:t xml:space="preserve"> links</w:t>
      </w:r>
      <w:r>
        <w:rPr>
          <w:rFonts w:ascii="Times New Roman" w:eastAsia="Times New Roman" w:hAnsi="Times New Roman" w:cs="Times New Roman"/>
          <w:sz w:val="24"/>
          <w:lang w:eastAsia="en-US"/>
        </w:rPr>
        <w:t xml:space="preserve">. </w:t>
      </w:r>
      <w:r>
        <w:rPr>
          <w:rFonts w:ascii="Times New Roman" w:eastAsia="Times New Roman" w:hAnsi="Times New Roman" w:cs="Times New Roman"/>
          <w:sz w:val="24"/>
          <w:lang w:val="en-US" w:eastAsia="en-US"/>
        </w:rPr>
        <w:t xml:space="preserve">Journal of Enterprise Information Management, v. 38, n. 1, p. 318-368, 2025.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https://doi.org/10.1108/JEIM-09-2020-0381.</w:t>
      </w:r>
    </w:p>
    <w:p w14:paraId="6AF5F8F8"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OLIPHANT, T. E. </w:t>
      </w:r>
      <w:r>
        <w:rPr>
          <w:rFonts w:ascii="Times New Roman" w:eastAsia="Times New Roman" w:hAnsi="Times New Roman" w:cs="Times New Roman"/>
          <w:b/>
          <w:sz w:val="24"/>
          <w:lang w:val="en-US" w:eastAsia="en-US"/>
        </w:rPr>
        <w:t>Guide to NumPy</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 xml:space="preserve">[S. l.]: </w:t>
      </w:r>
      <w:proofErr w:type="spellStart"/>
      <w:r>
        <w:rPr>
          <w:rFonts w:ascii="Times New Roman" w:eastAsia="Times New Roman" w:hAnsi="Times New Roman" w:cs="Times New Roman"/>
          <w:sz w:val="24"/>
          <w:lang w:eastAsia="en-US"/>
        </w:rPr>
        <w:t>Trelgol</w:t>
      </w:r>
      <w:proofErr w:type="spellEnd"/>
      <w:r>
        <w:rPr>
          <w:rFonts w:ascii="Times New Roman" w:eastAsia="Times New Roman" w:hAnsi="Times New Roman" w:cs="Times New Roman"/>
          <w:sz w:val="24"/>
          <w:lang w:eastAsia="en-US"/>
        </w:rPr>
        <w:t xml:space="preserve"> </w:t>
      </w:r>
      <w:proofErr w:type="spellStart"/>
      <w:r>
        <w:rPr>
          <w:rFonts w:ascii="Times New Roman" w:eastAsia="Times New Roman" w:hAnsi="Times New Roman" w:cs="Times New Roman"/>
          <w:sz w:val="24"/>
          <w:lang w:eastAsia="en-US"/>
        </w:rPr>
        <w:t>Publishing</w:t>
      </w:r>
      <w:proofErr w:type="spellEnd"/>
      <w:r>
        <w:rPr>
          <w:rFonts w:ascii="Times New Roman" w:eastAsia="Times New Roman" w:hAnsi="Times New Roman" w:cs="Times New Roman"/>
          <w:sz w:val="24"/>
          <w:lang w:eastAsia="en-US"/>
        </w:rPr>
        <w:t>, 2006.</w:t>
      </w:r>
    </w:p>
    <w:p w14:paraId="795D2DFD"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eastAsia="en-US"/>
        </w:rPr>
        <w:t xml:space="preserve">OLIVARES-AGUILAR, I. C. et al. </w:t>
      </w:r>
      <w:proofErr w:type="spellStart"/>
      <w:r>
        <w:rPr>
          <w:rFonts w:ascii="Times New Roman" w:eastAsia="Times New Roman" w:hAnsi="Times New Roman" w:cs="Times New Roman"/>
          <w:b/>
          <w:sz w:val="24"/>
          <w:lang w:eastAsia="en-US"/>
        </w:rPr>
        <w:t>Methodological</w:t>
      </w:r>
      <w:proofErr w:type="spellEnd"/>
      <w:r>
        <w:rPr>
          <w:rFonts w:ascii="Times New Roman" w:eastAsia="Times New Roman" w:hAnsi="Times New Roman" w:cs="Times New Roman"/>
          <w:b/>
          <w:sz w:val="24"/>
          <w:lang w:eastAsia="en-US"/>
        </w:rPr>
        <w:t xml:space="preserve"> approaches </w:t>
      </w:r>
      <w:proofErr w:type="spellStart"/>
      <w:r>
        <w:rPr>
          <w:rFonts w:ascii="Times New Roman" w:eastAsia="Times New Roman" w:hAnsi="Times New Roman" w:cs="Times New Roman"/>
          <w:b/>
          <w:sz w:val="24"/>
          <w:lang w:eastAsia="en-US"/>
        </w:rPr>
        <w:t>to</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assess</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climate</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vulnerability</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and</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cumulative</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impacts</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on</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coastal</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landscapes</w:t>
      </w:r>
      <w:proofErr w:type="spellEnd"/>
      <w:r>
        <w:rPr>
          <w:rFonts w:ascii="Times New Roman" w:eastAsia="Times New Roman" w:hAnsi="Times New Roman" w:cs="Times New Roman"/>
          <w:sz w:val="24"/>
          <w:lang w:eastAsia="en-US"/>
        </w:rPr>
        <w:t xml:space="preserve">. </w:t>
      </w:r>
      <w:r>
        <w:rPr>
          <w:rFonts w:ascii="Times New Roman" w:eastAsia="Times New Roman" w:hAnsi="Times New Roman" w:cs="Times New Roman"/>
          <w:sz w:val="24"/>
          <w:lang w:val="en-US" w:eastAsia="en-US"/>
        </w:rPr>
        <w:t xml:space="preserve">Frontiers in Climate, v. 4, art. 1018182, 2022.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https://doi.org/10.3389/fclim.2022.1018182.</w:t>
      </w:r>
    </w:p>
    <w:p w14:paraId="06BA3255"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OLIVEIRA, M. R. G. de; MEDEIROS NETO, L. B. de. </w:t>
      </w:r>
      <w:r>
        <w:rPr>
          <w:rFonts w:ascii="Times New Roman" w:eastAsia="Times New Roman" w:hAnsi="Times New Roman" w:cs="Times New Roman"/>
          <w:b/>
          <w:sz w:val="24"/>
          <w:lang w:eastAsia="en-US"/>
        </w:rPr>
        <w:t xml:space="preserve">Simulação de Monte Carlo e </w:t>
      </w:r>
      <w:proofErr w:type="spellStart"/>
      <w:r>
        <w:rPr>
          <w:rFonts w:ascii="Times New Roman" w:eastAsia="Times New Roman" w:hAnsi="Times New Roman" w:cs="Times New Roman"/>
          <w:b/>
          <w:sz w:val="24"/>
          <w:lang w:eastAsia="en-US"/>
        </w:rPr>
        <w:t>valuation</w:t>
      </w:r>
      <w:proofErr w:type="spellEnd"/>
      <w:r>
        <w:rPr>
          <w:rFonts w:ascii="Times New Roman" w:eastAsia="Times New Roman" w:hAnsi="Times New Roman" w:cs="Times New Roman"/>
          <w:b/>
          <w:sz w:val="24"/>
          <w:lang w:eastAsia="en-US"/>
        </w:rPr>
        <w:t>: uma abordagem estocástica</w:t>
      </w:r>
      <w:r>
        <w:rPr>
          <w:rFonts w:ascii="Times New Roman" w:eastAsia="Times New Roman" w:hAnsi="Times New Roman" w:cs="Times New Roman"/>
          <w:sz w:val="24"/>
          <w:lang w:eastAsia="en-US"/>
        </w:rPr>
        <w:t>. REGE – Revista de Gestão, São Paulo, v. 19, n. 3, p. 449-466, 2012. Disponível em: https://doi.org/10.5700/rege474.</w:t>
      </w:r>
    </w:p>
    <w:p w14:paraId="30299E41"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ONU – ORGANIZAÇÃO DAS NAÇÕES UNIDAS. </w:t>
      </w:r>
      <w:r>
        <w:rPr>
          <w:rFonts w:ascii="Times New Roman" w:eastAsia="Times New Roman" w:hAnsi="Times New Roman" w:cs="Times New Roman"/>
          <w:b/>
          <w:sz w:val="24"/>
          <w:lang w:eastAsia="en-US"/>
        </w:rPr>
        <w:t>Transformando nosso mundo: a Agenda 2030 para o desenvolvimento sustentável</w:t>
      </w:r>
      <w:r>
        <w:rPr>
          <w:rFonts w:ascii="Times New Roman" w:eastAsia="Times New Roman" w:hAnsi="Times New Roman" w:cs="Times New Roman"/>
          <w:sz w:val="24"/>
          <w:lang w:eastAsia="en-US"/>
        </w:rPr>
        <w:t>. Nova York: ONU, 2015. Disponível em: https://brasil.un.org/pt-br/91863-agenda-2030-para-o-desenvolvimento-sustentavel.</w:t>
      </w:r>
    </w:p>
    <w:p w14:paraId="47A8E001"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OSÓRIO, F. S. </w:t>
      </w:r>
      <w:r>
        <w:rPr>
          <w:rFonts w:ascii="Times New Roman" w:eastAsia="Times New Roman" w:hAnsi="Times New Roman" w:cs="Times New Roman"/>
          <w:b/>
          <w:sz w:val="24"/>
          <w:lang w:eastAsia="en-US"/>
        </w:rPr>
        <w:t>Inteligência Artificial: usos, impactos e desafios no ensino superior</w:t>
      </w:r>
      <w:r>
        <w:rPr>
          <w:rFonts w:ascii="Times New Roman" w:eastAsia="Times New Roman" w:hAnsi="Times New Roman" w:cs="Times New Roman"/>
          <w:sz w:val="24"/>
          <w:lang w:eastAsia="en-US"/>
        </w:rPr>
        <w:t>. In: PINTO JR., A.; CONSONNI, S. R. (org.). Inteligência Artificial, Competências e Tecnologias Digitais na Educação Superior. Campinas: BCCL/UNICAMP, 2025. p. 55-80.</w:t>
      </w:r>
    </w:p>
    <w:p w14:paraId="34A66FA3"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PAGE, M. J. </w:t>
      </w:r>
      <w:r>
        <w:rPr>
          <w:rFonts w:ascii="Times New Roman" w:eastAsia="Times New Roman" w:hAnsi="Times New Roman" w:cs="Times New Roman"/>
          <w:i/>
          <w:iCs/>
          <w:sz w:val="24"/>
          <w:lang w:eastAsia="en-US"/>
        </w:rPr>
        <w:t>et al</w:t>
      </w:r>
      <w:r>
        <w:rPr>
          <w:rFonts w:ascii="Times New Roman" w:eastAsia="Times New Roman" w:hAnsi="Times New Roman" w:cs="Times New Roman"/>
          <w:sz w:val="24"/>
          <w:lang w:eastAsia="en-US"/>
        </w:rPr>
        <w:t xml:space="preserve">. </w:t>
      </w:r>
      <w:r>
        <w:rPr>
          <w:rFonts w:ascii="Times New Roman" w:eastAsia="Times New Roman" w:hAnsi="Times New Roman" w:cs="Times New Roman"/>
          <w:b/>
          <w:sz w:val="24"/>
          <w:lang w:eastAsia="en-US"/>
        </w:rPr>
        <w:t xml:space="preserve">The PRISMA 2020 </w:t>
      </w:r>
      <w:proofErr w:type="spellStart"/>
      <w:r>
        <w:rPr>
          <w:rFonts w:ascii="Times New Roman" w:eastAsia="Times New Roman" w:hAnsi="Times New Roman" w:cs="Times New Roman"/>
          <w:b/>
          <w:sz w:val="24"/>
          <w:lang w:eastAsia="en-US"/>
        </w:rPr>
        <w:t>statement</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an</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updated</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guideline</w:t>
      </w:r>
      <w:proofErr w:type="spellEnd"/>
      <w:r>
        <w:rPr>
          <w:rFonts w:ascii="Times New Roman" w:eastAsia="Times New Roman" w:hAnsi="Times New Roman" w:cs="Times New Roman"/>
          <w:b/>
          <w:sz w:val="24"/>
          <w:lang w:eastAsia="en-US"/>
        </w:rPr>
        <w:t xml:space="preserve"> for </w:t>
      </w:r>
      <w:proofErr w:type="spellStart"/>
      <w:r>
        <w:rPr>
          <w:rFonts w:ascii="Times New Roman" w:eastAsia="Times New Roman" w:hAnsi="Times New Roman" w:cs="Times New Roman"/>
          <w:b/>
          <w:sz w:val="24"/>
          <w:lang w:eastAsia="en-US"/>
        </w:rPr>
        <w:t>reporting</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systematic</w:t>
      </w:r>
      <w:proofErr w:type="spellEnd"/>
      <w:r>
        <w:rPr>
          <w:rFonts w:ascii="Times New Roman" w:eastAsia="Times New Roman" w:hAnsi="Times New Roman" w:cs="Times New Roman"/>
          <w:b/>
          <w:sz w:val="24"/>
          <w:lang w:eastAsia="en-US"/>
        </w:rPr>
        <w:t xml:space="preserve"> reviews</w:t>
      </w:r>
      <w:r>
        <w:rPr>
          <w:rFonts w:ascii="Times New Roman" w:eastAsia="Times New Roman" w:hAnsi="Times New Roman" w:cs="Times New Roman"/>
          <w:sz w:val="24"/>
          <w:lang w:eastAsia="en-US"/>
        </w:rPr>
        <w:t>. BMJ, v. 372, art. n71, 2021. Disponível em: https://doi.org/10.1136/bmj.n71.</w:t>
      </w:r>
    </w:p>
    <w:p w14:paraId="7015A1EB"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PAGH, J. D.; COOPER, M. C. </w:t>
      </w:r>
      <w:r>
        <w:rPr>
          <w:rFonts w:ascii="Times New Roman" w:eastAsia="Times New Roman" w:hAnsi="Times New Roman" w:cs="Times New Roman"/>
          <w:b/>
          <w:sz w:val="24"/>
          <w:lang w:val="en-US" w:eastAsia="en-US"/>
        </w:rPr>
        <w:t>Supply chain postponement and speculation strategies: how to choose the right strategy</w:t>
      </w:r>
      <w:r>
        <w:rPr>
          <w:rFonts w:ascii="Times New Roman" w:eastAsia="Times New Roman" w:hAnsi="Times New Roman" w:cs="Times New Roman"/>
          <w:sz w:val="24"/>
          <w:lang w:val="en-US" w:eastAsia="en-US"/>
        </w:rPr>
        <w:t>. Journal of Business Logistics, Oak Brook, v. 19, n. 2, p. 13-33, 1998.</w:t>
      </w:r>
    </w:p>
    <w:p w14:paraId="08F1AF2F"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PARMENTER, D. </w:t>
      </w:r>
      <w:r>
        <w:rPr>
          <w:rFonts w:ascii="Times New Roman" w:eastAsia="Times New Roman" w:hAnsi="Times New Roman" w:cs="Times New Roman"/>
          <w:b/>
          <w:sz w:val="24"/>
          <w:lang w:val="en-US" w:eastAsia="en-US"/>
        </w:rPr>
        <w:t>Key Performance Indicators: developing, implementing, and using winning KPIs</w:t>
      </w:r>
      <w:r>
        <w:rPr>
          <w:rFonts w:ascii="Times New Roman" w:eastAsia="Times New Roman" w:hAnsi="Times New Roman" w:cs="Times New Roman"/>
          <w:sz w:val="24"/>
          <w:lang w:val="en-US" w:eastAsia="en-US"/>
        </w:rPr>
        <w:t xml:space="preserve">. 3. ed. </w:t>
      </w:r>
      <w:proofErr w:type="spellStart"/>
      <w:r>
        <w:rPr>
          <w:rFonts w:ascii="Times New Roman" w:eastAsia="Times New Roman" w:hAnsi="Times New Roman" w:cs="Times New Roman"/>
          <w:sz w:val="24"/>
          <w:lang w:eastAsia="en-US"/>
        </w:rPr>
        <w:t>Hoboken</w:t>
      </w:r>
      <w:proofErr w:type="spellEnd"/>
      <w:r>
        <w:rPr>
          <w:rFonts w:ascii="Times New Roman" w:eastAsia="Times New Roman" w:hAnsi="Times New Roman" w:cs="Times New Roman"/>
          <w:sz w:val="24"/>
          <w:lang w:eastAsia="en-US"/>
        </w:rPr>
        <w:t>: John Wiley &amp; Sons, 2015.</w:t>
      </w:r>
    </w:p>
    <w:p w14:paraId="3ADA4676"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PINTO JR., A.; CONSONNI, S. R. (org.). </w:t>
      </w:r>
      <w:r>
        <w:rPr>
          <w:rFonts w:ascii="Times New Roman" w:eastAsia="Times New Roman" w:hAnsi="Times New Roman" w:cs="Times New Roman"/>
          <w:b/>
          <w:sz w:val="24"/>
          <w:lang w:eastAsia="en-US"/>
        </w:rPr>
        <w:t>Inteligência Artificial, Competências e Tecnologias Digitais na Educação Superior</w:t>
      </w:r>
      <w:r>
        <w:rPr>
          <w:rFonts w:ascii="Times New Roman" w:eastAsia="Times New Roman" w:hAnsi="Times New Roman" w:cs="Times New Roman"/>
          <w:sz w:val="24"/>
          <w:lang w:eastAsia="en-US"/>
        </w:rPr>
        <w:t>. Campinas: BCCL/UNICAMP, 2025. ISBN 978-65-88816-86-8.</w:t>
      </w:r>
    </w:p>
    <w:p w14:paraId="62CDF308"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PMI – PROJECT MANAGEMENT INSTITUTE. </w:t>
      </w:r>
      <w:r>
        <w:rPr>
          <w:rFonts w:ascii="Times New Roman" w:eastAsia="Times New Roman" w:hAnsi="Times New Roman" w:cs="Times New Roman"/>
          <w:b/>
          <w:sz w:val="24"/>
          <w:lang w:eastAsia="en-US"/>
        </w:rPr>
        <w:t>Guia PMBOK: um guia do conhecimento em gerenciamento de projetos</w:t>
      </w:r>
      <w:r>
        <w:rPr>
          <w:rFonts w:ascii="Times New Roman" w:eastAsia="Times New Roman" w:hAnsi="Times New Roman" w:cs="Times New Roman"/>
          <w:sz w:val="24"/>
          <w:lang w:eastAsia="en-US"/>
        </w:rPr>
        <w:t>. 7. ed. Newtown Square, PA: PMI, 2021.</w:t>
      </w:r>
    </w:p>
    <w:p w14:paraId="11F175C4"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PORTER, M. E. </w:t>
      </w:r>
      <w:r>
        <w:rPr>
          <w:rFonts w:ascii="Times New Roman" w:eastAsia="Times New Roman" w:hAnsi="Times New Roman" w:cs="Times New Roman"/>
          <w:b/>
          <w:sz w:val="24"/>
          <w:lang w:val="en-US" w:eastAsia="en-US"/>
        </w:rPr>
        <w:t>What is strategy?</w:t>
      </w:r>
      <w:r>
        <w:rPr>
          <w:rFonts w:ascii="Times New Roman" w:eastAsia="Times New Roman" w:hAnsi="Times New Roman" w:cs="Times New Roman"/>
          <w:sz w:val="24"/>
          <w:lang w:val="en-US" w:eastAsia="en-US"/>
        </w:rPr>
        <w:t xml:space="preserve"> Harvard Business Review, Boston, v. 74, n. 6, p. 61-78, </w:t>
      </w:r>
      <w:proofErr w:type="spellStart"/>
      <w:proofErr w:type="gramStart"/>
      <w:r>
        <w:rPr>
          <w:rFonts w:ascii="Times New Roman" w:eastAsia="Times New Roman" w:hAnsi="Times New Roman" w:cs="Times New Roman"/>
          <w:sz w:val="24"/>
          <w:lang w:val="en-US" w:eastAsia="en-US"/>
        </w:rPr>
        <w:t>nov.</w:t>
      </w:r>
      <w:proofErr w:type="spellEnd"/>
      <w:r>
        <w:rPr>
          <w:rFonts w:ascii="Times New Roman" w:eastAsia="Times New Roman" w:hAnsi="Times New Roman" w:cs="Times New Roman"/>
          <w:sz w:val="24"/>
          <w:lang w:val="en-US" w:eastAsia="en-US"/>
        </w:rPr>
        <w:t>/</w:t>
      </w:r>
      <w:proofErr w:type="spellStart"/>
      <w:proofErr w:type="gramEnd"/>
      <w:r>
        <w:rPr>
          <w:rFonts w:ascii="Times New Roman" w:eastAsia="Times New Roman" w:hAnsi="Times New Roman" w:cs="Times New Roman"/>
          <w:sz w:val="24"/>
          <w:lang w:val="en-US" w:eastAsia="en-US"/>
        </w:rPr>
        <w:t>dez</w:t>
      </w:r>
      <w:proofErr w:type="spellEnd"/>
      <w:r>
        <w:rPr>
          <w:rFonts w:ascii="Times New Roman" w:eastAsia="Times New Roman" w:hAnsi="Times New Roman" w:cs="Times New Roman"/>
          <w:sz w:val="24"/>
          <w:lang w:val="en-US" w:eastAsia="en-US"/>
        </w:rPr>
        <w:t xml:space="preserve">. 1996. </w:t>
      </w:r>
      <w:r>
        <w:rPr>
          <w:rFonts w:ascii="Times New Roman" w:eastAsia="Times New Roman" w:hAnsi="Times New Roman" w:cs="Times New Roman"/>
          <w:sz w:val="24"/>
          <w:lang w:eastAsia="en-US"/>
        </w:rPr>
        <w:t>Disponível em: https://hbr.org/1996/11/what-is-strategy.</w:t>
      </w:r>
    </w:p>
    <w:p w14:paraId="773F9D57"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QUEIROZ, G. A.; ALVES JUNIOR, P. N.; COSTA MELO, I. </w:t>
      </w:r>
      <w:r>
        <w:rPr>
          <w:rFonts w:ascii="Times New Roman" w:eastAsia="Times New Roman" w:hAnsi="Times New Roman" w:cs="Times New Roman"/>
          <w:b/>
          <w:sz w:val="24"/>
          <w:lang w:val="en-US" w:eastAsia="en-US"/>
        </w:rPr>
        <w:t>Digitalization as an enabler to SMEs implementing Lean-Green? A systematic review through the topic modelling approach</w:t>
      </w:r>
      <w:r>
        <w:rPr>
          <w:rFonts w:ascii="Times New Roman" w:eastAsia="Times New Roman" w:hAnsi="Times New Roman" w:cs="Times New Roman"/>
          <w:sz w:val="24"/>
          <w:lang w:val="en-US" w:eastAsia="en-US"/>
        </w:rPr>
        <w:t xml:space="preserve">. Sustainability, Basel, v. 14, n. 21, art. 14089, 2022. </w:t>
      </w:r>
      <w:r>
        <w:rPr>
          <w:rFonts w:ascii="Times New Roman" w:eastAsia="Times New Roman" w:hAnsi="Times New Roman" w:cs="Times New Roman"/>
          <w:sz w:val="24"/>
          <w:lang w:eastAsia="en-US"/>
        </w:rPr>
        <w:t>Disponível em: https://doi.org/10.3390/su142114089.</w:t>
      </w:r>
    </w:p>
    <w:p w14:paraId="5E841B33"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RAMOS, J. F. et al. </w:t>
      </w:r>
      <w:r>
        <w:rPr>
          <w:rFonts w:ascii="Times New Roman" w:eastAsia="Times New Roman" w:hAnsi="Times New Roman" w:cs="Times New Roman"/>
          <w:b/>
          <w:sz w:val="24"/>
          <w:lang w:eastAsia="en-US"/>
        </w:rPr>
        <w:t>Desenvolvimento de software para análise de viabilidade econômica em empreendimentos aquícolas</w:t>
      </w:r>
      <w:r>
        <w:rPr>
          <w:rFonts w:ascii="Times New Roman" w:eastAsia="Times New Roman" w:hAnsi="Times New Roman" w:cs="Times New Roman"/>
          <w:sz w:val="24"/>
          <w:lang w:eastAsia="en-US"/>
        </w:rPr>
        <w:t>. In: CONGRESSO TÉCNICO CIENTÍFICO DA ENGENHARIA E DA AGRONOMIA, 10., 2024, Salvador. Anais [...]. [Brasília]: Confea, 2024. p. 1-5. Disponível em: https://www.confea.org.br/midias/uploads-imce/contecc%202024/AGRO/DESENVOLVIMENTO_DE_SOFTWARE_PARA_AN%C3%81LISE_DE_VIABILIDADE_ECON%C3%94MICA_EM_EMPREENDIMENTOS_AQU%C3%8DCOLAS.pdf.</w:t>
      </w:r>
    </w:p>
    <w:p w14:paraId="0D145277"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RAZA, M. H.; ZHONG, R. Y. </w:t>
      </w:r>
      <w:r>
        <w:rPr>
          <w:rFonts w:ascii="Times New Roman" w:eastAsia="Times New Roman" w:hAnsi="Times New Roman" w:cs="Times New Roman"/>
          <w:b/>
          <w:sz w:val="24"/>
          <w:lang w:val="en-US" w:eastAsia="en-US"/>
        </w:rPr>
        <w:t>Integration of additive manufacturing, lean and green construction: a conceptual framework</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Procedia CIRP, v. 128, p. 180-185, 2024. Disponível em: https://doi.org/10.1016/j.procir.2024.06.018.</w:t>
      </w:r>
    </w:p>
    <w:p w14:paraId="5FAC5806"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REZENDE, F. P. et al. </w:t>
      </w:r>
      <w:r>
        <w:rPr>
          <w:rFonts w:ascii="Times New Roman" w:eastAsia="Times New Roman" w:hAnsi="Times New Roman" w:cs="Times New Roman"/>
          <w:b/>
          <w:sz w:val="24"/>
          <w:lang w:eastAsia="en-US"/>
        </w:rPr>
        <w:t>Sistemas e infraestrutura de produção</w:t>
      </w:r>
      <w:r>
        <w:rPr>
          <w:rFonts w:ascii="Times New Roman" w:eastAsia="Times New Roman" w:hAnsi="Times New Roman" w:cs="Times New Roman"/>
          <w:sz w:val="24"/>
          <w:lang w:eastAsia="en-US"/>
        </w:rPr>
        <w:t>. In: REZENDE, F. P.; FUJIMOTO, R. Y. (org.). Peixes ornamentais no Brasil: mercado, legislação, sistemas de produção e sanidade. Brasília, DF: Embrapa, 2021. p. 139-226. Disponível em: https://www.infoteca.cnptia.embrapa.br/infoteca/handle/doc/1133452.</w:t>
      </w:r>
    </w:p>
    <w:p w14:paraId="71B9D23E" w14:textId="77777777" w:rsidR="00EF67FC" w:rsidRDefault="00000000">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RUBINSTEIN, R. Y.; KROESE, D. P. </w:t>
      </w:r>
      <w:proofErr w:type="spellStart"/>
      <w:r>
        <w:rPr>
          <w:rFonts w:ascii="Times New Roman" w:eastAsia="Times New Roman" w:hAnsi="Times New Roman" w:cs="Times New Roman"/>
          <w:b/>
          <w:bCs/>
          <w:sz w:val="24"/>
          <w:lang w:eastAsia="en-US"/>
        </w:rPr>
        <w:t>Simulation</w:t>
      </w:r>
      <w:proofErr w:type="spellEnd"/>
      <w:r>
        <w:rPr>
          <w:rFonts w:ascii="Times New Roman" w:eastAsia="Times New Roman" w:hAnsi="Times New Roman" w:cs="Times New Roman"/>
          <w:b/>
          <w:bCs/>
          <w:sz w:val="24"/>
          <w:lang w:eastAsia="en-US"/>
        </w:rPr>
        <w:t xml:space="preserve"> </w:t>
      </w:r>
      <w:proofErr w:type="spellStart"/>
      <w:r>
        <w:rPr>
          <w:rFonts w:ascii="Times New Roman" w:eastAsia="Times New Roman" w:hAnsi="Times New Roman" w:cs="Times New Roman"/>
          <w:b/>
          <w:bCs/>
          <w:sz w:val="24"/>
          <w:lang w:eastAsia="en-US"/>
        </w:rPr>
        <w:t>and</w:t>
      </w:r>
      <w:proofErr w:type="spellEnd"/>
      <w:r>
        <w:rPr>
          <w:rFonts w:ascii="Times New Roman" w:eastAsia="Times New Roman" w:hAnsi="Times New Roman" w:cs="Times New Roman"/>
          <w:b/>
          <w:bCs/>
          <w:sz w:val="24"/>
          <w:lang w:eastAsia="en-US"/>
        </w:rPr>
        <w:t xml:space="preserve"> </w:t>
      </w:r>
      <w:proofErr w:type="spellStart"/>
      <w:r>
        <w:rPr>
          <w:rFonts w:ascii="Times New Roman" w:eastAsia="Times New Roman" w:hAnsi="Times New Roman" w:cs="Times New Roman"/>
          <w:b/>
          <w:bCs/>
          <w:sz w:val="24"/>
          <w:lang w:eastAsia="en-US"/>
        </w:rPr>
        <w:t>the</w:t>
      </w:r>
      <w:proofErr w:type="spellEnd"/>
      <w:r>
        <w:rPr>
          <w:rFonts w:ascii="Times New Roman" w:eastAsia="Times New Roman" w:hAnsi="Times New Roman" w:cs="Times New Roman"/>
          <w:b/>
          <w:bCs/>
          <w:sz w:val="24"/>
          <w:lang w:eastAsia="en-US"/>
        </w:rPr>
        <w:t xml:space="preserve"> Monte Carlo </w:t>
      </w:r>
      <w:proofErr w:type="spellStart"/>
      <w:r>
        <w:rPr>
          <w:rFonts w:ascii="Times New Roman" w:eastAsia="Times New Roman" w:hAnsi="Times New Roman" w:cs="Times New Roman"/>
          <w:b/>
          <w:bCs/>
          <w:sz w:val="24"/>
          <w:lang w:eastAsia="en-US"/>
        </w:rPr>
        <w:t>method</w:t>
      </w:r>
      <w:proofErr w:type="spellEnd"/>
      <w:r>
        <w:rPr>
          <w:rFonts w:ascii="Times New Roman" w:eastAsia="Times New Roman" w:hAnsi="Times New Roman" w:cs="Times New Roman"/>
          <w:sz w:val="24"/>
          <w:lang w:eastAsia="en-US"/>
        </w:rPr>
        <w:t xml:space="preserve">. 3. ed. </w:t>
      </w:r>
      <w:proofErr w:type="spellStart"/>
      <w:r>
        <w:rPr>
          <w:rFonts w:ascii="Times New Roman" w:eastAsia="Times New Roman" w:hAnsi="Times New Roman" w:cs="Times New Roman"/>
          <w:sz w:val="24"/>
          <w:lang w:eastAsia="en-US"/>
        </w:rPr>
        <w:t>Hoboken</w:t>
      </w:r>
      <w:proofErr w:type="spellEnd"/>
      <w:r>
        <w:rPr>
          <w:rFonts w:ascii="Times New Roman" w:eastAsia="Times New Roman" w:hAnsi="Times New Roman" w:cs="Times New Roman"/>
          <w:sz w:val="24"/>
          <w:lang w:eastAsia="en-US"/>
        </w:rPr>
        <w:t xml:space="preserve">: John Wiley &amp; Sons, 2017. (Wiley Series in </w:t>
      </w:r>
      <w:proofErr w:type="spellStart"/>
      <w:r>
        <w:rPr>
          <w:rFonts w:ascii="Times New Roman" w:eastAsia="Times New Roman" w:hAnsi="Times New Roman" w:cs="Times New Roman"/>
          <w:sz w:val="24"/>
          <w:lang w:eastAsia="en-US"/>
        </w:rPr>
        <w:t>Probability</w:t>
      </w:r>
      <w:proofErr w:type="spellEnd"/>
      <w:r>
        <w:rPr>
          <w:rFonts w:ascii="Times New Roman" w:eastAsia="Times New Roman" w:hAnsi="Times New Roman" w:cs="Times New Roman"/>
          <w:sz w:val="24"/>
          <w:lang w:eastAsia="en-US"/>
        </w:rPr>
        <w:t xml:space="preserve"> </w:t>
      </w:r>
      <w:proofErr w:type="spellStart"/>
      <w:r>
        <w:rPr>
          <w:rFonts w:ascii="Times New Roman" w:eastAsia="Times New Roman" w:hAnsi="Times New Roman" w:cs="Times New Roman"/>
          <w:sz w:val="24"/>
          <w:lang w:eastAsia="en-US"/>
        </w:rPr>
        <w:t>and</w:t>
      </w:r>
      <w:proofErr w:type="spellEnd"/>
      <w:r>
        <w:rPr>
          <w:rFonts w:ascii="Times New Roman" w:eastAsia="Times New Roman" w:hAnsi="Times New Roman" w:cs="Times New Roman"/>
          <w:sz w:val="24"/>
          <w:lang w:eastAsia="en-US"/>
        </w:rPr>
        <w:t xml:space="preserve"> </w:t>
      </w:r>
      <w:proofErr w:type="spellStart"/>
      <w:r>
        <w:rPr>
          <w:rFonts w:ascii="Times New Roman" w:eastAsia="Times New Roman" w:hAnsi="Times New Roman" w:cs="Times New Roman"/>
          <w:sz w:val="24"/>
          <w:lang w:eastAsia="en-US"/>
        </w:rPr>
        <w:t>Statistics</w:t>
      </w:r>
      <w:proofErr w:type="spellEnd"/>
      <w:r>
        <w:rPr>
          <w:rFonts w:ascii="Times New Roman" w:eastAsia="Times New Roman" w:hAnsi="Times New Roman" w:cs="Times New Roman"/>
          <w:sz w:val="24"/>
          <w:lang w:eastAsia="en-US"/>
        </w:rPr>
        <w:t>). Disponível em: https://doi.org/10.1002/9781118631980.</w:t>
      </w:r>
    </w:p>
    <w:p w14:paraId="00C37C3A"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RYAN, M. J.; WHEATCRAFT, L. S. </w:t>
      </w:r>
      <w:r>
        <w:rPr>
          <w:rFonts w:ascii="Times New Roman" w:eastAsia="Times New Roman" w:hAnsi="Times New Roman" w:cs="Times New Roman"/>
          <w:b/>
          <w:sz w:val="24"/>
          <w:lang w:val="en-US" w:eastAsia="en-US"/>
        </w:rPr>
        <w:t>On the use of the terms verification and validation</w:t>
      </w:r>
      <w:r>
        <w:rPr>
          <w:rFonts w:ascii="Times New Roman" w:eastAsia="Times New Roman" w:hAnsi="Times New Roman" w:cs="Times New Roman"/>
          <w:sz w:val="24"/>
          <w:lang w:val="en-US" w:eastAsia="en-US"/>
        </w:rPr>
        <w:t xml:space="preserve">. In: INCOSE INTERNATIONAL SYMPOSIUM, 2017, Adelaide. Proceedings […]. Adelaide: Wiley, 2017. </w:t>
      </w:r>
      <w:proofErr w:type="gramStart"/>
      <w:r>
        <w:rPr>
          <w:rFonts w:ascii="Times New Roman" w:eastAsia="Times New Roman" w:hAnsi="Times New Roman" w:cs="Times New Roman"/>
          <w:sz w:val="24"/>
          <w:lang w:val="en-US" w:eastAsia="en-US"/>
        </w:rPr>
        <w:t>p. 1</w:t>
      </w:r>
      <w:proofErr w:type="gramEnd"/>
      <w:r>
        <w:rPr>
          <w:rFonts w:ascii="Times New Roman" w:eastAsia="Times New Roman" w:hAnsi="Times New Roman" w:cs="Times New Roman"/>
          <w:sz w:val="24"/>
          <w:lang w:val="en-US" w:eastAsia="en-US"/>
        </w:rPr>
        <w:t xml:space="preserve">-15.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https://doi.org/10.1002/j.2334-5837.2017.00427.x.</w:t>
      </w:r>
    </w:p>
    <w:p>
      <w:pPr>
        <w:suppressAutoHyphens w:val="0"/>
        <w:spacing w:after="240" w:line="240" w:lineRule="auto"/>
        <w:rPr>
          <w:ins w:id="882517" w:author="Claude" w:date="2026-10-07T12:00:00Z"/>
          <w:rFonts w:ascii="Times New Roman" w:eastAsia="Times New Roman" w:hAnsi="Times New Roman" w:cs="Times New Roman"/>
          <w:sz w:val="24"/>
          <w:lang w:eastAsia="en-US"/>
        </w:rPr>
      </w:pPr>
      <w:ins w:id="882518" w:author="Claude" w:date="2026-10-07T12:00:00Z">
        <w:r>
          <w:rPr>
            <w:rFonts w:ascii="Times New Roman" w:eastAsia="Times New Roman" w:hAnsi="Times New Roman" w:cs="Times New Roman"/>
            <w:sz w:val="24"/>
            <w:lang w:eastAsia="en-US"/>
          </w:rPr>
          <w:t xml:space="preserve">SAATY, T. L. </w:t>
        </w:r>
        <w:r>
          <w:rPr>
            <w:rFonts w:ascii="Times New Roman" w:eastAsia="Times New Roman" w:hAnsi="Times New Roman" w:cs="Times New Roman"/>
            <w:b/>
            <w:sz w:val="24"/>
            <w:lang w:eastAsia="en-US"/>
          </w:rPr>
          <w:t xml:space="preserve">The analytic hierarchy process: planning, priority setting, resource allocation</w:t>
        </w:r>
        <w:r>
          <w:rPr>
            <w:rFonts w:ascii="Times New Roman" w:eastAsia="Times New Roman" w:hAnsi="Times New Roman" w:cs="Times New Roman"/>
            <w:sz w:val="24"/>
            <w:lang w:eastAsia="en-US"/>
          </w:rPr>
          <w:t xml:space="preserve">. New York: McGraw-Hill, 1980.</w:t>
        </w:r>
      </w:ins>
    </w:p>
    <w:p w14:paraId="66817F88"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SACHS, I. </w:t>
      </w:r>
      <w:r>
        <w:rPr>
          <w:rFonts w:ascii="Times New Roman" w:eastAsia="Times New Roman" w:hAnsi="Times New Roman" w:cs="Times New Roman"/>
          <w:b/>
          <w:sz w:val="24"/>
          <w:lang w:eastAsia="en-US"/>
        </w:rPr>
        <w:t>Caminhos para o desenvolvimento sustentável</w:t>
      </w:r>
      <w:r>
        <w:rPr>
          <w:rFonts w:ascii="Times New Roman" w:eastAsia="Times New Roman" w:hAnsi="Times New Roman" w:cs="Times New Roman"/>
          <w:sz w:val="24"/>
          <w:lang w:eastAsia="en-US"/>
        </w:rPr>
        <w:t xml:space="preserve">. Rio de Janeiro: </w:t>
      </w:r>
      <w:proofErr w:type="spellStart"/>
      <w:r>
        <w:rPr>
          <w:rFonts w:ascii="Times New Roman" w:eastAsia="Times New Roman" w:hAnsi="Times New Roman" w:cs="Times New Roman"/>
          <w:sz w:val="24"/>
          <w:lang w:eastAsia="en-US"/>
        </w:rPr>
        <w:t>Garamond</w:t>
      </w:r>
      <w:proofErr w:type="spellEnd"/>
      <w:r>
        <w:rPr>
          <w:rFonts w:ascii="Times New Roman" w:eastAsia="Times New Roman" w:hAnsi="Times New Roman" w:cs="Times New Roman"/>
          <w:sz w:val="24"/>
          <w:lang w:eastAsia="en-US"/>
        </w:rPr>
        <w:t>, 2009.</w:t>
      </w:r>
    </w:p>
    <w:p w14:paraId="110662AC"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SANTOS, G. et al. </w:t>
      </w:r>
      <w:r>
        <w:rPr>
          <w:rFonts w:ascii="Times New Roman" w:eastAsia="Times New Roman" w:hAnsi="Times New Roman" w:cs="Times New Roman"/>
          <w:b/>
          <w:sz w:val="24"/>
          <w:lang w:eastAsia="en-US"/>
        </w:rPr>
        <w:t>Partindo do DT aplicado à engenharia de prompt</w:t>
      </w:r>
      <w:r>
        <w:rPr>
          <w:rFonts w:ascii="Times New Roman" w:eastAsia="Times New Roman" w:hAnsi="Times New Roman" w:cs="Times New Roman"/>
          <w:sz w:val="24"/>
          <w:lang w:eastAsia="en-US"/>
        </w:rPr>
        <w:t xml:space="preserve">. Anais do Congresso Brasileiro de Assistentes Sociais (CBAS), 2025. Disponível em: </w:t>
      </w:r>
      <w:r w:rsidR="003464CE">
        <w:rPr>
          <w:rFonts w:ascii="Times New Roman" w:eastAsia="Times New Roman" w:hAnsi="Times New Roman" w:cs="Times New Roman"/>
          <w:sz w:val="24"/>
          <w:lang w:eastAsia="en-US"/>
        </w:rPr>
        <w:t>&lt;</w:t>
      </w:r>
      <w:r>
        <w:rPr>
          <w:rFonts w:ascii="Times New Roman" w:eastAsia="Times New Roman" w:hAnsi="Times New Roman" w:cs="Times New Roman"/>
          <w:sz w:val="24"/>
          <w:lang w:eastAsia="en-US"/>
        </w:rPr>
        <w:t>https://cfess.org.br/cbas2025-assets/pdf/625-1278387_08_08_2025_23-13-42_7623_v4.pdf.</w:t>
      </w:r>
      <w:r w:rsidR="003464CE">
        <w:rPr>
          <w:rFonts w:ascii="Times New Roman" w:eastAsia="Times New Roman" w:hAnsi="Times New Roman" w:cs="Times New Roman"/>
          <w:sz w:val="24"/>
          <w:lang w:eastAsia="en-US"/>
        </w:rPr>
        <w:t>&gt;</w:t>
      </w:r>
    </w:p>
    <w:p w14:paraId="3D040C65"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SCHUMPETER, J. A. </w:t>
      </w:r>
      <w:r>
        <w:rPr>
          <w:rFonts w:ascii="Times New Roman" w:eastAsia="Times New Roman" w:hAnsi="Times New Roman" w:cs="Times New Roman"/>
          <w:b/>
          <w:sz w:val="24"/>
          <w:lang w:eastAsia="en-US"/>
        </w:rPr>
        <w:t>Capitalismo, socialismo e democracia</w:t>
      </w:r>
      <w:r>
        <w:rPr>
          <w:rFonts w:ascii="Times New Roman" w:eastAsia="Times New Roman" w:hAnsi="Times New Roman" w:cs="Times New Roman"/>
          <w:sz w:val="24"/>
          <w:lang w:eastAsia="en-US"/>
        </w:rPr>
        <w:t>. 3. ed. Rio de Janeiro: Fundo de Cultura, 1961.</w:t>
      </w:r>
    </w:p>
    <w:p w14:paraId="5F5C4319"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SHABUR, M. A. </w:t>
      </w:r>
      <w:r>
        <w:rPr>
          <w:rFonts w:ascii="Times New Roman" w:eastAsia="Times New Roman" w:hAnsi="Times New Roman" w:cs="Times New Roman"/>
          <w:b/>
          <w:sz w:val="24"/>
          <w:lang w:val="en-US" w:eastAsia="en-US"/>
        </w:rPr>
        <w:t>A comprehensive review on the impact of Industry 4.0 on the development of a sustainable environment</w:t>
      </w:r>
      <w:r>
        <w:rPr>
          <w:rFonts w:ascii="Times New Roman" w:eastAsia="Times New Roman" w:hAnsi="Times New Roman" w:cs="Times New Roman"/>
          <w:sz w:val="24"/>
          <w:lang w:val="en-US" w:eastAsia="en-US"/>
        </w:rPr>
        <w:t xml:space="preserve">. </w:t>
      </w:r>
      <w:r>
        <w:rPr>
          <w:rFonts w:ascii="Times New Roman" w:eastAsia="Times New Roman" w:hAnsi="Times New Roman" w:cs="Times New Roman"/>
          <w:sz w:val="24"/>
          <w:lang w:eastAsia="en-US"/>
        </w:rPr>
        <w:t>Discover Sustainability, v. 5, art. 97, 2024. Disponível em: https://doi.org/10.1007/s43621-024-00290-7.</w:t>
      </w:r>
    </w:p>
    <w:p w14:paraId="71871010"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eastAsia="en-US"/>
        </w:rPr>
        <w:t xml:space="preserve">SHITU, A. et al. </w:t>
      </w:r>
      <w:r>
        <w:rPr>
          <w:rFonts w:ascii="Times New Roman" w:eastAsia="Times New Roman" w:hAnsi="Times New Roman" w:cs="Times New Roman"/>
          <w:b/>
          <w:sz w:val="24"/>
          <w:lang w:eastAsia="en-US"/>
        </w:rPr>
        <w:t xml:space="preserve">Review </w:t>
      </w:r>
      <w:proofErr w:type="spellStart"/>
      <w:r>
        <w:rPr>
          <w:rFonts w:ascii="Times New Roman" w:eastAsia="Times New Roman" w:hAnsi="Times New Roman" w:cs="Times New Roman"/>
          <w:b/>
          <w:sz w:val="24"/>
          <w:lang w:eastAsia="en-US"/>
        </w:rPr>
        <w:t>of</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recent</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advances</w:t>
      </w:r>
      <w:proofErr w:type="spellEnd"/>
      <w:r>
        <w:rPr>
          <w:rFonts w:ascii="Times New Roman" w:eastAsia="Times New Roman" w:hAnsi="Times New Roman" w:cs="Times New Roman"/>
          <w:b/>
          <w:sz w:val="24"/>
          <w:lang w:eastAsia="en-US"/>
        </w:rPr>
        <w:t xml:space="preserve"> in </w:t>
      </w:r>
      <w:proofErr w:type="spellStart"/>
      <w:r>
        <w:rPr>
          <w:rFonts w:ascii="Times New Roman" w:eastAsia="Times New Roman" w:hAnsi="Times New Roman" w:cs="Times New Roman"/>
          <w:b/>
          <w:sz w:val="24"/>
          <w:lang w:eastAsia="en-US"/>
        </w:rPr>
        <w:t>utilising</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aquaculture</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wastewater</w:t>
      </w:r>
      <w:proofErr w:type="spellEnd"/>
      <w:r>
        <w:rPr>
          <w:rFonts w:ascii="Times New Roman" w:eastAsia="Times New Roman" w:hAnsi="Times New Roman" w:cs="Times New Roman"/>
          <w:b/>
          <w:sz w:val="24"/>
          <w:lang w:eastAsia="en-US"/>
        </w:rPr>
        <w:t xml:space="preserve"> for </w:t>
      </w:r>
      <w:proofErr w:type="spellStart"/>
      <w:r>
        <w:rPr>
          <w:rFonts w:ascii="Times New Roman" w:eastAsia="Times New Roman" w:hAnsi="Times New Roman" w:cs="Times New Roman"/>
          <w:b/>
          <w:sz w:val="24"/>
          <w:lang w:eastAsia="en-US"/>
        </w:rPr>
        <w:t>algae</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cultivation</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and</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microalgae-based</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bioproduct</w:t>
      </w:r>
      <w:proofErr w:type="spellEnd"/>
      <w:r>
        <w:rPr>
          <w:rFonts w:ascii="Times New Roman" w:eastAsia="Times New Roman" w:hAnsi="Times New Roman" w:cs="Times New Roman"/>
          <w:b/>
          <w:sz w:val="24"/>
          <w:lang w:eastAsia="en-US"/>
        </w:rPr>
        <w:t xml:space="preserve"> </w:t>
      </w:r>
      <w:proofErr w:type="spellStart"/>
      <w:r>
        <w:rPr>
          <w:rFonts w:ascii="Times New Roman" w:eastAsia="Times New Roman" w:hAnsi="Times New Roman" w:cs="Times New Roman"/>
          <w:b/>
          <w:sz w:val="24"/>
          <w:lang w:eastAsia="en-US"/>
        </w:rPr>
        <w:t>recovery</w:t>
      </w:r>
      <w:proofErr w:type="spellEnd"/>
      <w:r>
        <w:rPr>
          <w:rFonts w:ascii="Times New Roman" w:eastAsia="Times New Roman" w:hAnsi="Times New Roman" w:cs="Times New Roman"/>
          <w:sz w:val="24"/>
          <w:lang w:eastAsia="en-US"/>
        </w:rPr>
        <w:t xml:space="preserve">. </w:t>
      </w:r>
      <w:r>
        <w:rPr>
          <w:rFonts w:ascii="Times New Roman" w:eastAsia="Times New Roman" w:hAnsi="Times New Roman" w:cs="Times New Roman"/>
          <w:sz w:val="24"/>
          <w:lang w:val="en-US" w:eastAsia="en-US"/>
        </w:rPr>
        <w:t xml:space="preserve">Environmental Geochemistry and Health, v. 46, n. 12, art. 485, 2024.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https://doi.org/10.1007/s10653-024-02286-8.</w:t>
      </w:r>
    </w:p>
    <w:p w14:paraId="65802AEC"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SILVA ARAÚJO, L.; KEESMAN, K. J.; GODDEK, S. </w:t>
      </w:r>
      <w:r>
        <w:rPr>
          <w:rFonts w:ascii="Times New Roman" w:eastAsia="Times New Roman" w:hAnsi="Times New Roman" w:cs="Times New Roman"/>
          <w:b/>
          <w:sz w:val="24"/>
          <w:lang w:val="en-US" w:eastAsia="en-US"/>
        </w:rPr>
        <w:t>Making aquaponics a business: a framework</w:t>
      </w:r>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eastAsia="en-US"/>
        </w:rPr>
        <w:t>Water</w:t>
      </w:r>
      <w:proofErr w:type="spellEnd"/>
      <w:r>
        <w:rPr>
          <w:rFonts w:ascii="Times New Roman" w:eastAsia="Times New Roman" w:hAnsi="Times New Roman" w:cs="Times New Roman"/>
          <w:sz w:val="24"/>
          <w:lang w:eastAsia="en-US"/>
        </w:rPr>
        <w:t>, v. 13, n. 21, art. 2978, 2021. Disponível em: https://doi.org/10.3390/w13212978.</w:t>
      </w:r>
    </w:p>
    <w:p w14:paraId="00FB9C58"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SLACK, N.; CHAMBERS, S.; JOHNSTON, R. </w:t>
      </w:r>
      <w:r>
        <w:rPr>
          <w:rFonts w:ascii="Times New Roman" w:eastAsia="Times New Roman" w:hAnsi="Times New Roman" w:cs="Times New Roman"/>
          <w:b/>
          <w:sz w:val="24"/>
          <w:lang w:eastAsia="en-US"/>
        </w:rPr>
        <w:t>Administração da produção</w:t>
      </w:r>
      <w:r>
        <w:rPr>
          <w:rFonts w:ascii="Times New Roman" w:eastAsia="Times New Roman" w:hAnsi="Times New Roman" w:cs="Times New Roman"/>
          <w:sz w:val="24"/>
          <w:lang w:eastAsia="en-US"/>
        </w:rPr>
        <w:t>. 2. ed. São Paulo: Atlas, 2002.</w:t>
      </w:r>
    </w:p>
    <w:p w14:paraId="4FA99211" w14:textId="77777777" w:rsidR="00956885" w:rsidRPr="008E179E" w:rsidRDefault="00956885"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SWEIGART, A. </w:t>
      </w:r>
      <w:proofErr w:type="spellStart"/>
      <w:r>
        <w:rPr>
          <w:rFonts w:ascii="Times New Roman" w:eastAsia="Times New Roman" w:hAnsi="Times New Roman" w:cs="Times New Roman"/>
          <w:b/>
          <w:bCs/>
          <w:sz w:val="24"/>
          <w:lang w:eastAsia="en-US"/>
        </w:rPr>
        <w:t>Automate</w:t>
      </w:r>
      <w:proofErr w:type="spellEnd"/>
      <w:r>
        <w:rPr>
          <w:rFonts w:ascii="Times New Roman" w:eastAsia="Times New Roman" w:hAnsi="Times New Roman" w:cs="Times New Roman"/>
          <w:b/>
          <w:bCs/>
          <w:sz w:val="24"/>
          <w:lang w:eastAsia="en-US"/>
        </w:rPr>
        <w:t xml:space="preserve"> </w:t>
      </w:r>
      <w:proofErr w:type="spellStart"/>
      <w:r>
        <w:rPr>
          <w:rFonts w:ascii="Times New Roman" w:eastAsia="Times New Roman" w:hAnsi="Times New Roman" w:cs="Times New Roman"/>
          <w:b/>
          <w:bCs/>
          <w:sz w:val="24"/>
          <w:lang w:eastAsia="en-US"/>
        </w:rPr>
        <w:t>the</w:t>
      </w:r>
      <w:proofErr w:type="spellEnd"/>
      <w:r>
        <w:rPr>
          <w:rFonts w:ascii="Times New Roman" w:eastAsia="Times New Roman" w:hAnsi="Times New Roman" w:cs="Times New Roman"/>
          <w:b/>
          <w:bCs/>
          <w:sz w:val="24"/>
          <w:lang w:eastAsia="en-US"/>
        </w:rPr>
        <w:t xml:space="preserve"> </w:t>
      </w:r>
      <w:proofErr w:type="spellStart"/>
      <w:r>
        <w:rPr>
          <w:rFonts w:ascii="Times New Roman" w:eastAsia="Times New Roman" w:hAnsi="Times New Roman" w:cs="Times New Roman"/>
          <w:b/>
          <w:bCs/>
          <w:sz w:val="24"/>
          <w:lang w:eastAsia="en-US"/>
        </w:rPr>
        <w:t>boring</w:t>
      </w:r>
      <w:proofErr w:type="spellEnd"/>
      <w:r>
        <w:rPr>
          <w:rFonts w:ascii="Times New Roman" w:eastAsia="Times New Roman" w:hAnsi="Times New Roman" w:cs="Times New Roman"/>
          <w:b/>
          <w:bCs/>
          <w:sz w:val="24"/>
          <w:lang w:eastAsia="en-US"/>
        </w:rPr>
        <w:t xml:space="preserve"> </w:t>
      </w:r>
      <w:proofErr w:type="spellStart"/>
      <w:r>
        <w:rPr>
          <w:rFonts w:ascii="Times New Roman" w:eastAsia="Times New Roman" w:hAnsi="Times New Roman" w:cs="Times New Roman"/>
          <w:b/>
          <w:bCs/>
          <w:sz w:val="24"/>
          <w:lang w:eastAsia="en-US"/>
        </w:rPr>
        <w:t>stuff</w:t>
      </w:r>
      <w:proofErr w:type="spellEnd"/>
      <w:r>
        <w:rPr>
          <w:rFonts w:ascii="Times New Roman" w:eastAsia="Times New Roman" w:hAnsi="Times New Roman" w:cs="Times New Roman"/>
          <w:b/>
          <w:bCs/>
          <w:sz w:val="24"/>
          <w:lang w:eastAsia="en-US"/>
        </w:rPr>
        <w:t xml:space="preserve"> </w:t>
      </w:r>
      <w:proofErr w:type="spellStart"/>
      <w:r>
        <w:rPr>
          <w:rFonts w:ascii="Times New Roman" w:eastAsia="Times New Roman" w:hAnsi="Times New Roman" w:cs="Times New Roman"/>
          <w:b/>
          <w:bCs/>
          <w:sz w:val="24"/>
          <w:lang w:eastAsia="en-US"/>
        </w:rPr>
        <w:t>with</w:t>
      </w:r>
      <w:proofErr w:type="spellEnd"/>
      <w:r>
        <w:rPr>
          <w:rFonts w:ascii="Times New Roman" w:eastAsia="Times New Roman" w:hAnsi="Times New Roman" w:cs="Times New Roman"/>
          <w:b/>
          <w:bCs/>
          <w:sz w:val="24"/>
          <w:lang w:eastAsia="en-US"/>
        </w:rPr>
        <w:t xml:space="preserve"> Python: </w:t>
      </w:r>
      <w:proofErr w:type="spellStart"/>
      <w:r>
        <w:rPr>
          <w:rFonts w:ascii="Times New Roman" w:eastAsia="Times New Roman" w:hAnsi="Times New Roman" w:cs="Times New Roman"/>
          <w:b/>
          <w:bCs/>
          <w:sz w:val="24"/>
          <w:lang w:eastAsia="en-US"/>
        </w:rPr>
        <w:t>practical</w:t>
      </w:r>
      <w:proofErr w:type="spellEnd"/>
      <w:r>
        <w:rPr>
          <w:rFonts w:ascii="Times New Roman" w:eastAsia="Times New Roman" w:hAnsi="Times New Roman" w:cs="Times New Roman"/>
          <w:b/>
          <w:bCs/>
          <w:sz w:val="24"/>
          <w:lang w:eastAsia="en-US"/>
        </w:rPr>
        <w:t xml:space="preserve"> </w:t>
      </w:r>
      <w:proofErr w:type="spellStart"/>
      <w:r>
        <w:rPr>
          <w:rFonts w:ascii="Times New Roman" w:eastAsia="Times New Roman" w:hAnsi="Times New Roman" w:cs="Times New Roman"/>
          <w:b/>
          <w:bCs/>
          <w:sz w:val="24"/>
          <w:lang w:eastAsia="en-US"/>
        </w:rPr>
        <w:t>programming</w:t>
      </w:r>
      <w:proofErr w:type="spellEnd"/>
      <w:r>
        <w:rPr>
          <w:rFonts w:ascii="Times New Roman" w:eastAsia="Times New Roman" w:hAnsi="Times New Roman" w:cs="Times New Roman"/>
          <w:b/>
          <w:bCs/>
          <w:sz w:val="24"/>
          <w:lang w:eastAsia="en-US"/>
        </w:rPr>
        <w:t xml:space="preserve"> for total </w:t>
      </w:r>
      <w:proofErr w:type="spellStart"/>
      <w:r>
        <w:rPr>
          <w:rFonts w:ascii="Times New Roman" w:eastAsia="Times New Roman" w:hAnsi="Times New Roman" w:cs="Times New Roman"/>
          <w:b/>
          <w:bCs/>
          <w:sz w:val="24"/>
          <w:lang w:eastAsia="en-US"/>
        </w:rPr>
        <w:t>beginners</w:t>
      </w:r>
      <w:proofErr w:type="spellEnd"/>
      <w:r>
        <w:rPr>
          <w:rFonts w:ascii="Times New Roman" w:eastAsia="Times New Roman" w:hAnsi="Times New Roman" w:cs="Times New Roman"/>
          <w:b/>
          <w:bCs/>
          <w:sz w:val="24"/>
          <w:lang w:eastAsia="en-US"/>
        </w:rPr>
        <w:t>.</w:t>
      </w:r>
      <w:r>
        <w:rPr>
          <w:rFonts w:ascii="Times New Roman" w:eastAsia="Times New Roman" w:hAnsi="Times New Roman" w:cs="Times New Roman"/>
          <w:sz w:val="24"/>
          <w:lang w:eastAsia="en-US"/>
        </w:rPr>
        <w:t xml:space="preserve"> 1. ed. San Francisco: No </w:t>
      </w:r>
      <w:proofErr w:type="spellStart"/>
      <w:r>
        <w:rPr>
          <w:rFonts w:ascii="Times New Roman" w:eastAsia="Times New Roman" w:hAnsi="Times New Roman" w:cs="Times New Roman"/>
          <w:sz w:val="24"/>
          <w:lang w:eastAsia="en-US"/>
        </w:rPr>
        <w:t>Starch</w:t>
      </w:r>
      <w:proofErr w:type="spellEnd"/>
      <w:r>
        <w:rPr>
          <w:rFonts w:ascii="Times New Roman" w:eastAsia="Times New Roman" w:hAnsi="Times New Roman" w:cs="Times New Roman"/>
          <w:sz w:val="24"/>
          <w:lang w:eastAsia="en-US"/>
        </w:rPr>
        <w:t xml:space="preserve"> Press, 2015.</w:t>
      </w:r>
    </w:p>
    <w:p w14:paraId="37557590"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TEECE, D. J.; PISANO, G.; SHUEN, A. </w:t>
      </w:r>
      <w:r>
        <w:rPr>
          <w:rFonts w:ascii="Times New Roman" w:eastAsia="Times New Roman" w:hAnsi="Times New Roman" w:cs="Times New Roman"/>
          <w:b/>
          <w:sz w:val="24"/>
          <w:lang w:val="en-US" w:eastAsia="en-US"/>
        </w:rPr>
        <w:t>Dynamic capabilities and strategic management</w:t>
      </w:r>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eastAsia="en-US"/>
        </w:rPr>
        <w:t>Strategic</w:t>
      </w:r>
      <w:proofErr w:type="spellEnd"/>
      <w:r>
        <w:rPr>
          <w:rFonts w:ascii="Times New Roman" w:eastAsia="Times New Roman" w:hAnsi="Times New Roman" w:cs="Times New Roman"/>
          <w:sz w:val="24"/>
          <w:lang w:eastAsia="en-US"/>
        </w:rPr>
        <w:t xml:space="preserve"> Management </w:t>
      </w:r>
      <w:proofErr w:type="spellStart"/>
      <w:r>
        <w:rPr>
          <w:rFonts w:ascii="Times New Roman" w:eastAsia="Times New Roman" w:hAnsi="Times New Roman" w:cs="Times New Roman"/>
          <w:sz w:val="24"/>
          <w:lang w:eastAsia="en-US"/>
        </w:rPr>
        <w:t>Journal</w:t>
      </w:r>
      <w:proofErr w:type="spellEnd"/>
      <w:r>
        <w:rPr>
          <w:rFonts w:ascii="Times New Roman" w:eastAsia="Times New Roman" w:hAnsi="Times New Roman" w:cs="Times New Roman"/>
          <w:sz w:val="24"/>
          <w:lang w:eastAsia="en-US"/>
        </w:rPr>
        <w:t>, v. 18, n. 7, p. 509-533, 1997. Disponível em: https://doi.org/10.1002/(SICI)1097-0266(199708)18:7&lt;</w:t>
      </w:r>
      <w:proofErr w:type="gramStart"/>
      <w:r>
        <w:rPr>
          <w:rFonts w:ascii="Times New Roman" w:eastAsia="Times New Roman" w:hAnsi="Times New Roman" w:cs="Times New Roman"/>
          <w:sz w:val="24"/>
          <w:lang w:eastAsia="en-US"/>
        </w:rPr>
        <w:t>509::</w:t>
      </w:r>
      <w:proofErr w:type="gramEnd"/>
      <w:r>
        <w:rPr>
          <w:rFonts w:ascii="Times New Roman" w:eastAsia="Times New Roman" w:hAnsi="Times New Roman" w:cs="Times New Roman"/>
          <w:sz w:val="24"/>
          <w:lang w:eastAsia="en-US"/>
        </w:rPr>
        <w:t>AID-SMJ882&gt;3.0.CO;2-Z.</w:t>
      </w:r>
    </w:p>
    <w:p w14:paraId="648BDD04"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UBALDO, L. A. do N.; COELHO, J. </w:t>
      </w:r>
      <w:r>
        <w:rPr>
          <w:rFonts w:ascii="Times New Roman" w:eastAsia="Times New Roman" w:hAnsi="Times New Roman" w:cs="Times New Roman"/>
          <w:b/>
          <w:sz w:val="24"/>
          <w:lang w:eastAsia="en-US"/>
        </w:rPr>
        <w:t>Investigando o Uso da Inteligência Artificial em Projetos Python Hospedados no GitHub</w:t>
      </w:r>
      <w:r>
        <w:rPr>
          <w:rFonts w:ascii="Times New Roman" w:eastAsia="Times New Roman" w:hAnsi="Times New Roman" w:cs="Times New Roman"/>
          <w:sz w:val="24"/>
          <w:lang w:eastAsia="en-US"/>
        </w:rPr>
        <w:t>. Anais do XII Workshop de Visualização, Evolução e Manutenção de Software (VEM). Porto Alegre: Sociedade Brasileira de Computação, 2024. p. 13-22. Disponível em: https://sol.sbc.org.br/index.php/vem/article/view/30278.</w:t>
      </w:r>
    </w:p>
    <w:p w14:paraId="64AADC22"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WANG, J.; ZHANG, Y.; YAO, X.; ZHU, X. </w:t>
      </w:r>
      <w:r>
        <w:rPr>
          <w:rFonts w:ascii="Times New Roman" w:eastAsia="Times New Roman" w:hAnsi="Times New Roman" w:cs="Times New Roman"/>
          <w:b/>
          <w:sz w:val="24"/>
          <w:lang w:val="en-US" w:eastAsia="en-US"/>
        </w:rPr>
        <w:t>The impact of lean inventory management on ESG performance</w:t>
      </w:r>
      <w:r>
        <w:rPr>
          <w:rFonts w:ascii="Times New Roman" w:eastAsia="Times New Roman" w:hAnsi="Times New Roman" w:cs="Times New Roman"/>
          <w:sz w:val="24"/>
          <w:lang w:val="en-US" w:eastAsia="en-US"/>
        </w:rPr>
        <w:t xml:space="preserve">. Journal of Manufacturing Technology Management, v. 36, n. 5, p. 1096-1118, 2025.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https://doi.org/10.1108/JMTM-09-2024-0516.</w:t>
      </w:r>
    </w:p>
    <w:p w14:paraId="09CC03F5"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eastAsia="en-US"/>
        </w:rPr>
        <w:t xml:space="preserve">WAZLAWICK, R. S. </w:t>
      </w:r>
      <w:r>
        <w:rPr>
          <w:rFonts w:ascii="Times New Roman" w:eastAsia="Times New Roman" w:hAnsi="Times New Roman" w:cs="Times New Roman"/>
          <w:b/>
          <w:sz w:val="24"/>
          <w:lang w:eastAsia="en-US"/>
        </w:rPr>
        <w:t>Metodologia de Pesquisa para Ciência da Computação</w:t>
      </w:r>
      <w:r>
        <w:rPr>
          <w:rFonts w:ascii="Times New Roman" w:eastAsia="Times New Roman" w:hAnsi="Times New Roman" w:cs="Times New Roman"/>
          <w:sz w:val="24"/>
          <w:lang w:eastAsia="en-US"/>
        </w:rPr>
        <w:t>. 1. ed. Rio de Janeiro: Elsevier, 2009.</w:t>
      </w:r>
    </w:p>
    <w:p>
      <w:pPr>
        <w:suppressAutoHyphens w:val="0"/>
        <w:spacing w:after="240" w:line="240" w:lineRule="auto"/>
        <w:rPr>
          <w:ins w:id="882519" w:author="Claude" w:date="2026-10-07T12:00:00Z"/>
          <w:rFonts w:ascii="Times New Roman" w:eastAsia="Times New Roman" w:hAnsi="Times New Roman" w:cs="Times New Roman"/>
          <w:sz w:val="24"/>
          <w:lang w:eastAsia="en-US"/>
        </w:rPr>
      </w:pPr>
      <w:ins w:id="882520" w:author="Claude" w:date="2026-10-07T12:00:00Z">
        <w:r>
          <w:rPr>
            <w:rFonts w:ascii="Times New Roman" w:eastAsia="Times New Roman" w:hAnsi="Times New Roman" w:cs="Times New Roman"/>
            <w:sz w:val="24"/>
            <w:lang w:eastAsia="en-US"/>
          </w:rPr>
          <w:t xml:space="preserve">WBCSD – WORLD BUSINESS COUNCIL FOR SUSTAINABLE DEVELOPMENT. </w:t>
        </w:r>
        <w:r>
          <w:rPr>
            <w:rFonts w:ascii="Times New Roman" w:eastAsia="Times New Roman" w:hAnsi="Times New Roman" w:cs="Times New Roman"/>
            <w:b/>
            <w:sz w:val="24"/>
            <w:lang w:eastAsia="en-US"/>
          </w:rPr>
          <w:t xml:space="preserve">Eco-efficiency: creating more value with less impact</w:t>
        </w:r>
        <w:r>
          <w:rPr>
            <w:rFonts w:ascii="Times New Roman" w:eastAsia="Times New Roman" w:hAnsi="Times New Roman" w:cs="Times New Roman"/>
            <w:sz w:val="24"/>
            <w:lang w:eastAsia="en-US"/>
          </w:rPr>
          <w:t xml:space="preserve">. Geneva: WBCSD, 2000.</w:t>
        </w:r>
      </w:ins>
    </w:p>
    <w:p w14:paraId="72C08E4A" w14:textId="77777777" w:rsidR="00BA771E" w:rsidRPr="007016B7" w:rsidRDefault="00BA771E" w:rsidP="00F9005C">
      <w:pPr>
        <w:suppressAutoHyphens w:val="0"/>
        <w:spacing w:after="240" w:line="240" w:lineRule="auto"/>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XU, Y.; ZHU, N. </w:t>
      </w:r>
      <w:r>
        <w:rPr>
          <w:rFonts w:ascii="Times New Roman" w:eastAsia="Times New Roman" w:hAnsi="Times New Roman" w:cs="Times New Roman"/>
          <w:b/>
          <w:sz w:val="24"/>
          <w:lang w:val="en-US" w:eastAsia="en-US"/>
        </w:rPr>
        <w:t>The effect of Environmental, Social, and Governance (ESG) performance on corporate financial performance in China: based on the perspective of innovation and financial constraints</w:t>
      </w:r>
      <w:r>
        <w:rPr>
          <w:rFonts w:ascii="Times New Roman" w:eastAsia="Times New Roman" w:hAnsi="Times New Roman" w:cs="Times New Roman"/>
          <w:sz w:val="24"/>
          <w:lang w:val="en-US" w:eastAsia="en-US"/>
        </w:rPr>
        <w:t xml:space="preserve">. Sustainability, v. 16, n. 8, art. 3329, 2024. </w:t>
      </w:r>
      <w:proofErr w:type="spellStart"/>
      <w:r>
        <w:rPr>
          <w:rFonts w:ascii="Times New Roman" w:eastAsia="Times New Roman" w:hAnsi="Times New Roman" w:cs="Times New Roman"/>
          <w:sz w:val="24"/>
          <w:lang w:val="en-US" w:eastAsia="en-US"/>
        </w:rPr>
        <w:t>Disponível</w:t>
      </w:r>
      <w:proofErr w:type="spellEnd"/>
      <w:r>
        <w:rPr>
          <w:rFonts w:ascii="Times New Roman" w:eastAsia="Times New Roman" w:hAnsi="Times New Roman" w:cs="Times New Roman"/>
          <w:sz w:val="24"/>
          <w:lang w:val="en-US" w:eastAsia="en-US"/>
        </w:rPr>
        <w:t xml:space="preserve"> </w:t>
      </w:r>
      <w:proofErr w:type="spellStart"/>
      <w:r>
        <w:rPr>
          <w:rFonts w:ascii="Times New Roman" w:eastAsia="Times New Roman" w:hAnsi="Times New Roman" w:cs="Times New Roman"/>
          <w:sz w:val="24"/>
          <w:lang w:val="en-US" w:eastAsia="en-US"/>
        </w:rPr>
        <w:t>em</w:t>
      </w:r>
      <w:proofErr w:type="spellEnd"/>
      <w:r>
        <w:rPr>
          <w:rFonts w:ascii="Times New Roman" w:eastAsia="Times New Roman" w:hAnsi="Times New Roman" w:cs="Times New Roman"/>
          <w:sz w:val="24"/>
          <w:lang w:val="en-US" w:eastAsia="en-US"/>
        </w:rPr>
        <w:t>: https://doi.org/10.3390/su16083329.</w:t>
      </w:r>
    </w:p>
    <w:p w14:paraId="601FA73D" w14:textId="77777777" w:rsidR="00BA771E" w:rsidRPr="008E179E" w:rsidRDefault="00BA771E" w:rsidP="00F9005C">
      <w:pPr>
        <w:suppressAutoHyphens w:val="0"/>
        <w:spacing w:after="240" w:line="240" w:lineRule="auto"/>
        <w:rPr>
          <w:rFonts w:ascii="Times New Roman" w:eastAsia="Times New Roman" w:hAnsi="Times New Roman" w:cs="Times New Roman"/>
          <w:sz w:val="24"/>
          <w:lang w:eastAsia="en-US"/>
        </w:rPr>
      </w:pPr>
      <w:r>
        <w:rPr>
          <w:rFonts w:ascii="Times New Roman" w:eastAsia="Times New Roman" w:hAnsi="Times New Roman" w:cs="Times New Roman"/>
          <w:sz w:val="24"/>
          <w:lang w:val="en-US" w:eastAsia="en-US"/>
        </w:rPr>
        <w:t xml:space="preserve">YADAV, V.; GAHLOT, P. </w:t>
      </w:r>
      <w:r>
        <w:rPr>
          <w:rFonts w:ascii="Times New Roman" w:eastAsia="Times New Roman" w:hAnsi="Times New Roman" w:cs="Times New Roman"/>
          <w:b/>
          <w:sz w:val="24"/>
          <w:lang w:val="en-US" w:eastAsia="en-US"/>
        </w:rPr>
        <w:t>Green Lean Six Sigma sustainability-oriented framework for small and medium enterprises</w:t>
      </w:r>
      <w:r>
        <w:rPr>
          <w:rFonts w:ascii="Times New Roman" w:eastAsia="Times New Roman" w:hAnsi="Times New Roman" w:cs="Times New Roman"/>
          <w:sz w:val="24"/>
          <w:lang w:val="en-US" w:eastAsia="en-US"/>
        </w:rPr>
        <w:t xml:space="preserve">. International Journal of Quality &amp; Reliability Management, Bingley, v. 39, n. 7, p. 1787-1807, 2022. </w:t>
      </w:r>
      <w:r>
        <w:rPr>
          <w:rFonts w:ascii="Times New Roman" w:eastAsia="Times New Roman" w:hAnsi="Times New Roman" w:cs="Times New Roman"/>
          <w:sz w:val="24"/>
          <w:lang w:eastAsia="en-US"/>
        </w:rPr>
        <w:t>Disponível em: https://doi.org/10.1108/IJQRM-08-2021-0297.</w:t>
      </w:r>
    </w:p>
    <w:p w14:paraId="395FC0D4" w14:textId="77777777" w:rsidR="00245D9A" w:rsidRPr="00F728CB" w:rsidRDefault="00BA771E" w:rsidP="00F9005C">
      <w:pPr>
        <w:suppressAutoHyphens w:val="0"/>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lang w:eastAsia="en-US"/>
        </w:rPr>
        <w:t xml:space="preserve">YOKOYAMA, T. T.; OLIVEIRA, M. A.; FUTAMI, A. H. </w:t>
      </w:r>
      <w:r>
        <w:rPr>
          <w:rFonts w:ascii="Times New Roman" w:eastAsia="Times New Roman" w:hAnsi="Times New Roman" w:cs="Times New Roman"/>
          <w:b/>
          <w:sz w:val="24"/>
          <w:lang w:eastAsia="en-US"/>
        </w:rPr>
        <w:t>Gestão da cadeia de suprimentos enxuta e verde: uma revisão e análise bibliométrica</w:t>
      </w:r>
      <w:r>
        <w:rPr>
          <w:rFonts w:ascii="Times New Roman" w:eastAsia="Times New Roman" w:hAnsi="Times New Roman" w:cs="Times New Roman"/>
          <w:sz w:val="24"/>
          <w:lang w:eastAsia="en-US"/>
        </w:rPr>
        <w:t>. Revista Produção em Foco, Joinville, v. 8, n. 4, p. 667-691, 2018. Disponível em: 10.14521/P2237-5163.201</w:t>
      </w:r>
    </w:p>
    <w:p>
      <w:pPr>
        <w:pStyle w:val="Ttulo1"/>
        <w:pageBreakBefore/>
        <w:jc w:val="center"/>
        <w:rPr>
          <w:ins w:id="882761" w:author="Claude" w:date="2026-10-07T12:00:00Z"/>
        </w:rPr>
      </w:pPr>
      <w:bookmarkStart w:id="990061" w:name="_TocRev187ApA"/>
      <w:ins w:id="882760" w:author="Claude" w:date="2026-10-07T12:00:00Z">
        <w:r>
          <w:rPr>
            <w:rFonts w:ascii="Times New Roman" w:hAnsi="Times New Roman"/>
            <w:b/>
            <w:sz w:val="32"/>
          </w:rPr>
          <w:t xml:space="preserve">APÊNDICE A – CÓDIGO-FONTE COMPLETO DO EVTEAS-Py</w:t>
        </w:r>
      </w:ins>
      <w:bookmarkEnd w:id="990061"/>
    </w:p>
    <w:p>
      <w:pPr>
        <w:spacing w:line="360" w:lineRule="auto" w:before="0" w:after="0"/>
        <w:ind w:firstLine="709"/>
        <w:jc w:val="both"/>
        <w:rPr>
          <w:ins w:id="882762" w:author="Claude" w:date="2026-10-07T12:00:00Z"/>
        </w:rPr>
      </w:pPr>
      <w:ins w:id="882763" w:author="Claude" w:date="2026-10-07T12:00:00Z">
        <w:r>
          <w:rPr>
            <w:rFonts w:ascii="Times New Roman" w:hAnsi="Times New Roman"/>
            <w:sz w:val="24"/>
          </w:rPr>
          <w:t xml:space="preserve">Este apêndice reproduz o código-fonte completo da versão 2.0 do EVTEAS-Py, utilizada nas execuções apresentadas no Capítulo 4. O pacote é organizado em onze módulos, cuja responsabilidade e vínculo com a dissertação estão sintetizados no Quadro 13, e é acompanhado do script que executa o estudo completo. O notebook autocontido EVTEAS_Py_Rev187, destinado à execução no Google Colab, reúne esse mesmo código em células, seguido das etapas de entrada de dados, análise, comparação de alternativas e exportação.</w:t>
        </w:r>
      </w:ins>
    </w:p>
    <w:p>
      <w:pPr>
        <w:spacing w:line="360" w:lineRule="auto" w:before="0" w:after="0"/>
        <w:ind w:firstLine="709"/>
        <w:jc w:val="both"/>
        <w:rPr>
          <w:ins w:id="882764" w:author="Claude" w:date="2026-10-07T12:00:00Z"/>
        </w:rPr>
      </w:pPr>
      <w:ins w:id="882765" w:author="Claude" w:date="2026-10-07T12:00:00Z">
        <w:r>
          <w:rPr>
            <w:rFonts w:ascii="Times New Roman" w:hAnsi="Times New Roman"/>
            <w:sz w:val="24"/>
          </w:rPr>
          <w:t xml:space="preserve">As linhas estão numeradas para facilitar a referência. O código está versionado no repositório do projeto, no diretório evteas_py, onde também se encontram o arquivo de entradas do caso-base, as saídas da execução de referência e os scripts que geram esta revisão do texto.</w:t>
        </w:r>
      </w:ins>
    </w:p>
    <w:p>
      <w:pPr>
        <w:pStyle w:val="Ttulo2"/>
        <w:pageBreakBefore w:val="0"/>
        <w:rPr>
          <w:ins w:id="882766" w:author="Claude" w:date="2026-10-07T12:00:00Z"/>
        </w:rPr>
      </w:pPr>
      <w:bookmarkStart w:id="990062" w:name="_TocRev187ApA1"/>
      <w:ins w:id="882767" w:author="Claude" w:date="2026-10-07T12:00:00Z">
        <w:r>
          <w:rPr>
            <w:rFonts w:ascii="Times New Roman" w:hAnsi="Times New Roman"/>
            <w:b w:val="0"/>
            <w:sz w:val="28"/>
          </w:rPr>
          <w:t xml:space="preserve">A.1 evteas_py/__init__.py — Interface pública do pacote</w:t>
        </w:r>
      </w:ins>
      <w:bookmarkEnd w:id="990062"/>
    </w:p>
    <w:p>
      <w:pPr>
        <w:shd w:val="clear" w:color="auto" w:fill="F7F7F7"/>
        <w:spacing w:before="0" w:after="0" w:line="180" w:lineRule="exact"/>
        <w:ind w:left="0" w:firstLine="0"/>
        <w:jc w:val="left"/>
        <w:rPr>
          <w:ins w:id="882768" w:author="Claude" w:date="2026-10-07T12:00:00Z"/>
        </w:rPr>
      </w:pPr>
      <w:ins w:id="882769" w:author="Claude" w:date="2026-10-07T12:00:00Z">
        <w:r>
          <w:rPr>
            <w:rFonts w:ascii="Consolas" w:hAnsi="Consolas" w:cs="Consolas"/>
            <w:sz w:val="14"/>
            <w:szCs w:val="14"/>
          </w:rPr>
          <w:t xml:space="preserve"> 1  """EVTEAS-Py — framework de Estudo de Viabilidade Técnica, Econômica, Ambiental</w:t>
        </w:r>
      </w:ins>
    </w:p>
    <w:p>
      <w:pPr>
        <w:shd w:val="clear" w:color="auto" w:fill="F7F7F7"/>
        <w:spacing w:before="0" w:after="0" w:line="180" w:lineRule="exact"/>
        <w:ind w:left="0" w:firstLine="0"/>
        <w:jc w:val="left"/>
        <w:rPr>
          <w:ins w:id="882768" w:author="Claude" w:date="2026-10-07T12:00:00Z"/>
        </w:rPr>
      </w:pPr>
      <w:ins w:id="882770" w:author="Claude" w:date="2026-10-07T12:00:00Z">
        <w:r>
          <w:rPr>
            <w:rFonts w:ascii="Consolas" w:hAnsi="Consolas" w:cs="Consolas"/>
            <w:sz w:val="14"/>
            <w:szCs w:val="14"/>
          </w:rPr>
          <w:t xml:space="preserve"> 2  e Social aplicado à piscicultura (Bastos, UFF/MESC)."""</w:t>
        </w:r>
      </w:ins>
    </w:p>
    <w:p>
      <w:pPr>
        <w:shd w:val="clear" w:color="auto" w:fill="F7F7F7"/>
        <w:spacing w:before="0" w:after="0" w:line="180" w:lineRule="exact"/>
        <w:ind w:left="0" w:firstLine="0"/>
        <w:jc w:val="left"/>
        <w:rPr>
          <w:ins w:id="882768" w:author="Claude" w:date="2026-10-07T12:00:00Z"/>
        </w:rPr>
      </w:pPr>
      <w:ins w:id="882771" w:author="Claude" w:date="2026-10-07T12:00:00Z">
        <w:r>
          <w:rPr>
            <w:rFonts w:ascii="Consolas" w:hAnsi="Consolas" w:cs="Consolas"/>
            <w:sz w:val="14"/>
            <w:szCs w:val="14"/>
          </w:rPr>
          <w:t xml:space="preserve"> 3  from .config import *  # noqa: F401,F403</w:t>
        </w:r>
      </w:ins>
    </w:p>
    <w:p>
      <w:pPr>
        <w:shd w:val="clear" w:color="auto" w:fill="F7F7F7"/>
        <w:spacing w:before="0" w:after="0" w:line="180" w:lineRule="exact"/>
        <w:ind w:left="0" w:firstLine="0"/>
        <w:jc w:val="left"/>
        <w:rPr>
          <w:ins w:id="882768" w:author="Claude" w:date="2026-10-07T12:00:00Z"/>
        </w:rPr>
      </w:pPr>
      <w:ins w:id="882772" w:author="Claude" w:date="2026-10-07T12:00:00Z">
        <w:r>
          <w:rPr>
            <w:rFonts w:ascii="Consolas" w:hAnsi="Consolas" w:cs="Consolas"/>
            <w:sz w:val="14"/>
            <w:szCs w:val="14"/>
          </w:rPr>
          <w:t xml:space="preserve"> 4  from .financeiro import payback, percentis, safe_div, taxa_anual_para_mensal, taxa_mensal_para_anual, tir, vpl  # noqa: F401</w:t>
        </w:r>
      </w:ins>
    </w:p>
    <w:p>
      <w:pPr>
        <w:shd w:val="clear" w:color="auto" w:fill="F7F7F7"/>
        <w:spacing w:before="0" w:after="0" w:line="180" w:lineRule="exact"/>
        <w:ind w:left="0" w:firstLine="0"/>
        <w:jc w:val="left"/>
        <w:rPr>
          <w:ins w:id="882768" w:author="Claude" w:date="2026-10-07T12:00:00Z"/>
        </w:rPr>
      </w:pPr>
      <w:ins w:id="882773" w:author="Claude" w:date="2026-10-07T12:00:00Z">
        <w:r>
          <w:rPr>
            <w:rFonts w:ascii="Consolas" w:hAnsi="Consolas" w:cs="Consolas"/>
            <w:sz w:val="14"/>
            <w:szCs w:val="14"/>
          </w:rPr>
          <w:t xml:space="preserve"> 5  from .modelo import curva_crescimento, dre_anual, dre_mensal  # noqa: F401</w:t>
        </w:r>
      </w:ins>
    </w:p>
    <w:p>
      <w:pPr>
        <w:shd w:val="clear" w:color="auto" w:fill="F7F7F7"/>
        <w:spacing w:before="0" w:after="0" w:line="180" w:lineRule="exact"/>
        <w:ind w:left="0" w:firstLine="0"/>
        <w:jc w:val="left"/>
        <w:rPr>
          <w:ins w:id="882768" w:author="Claude" w:date="2026-10-07T12:00:00Z"/>
        </w:rPr>
      </w:pPr>
      <w:ins w:id="882774" w:author="Claude" w:date="2026-10-07T12:00:00Z">
        <w:r>
          <w:rPr>
            <w:rFonts w:ascii="Consolas" w:hAnsi="Consolas" w:cs="Consolas"/>
            <w:sz w:val="14"/>
            <w:szCs w:val="14"/>
          </w:rPr>
          <w:t xml:space="preserve"> 6  from .ponderacao import REFERENCIAS_NORMALIZACAO, classificar, normalizar, pesos_ahp, pesos_likert, topsis  # noqa: F401</w:t>
        </w:r>
      </w:ins>
    </w:p>
    <w:p>
      <w:pPr>
        <w:shd w:val="clear" w:color="auto" w:fill="F7F7F7"/>
        <w:spacing w:before="0" w:after="0" w:line="180" w:lineRule="exact"/>
        <w:ind w:left="0" w:firstLine="0"/>
        <w:jc w:val="left"/>
        <w:rPr>
          <w:ins w:id="882768" w:author="Claude" w:date="2026-10-07T12:00:00Z"/>
        </w:rPr>
      </w:pPr>
      <w:ins w:id="882775" w:author="Claude" w:date="2026-10-07T12:00:00Z">
        <w:r>
          <w:rPr>
            <w:rFonts w:ascii="Consolas" w:hAnsi="Consolas" w:cs="Consolas"/>
            <w:sz w:val="14"/>
            <w:szCs w:val="14"/>
          </w:rPr>
          <w:t xml:space="preserve"> 7  from .incerteza import cenarios, monte_carlo, sensibilidade, valores_criticos  # noqa: F401</w:t>
        </w:r>
      </w:ins>
    </w:p>
    <w:p>
      <w:pPr>
        <w:shd w:val="clear" w:color="auto" w:fill="F7F7F7"/>
        <w:spacing w:before="0" w:after="0" w:line="180" w:lineRule="exact"/>
        <w:ind w:left="0" w:firstLine="0"/>
        <w:jc w:val="left"/>
        <w:rPr>
          <w:ins w:id="882768" w:author="Claude" w:date="2026-10-07T12:00:00Z"/>
        </w:rPr>
      </w:pPr>
      <w:ins w:id="882776" w:author="Claude" w:date="2026-10-07T12:00:00Z">
        <w:r>
          <w:rPr>
            <w:rFonts w:ascii="Consolas" w:hAnsi="Consolas" w:cs="Consolas"/>
            <w:sz w:val="14"/>
            <w:szCs w:val="14"/>
          </w:rPr>
          <w:t xml:space="preserve"> 8  from .pipeline import comparar_alternativas, executar_evteas, motor, tabela_premissas  # noqa: F401</w:t>
        </w:r>
      </w:ins>
    </w:p>
    <w:p>
      <w:pPr>
        <w:shd w:val="clear" w:color="auto" w:fill="F7F7F7"/>
        <w:spacing w:before="0" w:after="0" w:line="180" w:lineRule="exact"/>
        <w:ind w:left="0" w:firstLine="0"/>
        <w:jc w:val="left"/>
        <w:rPr>
          <w:ins w:id="882768" w:author="Claude" w:date="2026-10-07T12:00:00Z"/>
        </w:rPr>
      </w:pPr>
      <w:ins w:id="882777" w:author="Claude" w:date="2026-10-07T12:00:00Z">
        <w:r>
          <w:rPr>
            <w:rFonts w:ascii="Consolas" w:hAnsi="Consolas" w:cs="Consolas"/>
            <w:sz w:val="14"/>
            <w:szCs w:val="14"/>
          </w:rPr>
          <w:t xml:space="preserve"> 9  from .vv import teste_regressao_deterministica, validar_invariantes  # noqa: F401</w:t>
        </w:r>
      </w:ins>
    </w:p>
    <w:p>
      <w:pPr>
        <w:shd w:val="clear" w:color="auto" w:fill="F7F7F7"/>
        <w:spacing w:before="0" w:after="0" w:line="180" w:lineRule="exact"/>
        <w:ind w:left="0" w:firstLine="0"/>
        <w:jc w:val="left"/>
        <w:rPr>
          <w:ins w:id="882768" w:author="Claude" w:date="2026-10-07T12:00:00Z"/>
        </w:rPr>
      </w:pPr>
      <w:ins w:id="882778" w:author="Claude" w:date="2026-10-07T12:00:00Z">
        <w:r>
          <w:rPr>
            <w:rFonts w:ascii="Consolas" w:hAnsi="Consolas" w:cs="Consolas"/>
            <w:sz w:val="14"/>
            <w:szCs w:val="14"/>
          </w:rPr>
          <w:t xml:space="preserve">10  from .casos import (criar_alternativas, criar_config_caso_base, criar_config_legado_rev186,  # noqa: F401</w:t>
        </w:r>
      </w:ins>
    </w:p>
    <w:p>
      <w:pPr>
        <w:shd w:val="clear" w:color="auto" w:fill="F7F7F7"/>
        <w:spacing w:before="0" w:after="0" w:line="180" w:lineRule="exact"/>
        <w:ind w:left="0" w:firstLine="0"/>
        <w:jc w:val="left"/>
        <w:rPr>
          <w:ins w:id="882768" w:author="Claude" w:date="2026-10-07T12:00:00Z"/>
        </w:rPr>
      </w:pPr>
      <w:ins w:id="882779" w:author="Claude" w:date="2026-10-07T12:00:00Z">
        <w:r>
          <w:rPr>
            <w:rFonts w:ascii="Consolas" w:hAnsi="Consolas" w:cs="Consolas"/>
            <w:sz w:val="14"/>
            <w:szCs w:val="14"/>
          </w:rPr>
          <w:t xml:space="preserve">11                      exemplo_validacao_especialistas)</w:t>
        </w:r>
      </w:ins>
    </w:p>
    <w:p>
      <w:pPr>
        <w:shd w:val="clear" w:color="auto" w:fill="F7F7F7"/>
        <w:spacing w:before="0" w:after="0" w:line="180" w:lineRule="exact"/>
        <w:ind w:left="0" w:firstLine="0"/>
        <w:jc w:val="left"/>
        <w:rPr>
          <w:ins w:id="882768" w:author="Claude" w:date="2026-10-07T12:00:00Z"/>
        </w:rPr>
      </w:pPr>
      <w:ins w:id="882780" w:author="Claude" w:date="2026-10-07T12:00:00Z">
        <w:r>
          <w:rPr>
            <w:rFonts w:ascii="Consolas" w:hAnsi="Consolas" w:cs="Consolas"/>
            <w:sz w:val="14"/>
            <w:szCs w:val="14"/>
          </w:rPr>
          <w:t xml:space="preserve">12  </w:t>
        </w:r>
      </w:ins>
    </w:p>
    <w:p>
      <w:pPr>
        <w:shd w:val="clear" w:color="auto" w:fill="F7F7F7"/>
        <w:spacing w:before="0" w:after="0" w:line="180" w:lineRule="exact"/>
        <w:ind w:left="0" w:firstLine="0"/>
        <w:jc w:val="left"/>
        <w:rPr>
          <w:ins w:id="882768" w:author="Claude" w:date="2026-10-07T12:00:00Z"/>
        </w:rPr>
      </w:pPr>
      <w:ins w:id="882781" w:author="Claude" w:date="2026-10-07T12:00:00Z">
        <w:r>
          <w:rPr>
            <w:rFonts w:ascii="Consolas" w:hAnsi="Consolas" w:cs="Consolas"/>
            <w:sz w:val="14"/>
            <w:szCs w:val="14"/>
          </w:rPr>
          <w:t xml:space="preserve">13  __version__ = "2.0.0"</w:t>
        </w:r>
      </w:ins>
    </w:p>
    <w:p>
      <w:pPr>
        <w:shd w:val="clear" w:color="auto" w:fill="F7F7F7"/>
        <w:spacing w:before="0" w:after="0" w:line="180" w:lineRule="exact"/>
        <w:ind w:left="0" w:firstLine="0"/>
        <w:jc w:val="left"/>
        <w:rPr>
          <w:ins w:id="882768" w:author="Claude" w:date="2026-10-07T12:00:00Z"/>
        </w:rPr>
      </w:pPr>
      <w:ins w:id="882782" w:author="Claude" w:date="2026-10-07T12:00:00Z">
        <w:r>
          <w:rPr>
            <w:rFonts w:ascii="Consolas" w:hAnsi="Consolas" w:cs="Consolas"/>
            <w:sz w:val="14"/>
            <w:szCs w:val="14"/>
          </w:rPr>
          <w:t xml:space="preserve">14  from .relatorios import diagrama_arquitetura, exportar, gerar_graficos, relatorio_markdown, resumo_executivo  # noqa: F401,E402</w:t>
        </w:r>
      </w:ins>
    </w:p>
    <w:p>
      <w:pPr>
        <w:shd w:val="clear" w:color="auto" w:fill="F7F7F7"/>
        <w:spacing w:before="0" w:after="0" w:line="180" w:lineRule="exact"/>
        <w:ind w:left="0" w:firstLine="0"/>
        <w:jc w:val="left"/>
        <w:rPr>
          <w:ins w:id="882768" w:author="Claude" w:date="2026-10-07T12:00:00Z"/>
        </w:rPr>
      </w:pPr>
      <w:ins w:id="882783" w:author="Claude" w:date="2026-10-07T12:00:00Z">
        <w:r>
          <w:rPr>
            <w:rFonts w:ascii="Consolas" w:hAnsi="Consolas" w:cs="Consolas"/>
            <w:sz w:val="14"/>
            <w:szCs w:val="14"/>
          </w:rPr>
          <w:t xml:space="preserve">15  from .interface import (analisar_precos, carregar_config, config_em_branco, definir_e_comparar_alternativas,  # noqa: F401,E402</w:t>
        </w:r>
      </w:ins>
    </w:p>
    <w:p>
      <w:pPr>
        <w:shd w:val="clear" w:color="auto" w:fill="F7F7F7"/>
        <w:spacing w:before="0" w:after="0" w:line="180" w:lineRule="exact"/>
        <w:ind w:left="0" w:firstLine="0"/>
        <w:jc w:val="left"/>
        <w:rPr>
          <w:ins w:id="882768" w:author="Claude" w:date="2026-10-07T12:00:00Z"/>
        </w:rPr>
      </w:pPr>
      <w:ins w:id="882784" w:author="Claude" w:date="2026-10-07T12:00:00Z">
        <w:r>
          <w:rPr>
            <w:rFonts w:ascii="Consolas" w:hAnsi="Consolas" w:cs="Consolas"/>
            <w:sz w:val="14"/>
            <w:szCs w:val="14"/>
          </w:rPr>
          <w:t xml:space="preserve">16                          entradas_pendentes, exigir_entradas, iniciar_entradas, ler_entradas, resumo_entradas,</w:t>
        </w:r>
      </w:ins>
    </w:p>
    <w:p>
      <w:pPr>
        <w:shd w:val="clear" w:color="auto" w:fill="F7F7F7"/>
        <w:spacing w:before="0" w:after="0" w:line="180" w:lineRule="exact"/>
        <w:ind w:left="0" w:firstLine="0"/>
        <w:jc w:val="left"/>
        <w:rPr>
          <w:ins w:id="882768" w:author="Claude" w:date="2026-10-07T12:00:00Z"/>
        </w:rPr>
      </w:pPr>
      <w:ins w:id="882785" w:author="Claude" w:date="2026-10-07T12:00:00Z">
        <w:r>
          <w:rPr>
            <w:rFonts w:ascii="Consolas" w:hAnsi="Consolas" w:cs="Consolas"/>
            <w:sz w:val="14"/>
            <w:szCs w:val="14"/>
          </w:rPr>
          <w:t xml:space="preserve">17                          salvar_config, wizard_evteas)</w:t>
        </w:r>
      </w:ins>
    </w:p>
    <w:p>
      <w:pPr>
        <w:shd w:val="clear" w:color="auto" w:fill="F7F7F7"/>
        <w:spacing w:before="0" w:after="0" w:line="180" w:lineRule="exact"/>
        <w:ind w:left="0" w:firstLine="0"/>
        <w:jc w:val="left"/>
        <w:rPr>
          <w:ins w:id="882768" w:author="Claude" w:date="2026-10-07T12:00:00Z"/>
        </w:rPr>
      </w:pPr>
      <w:ins w:id="882786" w:author="Claude" w:date="2026-10-07T12:00:00Z">
        <w:r>
          <w:rPr>
            <w:rFonts w:ascii="Consolas" w:hAnsi="Consolas" w:cs="Consolas"/>
            <w:sz w:val="14"/>
            <w:szCs w:val="14"/>
          </w:rPr>
          <w:t xml:space="preserve">18  from .dsr import aprendizagens, etapas_dsr, matriz_rastreabilidade, relatorio_dsr, tabela_comparativa  # noqa: F401,E402</w:t>
        </w:r>
      </w:ins>
    </w:p>
    <w:p>
      <w:pPr>
        <w:pStyle w:val="Ttulo2"/>
        <w:pageBreakBefore w:val="0"/>
        <w:rPr>
          <w:ins w:id="882787" w:author="Claude" w:date="2026-10-07T12:00:00Z"/>
        </w:rPr>
      </w:pPr>
      <w:bookmarkStart w:id="990063" w:name="_TocRev187ApA2"/>
      <w:ins w:id="882788" w:author="Claude" w:date="2026-10-07T12:00:00Z">
        <w:r>
          <w:rPr>
            <w:rFonts w:ascii="Times New Roman" w:hAnsi="Times New Roman"/>
            <w:b w:val="0"/>
            <w:sz w:val="28"/>
          </w:rPr>
          <w:t xml:space="preserve">A.2 evteas_py/config.py — Configuração, premissas e rastreabilidade das fontes</w:t>
        </w:r>
      </w:ins>
      <w:bookmarkEnd w:id="990063"/>
    </w:p>
    <w:p>
      <w:pPr>
        <w:shd w:val="clear" w:color="auto" w:fill="F7F7F7"/>
        <w:spacing w:before="0" w:after="0" w:line="180" w:lineRule="exact"/>
        <w:ind w:left="0" w:firstLine="0"/>
        <w:jc w:val="left"/>
        <w:rPr>
          <w:ins w:id="882789" w:author="Claude" w:date="2026-10-07T12:00:00Z"/>
        </w:rPr>
      </w:pPr>
      <w:ins w:id="882790" w:author="Claude" w:date="2026-10-07T12:00:00Z">
        <w:r>
          <w:rPr>
            <w:rFonts w:ascii="Consolas" w:hAnsi="Consolas" w:cs="Consolas"/>
            <w:sz w:val="14"/>
            <w:szCs w:val="14"/>
          </w:rPr>
          <w:t xml:space="preserve">  1  """Estruturas de configuração do EVTEAS-Py.</w:t>
        </w:r>
      </w:ins>
    </w:p>
    <w:p>
      <w:pPr>
        <w:shd w:val="clear" w:color="auto" w:fill="F7F7F7"/>
        <w:spacing w:before="0" w:after="0" w:line="180" w:lineRule="exact"/>
        <w:ind w:left="0" w:firstLine="0"/>
        <w:jc w:val="left"/>
        <w:rPr>
          <w:ins w:id="882789" w:author="Claude" w:date="2026-10-07T12:00:00Z"/>
        </w:rPr>
      </w:pPr>
      <w:ins w:id="882791"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2789" w:author="Claude" w:date="2026-10-07T12:00:00Z"/>
        </w:rPr>
      </w:pPr>
      <w:ins w:id="882792" w:author="Claude" w:date="2026-10-07T12:00:00Z">
        <w:r>
          <w:rPr>
            <w:rFonts w:ascii="Consolas" w:hAnsi="Consolas" w:cs="Consolas"/>
            <w:sz w:val="14"/>
            <w:szCs w:val="14"/>
          </w:rPr>
          <w:t xml:space="preserve">  3  Todas as premissas do estudo ficam concentradas em um único objeto</w:t>
        </w:r>
      </w:ins>
    </w:p>
    <w:p>
      <w:pPr>
        <w:shd w:val="clear" w:color="auto" w:fill="F7F7F7"/>
        <w:spacing w:before="0" w:after="0" w:line="180" w:lineRule="exact"/>
        <w:ind w:left="0" w:firstLine="0"/>
        <w:jc w:val="left"/>
        <w:rPr>
          <w:ins w:id="882789" w:author="Claude" w:date="2026-10-07T12:00:00Z"/>
        </w:rPr>
      </w:pPr>
      <w:ins w:id="882793" w:author="Claude" w:date="2026-10-07T12:00:00Z">
        <w:r>
          <w:rPr>
            <w:rFonts w:ascii="Consolas" w:hAnsi="Consolas" w:cs="Consolas"/>
            <w:sz w:val="14"/>
            <w:szCs w:val="14"/>
          </w:rPr>
          <w:t xml:space="preserve">  4  ``EVTEASConfig`` que atravessa o pipeline (Capítulo 4, Seção 4.1). Cada bloco</w:t>
        </w:r>
      </w:ins>
    </w:p>
    <w:p>
      <w:pPr>
        <w:shd w:val="clear" w:color="auto" w:fill="F7F7F7"/>
        <w:spacing w:before="0" w:after="0" w:line="180" w:lineRule="exact"/>
        <w:ind w:left="0" w:firstLine="0"/>
        <w:jc w:val="left"/>
        <w:rPr>
          <w:ins w:id="882789" w:author="Claude" w:date="2026-10-07T12:00:00Z"/>
        </w:rPr>
      </w:pPr>
      <w:ins w:id="882794" w:author="Claude" w:date="2026-10-07T12:00:00Z">
        <w:r>
          <w:rPr>
            <w:rFonts w:ascii="Consolas" w:hAnsi="Consolas" w:cs="Consolas"/>
            <w:sz w:val="14"/>
            <w:szCs w:val="14"/>
          </w:rPr>
          <w:t xml:space="preserve">  5  corresponde a um eixo de modelagem descrito na Seção 2.8.6 da dissertação:</w:t>
        </w:r>
      </w:ins>
    </w:p>
    <w:p>
      <w:pPr>
        <w:shd w:val="clear" w:color="auto" w:fill="F7F7F7"/>
        <w:spacing w:before="0" w:after="0" w:line="180" w:lineRule="exact"/>
        <w:ind w:left="0" w:firstLine="0"/>
        <w:jc w:val="left"/>
        <w:rPr>
          <w:ins w:id="882789" w:author="Claude" w:date="2026-10-07T12:00:00Z"/>
        </w:rPr>
      </w:pPr>
      <w:ins w:id="882795" w:author="Claude" w:date="2026-10-07T12:00:00Z">
        <w:r>
          <w:rPr>
            <w:rFonts w:ascii="Consolas" w:hAnsi="Consolas" w:cs="Consolas"/>
            <w:sz w:val="14"/>
            <w:szCs w:val="14"/>
          </w:rPr>
          <w:t xml:space="preserve">  6  infraestrutura, parâmetros biológicos e eficiência de insumos (técnico);</w:t>
        </w:r>
      </w:ins>
    </w:p>
    <w:p>
      <w:pPr>
        <w:shd w:val="clear" w:color="auto" w:fill="F7F7F7"/>
        <w:spacing w:before="0" w:after="0" w:line="180" w:lineRule="exact"/>
        <w:ind w:left="0" w:firstLine="0"/>
        <w:jc w:val="left"/>
        <w:rPr>
          <w:ins w:id="882789" w:author="Claude" w:date="2026-10-07T12:00:00Z"/>
        </w:rPr>
      </w:pPr>
      <w:ins w:id="882796" w:author="Claude" w:date="2026-10-07T12:00:00Z">
        <w:r>
          <w:rPr>
            <w:rFonts w:ascii="Consolas" w:hAnsi="Consolas" w:cs="Consolas"/>
            <w:sz w:val="14"/>
            <w:szCs w:val="14"/>
          </w:rPr>
          <w:t xml:space="preserve">  7  CAPEX/OPEX, receitas e parâmetros financeiros (econômico); gestão hídrica,</w:t>
        </w:r>
      </w:ins>
    </w:p>
    <w:p>
      <w:pPr>
        <w:shd w:val="clear" w:color="auto" w:fill="F7F7F7"/>
        <w:spacing w:before="0" w:after="0" w:line="180" w:lineRule="exact"/>
        <w:ind w:left="0" w:firstLine="0"/>
        <w:jc w:val="left"/>
        <w:rPr>
          <w:ins w:id="882789" w:author="Claude" w:date="2026-10-07T12:00:00Z"/>
        </w:rPr>
      </w:pPr>
      <w:ins w:id="882797" w:author="Claude" w:date="2026-10-07T12:00:00Z">
        <w:r>
          <w:rPr>
            <w:rFonts w:ascii="Consolas" w:hAnsi="Consolas" w:cs="Consolas"/>
            <w:sz w:val="14"/>
            <w:szCs w:val="14"/>
          </w:rPr>
          <w:t xml:space="preserve">  8  energética e conformidade (ambiental); emprego, segurança e relação com a</w:t>
        </w:r>
      </w:ins>
    </w:p>
    <w:p>
      <w:pPr>
        <w:shd w:val="clear" w:color="auto" w:fill="F7F7F7"/>
        <w:spacing w:before="0" w:after="0" w:line="180" w:lineRule="exact"/>
        <w:ind w:left="0" w:firstLine="0"/>
        <w:jc w:val="left"/>
        <w:rPr>
          <w:ins w:id="882789" w:author="Claude" w:date="2026-10-07T12:00:00Z"/>
        </w:rPr>
      </w:pPr>
      <w:ins w:id="882798" w:author="Claude" w:date="2026-10-07T12:00:00Z">
        <w:r>
          <w:rPr>
            <w:rFonts w:ascii="Consolas" w:hAnsi="Consolas" w:cs="Consolas"/>
            <w:sz w:val="14"/>
            <w:szCs w:val="14"/>
          </w:rPr>
          <w:t xml:space="preserve">  9  comunidade (social); governança (G do ESG); pesos e incerteza.</w:t>
        </w:r>
      </w:ins>
    </w:p>
    <w:p>
      <w:pPr>
        <w:shd w:val="clear" w:color="auto" w:fill="F7F7F7"/>
        <w:spacing w:before="0" w:after="0" w:line="180" w:lineRule="exact"/>
        <w:ind w:left="0" w:firstLine="0"/>
        <w:jc w:val="left"/>
        <w:rPr>
          <w:ins w:id="882789" w:author="Claude" w:date="2026-10-07T12:00:00Z"/>
        </w:rPr>
      </w:pPr>
      <w:ins w:id="882799" w:author="Claude" w:date="2026-10-07T12:00:00Z">
        <w:r>
          <w:rPr>
            <w:rFonts w:ascii="Consolas" w:hAnsi="Consolas" w:cs="Consolas"/>
            <w:sz w:val="14"/>
            <w:szCs w:val="14"/>
          </w:rPr>
          <w:t xml:space="preserve"> 10  </w:t>
        </w:r>
      </w:ins>
    </w:p>
    <w:p>
      <w:pPr>
        <w:shd w:val="clear" w:color="auto" w:fill="F7F7F7"/>
        <w:spacing w:before="0" w:after="0" w:line="180" w:lineRule="exact"/>
        <w:ind w:left="0" w:firstLine="0"/>
        <w:jc w:val="left"/>
        <w:rPr>
          <w:ins w:id="882789" w:author="Claude" w:date="2026-10-07T12:00:00Z"/>
        </w:rPr>
      </w:pPr>
      <w:ins w:id="882800" w:author="Claude" w:date="2026-10-07T12:00:00Z">
        <w:r>
          <w:rPr>
            <w:rFonts w:ascii="Consolas" w:hAnsi="Consolas" w:cs="Consolas"/>
            <w:sz w:val="14"/>
            <w:szCs w:val="14"/>
          </w:rPr>
          <w:t xml:space="preserve"> 11  Os valores numéricos *default* são ilustrativos. A origem de cada premissa é</w:t>
        </w:r>
      </w:ins>
    </w:p>
    <w:p>
      <w:pPr>
        <w:shd w:val="clear" w:color="auto" w:fill="F7F7F7"/>
        <w:spacing w:before="0" w:after="0" w:line="180" w:lineRule="exact"/>
        <w:ind w:left="0" w:firstLine="0"/>
        <w:jc w:val="left"/>
        <w:rPr>
          <w:ins w:id="882789" w:author="Claude" w:date="2026-10-07T12:00:00Z"/>
        </w:rPr>
      </w:pPr>
      <w:ins w:id="882801" w:author="Claude" w:date="2026-10-07T12:00:00Z">
        <w:r>
          <w:rPr>
            <w:rFonts w:ascii="Consolas" w:hAnsi="Consolas" w:cs="Consolas"/>
            <w:sz w:val="14"/>
            <w:szCs w:val="14"/>
          </w:rPr>
          <w:t xml:space="preserve"> 12  registrada em ``EVTEASConfig.fontes`` (rastreabilidade exigida na Seção 3.6).</w:t>
        </w:r>
      </w:ins>
    </w:p>
    <w:p>
      <w:pPr>
        <w:shd w:val="clear" w:color="auto" w:fill="F7F7F7"/>
        <w:spacing w:before="0" w:after="0" w:line="180" w:lineRule="exact"/>
        <w:ind w:left="0" w:firstLine="0"/>
        <w:jc w:val="left"/>
        <w:rPr>
          <w:ins w:id="882789" w:author="Claude" w:date="2026-10-07T12:00:00Z"/>
        </w:rPr>
      </w:pPr>
      <w:ins w:id="882802" w:author="Claude" w:date="2026-10-07T12:00:00Z">
        <w:r>
          <w:rPr>
            <w:rFonts w:ascii="Consolas" w:hAnsi="Consolas" w:cs="Consolas"/>
            <w:sz w:val="14"/>
            <w:szCs w:val="14"/>
          </w:rPr>
          <w:t xml:space="preserve"> 13  """</w:t>
        </w:r>
      </w:ins>
    </w:p>
    <w:p>
      <w:pPr>
        <w:shd w:val="clear" w:color="auto" w:fill="F7F7F7"/>
        <w:spacing w:before="0" w:after="0" w:line="180" w:lineRule="exact"/>
        <w:ind w:left="0" w:firstLine="0"/>
        <w:jc w:val="left"/>
        <w:rPr>
          <w:ins w:id="882789" w:author="Claude" w:date="2026-10-07T12:00:00Z"/>
        </w:rPr>
      </w:pPr>
      <w:ins w:id="882803" w:author="Claude" w:date="2026-10-07T12:00:00Z">
        <w:r>
          <w:rPr>
            <w:rFonts w:ascii="Consolas" w:hAnsi="Consolas" w:cs="Consolas"/>
            <w:sz w:val="14"/>
            <w:szCs w:val="14"/>
          </w:rPr>
          <w:t xml:space="preserve"> 14  from __future__ import annotations</w:t>
        </w:r>
      </w:ins>
    </w:p>
    <w:p>
      <w:pPr>
        <w:shd w:val="clear" w:color="auto" w:fill="F7F7F7"/>
        <w:spacing w:before="0" w:after="0" w:line="180" w:lineRule="exact"/>
        <w:ind w:left="0" w:firstLine="0"/>
        <w:jc w:val="left"/>
        <w:rPr>
          <w:ins w:id="882789" w:author="Claude" w:date="2026-10-07T12:00:00Z"/>
        </w:rPr>
      </w:pPr>
      <w:ins w:id="882804" w:author="Claude" w:date="2026-10-07T12:00:00Z">
        <w:r>
          <w:rPr>
            <w:rFonts w:ascii="Consolas" w:hAnsi="Consolas" w:cs="Consolas"/>
            <w:sz w:val="14"/>
            <w:szCs w:val="14"/>
          </w:rPr>
          <w:t xml:space="preserve"> 15  </w:t>
        </w:r>
      </w:ins>
    </w:p>
    <w:p>
      <w:pPr>
        <w:shd w:val="clear" w:color="auto" w:fill="F7F7F7"/>
        <w:spacing w:before="0" w:after="0" w:line="180" w:lineRule="exact"/>
        <w:ind w:left="0" w:firstLine="0"/>
        <w:jc w:val="left"/>
        <w:rPr>
          <w:ins w:id="882789" w:author="Claude" w:date="2026-10-07T12:00:00Z"/>
        </w:rPr>
      </w:pPr>
      <w:ins w:id="882805" w:author="Claude" w:date="2026-10-07T12:00:00Z">
        <w:r>
          <w:rPr>
            <w:rFonts w:ascii="Consolas" w:hAnsi="Consolas" w:cs="Consolas"/>
            <w:sz w:val="14"/>
            <w:szCs w:val="14"/>
          </w:rPr>
          <w:t xml:space="preserve"> 16  from dataclasses import dataclass, field, fields, is_dataclass, asdict</w:t>
        </w:r>
      </w:ins>
    </w:p>
    <w:p>
      <w:pPr>
        <w:shd w:val="clear" w:color="auto" w:fill="F7F7F7"/>
        <w:spacing w:before="0" w:after="0" w:line="180" w:lineRule="exact"/>
        <w:ind w:left="0" w:firstLine="0"/>
        <w:jc w:val="left"/>
        <w:rPr>
          <w:ins w:id="882789" w:author="Claude" w:date="2026-10-07T12:00:00Z"/>
        </w:rPr>
      </w:pPr>
      <w:ins w:id="882806" w:author="Claude" w:date="2026-10-07T12:00:00Z">
        <w:r>
          <w:rPr>
            <w:rFonts w:ascii="Consolas" w:hAnsi="Consolas" w:cs="Consolas"/>
            <w:sz w:val="14"/>
            <w:szCs w:val="14"/>
          </w:rPr>
          <w:t xml:space="preserve"> 17  from typing import Any, Dict, List, Optional</w:t>
        </w:r>
      </w:ins>
    </w:p>
    <w:p>
      <w:pPr>
        <w:shd w:val="clear" w:color="auto" w:fill="F7F7F7"/>
        <w:spacing w:before="0" w:after="0" w:line="180" w:lineRule="exact"/>
        <w:ind w:left="0" w:firstLine="0"/>
        <w:jc w:val="left"/>
        <w:rPr>
          <w:ins w:id="882789" w:author="Claude" w:date="2026-10-07T12:00:00Z"/>
        </w:rPr>
      </w:pPr>
      <w:ins w:id="882807" w:author="Claude" w:date="2026-10-07T12:00:00Z">
        <w:r>
          <w:rPr>
            <w:rFonts w:ascii="Consolas" w:hAnsi="Consolas" w:cs="Consolas"/>
            <w:sz w:val="14"/>
            <w:szCs w:val="14"/>
          </w:rPr>
          <w:t xml:space="preserve"> 18  </w:t>
        </w:r>
      </w:ins>
    </w:p>
    <w:p>
      <w:pPr>
        <w:shd w:val="clear" w:color="auto" w:fill="F7F7F7"/>
        <w:spacing w:before="0" w:after="0" w:line="180" w:lineRule="exact"/>
        <w:ind w:left="0" w:firstLine="0"/>
        <w:jc w:val="left"/>
        <w:rPr>
          <w:ins w:id="882789" w:author="Claude" w:date="2026-10-07T12:00:00Z"/>
        </w:rPr>
      </w:pPr>
      <w:ins w:id="882808" w:author="Claude" w:date="2026-10-07T12:00:00Z">
        <w:r>
          <w:rPr>
            <w:rFonts w:ascii="Consolas" w:hAnsi="Consolas" w:cs="Consolas"/>
            <w:sz w:val="14"/>
            <w:szCs w:val="14"/>
          </w:rPr>
          <w:t xml:space="preserve"> 19  import numpy as np</w:t>
        </w:r>
      </w:ins>
    </w:p>
    <w:p>
      <w:pPr>
        <w:shd w:val="clear" w:color="auto" w:fill="F7F7F7"/>
        <w:spacing w:before="0" w:after="0" w:line="180" w:lineRule="exact"/>
        <w:ind w:left="0" w:firstLine="0"/>
        <w:jc w:val="left"/>
        <w:rPr>
          <w:ins w:id="882789" w:author="Claude" w:date="2026-10-07T12:00:00Z"/>
        </w:rPr>
      </w:pPr>
      <w:ins w:id="882809" w:author="Claude" w:date="2026-10-07T12:00:00Z">
        <w:r>
          <w:rPr>
            <w:rFonts w:ascii="Consolas" w:hAnsi="Consolas" w:cs="Consolas"/>
            <w:sz w:val="14"/>
            <w:szCs w:val="14"/>
          </w:rPr>
          <w:t xml:space="preserve"> 20  </w:t>
        </w:r>
      </w:ins>
    </w:p>
    <w:p>
      <w:pPr>
        <w:shd w:val="clear" w:color="auto" w:fill="F7F7F7"/>
        <w:spacing w:before="0" w:after="0" w:line="180" w:lineRule="exact"/>
        <w:ind w:left="0" w:firstLine="0"/>
        <w:jc w:val="left"/>
        <w:rPr>
          <w:ins w:id="882789" w:author="Claude" w:date="2026-10-07T12:00:00Z"/>
        </w:rPr>
      </w:pPr>
      <w:ins w:id="882810" w:author="Claude" w:date="2026-10-07T12:00:00Z">
        <w:r>
          <w:rPr>
            <w:rFonts w:ascii="Consolas" w:hAnsi="Consolas" w:cs="Consolas"/>
            <w:sz w:val="14"/>
            <w:szCs w:val="14"/>
          </w:rPr>
          <w:t xml:space="preserve"> 21  VERSAO = "EVTEAS-Py 2.0 (Rev. 187)"</w:t>
        </w:r>
      </w:ins>
    </w:p>
    <w:p>
      <w:pPr>
        <w:shd w:val="clear" w:color="auto" w:fill="F7F7F7"/>
        <w:spacing w:before="0" w:after="0" w:line="180" w:lineRule="exact"/>
        <w:ind w:left="0" w:firstLine="0"/>
        <w:jc w:val="left"/>
        <w:rPr>
          <w:ins w:id="882789" w:author="Claude" w:date="2026-10-07T12:00:00Z"/>
        </w:rPr>
      </w:pPr>
      <w:ins w:id="882811" w:author="Claude" w:date="2026-10-07T12:00:00Z">
        <w:r>
          <w:rPr>
            <w:rFonts w:ascii="Consolas" w:hAnsi="Consolas" w:cs="Consolas"/>
            <w:sz w:val="14"/>
            <w:szCs w:val="14"/>
          </w:rPr>
          <w:t xml:space="preserve"> 22  </w:t>
        </w:r>
      </w:ins>
    </w:p>
    <w:p>
      <w:pPr>
        <w:shd w:val="clear" w:color="auto" w:fill="F7F7F7"/>
        <w:spacing w:before="0" w:after="0" w:line="180" w:lineRule="exact"/>
        <w:ind w:left="0" w:firstLine="0"/>
        <w:jc w:val="left"/>
        <w:rPr>
          <w:ins w:id="882789" w:author="Claude" w:date="2026-10-07T12:00:00Z"/>
        </w:rPr>
      </w:pPr>
      <w:ins w:id="882812" w:author="Claude" w:date="2026-10-07T12:00:00Z">
        <w:r>
          <w:rPr>
            <w:rFonts w:ascii="Consolas" w:hAnsi="Consolas" w:cs="Consolas"/>
            <w:sz w:val="14"/>
            <w:szCs w:val="14"/>
          </w:rPr>
          <w:t xml:space="preserve"> 23  # ---------------------------------------------------------------------------</w:t>
        </w:r>
      </w:ins>
    </w:p>
    <w:p>
      <w:pPr>
        <w:shd w:val="clear" w:color="auto" w:fill="F7F7F7"/>
        <w:spacing w:before="0" w:after="0" w:line="180" w:lineRule="exact"/>
        <w:ind w:left="0" w:firstLine="0"/>
        <w:jc w:val="left"/>
        <w:rPr>
          <w:ins w:id="882789" w:author="Claude" w:date="2026-10-07T12:00:00Z"/>
        </w:rPr>
      </w:pPr>
      <w:ins w:id="882813" w:author="Claude" w:date="2026-10-07T12:00:00Z">
        <w:r>
          <w:rPr>
            <w:rFonts w:ascii="Consolas" w:hAnsi="Consolas" w:cs="Consolas"/>
            <w:sz w:val="14"/>
            <w:szCs w:val="14"/>
          </w:rPr>
          <w:t xml:space="preserve"> 24  # Rastreabilidade das premissas (Seção 3.6)</w:t>
        </w:r>
      </w:ins>
    </w:p>
    <w:p>
      <w:pPr>
        <w:shd w:val="clear" w:color="auto" w:fill="F7F7F7"/>
        <w:spacing w:before="0" w:after="0" w:line="180" w:lineRule="exact"/>
        <w:ind w:left="0" w:firstLine="0"/>
        <w:jc w:val="left"/>
        <w:rPr>
          <w:ins w:id="882789" w:author="Claude" w:date="2026-10-07T12:00:00Z"/>
        </w:rPr>
      </w:pPr>
      <w:ins w:id="882814" w:author="Claude" w:date="2026-10-07T12:00:00Z">
        <w:r>
          <w:rPr>
            <w:rFonts w:ascii="Consolas" w:hAnsi="Consolas" w:cs="Consolas"/>
            <w:sz w:val="14"/>
            <w:szCs w:val="14"/>
          </w:rPr>
          <w:t xml:space="preserve"> 25  # ---------------------------------------------------------------------------</w:t>
        </w:r>
      </w:ins>
    </w:p>
    <w:p>
      <w:pPr>
        <w:shd w:val="clear" w:color="auto" w:fill="F7F7F7"/>
        <w:spacing w:before="0" w:after="0" w:line="180" w:lineRule="exact"/>
        <w:ind w:left="0" w:firstLine="0"/>
        <w:jc w:val="left"/>
        <w:rPr>
          <w:ins w:id="882789" w:author="Claude" w:date="2026-10-07T12:00:00Z"/>
        </w:rPr>
      </w:pPr>
      <w:ins w:id="882815" w:author="Claude" w:date="2026-10-07T12:00:00Z">
        <w:r>
          <w:rPr>
            <w:rFonts w:ascii="Consolas" w:hAnsi="Consolas" w:cs="Consolas"/>
            <w:sz w:val="14"/>
            <w:szCs w:val="14"/>
          </w:rPr>
          <w:t xml:space="preserve"> 26  </w:t>
        </w:r>
      </w:ins>
    </w:p>
    <w:p>
      <w:pPr>
        <w:shd w:val="clear" w:color="auto" w:fill="F7F7F7"/>
        <w:spacing w:before="0" w:after="0" w:line="180" w:lineRule="exact"/>
        <w:ind w:left="0" w:firstLine="0"/>
        <w:jc w:val="left"/>
        <w:rPr>
          <w:ins w:id="882789" w:author="Claude" w:date="2026-10-07T12:00:00Z"/>
        </w:rPr>
      </w:pPr>
      <w:ins w:id="882816" w:author="Claude" w:date="2026-10-07T12:00:00Z">
        <w:r>
          <w:rPr>
            <w:rFonts w:ascii="Consolas" w:hAnsi="Consolas" w:cs="Consolas"/>
            <w:sz w:val="14"/>
            <w:szCs w:val="14"/>
          </w:rPr>
          <w:t xml:space="preserve"> 27  CATEGORIAS_FONTE = {</w:t>
        </w:r>
      </w:ins>
    </w:p>
    <w:p>
      <w:pPr>
        <w:shd w:val="clear" w:color="auto" w:fill="F7F7F7"/>
        <w:spacing w:before="0" w:after="0" w:line="180" w:lineRule="exact"/>
        <w:ind w:left="0" w:firstLine="0"/>
        <w:jc w:val="left"/>
        <w:rPr>
          <w:ins w:id="882789" w:author="Claude" w:date="2026-10-07T12:00:00Z"/>
        </w:rPr>
      </w:pPr>
      <w:ins w:id="882817" w:author="Claude" w:date="2026-10-07T12:00:00Z">
        <w:r>
          <w:rPr>
            <w:rFonts w:ascii="Consolas" w:hAnsi="Consolas" w:cs="Consolas"/>
            <w:sz w:val="14"/>
            <w:szCs w:val="14"/>
          </w:rPr>
          <w:t xml:space="preserve"> 28      "historico": "Dado histórico do empreendimento",</w:t>
        </w:r>
      </w:ins>
    </w:p>
    <w:p>
      <w:pPr>
        <w:shd w:val="clear" w:color="auto" w:fill="F7F7F7"/>
        <w:spacing w:before="0" w:after="0" w:line="180" w:lineRule="exact"/>
        <w:ind w:left="0" w:firstLine="0"/>
        <w:jc w:val="left"/>
        <w:rPr>
          <w:ins w:id="882789" w:author="Claude" w:date="2026-10-07T12:00:00Z"/>
        </w:rPr>
      </w:pPr>
      <w:ins w:id="882818" w:author="Claude" w:date="2026-10-07T12:00:00Z">
        <w:r>
          <w:rPr>
            <w:rFonts w:ascii="Consolas" w:hAnsi="Consolas" w:cs="Consolas"/>
            <w:sz w:val="14"/>
            <w:szCs w:val="14"/>
          </w:rPr>
          <w:t xml:space="preserve"> 29      "secundario": "Dado secundário (estatística oficial, relatório setorial)",</w:t>
        </w:r>
      </w:ins>
    </w:p>
    <w:p>
      <w:pPr>
        <w:shd w:val="clear" w:color="auto" w:fill="F7F7F7"/>
        <w:spacing w:before="0" w:after="0" w:line="180" w:lineRule="exact"/>
        <w:ind w:left="0" w:firstLine="0"/>
        <w:jc w:val="left"/>
        <w:rPr>
          <w:ins w:id="882789" w:author="Claude" w:date="2026-10-07T12:00:00Z"/>
        </w:rPr>
      </w:pPr>
      <w:ins w:id="882819" w:author="Claude" w:date="2026-10-07T12:00:00Z">
        <w:r>
          <w:rPr>
            <w:rFonts w:ascii="Consolas" w:hAnsi="Consolas" w:cs="Consolas"/>
            <w:sz w:val="14"/>
            <w:szCs w:val="14"/>
          </w:rPr>
          <w:t xml:space="preserve"> 30      "cotacao": "Cotação de mercado",</w:t>
        </w:r>
      </w:ins>
    </w:p>
    <w:p>
      <w:pPr>
        <w:shd w:val="clear" w:color="auto" w:fill="F7F7F7"/>
        <w:spacing w:before="0" w:after="0" w:line="180" w:lineRule="exact"/>
        <w:ind w:left="0" w:firstLine="0"/>
        <w:jc w:val="left"/>
        <w:rPr>
          <w:ins w:id="882789" w:author="Claude" w:date="2026-10-07T12:00:00Z"/>
        </w:rPr>
      </w:pPr>
      <w:ins w:id="882820" w:author="Claude" w:date="2026-10-07T12:00:00Z">
        <w:r>
          <w:rPr>
            <w:rFonts w:ascii="Consolas" w:hAnsi="Consolas" w:cs="Consolas"/>
            <w:sz w:val="14"/>
            <w:szCs w:val="14"/>
          </w:rPr>
          <w:t xml:space="preserve"> 31      "normativo": "Valor normativo (lei, resolução, norma técnica)",</w:t>
        </w:r>
      </w:ins>
    </w:p>
    <w:p>
      <w:pPr>
        <w:shd w:val="clear" w:color="auto" w:fill="F7F7F7"/>
        <w:spacing w:before="0" w:after="0" w:line="180" w:lineRule="exact"/>
        <w:ind w:left="0" w:firstLine="0"/>
        <w:jc w:val="left"/>
        <w:rPr>
          <w:ins w:id="882789" w:author="Claude" w:date="2026-10-07T12:00:00Z"/>
        </w:rPr>
      </w:pPr>
      <w:ins w:id="882821" w:author="Claude" w:date="2026-10-07T12:00:00Z">
        <w:r>
          <w:rPr>
            <w:rFonts w:ascii="Consolas" w:hAnsi="Consolas" w:cs="Consolas"/>
            <w:sz w:val="14"/>
            <w:szCs w:val="14"/>
          </w:rPr>
          <w:t xml:space="preserve"> 32      "bibliografico": "Parâmetro bibliográfico",</w:t>
        </w:r>
      </w:ins>
    </w:p>
    <w:p>
      <w:pPr>
        <w:shd w:val="clear" w:color="auto" w:fill="F7F7F7"/>
        <w:spacing w:before="0" w:after="0" w:line="180" w:lineRule="exact"/>
        <w:ind w:left="0" w:firstLine="0"/>
        <w:jc w:val="left"/>
        <w:rPr>
          <w:ins w:id="882789" w:author="Claude" w:date="2026-10-07T12:00:00Z"/>
        </w:rPr>
      </w:pPr>
      <w:ins w:id="882822" w:author="Claude" w:date="2026-10-07T12:00:00Z">
        <w:r>
          <w:rPr>
            <w:rFonts w:ascii="Consolas" w:hAnsi="Consolas" w:cs="Consolas"/>
            <w:sz w:val="14"/>
            <w:szCs w:val="14"/>
          </w:rPr>
          <w:t xml:space="preserve"> 33      "analogo": "Empreendimento análogo",</w:t>
        </w:r>
      </w:ins>
    </w:p>
    <w:p>
      <w:pPr>
        <w:shd w:val="clear" w:color="auto" w:fill="F7F7F7"/>
        <w:spacing w:before="0" w:after="0" w:line="180" w:lineRule="exact"/>
        <w:ind w:left="0" w:firstLine="0"/>
        <w:jc w:val="left"/>
        <w:rPr>
          <w:ins w:id="882789" w:author="Claude" w:date="2026-10-07T12:00:00Z"/>
        </w:rPr>
      </w:pPr>
      <w:ins w:id="882823" w:author="Claude" w:date="2026-10-07T12:00:00Z">
        <w:r>
          <w:rPr>
            <w:rFonts w:ascii="Consolas" w:hAnsi="Consolas" w:cs="Consolas"/>
            <w:sz w:val="14"/>
            <w:szCs w:val="14"/>
          </w:rPr>
          <w:t xml:space="preserve"> 34      "especialista": "Estimativa de especialista",</w:t>
        </w:r>
      </w:ins>
    </w:p>
    <w:p>
      <w:pPr>
        <w:shd w:val="clear" w:color="auto" w:fill="F7F7F7"/>
        <w:spacing w:before="0" w:after="0" w:line="180" w:lineRule="exact"/>
        <w:ind w:left="0" w:firstLine="0"/>
        <w:jc w:val="left"/>
        <w:rPr>
          <w:ins w:id="882789" w:author="Claude" w:date="2026-10-07T12:00:00Z"/>
        </w:rPr>
      </w:pPr>
      <w:ins w:id="882824" w:author="Claude" w:date="2026-10-07T12:00:00Z">
        <w:r>
          <w:rPr>
            <w:rFonts w:ascii="Consolas" w:hAnsi="Consolas" w:cs="Consolas"/>
            <w:sz w:val="14"/>
            <w:szCs w:val="14"/>
          </w:rPr>
          <w:t xml:space="preserve"> 35      "autor": "Estimativa do autor (a validar na V&amp;V)",</w:t>
        </w:r>
      </w:ins>
    </w:p>
    <w:p>
      <w:pPr>
        <w:shd w:val="clear" w:color="auto" w:fill="F7F7F7"/>
        <w:spacing w:before="0" w:after="0" w:line="180" w:lineRule="exact"/>
        <w:ind w:left="0" w:firstLine="0"/>
        <w:jc w:val="left"/>
        <w:rPr>
          <w:ins w:id="882789" w:author="Claude" w:date="2026-10-07T12:00:00Z"/>
        </w:rPr>
      </w:pPr>
      <w:ins w:id="882825" w:author="Claude" w:date="2026-10-07T12:00:00Z">
        <w:r>
          <w:rPr>
            <w:rFonts w:ascii="Consolas" w:hAnsi="Consolas" w:cs="Consolas"/>
            <w:sz w:val="14"/>
            <w:szCs w:val="14"/>
          </w:rPr>
          <w:t xml:space="preserve"> 36  }</w:t>
        </w:r>
      </w:ins>
    </w:p>
    <w:p>
      <w:pPr>
        <w:shd w:val="clear" w:color="auto" w:fill="F7F7F7"/>
        <w:spacing w:before="0" w:after="0" w:line="180" w:lineRule="exact"/>
        <w:ind w:left="0" w:firstLine="0"/>
        <w:jc w:val="left"/>
        <w:rPr>
          <w:ins w:id="882789" w:author="Claude" w:date="2026-10-07T12:00:00Z"/>
        </w:rPr>
      </w:pPr>
      <w:ins w:id="882826" w:author="Claude" w:date="2026-10-07T12:00:00Z">
        <w:r>
          <w:rPr>
            <w:rFonts w:ascii="Consolas" w:hAnsi="Consolas" w:cs="Consolas"/>
            <w:sz w:val="14"/>
            <w:szCs w:val="14"/>
          </w:rPr>
          <w:t xml:space="preserve"> 37  </w:t>
        </w:r>
      </w:ins>
    </w:p>
    <w:p>
      <w:pPr>
        <w:shd w:val="clear" w:color="auto" w:fill="F7F7F7"/>
        <w:spacing w:before="0" w:after="0" w:line="180" w:lineRule="exact"/>
        <w:ind w:left="0" w:firstLine="0"/>
        <w:jc w:val="left"/>
        <w:rPr>
          <w:ins w:id="882789" w:author="Claude" w:date="2026-10-07T12:00:00Z"/>
        </w:rPr>
      </w:pPr>
      <w:ins w:id="882827" w:author="Claude" w:date="2026-10-07T12:00:00Z">
        <w:r>
          <w:rPr>
            <w:rFonts w:ascii="Consolas" w:hAnsi="Consolas" w:cs="Consolas"/>
            <w:sz w:val="14"/>
            <w:szCs w:val="14"/>
          </w:rPr>
          <w:t xml:space="preserve"> 38  </w:t>
        </w:r>
      </w:ins>
    </w:p>
    <w:p>
      <w:pPr>
        <w:shd w:val="clear" w:color="auto" w:fill="F7F7F7"/>
        <w:spacing w:before="0" w:after="0" w:line="180" w:lineRule="exact"/>
        <w:ind w:left="0" w:firstLine="0"/>
        <w:jc w:val="left"/>
        <w:rPr>
          <w:ins w:id="882789" w:author="Claude" w:date="2026-10-07T12:00:00Z"/>
        </w:rPr>
      </w:pPr>
      <w:ins w:id="882828" w:author="Claude" w:date="2026-10-07T12:00:00Z">
        <w:r>
          <w:rPr>
            <w:rFonts w:ascii="Consolas" w:hAnsi="Consolas" w:cs="Consolas"/>
            <w:sz w:val="14"/>
            <w:szCs w:val="14"/>
          </w:rPr>
          <w:t xml:space="preserve"> 39  @dataclass</w:t>
        </w:r>
      </w:ins>
    </w:p>
    <w:p>
      <w:pPr>
        <w:shd w:val="clear" w:color="auto" w:fill="F7F7F7"/>
        <w:spacing w:before="0" w:after="0" w:line="180" w:lineRule="exact"/>
        <w:ind w:left="0" w:firstLine="0"/>
        <w:jc w:val="left"/>
        <w:rPr>
          <w:ins w:id="882789" w:author="Claude" w:date="2026-10-07T12:00:00Z"/>
        </w:rPr>
      </w:pPr>
      <w:ins w:id="882829" w:author="Claude" w:date="2026-10-07T12:00:00Z">
        <w:r>
          <w:rPr>
            <w:rFonts w:ascii="Consolas" w:hAnsi="Consolas" w:cs="Consolas"/>
            <w:sz w:val="14"/>
            <w:szCs w:val="14"/>
          </w:rPr>
          <w:t xml:space="preserve"> 40  class Fonte:</w:t>
        </w:r>
      </w:ins>
    </w:p>
    <w:p>
      <w:pPr>
        <w:shd w:val="clear" w:color="auto" w:fill="F7F7F7"/>
        <w:spacing w:before="0" w:after="0" w:line="180" w:lineRule="exact"/>
        <w:ind w:left="0" w:firstLine="0"/>
        <w:jc w:val="left"/>
        <w:rPr>
          <w:ins w:id="882789" w:author="Claude" w:date="2026-10-07T12:00:00Z"/>
        </w:rPr>
      </w:pPr>
      <w:ins w:id="882830" w:author="Claude" w:date="2026-10-07T12:00:00Z">
        <w:r>
          <w:rPr>
            <w:rFonts w:ascii="Consolas" w:hAnsi="Consolas" w:cs="Consolas"/>
            <w:sz w:val="14"/>
            <w:szCs w:val="14"/>
          </w:rPr>
          <w:t xml:space="preserve"> 41      """Origem declarada de uma premissa."""</w:t>
        </w:r>
      </w:ins>
    </w:p>
    <w:p>
      <w:pPr>
        <w:shd w:val="clear" w:color="auto" w:fill="F7F7F7"/>
        <w:spacing w:before="0" w:after="0" w:line="180" w:lineRule="exact"/>
        <w:ind w:left="0" w:firstLine="0"/>
        <w:jc w:val="left"/>
        <w:rPr>
          <w:ins w:id="882789" w:author="Claude" w:date="2026-10-07T12:00:00Z"/>
        </w:rPr>
      </w:pPr>
      <w:ins w:id="882831" w:author="Claude" w:date="2026-10-07T12:00:00Z">
        <w:r>
          <w:rPr>
            <w:rFonts w:ascii="Consolas" w:hAnsi="Consolas" w:cs="Consolas"/>
            <w:sz w:val="14"/>
            <w:szCs w:val="14"/>
          </w:rPr>
          <w:t xml:space="preserve"> 42      categoria: str = "autor"</w:t>
        </w:r>
      </w:ins>
    </w:p>
    <w:p>
      <w:pPr>
        <w:shd w:val="clear" w:color="auto" w:fill="F7F7F7"/>
        <w:spacing w:before="0" w:after="0" w:line="180" w:lineRule="exact"/>
        <w:ind w:left="0" w:firstLine="0"/>
        <w:jc w:val="left"/>
        <w:rPr>
          <w:ins w:id="882789" w:author="Claude" w:date="2026-10-07T12:00:00Z"/>
        </w:rPr>
      </w:pPr>
      <w:ins w:id="882832" w:author="Claude" w:date="2026-10-07T12:00:00Z">
        <w:r>
          <w:rPr>
            <w:rFonts w:ascii="Consolas" w:hAnsi="Consolas" w:cs="Consolas"/>
            <w:sz w:val="14"/>
            <w:szCs w:val="14"/>
          </w:rPr>
          <w:t xml:space="preserve"> 43      referencia: str = ""</w:t>
        </w:r>
      </w:ins>
    </w:p>
    <w:p>
      <w:pPr>
        <w:shd w:val="clear" w:color="auto" w:fill="F7F7F7"/>
        <w:spacing w:before="0" w:after="0" w:line="180" w:lineRule="exact"/>
        <w:ind w:left="0" w:firstLine="0"/>
        <w:jc w:val="left"/>
        <w:rPr>
          <w:ins w:id="882789" w:author="Claude" w:date="2026-10-07T12:00:00Z"/>
        </w:rPr>
      </w:pPr>
      <w:ins w:id="882833" w:author="Claude" w:date="2026-10-07T12:00:00Z">
        <w:r>
          <w:rPr>
            <w:rFonts w:ascii="Consolas" w:hAnsi="Consolas" w:cs="Consolas"/>
            <w:sz w:val="14"/>
            <w:szCs w:val="14"/>
          </w:rPr>
          <w:t xml:space="preserve"> 44  </w:t>
        </w:r>
      </w:ins>
    </w:p>
    <w:p>
      <w:pPr>
        <w:shd w:val="clear" w:color="auto" w:fill="F7F7F7"/>
        <w:spacing w:before="0" w:after="0" w:line="180" w:lineRule="exact"/>
        <w:ind w:left="0" w:firstLine="0"/>
        <w:jc w:val="left"/>
        <w:rPr>
          <w:ins w:id="882789" w:author="Claude" w:date="2026-10-07T12:00:00Z"/>
        </w:rPr>
      </w:pPr>
      <w:ins w:id="882834" w:author="Claude" w:date="2026-10-07T12:00:00Z">
        <w:r>
          <w:rPr>
            <w:rFonts w:ascii="Consolas" w:hAnsi="Consolas" w:cs="Consolas"/>
            <w:sz w:val="14"/>
            <w:szCs w:val="14"/>
          </w:rPr>
          <w:t xml:space="preserve"> 45      def validar(self) -&gt; "Fonte":</w:t>
        </w:r>
      </w:ins>
    </w:p>
    <w:p>
      <w:pPr>
        <w:shd w:val="clear" w:color="auto" w:fill="F7F7F7"/>
        <w:spacing w:before="0" w:after="0" w:line="180" w:lineRule="exact"/>
        <w:ind w:left="0" w:firstLine="0"/>
        <w:jc w:val="left"/>
        <w:rPr>
          <w:ins w:id="882789" w:author="Claude" w:date="2026-10-07T12:00:00Z"/>
        </w:rPr>
      </w:pPr>
      <w:ins w:id="882835" w:author="Claude" w:date="2026-10-07T12:00:00Z">
        <w:r>
          <w:rPr>
            <w:rFonts w:ascii="Consolas" w:hAnsi="Consolas" w:cs="Consolas"/>
            <w:sz w:val="14"/>
            <w:szCs w:val="14"/>
          </w:rPr>
          <w:t xml:space="preserve"> 46          if self.categoria not in CATEGORIAS_FONTE:</w:t>
        </w:r>
      </w:ins>
    </w:p>
    <w:p>
      <w:pPr>
        <w:shd w:val="clear" w:color="auto" w:fill="F7F7F7"/>
        <w:spacing w:before="0" w:after="0" w:line="180" w:lineRule="exact"/>
        <w:ind w:left="0" w:firstLine="0"/>
        <w:jc w:val="left"/>
        <w:rPr>
          <w:ins w:id="882789" w:author="Claude" w:date="2026-10-07T12:00:00Z"/>
        </w:rPr>
      </w:pPr>
      <w:ins w:id="882836" w:author="Claude" w:date="2026-10-07T12:00:00Z">
        <w:r>
          <w:rPr>
            <w:rFonts w:ascii="Consolas" w:hAnsi="Consolas" w:cs="Consolas"/>
            <w:sz w:val="14"/>
            <w:szCs w:val="14"/>
          </w:rPr>
          <w:t xml:space="preserve"> 47              raise ValueError(f"Categoria de fonte desconhecida: {self.categoria}")</w:t>
        </w:r>
      </w:ins>
    </w:p>
    <w:p>
      <w:pPr>
        <w:shd w:val="clear" w:color="auto" w:fill="F7F7F7"/>
        <w:spacing w:before="0" w:after="0" w:line="180" w:lineRule="exact"/>
        <w:ind w:left="0" w:firstLine="0"/>
        <w:jc w:val="left"/>
        <w:rPr>
          <w:ins w:id="882789" w:author="Claude" w:date="2026-10-07T12:00:00Z"/>
        </w:rPr>
      </w:pPr>
      <w:ins w:id="882837" w:author="Claude" w:date="2026-10-07T12:00:00Z">
        <w:r>
          <w:rPr>
            <w:rFonts w:ascii="Consolas" w:hAnsi="Consolas" w:cs="Consolas"/>
            <w:sz w:val="14"/>
            <w:szCs w:val="14"/>
          </w:rPr>
          <w:t xml:space="preserve"> 48          return self</w:t>
        </w:r>
      </w:ins>
    </w:p>
    <w:p>
      <w:pPr>
        <w:shd w:val="clear" w:color="auto" w:fill="F7F7F7"/>
        <w:spacing w:before="0" w:after="0" w:line="180" w:lineRule="exact"/>
        <w:ind w:left="0" w:firstLine="0"/>
        <w:jc w:val="left"/>
        <w:rPr>
          <w:ins w:id="882789" w:author="Claude" w:date="2026-10-07T12:00:00Z"/>
        </w:rPr>
      </w:pPr>
      <w:ins w:id="882838" w:author="Claude" w:date="2026-10-07T12:00:00Z">
        <w:r>
          <w:rPr>
            <w:rFonts w:ascii="Consolas" w:hAnsi="Consolas" w:cs="Consolas"/>
            <w:sz w:val="14"/>
            <w:szCs w:val="14"/>
          </w:rPr>
          <w:t xml:space="preserve"> 49  </w:t>
        </w:r>
      </w:ins>
    </w:p>
    <w:p>
      <w:pPr>
        <w:shd w:val="clear" w:color="auto" w:fill="F7F7F7"/>
        <w:spacing w:before="0" w:after="0" w:line="180" w:lineRule="exact"/>
        <w:ind w:left="0" w:firstLine="0"/>
        <w:jc w:val="left"/>
        <w:rPr>
          <w:ins w:id="882789" w:author="Claude" w:date="2026-10-07T12:00:00Z"/>
        </w:rPr>
      </w:pPr>
      <w:ins w:id="882839" w:author="Claude" w:date="2026-10-07T12:00:00Z">
        <w:r>
          <w:rPr>
            <w:rFonts w:ascii="Consolas" w:hAnsi="Consolas" w:cs="Consolas"/>
            <w:sz w:val="14"/>
            <w:szCs w:val="14"/>
          </w:rPr>
          <w:t xml:space="preserve"> 50  </w:t>
        </w:r>
      </w:ins>
    </w:p>
    <w:p>
      <w:pPr>
        <w:shd w:val="clear" w:color="auto" w:fill="F7F7F7"/>
        <w:spacing w:before="0" w:after="0" w:line="180" w:lineRule="exact"/>
        <w:ind w:left="0" w:firstLine="0"/>
        <w:jc w:val="left"/>
        <w:rPr>
          <w:ins w:id="882789" w:author="Claude" w:date="2026-10-07T12:00:00Z"/>
        </w:rPr>
      </w:pPr>
      <w:ins w:id="882840" w:author="Claude" w:date="2026-10-07T12:00:00Z">
        <w:r>
          <w:rPr>
            <w:rFonts w:ascii="Consolas" w:hAnsi="Consolas" w:cs="Consolas"/>
            <w:sz w:val="14"/>
            <w:szCs w:val="14"/>
          </w:rPr>
          <w:t xml:space="preserve"> 51  @dataclass</w:t>
        </w:r>
      </w:ins>
    </w:p>
    <w:p>
      <w:pPr>
        <w:shd w:val="clear" w:color="auto" w:fill="F7F7F7"/>
        <w:spacing w:before="0" w:after="0" w:line="180" w:lineRule="exact"/>
        <w:ind w:left="0" w:firstLine="0"/>
        <w:jc w:val="left"/>
        <w:rPr>
          <w:ins w:id="882789" w:author="Claude" w:date="2026-10-07T12:00:00Z"/>
        </w:rPr>
      </w:pPr>
      <w:ins w:id="882841" w:author="Claude" w:date="2026-10-07T12:00:00Z">
        <w:r>
          <w:rPr>
            <w:rFonts w:ascii="Consolas" w:hAnsi="Consolas" w:cs="Consolas"/>
            <w:sz w:val="14"/>
            <w:szCs w:val="14"/>
          </w:rPr>
          <w:t xml:space="preserve"> 52  class Distribuicao:</w:t>
        </w:r>
      </w:ins>
    </w:p>
    <w:p>
      <w:pPr>
        <w:shd w:val="clear" w:color="auto" w:fill="F7F7F7"/>
        <w:spacing w:before="0" w:after="0" w:line="180" w:lineRule="exact"/>
        <w:ind w:left="0" w:firstLine="0"/>
        <w:jc w:val="left"/>
        <w:rPr>
          <w:ins w:id="882789" w:author="Claude" w:date="2026-10-07T12:00:00Z"/>
        </w:rPr>
      </w:pPr>
      <w:ins w:id="882842" w:author="Claude" w:date="2026-10-07T12:00:00Z">
        <w:r>
          <w:rPr>
            <w:rFonts w:ascii="Consolas" w:hAnsi="Consolas" w:cs="Consolas"/>
            <w:sz w:val="14"/>
            <w:szCs w:val="14"/>
          </w:rPr>
          <w:t xml:space="preserve"> 53      """Distribuição de incerteza de uma variável de entrada.</w:t>
        </w:r>
      </w:ins>
    </w:p>
    <w:p>
      <w:pPr>
        <w:shd w:val="clear" w:color="auto" w:fill="F7F7F7"/>
        <w:spacing w:before="0" w:after="0" w:line="180" w:lineRule="exact"/>
        <w:ind w:left="0" w:firstLine="0"/>
        <w:jc w:val="left"/>
        <w:rPr>
          <w:ins w:id="882789" w:author="Claude" w:date="2026-10-07T12:00:00Z"/>
        </w:rPr>
      </w:pPr>
      <w:ins w:id="882843" w:author="Claude" w:date="2026-10-07T12:00:00Z">
        <w:r>
          <w:rPr>
            <w:rFonts w:ascii="Consolas" w:hAnsi="Consolas" w:cs="Consolas"/>
            <w:sz w:val="14"/>
            <w:szCs w:val="14"/>
          </w:rPr>
          <w:t xml:space="preserve"> 54  </w:t>
        </w:r>
      </w:ins>
    </w:p>
    <w:p>
      <w:pPr>
        <w:shd w:val="clear" w:color="auto" w:fill="F7F7F7"/>
        <w:spacing w:before="0" w:after="0" w:line="180" w:lineRule="exact"/>
        <w:ind w:left="0" w:firstLine="0"/>
        <w:jc w:val="left"/>
        <w:rPr>
          <w:ins w:id="882789" w:author="Claude" w:date="2026-10-07T12:00:00Z"/>
        </w:rPr>
      </w:pPr>
      <w:ins w:id="882844" w:author="Claude" w:date="2026-10-07T12:00:00Z">
        <w:r>
          <w:rPr>
            <w:rFonts w:ascii="Consolas" w:hAnsi="Consolas" w:cs="Consolas"/>
            <w:sz w:val="14"/>
            <w:szCs w:val="14"/>
          </w:rPr>
          <w:t xml:space="preserve"> 55      ``uniforme`` quando apenas mínimo e máximo são conhecidos; ``triangular``</w:t>
        </w:r>
      </w:ins>
    </w:p>
    <w:p>
      <w:pPr>
        <w:shd w:val="clear" w:color="auto" w:fill="F7F7F7"/>
        <w:spacing w:before="0" w:after="0" w:line="180" w:lineRule="exact"/>
        <w:ind w:left="0" w:firstLine="0"/>
        <w:jc w:val="left"/>
        <w:rPr>
          <w:ins w:id="882789" w:author="Claude" w:date="2026-10-07T12:00:00Z"/>
        </w:rPr>
      </w:pPr>
      <w:ins w:id="882845" w:author="Claude" w:date="2026-10-07T12:00:00Z">
        <w:r>
          <w:rPr>
            <w:rFonts w:ascii="Consolas" w:hAnsi="Consolas" w:cs="Consolas"/>
            <w:sz w:val="14"/>
            <w:szCs w:val="14"/>
          </w:rPr>
          <w:t xml:space="preserve"> 56      quando também há um valor mais provável (Oliveira; Medeiros Neto, 2012);</w:t>
        </w:r>
      </w:ins>
    </w:p>
    <w:p>
      <w:pPr>
        <w:shd w:val="clear" w:color="auto" w:fill="F7F7F7"/>
        <w:spacing w:before="0" w:after="0" w:line="180" w:lineRule="exact"/>
        <w:ind w:left="0" w:firstLine="0"/>
        <w:jc w:val="left"/>
        <w:rPr>
          <w:ins w:id="882789" w:author="Claude" w:date="2026-10-07T12:00:00Z"/>
        </w:rPr>
      </w:pPr>
      <w:ins w:id="882846" w:author="Claude" w:date="2026-10-07T12:00:00Z">
        <w:r>
          <w:rPr>
            <w:rFonts w:ascii="Consolas" w:hAnsi="Consolas" w:cs="Consolas"/>
            <w:sz w:val="14"/>
            <w:szCs w:val="14"/>
          </w:rPr>
          <w:t xml:space="preserve"> 57      ``normal`` truncada em [mínimo, máximo] e ``fixa`` para desligar a</w:t>
        </w:r>
      </w:ins>
    </w:p>
    <w:p>
      <w:pPr>
        <w:shd w:val="clear" w:color="auto" w:fill="F7F7F7"/>
        <w:spacing w:before="0" w:after="0" w:line="180" w:lineRule="exact"/>
        <w:ind w:left="0" w:firstLine="0"/>
        <w:jc w:val="left"/>
        <w:rPr>
          <w:ins w:id="882789" w:author="Claude" w:date="2026-10-07T12:00:00Z"/>
        </w:rPr>
      </w:pPr>
      <w:ins w:id="882847" w:author="Claude" w:date="2026-10-07T12:00:00Z">
        <w:r>
          <w:rPr>
            <w:rFonts w:ascii="Consolas" w:hAnsi="Consolas" w:cs="Consolas"/>
            <w:sz w:val="14"/>
            <w:szCs w:val="14"/>
          </w:rPr>
          <w:t xml:space="preserve"> 58      incerteza de uma variável sem removê-la do registro.</w:t>
        </w:r>
      </w:ins>
    </w:p>
    <w:p>
      <w:pPr>
        <w:shd w:val="clear" w:color="auto" w:fill="F7F7F7"/>
        <w:spacing w:before="0" w:after="0" w:line="180" w:lineRule="exact"/>
        <w:ind w:left="0" w:firstLine="0"/>
        <w:jc w:val="left"/>
        <w:rPr>
          <w:ins w:id="882789" w:author="Claude" w:date="2026-10-07T12:00:00Z"/>
        </w:rPr>
      </w:pPr>
      <w:ins w:id="882848" w:author="Claude" w:date="2026-10-07T12:00:00Z">
        <w:r>
          <w:rPr>
            <w:rFonts w:ascii="Consolas" w:hAnsi="Consolas" w:cs="Consolas"/>
            <w:sz w:val="14"/>
            <w:szCs w:val="14"/>
          </w:rPr>
          <w:t xml:space="preserve"> 59      """</w:t>
        </w:r>
      </w:ins>
    </w:p>
    <w:p>
      <w:pPr>
        <w:shd w:val="clear" w:color="auto" w:fill="F7F7F7"/>
        <w:spacing w:before="0" w:after="0" w:line="180" w:lineRule="exact"/>
        <w:ind w:left="0" w:firstLine="0"/>
        <w:jc w:val="left"/>
        <w:rPr>
          <w:ins w:id="882789" w:author="Claude" w:date="2026-10-07T12:00:00Z"/>
        </w:rPr>
      </w:pPr>
      <w:ins w:id="882849" w:author="Claude" w:date="2026-10-07T12:00:00Z">
        <w:r>
          <w:rPr>
            <w:rFonts w:ascii="Consolas" w:hAnsi="Consolas" w:cs="Consolas"/>
            <w:sz w:val="14"/>
            <w:szCs w:val="14"/>
          </w:rPr>
          <w:t xml:space="preserve"> 60      tipo: str = "triangular"</w:t>
        </w:r>
      </w:ins>
    </w:p>
    <w:p>
      <w:pPr>
        <w:shd w:val="clear" w:color="auto" w:fill="F7F7F7"/>
        <w:spacing w:before="0" w:after="0" w:line="180" w:lineRule="exact"/>
        <w:ind w:left="0" w:firstLine="0"/>
        <w:jc w:val="left"/>
        <w:rPr>
          <w:ins w:id="882789" w:author="Claude" w:date="2026-10-07T12:00:00Z"/>
        </w:rPr>
      </w:pPr>
      <w:ins w:id="882850" w:author="Claude" w:date="2026-10-07T12:00:00Z">
        <w:r>
          <w:rPr>
            <w:rFonts w:ascii="Consolas" w:hAnsi="Consolas" w:cs="Consolas"/>
            <w:sz w:val="14"/>
            <w:szCs w:val="14"/>
          </w:rPr>
          <w:t xml:space="preserve"> 61      minimo: float = 0.0</w:t>
        </w:r>
      </w:ins>
    </w:p>
    <w:p>
      <w:pPr>
        <w:shd w:val="clear" w:color="auto" w:fill="F7F7F7"/>
        <w:spacing w:before="0" w:after="0" w:line="180" w:lineRule="exact"/>
        <w:ind w:left="0" w:firstLine="0"/>
        <w:jc w:val="left"/>
        <w:rPr>
          <w:ins w:id="882789" w:author="Claude" w:date="2026-10-07T12:00:00Z"/>
        </w:rPr>
      </w:pPr>
      <w:ins w:id="882851" w:author="Claude" w:date="2026-10-07T12:00:00Z">
        <w:r>
          <w:rPr>
            <w:rFonts w:ascii="Consolas" w:hAnsi="Consolas" w:cs="Consolas"/>
            <w:sz w:val="14"/>
            <w:szCs w:val="14"/>
          </w:rPr>
          <w:t xml:space="preserve"> 62      moda: float = 0.0</w:t>
        </w:r>
      </w:ins>
    </w:p>
    <w:p>
      <w:pPr>
        <w:shd w:val="clear" w:color="auto" w:fill="F7F7F7"/>
        <w:spacing w:before="0" w:after="0" w:line="180" w:lineRule="exact"/>
        <w:ind w:left="0" w:firstLine="0"/>
        <w:jc w:val="left"/>
        <w:rPr>
          <w:ins w:id="882789" w:author="Claude" w:date="2026-10-07T12:00:00Z"/>
        </w:rPr>
      </w:pPr>
      <w:ins w:id="882852" w:author="Claude" w:date="2026-10-07T12:00:00Z">
        <w:r>
          <w:rPr>
            <w:rFonts w:ascii="Consolas" w:hAnsi="Consolas" w:cs="Consolas"/>
            <w:sz w:val="14"/>
            <w:szCs w:val="14"/>
          </w:rPr>
          <w:t xml:space="preserve"> 63      maximo: float = 0.0</w:t>
        </w:r>
      </w:ins>
    </w:p>
    <w:p>
      <w:pPr>
        <w:shd w:val="clear" w:color="auto" w:fill="F7F7F7"/>
        <w:spacing w:before="0" w:after="0" w:line="180" w:lineRule="exact"/>
        <w:ind w:left="0" w:firstLine="0"/>
        <w:jc w:val="left"/>
        <w:rPr>
          <w:ins w:id="882789" w:author="Claude" w:date="2026-10-07T12:00:00Z"/>
        </w:rPr>
      </w:pPr>
      <w:ins w:id="882853" w:author="Claude" w:date="2026-10-07T12:00:00Z">
        <w:r>
          <w:rPr>
            <w:rFonts w:ascii="Consolas" w:hAnsi="Consolas" w:cs="Consolas"/>
            <w:sz w:val="14"/>
            <w:szCs w:val="14"/>
          </w:rPr>
          <w:t xml:space="preserve"> 64  </w:t>
        </w:r>
      </w:ins>
    </w:p>
    <w:p>
      <w:pPr>
        <w:shd w:val="clear" w:color="auto" w:fill="F7F7F7"/>
        <w:spacing w:before="0" w:after="0" w:line="180" w:lineRule="exact"/>
        <w:ind w:left="0" w:firstLine="0"/>
        <w:jc w:val="left"/>
        <w:rPr>
          <w:ins w:id="882789" w:author="Claude" w:date="2026-10-07T12:00:00Z"/>
        </w:rPr>
      </w:pPr>
      <w:ins w:id="882854" w:author="Claude" w:date="2026-10-07T12:00:00Z">
        <w:r>
          <w:rPr>
            <w:rFonts w:ascii="Consolas" w:hAnsi="Consolas" w:cs="Consolas"/>
            <w:sz w:val="14"/>
            <w:szCs w:val="14"/>
          </w:rPr>
          <w:t xml:space="preserve"> 65      def validar(self) -&gt; "Distribuicao":</w:t>
        </w:r>
      </w:ins>
    </w:p>
    <w:p>
      <w:pPr>
        <w:shd w:val="clear" w:color="auto" w:fill="F7F7F7"/>
        <w:spacing w:before="0" w:after="0" w:line="180" w:lineRule="exact"/>
        <w:ind w:left="0" w:firstLine="0"/>
        <w:jc w:val="left"/>
        <w:rPr>
          <w:ins w:id="882789" w:author="Claude" w:date="2026-10-07T12:00:00Z"/>
        </w:rPr>
      </w:pPr>
      <w:ins w:id="882855" w:author="Claude" w:date="2026-10-07T12:00:00Z">
        <w:r>
          <w:rPr>
            <w:rFonts w:ascii="Consolas" w:hAnsi="Consolas" w:cs="Consolas"/>
            <w:sz w:val="14"/>
            <w:szCs w:val="14"/>
          </w:rPr>
          <w:t xml:space="preserve"> 66          t = self.tipo.lower()</w:t>
        </w:r>
      </w:ins>
    </w:p>
    <w:p>
      <w:pPr>
        <w:shd w:val="clear" w:color="auto" w:fill="F7F7F7"/>
        <w:spacing w:before="0" w:after="0" w:line="180" w:lineRule="exact"/>
        <w:ind w:left="0" w:firstLine="0"/>
        <w:jc w:val="left"/>
        <w:rPr>
          <w:ins w:id="882789" w:author="Claude" w:date="2026-10-07T12:00:00Z"/>
        </w:rPr>
      </w:pPr>
      <w:ins w:id="882856" w:author="Claude" w:date="2026-10-07T12:00:00Z">
        <w:r>
          <w:rPr>
            <w:rFonts w:ascii="Consolas" w:hAnsi="Consolas" w:cs="Consolas"/>
            <w:sz w:val="14"/>
            <w:szCs w:val="14"/>
          </w:rPr>
          <w:t xml:space="preserve"> 67          if t not in {"triangular", "uniforme", "normal", "fixa"}:</w:t>
        </w:r>
      </w:ins>
    </w:p>
    <w:p>
      <w:pPr>
        <w:shd w:val="clear" w:color="auto" w:fill="F7F7F7"/>
        <w:spacing w:before="0" w:after="0" w:line="180" w:lineRule="exact"/>
        <w:ind w:left="0" w:firstLine="0"/>
        <w:jc w:val="left"/>
        <w:rPr>
          <w:ins w:id="882789" w:author="Claude" w:date="2026-10-07T12:00:00Z"/>
        </w:rPr>
      </w:pPr>
      <w:ins w:id="882857" w:author="Claude" w:date="2026-10-07T12:00:00Z">
        <w:r>
          <w:rPr>
            <w:rFonts w:ascii="Consolas" w:hAnsi="Consolas" w:cs="Consolas"/>
            <w:sz w:val="14"/>
            <w:szCs w:val="14"/>
          </w:rPr>
          <w:t xml:space="preserve"> 68              raise ValueError(f"Distribuição não suportada: {self.tipo}")</w:t>
        </w:r>
      </w:ins>
    </w:p>
    <w:p>
      <w:pPr>
        <w:shd w:val="clear" w:color="auto" w:fill="F7F7F7"/>
        <w:spacing w:before="0" w:after="0" w:line="180" w:lineRule="exact"/>
        <w:ind w:left="0" w:firstLine="0"/>
        <w:jc w:val="left"/>
        <w:rPr>
          <w:ins w:id="882789" w:author="Claude" w:date="2026-10-07T12:00:00Z"/>
        </w:rPr>
      </w:pPr>
      <w:ins w:id="882858" w:author="Claude" w:date="2026-10-07T12:00:00Z">
        <w:r>
          <w:rPr>
            <w:rFonts w:ascii="Consolas" w:hAnsi="Consolas" w:cs="Consolas"/>
            <w:sz w:val="14"/>
            <w:szCs w:val="14"/>
          </w:rPr>
          <w:t xml:space="preserve"> 69          if self.minimo &gt; self.maximo:</w:t>
        </w:r>
      </w:ins>
    </w:p>
    <w:p>
      <w:pPr>
        <w:shd w:val="clear" w:color="auto" w:fill="F7F7F7"/>
        <w:spacing w:before="0" w:after="0" w:line="180" w:lineRule="exact"/>
        <w:ind w:left="0" w:firstLine="0"/>
        <w:jc w:val="left"/>
        <w:rPr>
          <w:ins w:id="882789" w:author="Claude" w:date="2026-10-07T12:00:00Z"/>
        </w:rPr>
      </w:pPr>
      <w:ins w:id="882859" w:author="Claude" w:date="2026-10-07T12:00:00Z">
        <w:r>
          <w:rPr>
            <w:rFonts w:ascii="Consolas" w:hAnsi="Consolas" w:cs="Consolas"/>
            <w:sz w:val="14"/>
            <w:szCs w:val="14"/>
          </w:rPr>
          <w:t xml:space="preserve"> 70              raise ValueError("mínimo não pode ser maior que máximo")</w:t>
        </w:r>
      </w:ins>
    </w:p>
    <w:p>
      <w:pPr>
        <w:shd w:val="clear" w:color="auto" w:fill="F7F7F7"/>
        <w:spacing w:before="0" w:after="0" w:line="180" w:lineRule="exact"/>
        <w:ind w:left="0" w:firstLine="0"/>
        <w:jc w:val="left"/>
        <w:rPr>
          <w:ins w:id="882789" w:author="Claude" w:date="2026-10-07T12:00:00Z"/>
        </w:rPr>
      </w:pPr>
      <w:ins w:id="882860" w:author="Claude" w:date="2026-10-07T12:00:00Z">
        <w:r>
          <w:rPr>
            <w:rFonts w:ascii="Consolas" w:hAnsi="Consolas" w:cs="Consolas"/>
            <w:sz w:val="14"/>
            <w:szCs w:val="14"/>
          </w:rPr>
          <w:t xml:space="preserve"> 71          if t == "triangular" and not (self.minimo &lt;= self.moda &lt;= self.maximo):</w:t>
        </w:r>
      </w:ins>
    </w:p>
    <w:p>
      <w:pPr>
        <w:shd w:val="clear" w:color="auto" w:fill="F7F7F7"/>
        <w:spacing w:before="0" w:after="0" w:line="180" w:lineRule="exact"/>
        <w:ind w:left="0" w:firstLine="0"/>
        <w:jc w:val="left"/>
        <w:rPr>
          <w:ins w:id="882789" w:author="Claude" w:date="2026-10-07T12:00:00Z"/>
        </w:rPr>
      </w:pPr>
      <w:ins w:id="882861" w:author="Claude" w:date="2026-10-07T12:00:00Z">
        <w:r>
          <w:rPr>
            <w:rFonts w:ascii="Consolas" w:hAnsi="Consolas" w:cs="Consolas"/>
            <w:sz w:val="14"/>
            <w:szCs w:val="14"/>
          </w:rPr>
          <w:t xml:space="preserve"> 72              raise ValueError("na triangular, mínimo &lt;= moda &lt;= máximo")</w:t>
        </w:r>
      </w:ins>
    </w:p>
    <w:p>
      <w:pPr>
        <w:shd w:val="clear" w:color="auto" w:fill="F7F7F7"/>
        <w:spacing w:before="0" w:after="0" w:line="180" w:lineRule="exact"/>
        <w:ind w:left="0" w:firstLine="0"/>
        <w:jc w:val="left"/>
        <w:rPr>
          <w:ins w:id="882789" w:author="Claude" w:date="2026-10-07T12:00:00Z"/>
        </w:rPr>
      </w:pPr>
      <w:ins w:id="882862" w:author="Claude" w:date="2026-10-07T12:00:00Z">
        <w:r>
          <w:rPr>
            <w:rFonts w:ascii="Consolas" w:hAnsi="Consolas" w:cs="Consolas"/>
            <w:sz w:val="14"/>
            <w:szCs w:val="14"/>
          </w:rPr>
          <w:t xml:space="preserve"> 73          return self</w:t>
        </w:r>
      </w:ins>
    </w:p>
    <w:p>
      <w:pPr>
        <w:shd w:val="clear" w:color="auto" w:fill="F7F7F7"/>
        <w:spacing w:before="0" w:after="0" w:line="180" w:lineRule="exact"/>
        <w:ind w:left="0" w:firstLine="0"/>
        <w:jc w:val="left"/>
        <w:rPr>
          <w:ins w:id="882789" w:author="Claude" w:date="2026-10-07T12:00:00Z"/>
        </w:rPr>
      </w:pPr>
      <w:ins w:id="882863" w:author="Claude" w:date="2026-10-07T12:00:00Z">
        <w:r>
          <w:rPr>
            <w:rFonts w:ascii="Consolas" w:hAnsi="Consolas" w:cs="Consolas"/>
            <w:sz w:val="14"/>
            <w:szCs w:val="14"/>
          </w:rPr>
          <w:t xml:space="preserve"> 74  </w:t>
        </w:r>
      </w:ins>
    </w:p>
    <w:p>
      <w:pPr>
        <w:shd w:val="clear" w:color="auto" w:fill="F7F7F7"/>
        <w:spacing w:before="0" w:after="0" w:line="180" w:lineRule="exact"/>
        <w:ind w:left="0" w:firstLine="0"/>
        <w:jc w:val="left"/>
        <w:rPr>
          <w:ins w:id="882789" w:author="Claude" w:date="2026-10-07T12:00:00Z"/>
        </w:rPr>
      </w:pPr>
      <w:ins w:id="882864" w:author="Claude" w:date="2026-10-07T12:00:00Z">
        <w:r>
          <w:rPr>
            <w:rFonts w:ascii="Consolas" w:hAnsi="Consolas" w:cs="Consolas"/>
            <w:sz w:val="14"/>
            <w:szCs w:val="14"/>
          </w:rPr>
          <w:t xml:space="preserve"> 75      def amostrar(self, rng: np.random.Generator, n: int) -&gt; np.ndarray:</w:t>
        </w:r>
      </w:ins>
    </w:p>
    <w:p>
      <w:pPr>
        <w:shd w:val="clear" w:color="auto" w:fill="F7F7F7"/>
        <w:spacing w:before="0" w:after="0" w:line="180" w:lineRule="exact"/>
        <w:ind w:left="0" w:firstLine="0"/>
        <w:jc w:val="left"/>
        <w:rPr>
          <w:ins w:id="882789" w:author="Claude" w:date="2026-10-07T12:00:00Z"/>
        </w:rPr>
      </w:pPr>
      <w:ins w:id="882865" w:author="Claude" w:date="2026-10-07T12:00:00Z">
        <w:r>
          <w:rPr>
            <w:rFonts w:ascii="Consolas" w:hAnsi="Consolas" w:cs="Consolas"/>
            <w:sz w:val="14"/>
            <w:szCs w:val="14"/>
          </w:rPr>
          <w:t xml:space="preserve"> 76          self.validar()</w:t>
        </w:r>
      </w:ins>
    </w:p>
    <w:p>
      <w:pPr>
        <w:shd w:val="clear" w:color="auto" w:fill="F7F7F7"/>
        <w:spacing w:before="0" w:after="0" w:line="180" w:lineRule="exact"/>
        <w:ind w:left="0" w:firstLine="0"/>
        <w:jc w:val="left"/>
        <w:rPr>
          <w:ins w:id="882789" w:author="Claude" w:date="2026-10-07T12:00:00Z"/>
        </w:rPr>
      </w:pPr>
      <w:ins w:id="882866" w:author="Claude" w:date="2026-10-07T12:00:00Z">
        <w:r>
          <w:rPr>
            <w:rFonts w:ascii="Consolas" w:hAnsi="Consolas" w:cs="Consolas"/>
            <w:sz w:val="14"/>
            <w:szCs w:val="14"/>
          </w:rPr>
          <w:t xml:space="preserve"> 77          t = self.tipo.lower()</w:t>
        </w:r>
      </w:ins>
    </w:p>
    <w:p>
      <w:pPr>
        <w:shd w:val="clear" w:color="auto" w:fill="F7F7F7"/>
        <w:spacing w:before="0" w:after="0" w:line="180" w:lineRule="exact"/>
        <w:ind w:left="0" w:firstLine="0"/>
        <w:jc w:val="left"/>
        <w:rPr>
          <w:ins w:id="882789" w:author="Claude" w:date="2026-10-07T12:00:00Z"/>
        </w:rPr>
      </w:pPr>
      <w:ins w:id="882867" w:author="Claude" w:date="2026-10-07T12:00:00Z">
        <w:r>
          <w:rPr>
            <w:rFonts w:ascii="Consolas" w:hAnsi="Consolas" w:cs="Consolas"/>
            <w:sz w:val="14"/>
            <w:szCs w:val="14"/>
          </w:rPr>
          <w:t xml:space="preserve"> 78          if t == "fixa" or self.maximo == self.minimo:</w:t>
        </w:r>
      </w:ins>
    </w:p>
    <w:p>
      <w:pPr>
        <w:shd w:val="clear" w:color="auto" w:fill="F7F7F7"/>
        <w:spacing w:before="0" w:after="0" w:line="180" w:lineRule="exact"/>
        <w:ind w:left="0" w:firstLine="0"/>
        <w:jc w:val="left"/>
        <w:rPr>
          <w:ins w:id="882789" w:author="Claude" w:date="2026-10-07T12:00:00Z"/>
        </w:rPr>
      </w:pPr>
      <w:ins w:id="882868" w:author="Claude" w:date="2026-10-07T12:00:00Z">
        <w:r>
          <w:rPr>
            <w:rFonts w:ascii="Consolas" w:hAnsi="Consolas" w:cs="Consolas"/>
            <w:sz w:val="14"/>
            <w:szCs w:val="14"/>
          </w:rPr>
          <w:t xml:space="preserve"> 79              return np.full(n, self.moda if t != "uniforme" else self.minimo, dtype=float)</w:t>
        </w:r>
      </w:ins>
    </w:p>
    <w:p>
      <w:pPr>
        <w:shd w:val="clear" w:color="auto" w:fill="F7F7F7"/>
        <w:spacing w:before="0" w:after="0" w:line="180" w:lineRule="exact"/>
        <w:ind w:left="0" w:firstLine="0"/>
        <w:jc w:val="left"/>
        <w:rPr>
          <w:ins w:id="882789" w:author="Claude" w:date="2026-10-07T12:00:00Z"/>
        </w:rPr>
      </w:pPr>
      <w:ins w:id="882869" w:author="Claude" w:date="2026-10-07T12:00:00Z">
        <w:r>
          <w:rPr>
            <w:rFonts w:ascii="Consolas" w:hAnsi="Consolas" w:cs="Consolas"/>
            <w:sz w:val="14"/>
            <w:szCs w:val="14"/>
          </w:rPr>
          <w:t xml:space="preserve"> 80          if t == "triangular":</w:t>
        </w:r>
      </w:ins>
    </w:p>
    <w:p>
      <w:pPr>
        <w:shd w:val="clear" w:color="auto" w:fill="F7F7F7"/>
        <w:spacing w:before="0" w:after="0" w:line="180" w:lineRule="exact"/>
        <w:ind w:left="0" w:firstLine="0"/>
        <w:jc w:val="left"/>
        <w:rPr>
          <w:ins w:id="882789" w:author="Claude" w:date="2026-10-07T12:00:00Z"/>
        </w:rPr>
      </w:pPr>
      <w:ins w:id="882870" w:author="Claude" w:date="2026-10-07T12:00:00Z">
        <w:r>
          <w:rPr>
            <w:rFonts w:ascii="Consolas" w:hAnsi="Consolas" w:cs="Consolas"/>
            <w:sz w:val="14"/>
            <w:szCs w:val="14"/>
          </w:rPr>
          <w:t xml:space="preserve"> 81              return rng.triangular(self.minimo, self.moda, self.maximo, n)</w:t>
        </w:r>
      </w:ins>
    </w:p>
    <w:p>
      <w:pPr>
        <w:shd w:val="clear" w:color="auto" w:fill="F7F7F7"/>
        <w:spacing w:before="0" w:after="0" w:line="180" w:lineRule="exact"/>
        <w:ind w:left="0" w:firstLine="0"/>
        <w:jc w:val="left"/>
        <w:rPr>
          <w:ins w:id="882789" w:author="Claude" w:date="2026-10-07T12:00:00Z"/>
        </w:rPr>
      </w:pPr>
      <w:ins w:id="882871" w:author="Claude" w:date="2026-10-07T12:00:00Z">
        <w:r>
          <w:rPr>
            <w:rFonts w:ascii="Consolas" w:hAnsi="Consolas" w:cs="Consolas"/>
            <w:sz w:val="14"/>
            <w:szCs w:val="14"/>
          </w:rPr>
          <w:t xml:space="preserve"> 82          if t == "uniforme":</w:t>
        </w:r>
      </w:ins>
    </w:p>
    <w:p>
      <w:pPr>
        <w:shd w:val="clear" w:color="auto" w:fill="F7F7F7"/>
        <w:spacing w:before="0" w:after="0" w:line="180" w:lineRule="exact"/>
        <w:ind w:left="0" w:firstLine="0"/>
        <w:jc w:val="left"/>
        <w:rPr>
          <w:ins w:id="882789" w:author="Claude" w:date="2026-10-07T12:00:00Z"/>
        </w:rPr>
      </w:pPr>
      <w:ins w:id="882872" w:author="Claude" w:date="2026-10-07T12:00:00Z">
        <w:r>
          <w:rPr>
            <w:rFonts w:ascii="Consolas" w:hAnsi="Consolas" w:cs="Consolas"/>
            <w:sz w:val="14"/>
            <w:szCs w:val="14"/>
          </w:rPr>
          <w:t xml:space="preserve"> 83              return rng.uniform(self.minimo, self.maximo, n)</w:t>
        </w:r>
      </w:ins>
    </w:p>
    <w:p>
      <w:pPr>
        <w:shd w:val="clear" w:color="auto" w:fill="F7F7F7"/>
        <w:spacing w:before="0" w:after="0" w:line="180" w:lineRule="exact"/>
        <w:ind w:left="0" w:firstLine="0"/>
        <w:jc w:val="left"/>
        <w:rPr>
          <w:ins w:id="882789" w:author="Claude" w:date="2026-10-07T12:00:00Z"/>
        </w:rPr>
      </w:pPr>
      <w:ins w:id="882873" w:author="Claude" w:date="2026-10-07T12:00:00Z">
        <w:r>
          <w:rPr>
            <w:rFonts w:ascii="Consolas" w:hAnsi="Consolas" w:cs="Consolas"/>
            <w:sz w:val="14"/>
            <w:szCs w:val="14"/>
          </w:rPr>
          <w:t xml:space="preserve"> 84          mu = self.moda if self.minimo &lt;= self.moda &lt;= self.maximo else (self.minimo + self.maximo) / 2</w:t>
        </w:r>
      </w:ins>
    </w:p>
    <w:p>
      <w:pPr>
        <w:shd w:val="clear" w:color="auto" w:fill="F7F7F7"/>
        <w:spacing w:before="0" w:after="0" w:line="180" w:lineRule="exact"/>
        <w:ind w:left="0" w:firstLine="0"/>
        <w:jc w:val="left"/>
        <w:rPr>
          <w:ins w:id="882789" w:author="Claude" w:date="2026-10-07T12:00:00Z"/>
        </w:rPr>
      </w:pPr>
      <w:ins w:id="882874" w:author="Claude" w:date="2026-10-07T12:00:00Z">
        <w:r>
          <w:rPr>
            <w:rFonts w:ascii="Consolas" w:hAnsi="Consolas" w:cs="Consolas"/>
            <w:sz w:val="14"/>
            <w:szCs w:val="14"/>
          </w:rPr>
          <w:t xml:space="preserve"> 85          sigma = max((self.maximo - self.minimo) / 3.92, 1e-12)  # ±1,96σ ~ [mín, máx]</w:t>
        </w:r>
      </w:ins>
    </w:p>
    <w:p>
      <w:pPr>
        <w:shd w:val="clear" w:color="auto" w:fill="F7F7F7"/>
        <w:spacing w:before="0" w:after="0" w:line="180" w:lineRule="exact"/>
        <w:ind w:left="0" w:firstLine="0"/>
        <w:jc w:val="left"/>
        <w:rPr>
          <w:ins w:id="882789" w:author="Claude" w:date="2026-10-07T12:00:00Z"/>
        </w:rPr>
      </w:pPr>
      <w:ins w:id="882875" w:author="Claude" w:date="2026-10-07T12:00:00Z">
        <w:r>
          <w:rPr>
            <w:rFonts w:ascii="Consolas" w:hAnsi="Consolas" w:cs="Consolas"/>
            <w:sz w:val="14"/>
            <w:szCs w:val="14"/>
          </w:rPr>
          <w:t xml:space="preserve"> 86          return np.clip(rng.normal(mu, sigma, n), self.minimo, self.maximo)</w:t>
        </w:r>
      </w:ins>
    </w:p>
    <w:p>
      <w:pPr>
        <w:shd w:val="clear" w:color="auto" w:fill="F7F7F7"/>
        <w:spacing w:before="0" w:after="0" w:line="180" w:lineRule="exact"/>
        <w:ind w:left="0" w:firstLine="0"/>
        <w:jc w:val="left"/>
        <w:rPr>
          <w:ins w:id="882789" w:author="Claude" w:date="2026-10-07T12:00:00Z"/>
        </w:rPr>
      </w:pPr>
      <w:ins w:id="882876" w:author="Claude" w:date="2026-10-07T12:00:00Z">
        <w:r>
          <w:rPr>
            <w:rFonts w:ascii="Consolas" w:hAnsi="Consolas" w:cs="Consolas"/>
            <w:sz w:val="14"/>
            <w:szCs w:val="14"/>
          </w:rPr>
          <w:t xml:space="preserve"> 87  </w:t>
        </w:r>
      </w:ins>
    </w:p>
    <w:p>
      <w:pPr>
        <w:shd w:val="clear" w:color="auto" w:fill="F7F7F7"/>
        <w:spacing w:before="0" w:after="0" w:line="180" w:lineRule="exact"/>
        <w:ind w:left="0" w:firstLine="0"/>
        <w:jc w:val="left"/>
        <w:rPr>
          <w:ins w:id="882789" w:author="Claude" w:date="2026-10-07T12:00:00Z"/>
        </w:rPr>
      </w:pPr>
      <w:ins w:id="882877" w:author="Claude" w:date="2026-10-07T12:00:00Z">
        <w:r>
          <w:rPr>
            <w:rFonts w:ascii="Consolas" w:hAnsi="Consolas" w:cs="Consolas"/>
            <w:sz w:val="14"/>
            <w:szCs w:val="14"/>
          </w:rPr>
          <w:t xml:space="preserve"> 88      def media(self) -&gt; float:</w:t>
        </w:r>
      </w:ins>
    </w:p>
    <w:p>
      <w:pPr>
        <w:shd w:val="clear" w:color="auto" w:fill="F7F7F7"/>
        <w:spacing w:before="0" w:after="0" w:line="180" w:lineRule="exact"/>
        <w:ind w:left="0" w:firstLine="0"/>
        <w:jc w:val="left"/>
        <w:rPr>
          <w:ins w:id="882789" w:author="Claude" w:date="2026-10-07T12:00:00Z"/>
        </w:rPr>
      </w:pPr>
      <w:ins w:id="882878" w:author="Claude" w:date="2026-10-07T12:00:00Z">
        <w:r>
          <w:rPr>
            <w:rFonts w:ascii="Consolas" w:hAnsi="Consolas" w:cs="Consolas"/>
            <w:sz w:val="14"/>
            <w:szCs w:val="14"/>
          </w:rPr>
          <w:t xml:space="preserve"> 89          t = self.tipo.lower()</w:t>
        </w:r>
      </w:ins>
    </w:p>
    <w:p>
      <w:pPr>
        <w:shd w:val="clear" w:color="auto" w:fill="F7F7F7"/>
        <w:spacing w:before="0" w:after="0" w:line="180" w:lineRule="exact"/>
        <w:ind w:left="0" w:firstLine="0"/>
        <w:jc w:val="left"/>
        <w:rPr>
          <w:ins w:id="882789" w:author="Claude" w:date="2026-10-07T12:00:00Z"/>
        </w:rPr>
      </w:pPr>
      <w:ins w:id="882879" w:author="Claude" w:date="2026-10-07T12:00:00Z">
        <w:r>
          <w:rPr>
            <w:rFonts w:ascii="Consolas" w:hAnsi="Consolas" w:cs="Consolas"/>
            <w:sz w:val="14"/>
            <w:szCs w:val="14"/>
          </w:rPr>
          <w:t xml:space="preserve"> 90          if t == "triangular":</w:t>
        </w:r>
      </w:ins>
    </w:p>
    <w:p>
      <w:pPr>
        <w:shd w:val="clear" w:color="auto" w:fill="F7F7F7"/>
        <w:spacing w:before="0" w:after="0" w:line="180" w:lineRule="exact"/>
        <w:ind w:left="0" w:firstLine="0"/>
        <w:jc w:val="left"/>
        <w:rPr>
          <w:ins w:id="882789" w:author="Claude" w:date="2026-10-07T12:00:00Z"/>
        </w:rPr>
      </w:pPr>
      <w:ins w:id="882880" w:author="Claude" w:date="2026-10-07T12:00:00Z">
        <w:r>
          <w:rPr>
            <w:rFonts w:ascii="Consolas" w:hAnsi="Consolas" w:cs="Consolas"/>
            <w:sz w:val="14"/>
            <w:szCs w:val="14"/>
          </w:rPr>
          <w:t xml:space="preserve"> 91              return (self.minimo + self.moda + self.maximo) / 3</w:t>
        </w:r>
      </w:ins>
    </w:p>
    <w:p>
      <w:pPr>
        <w:shd w:val="clear" w:color="auto" w:fill="F7F7F7"/>
        <w:spacing w:before="0" w:after="0" w:line="180" w:lineRule="exact"/>
        <w:ind w:left="0" w:firstLine="0"/>
        <w:jc w:val="left"/>
        <w:rPr>
          <w:ins w:id="882789" w:author="Claude" w:date="2026-10-07T12:00:00Z"/>
        </w:rPr>
      </w:pPr>
      <w:ins w:id="882881" w:author="Claude" w:date="2026-10-07T12:00:00Z">
        <w:r>
          <w:rPr>
            <w:rFonts w:ascii="Consolas" w:hAnsi="Consolas" w:cs="Consolas"/>
            <w:sz w:val="14"/>
            <w:szCs w:val="14"/>
          </w:rPr>
          <w:t xml:space="preserve"> 92          if t == "uniforme":</w:t>
        </w:r>
      </w:ins>
    </w:p>
    <w:p>
      <w:pPr>
        <w:shd w:val="clear" w:color="auto" w:fill="F7F7F7"/>
        <w:spacing w:before="0" w:after="0" w:line="180" w:lineRule="exact"/>
        <w:ind w:left="0" w:firstLine="0"/>
        <w:jc w:val="left"/>
        <w:rPr>
          <w:ins w:id="882789" w:author="Claude" w:date="2026-10-07T12:00:00Z"/>
        </w:rPr>
      </w:pPr>
      <w:ins w:id="882882" w:author="Claude" w:date="2026-10-07T12:00:00Z">
        <w:r>
          <w:rPr>
            <w:rFonts w:ascii="Consolas" w:hAnsi="Consolas" w:cs="Consolas"/>
            <w:sz w:val="14"/>
            <w:szCs w:val="14"/>
          </w:rPr>
          <w:t xml:space="preserve"> 93              return (self.minimo + self.maximo) / 2</w:t>
        </w:r>
      </w:ins>
    </w:p>
    <w:p>
      <w:pPr>
        <w:shd w:val="clear" w:color="auto" w:fill="F7F7F7"/>
        <w:spacing w:before="0" w:after="0" w:line="180" w:lineRule="exact"/>
        <w:ind w:left="0" w:firstLine="0"/>
        <w:jc w:val="left"/>
        <w:rPr>
          <w:ins w:id="882789" w:author="Claude" w:date="2026-10-07T12:00:00Z"/>
        </w:rPr>
      </w:pPr>
      <w:ins w:id="882883" w:author="Claude" w:date="2026-10-07T12:00:00Z">
        <w:r>
          <w:rPr>
            <w:rFonts w:ascii="Consolas" w:hAnsi="Consolas" w:cs="Consolas"/>
            <w:sz w:val="14"/>
            <w:szCs w:val="14"/>
          </w:rPr>
          <w:t xml:space="preserve"> 94          return self.moda</w:t>
        </w:r>
      </w:ins>
    </w:p>
    <w:p>
      <w:pPr>
        <w:shd w:val="clear" w:color="auto" w:fill="F7F7F7"/>
        <w:spacing w:before="0" w:after="0" w:line="180" w:lineRule="exact"/>
        <w:ind w:left="0" w:firstLine="0"/>
        <w:jc w:val="left"/>
        <w:rPr>
          <w:ins w:id="882789" w:author="Claude" w:date="2026-10-07T12:00:00Z"/>
        </w:rPr>
      </w:pPr>
      <w:ins w:id="882884" w:author="Claude" w:date="2026-10-07T12:00:00Z">
        <w:r>
          <w:rPr>
            <w:rFonts w:ascii="Consolas" w:hAnsi="Consolas" w:cs="Consolas"/>
            <w:sz w:val="14"/>
            <w:szCs w:val="14"/>
          </w:rPr>
          <w:t xml:space="preserve"> 95  </w:t>
        </w:r>
      </w:ins>
    </w:p>
    <w:p>
      <w:pPr>
        <w:shd w:val="clear" w:color="auto" w:fill="F7F7F7"/>
        <w:spacing w:before="0" w:after="0" w:line="180" w:lineRule="exact"/>
        <w:ind w:left="0" w:firstLine="0"/>
        <w:jc w:val="left"/>
        <w:rPr>
          <w:ins w:id="882789" w:author="Claude" w:date="2026-10-07T12:00:00Z"/>
        </w:rPr>
      </w:pPr>
      <w:ins w:id="882885" w:author="Claude" w:date="2026-10-07T12:00:00Z">
        <w:r>
          <w:rPr>
            <w:rFonts w:ascii="Consolas" w:hAnsi="Consolas" w:cs="Consolas"/>
            <w:sz w:val="14"/>
            <w:szCs w:val="14"/>
          </w:rPr>
          <w:t xml:space="preserve"> 96  </w:t>
        </w:r>
      </w:ins>
    </w:p>
    <w:p>
      <w:pPr>
        <w:shd w:val="clear" w:color="auto" w:fill="F7F7F7"/>
        <w:spacing w:before="0" w:after="0" w:line="180" w:lineRule="exact"/>
        <w:ind w:left="0" w:firstLine="0"/>
        <w:jc w:val="left"/>
        <w:rPr>
          <w:ins w:id="882789" w:author="Claude" w:date="2026-10-07T12:00:00Z"/>
        </w:rPr>
      </w:pPr>
      <w:ins w:id="882886" w:author="Claude" w:date="2026-10-07T12:00:00Z">
        <w:r>
          <w:rPr>
            <w:rFonts w:ascii="Consolas" w:hAnsi="Consolas" w:cs="Consolas"/>
            <w:sz w:val="14"/>
            <w:szCs w:val="14"/>
          </w:rPr>
          <w:t xml:space="preserve"> 97  # ---------------------------------------------------------------------------</w:t>
        </w:r>
      </w:ins>
    </w:p>
    <w:p>
      <w:pPr>
        <w:shd w:val="clear" w:color="auto" w:fill="F7F7F7"/>
        <w:spacing w:before="0" w:after="0" w:line="180" w:lineRule="exact"/>
        <w:ind w:left="0" w:firstLine="0"/>
        <w:jc w:val="left"/>
        <w:rPr>
          <w:ins w:id="882789" w:author="Claude" w:date="2026-10-07T12:00:00Z"/>
        </w:rPr>
      </w:pPr>
      <w:ins w:id="882887" w:author="Claude" w:date="2026-10-07T12:00:00Z">
        <w:r>
          <w:rPr>
            <w:rFonts w:ascii="Consolas" w:hAnsi="Consolas" w:cs="Consolas"/>
            <w:sz w:val="14"/>
            <w:szCs w:val="14"/>
          </w:rPr>
          <w:t xml:space="preserve"> 98  # Dimensão técnica — infraestrutura, biologia e eficiência de insumos</w:t>
        </w:r>
      </w:ins>
    </w:p>
    <w:p>
      <w:pPr>
        <w:shd w:val="clear" w:color="auto" w:fill="F7F7F7"/>
        <w:spacing w:before="0" w:after="0" w:line="180" w:lineRule="exact"/>
        <w:ind w:left="0" w:firstLine="0"/>
        <w:jc w:val="left"/>
        <w:rPr>
          <w:ins w:id="882789" w:author="Claude" w:date="2026-10-07T12:00:00Z"/>
        </w:rPr>
      </w:pPr>
      <w:ins w:id="882888" w:author="Claude" w:date="2026-10-07T12:00:00Z">
        <w:r>
          <w:rPr>
            <w:rFonts w:ascii="Consolas" w:hAnsi="Consolas" w:cs="Consolas"/>
            <w:sz w:val="14"/>
            <w:szCs w:val="14"/>
          </w:rPr>
          <w:t xml:space="preserve"> 99  # ---------------------------------------------------------------------------</w:t>
        </w:r>
      </w:ins>
    </w:p>
    <w:p>
      <w:pPr>
        <w:shd w:val="clear" w:color="auto" w:fill="F7F7F7"/>
        <w:spacing w:before="0" w:after="0" w:line="180" w:lineRule="exact"/>
        <w:ind w:left="0" w:firstLine="0"/>
        <w:jc w:val="left"/>
        <w:rPr>
          <w:ins w:id="882789" w:author="Claude" w:date="2026-10-07T12:00:00Z"/>
        </w:rPr>
      </w:pPr>
      <w:ins w:id="882889" w:author="Claude" w:date="2026-10-07T12:00:00Z">
        <w:r>
          <w:rPr>
            <w:rFonts w:ascii="Consolas" w:hAnsi="Consolas" w:cs="Consolas"/>
            <w:sz w:val="14"/>
            <w:szCs w:val="14"/>
          </w:rPr>
          <w:t xml:space="preserve">100  </w:t>
        </w:r>
      </w:ins>
    </w:p>
    <w:p>
      <w:pPr>
        <w:shd w:val="clear" w:color="auto" w:fill="F7F7F7"/>
        <w:spacing w:before="0" w:after="0" w:line="180" w:lineRule="exact"/>
        <w:ind w:left="0" w:firstLine="0"/>
        <w:jc w:val="left"/>
        <w:rPr>
          <w:ins w:id="882789" w:author="Claude" w:date="2026-10-07T12:00:00Z"/>
        </w:rPr>
      </w:pPr>
      <w:ins w:id="882890" w:author="Claude" w:date="2026-10-07T12:00:00Z">
        <w:r>
          <w:rPr>
            <w:rFonts w:ascii="Consolas" w:hAnsi="Consolas" w:cs="Consolas"/>
            <w:sz w:val="14"/>
            <w:szCs w:val="14"/>
          </w:rPr>
          <w:t xml:space="preserve">101  # Referências indicativas por sistema produtivo (a calibrar pelo especialista em</w:t>
        </w:r>
      </w:ins>
    </w:p>
    <w:p>
      <w:pPr>
        <w:shd w:val="clear" w:color="auto" w:fill="F7F7F7"/>
        <w:spacing w:before="0" w:after="0" w:line="180" w:lineRule="exact"/>
        <w:ind w:left="0" w:firstLine="0"/>
        <w:jc w:val="left"/>
        <w:rPr>
          <w:ins w:id="882789" w:author="Claude" w:date="2026-10-07T12:00:00Z"/>
        </w:rPr>
      </w:pPr>
      <w:ins w:id="882891" w:author="Claude" w:date="2026-10-07T12:00:00Z">
        <w:r>
          <w:rPr>
            <w:rFonts w:ascii="Consolas" w:hAnsi="Consolas" w:cs="Consolas"/>
            <w:sz w:val="14"/>
            <w:szCs w:val="14"/>
          </w:rPr>
          <w:t xml:space="preserve">102  # piscicultura). capacidade_suporte em kg/m³ ao final do ciclo; renovação em %</w:t>
        </w:r>
      </w:ins>
    </w:p>
    <w:p>
      <w:pPr>
        <w:shd w:val="clear" w:color="auto" w:fill="F7F7F7"/>
        <w:spacing w:before="0" w:after="0" w:line="180" w:lineRule="exact"/>
        <w:ind w:left="0" w:firstLine="0"/>
        <w:jc w:val="left"/>
        <w:rPr>
          <w:ins w:id="882789" w:author="Claude" w:date="2026-10-07T12:00:00Z"/>
        </w:rPr>
      </w:pPr>
      <w:ins w:id="882892" w:author="Claude" w:date="2026-10-07T12:00:00Z">
        <w:r>
          <w:rPr>
            <w:rFonts w:ascii="Consolas" w:hAnsi="Consolas" w:cs="Consolas"/>
            <w:sz w:val="14"/>
            <w:szCs w:val="14"/>
          </w:rPr>
          <w:t xml:space="preserve">103  # do volume ao dia; energia em kWh por kg produzido (aeração + bombeamento).</w:t>
        </w:r>
      </w:ins>
    </w:p>
    <w:p>
      <w:pPr>
        <w:shd w:val="clear" w:color="auto" w:fill="F7F7F7"/>
        <w:spacing w:before="0" w:after="0" w:line="180" w:lineRule="exact"/>
        <w:ind w:left="0" w:firstLine="0"/>
        <w:jc w:val="left"/>
        <w:rPr>
          <w:ins w:id="882789" w:author="Claude" w:date="2026-10-07T12:00:00Z"/>
        </w:rPr>
      </w:pPr>
      <w:ins w:id="882893" w:author="Claude" w:date="2026-10-07T12:00:00Z">
        <w:r>
          <w:rPr>
            <w:rFonts w:ascii="Consolas" w:hAnsi="Consolas" w:cs="Consolas"/>
            <w:sz w:val="14"/>
            <w:szCs w:val="14"/>
          </w:rPr>
          <w:t xml:space="preserve">104  SISTEMAS_PRODUTIVOS = {</w:t>
        </w:r>
      </w:ins>
    </w:p>
    <w:p>
      <w:pPr>
        <w:shd w:val="clear" w:color="auto" w:fill="F7F7F7"/>
        <w:spacing w:before="0" w:after="0" w:line="180" w:lineRule="exact"/>
        <w:ind w:left="0" w:firstLine="0"/>
        <w:jc w:val="left"/>
        <w:rPr>
          <w:ins w:id="882789" w:author="Claude" w:date="2026-10-07T12:00:00Z"/>
        </w:rPr>
      </w:pPr>
      <w:ins w:id="882894" w:author="Claude" w:date="2026-10-07T12:00:00Z">
        <w:r>
          <w:rPr>
            <w:rFonts w:ascii="Consolas" w:hAnsi="Consolas" w:cs="Consolas"/>
            <w:sz w:val="14"/>
            <w:szCs w:val="14"/>
          </w:rPr>
          <w:t xml:space="preserve">105      "extensivo": {"capacidade_suporte_kg_m3": 0.3, "renovacao_pct_dia": 1.0, "energia_kwh_kg": 0.05},</w:t>
        </w:r>
      </w:ins>
    </w:p>
    <w:p>
      <w:pPr>
        <w:shd w:val="clear" w:color="auto" w:fill="F7F7F7"/>
        <w:spacing w:before="0" w:after="0" w:line="180" w:lineRule="exact"/>
        <w:ind w:left="0" w:firstLine="0"/>
        <w:jc w:val="left"/>
        <w:rPr>
          <w:ins w:id="882789" w:author="Claude" w:date="2026-10-07T12:00:00Z"/>
        </w:rPr>
      </w:pPr>
      <w:ins w:id="882895" w:author="Claude" w:date="2026-10-07T12:00:00Z">
        <w:r>
          <w:rPr>
            <w:rFonts w:ascii="Consolas" w:hAnsi="Consolas" w:cs="Consolas"/>
            <w:sz w:val="14"/>
            <w:szCs w:val="14"/>
          </w:rPr>
          <w:t xml:space="preserve">106      "semi-intensivo": {"capacidade_suporte_kg_m3": 1.2, "renovacao_pct_dia": 3.0, "energia_kwh_kg": 0.60},</w:t>
        </w:r>
      </w:ins>
    </w:p>
    <w:p>
      <w:pPr>
        <w:shd w:val="clear" w:color="auto" w:fill="F7F7F7"/>
        <w:spacing w:before="0" w:after="0" w:line="180" w:lineRule="exact"/>
        <w:ind w:left="0" w:firstLine="0"/>
        <w:jc w:val="left"/>
        <w:rPr>
          <w:ins w:id="882789" w:author="Claude" w:date="2026-10-07T12:00:00Z"/>
        </w:rPr>
      </w:pPr>
      <w:ins w:id="882896" w:author="Claude" w:date="2026-10-07T12:00:00Z">
        <w:r>
          <w:rPr>
            <w:rFonts w:ascii="Consolas" w:hAnsi="Consolas" w:cs="Consolas"/>
            <w:sz w:val="14"/>
            <w:szCs w:val="14"/>
          </w:rPr>
          <w:t xml:space="preserve">107      "intensivo": {"capacidade_suporte_kg_m3": 3.0, "renovacao_pct_dia": 5.0, "energia_kwh_kg": 1.20},</w:t>
        </w:r>
      </w:ins>
    </w:p>
    <w:p>
      <w:pPr>
        <w:shd w:val="clear" w:color="auto" w:fill="F7F7F7"/>
        <w:spacing w:before="0" w:after="0" w:line="180" w:lineRule="exact"/>
        <w:ind w:left="0" w:firstLine="0"/>
        <w:jc w:val="left"/>
        <w:rPr>
          <w:ins w:id="882789" w:author="Claude" w:date="2026-10-07T12:00:00Z"/>
        </w:rPr>
      </w:pPr>
      <w:ins w:id="882897" w:author="Claude" w:date="2026-10-07T12:00:00Z">
        <w:r>
          <w:rPr>
            <w:rFonts w:ascii="Consolas" w:hAnsi="Consolas" w:cs="Consolas"/>
            <w:sz w:val="14"/>
            <w:szCs w:val="14"/>
          </w:rPr>
          <w:t xml:space="preserve">108      "superintensivo": {"capacidade_suporte_kg_m3": 25.0, "renovacao_pct_dia": 0.5, "energia_kwh_kg": 3.00},</w:t>
        </w:r>
      </w:ins>
    </w:p>
    <w:p>
      <w:pPr>
        <w:shd w:val="clear" w:color="auto" w:fill="F7F7F7"/>
        <w:spacing w:before="0" w:after="0" w:line="180" w:lineRule="exact"/>
        <w:ind w:left="0" w:firstLine="0"/>
        <w:jc w:val="left"/>
        <w:rPr>
          <w:ins w:id="882789" w:author="Claude" w:date="2026-10-07T12:00:00Z"/>
        </w:rPr>
      </w:pPr>
      <w:ins w:id="882898" w:author="Claude" w:date="2026-10-07T12:00:00Z">
        <w:r>
          <w:rPr>
            <w:rFonts w:ascii="Consolas" w:hAnsi="Consolas" w:cs="Consolas"/>
            <w:sz w:val="14"/>
            <w:szCs w:val="14"/>
          </w:rPr>
          <w:t xml:space="preserve">109  }</w:t>
        </w:r>
      </w:ins>
    </w:p>
    <w:p>
      <w:pPr>
        <w:shd w:val="clear" w:color="auto" w:fill="F7F7F7"/>
        <w:spacing w:before="0" w:after="0" w:line="180" w:lineRule="exact"/>
        <w:ind w:left="0" w:firstLine="0"/>
        <w:jc w:val="left"/>
        <w:rPr>
          <w:ins w:id="882789" w:author="Claude" w:date="2026-10-07T12:00:00Z"/>
        </w:rPr>
      </w:pPr>
      <w:ins w:id="882899" w:author="Claude" w:date="2026-10-07T12:00:00Z">
        <w:r>
          <w:rPr>
            <w:rFonts w:ascii="Consolas" w:hAnsi="Consolas" w:cs="Consolas"/>
            <w:sz w:val="14"/>
            <w:szCs w:val="14"/>
          </w:rPr>
          <w:t xml:space="preserve">110  </w:t>
        </w:r>
      </w:ins>
    </w:p>
    <w:p>
      <w:pPr>
        <w:shd w:val="clear" w:color="auto" w:fill="F7F7F7"/>
        <w:spacing w:before="0" w:after="0" w:line="180" w:lineRule="exact"/>
        <w:ind w:left="0" w:firstLine="0"/>
        <w:jc w:val="left"/>
        <w:rPr>
          <w:ins w:id="882789" w:author="Claude" w:date="2026-10-07T12:00:00Z"/>
        </w:rPr>
      </w:pPr>
      <w:ins w:id="882900" w:author="Claude" w:date="2026-10-07T12:00:00Z">
        <w:r>
          <w:rPr>
            <w:rFonts w:ascii="Consolas" w:hAnsi="Consolas" w:cs="Consolas"/>
            <w:sz w:val="14"/>
            <w:szCs w:val="14"/>
          </w:rPr>
          <w:t xml:space="preserve">111  </w:t>
        </w:r>
      </w:ins>
    </w:p>
    <w:p>
      <w:pPr>
        <w:shd w:val="clear" w:color="auto" w:fill="F7F7F7"/>
        <w:spacing w:before="0" w:after="0" w:line="180" w:lineRule="exact"/>
        <w:ind w:left="0" w:firstLine="0"/>
        <w:jc w:val="left"/>
        <w:rPr>
          <w:ins w:id="882789" w:author="Claude" w:date="2026-10-07T12:00:00Z"/>
        </w:rPr>
      </w:pPr>
      <w:ins w:id="882901" w:author="Claude" w:date="2026-10-07T12:00:00Z">
        <w:r>
          <w:rPr>
            <w:rFonts w:ascii="Consolas" w:hAnsi="Consolas" w:cs="Consolas"/>
            <w:sz w:val="14"/>
            <w:szCs w:val="14"/>
          </w:rPr>
          <w:t xml:space="preserve">112  @dataclass</w:t>
        </w:r>
      </w:ins>
    </w:p>
    <w:p>
      <w:pPr>
        <w:shd w:val="clear" w:color="auto" w:fill="F7F7F7"/>
        <w:spacing w:before="0" w:after="0" w:line="180" w:lineRule="exact"/>
        <w:ind w:left="0" w:firstLine="0"/>
        <w:jc w:val="left"/>
        <w:rPr>
          <w:ins w:id="882789" w:author="Claude" w:date="2026-10-07T12:00:00Z"/>
        </w:rPr>
      </w:pPr>
      <w:ins w:id="882902" w:author="Claude" w:date="2026-10-07T12:00:00Z">
        <w:r>
          <w:rPr>
            <w:rFonts w:ascii="Consolas" w:hAnsi="Consolas" w:cs="Consolas"/>
            <w:sz w:val="14"/>
            <w:szCs w:val="14"/>
          </w:rPr>
          <w:t xml:space="preserve">113  class TecnicoConfig:</w:t>
        </w:r>
      </w:ins>
    </w:p>
    <w:p>
      <w:pPr>
        <w:shd w:val="clear" w:color="auto" w:fill="F7F7F7"/>
        <w:spacing w:before="0" w:after="0" w:line="180" w:lineRule="exact"/>
        <w:ind w:left="0" w:firstLine="0"/>
        <w:jc w:val="left"/>
        <w:rPr>
          <w:ins w:id="882789" w:author="Claude" w:date="2026-10-07T12:00:00Z"/>
        </w:rPr>
      </w:pPr>
      <w:ins w:id="882903" w:author="Claude" w:date="2026-10-07T12:00:00Z">
        <w:r>
          <w:rPr>
            <w:rFonts w:ascii="Consolas" w:hAnsi="Consolas" w:cs="Consolas"/>
            <w:sz w:val="14"/>
            <w:szCs w:val="14"/>
          </w:rPr>
          <w:t xml:space="preserve">114      # Bloco 1 — infraestrutura</w:t>
        </w:r>
      </w:ins>
    </w:p>
    <w:p>
      <w:pPr>
        <w:shd w:val="clear" w:color="auto" w:fill="F7F7F7"/>
        <w:spacing w:before="0" w:after="0" w:line="180" w:lineRule="exact"/>
        <w:ind w:left="0" w:firstLine="0"/>
        <w:jc w:val="left"/>
        <w:rPr>
          <w:ins w:id="882789" w:author="Claude" w:date="2026-10-07T12:00:00Z"/>
        </w:rPr>
      </w:pPr>
      <w:ins w:id="882904" w:author="Claude" w:date="2026-10-07T12:00:00Z">
        <w:r>
          <w:rPr>
            <w:rFonts w:ascii="Consolas" w:hAnsi="Consolas" w:cs="Consolas"/>
            <w:sz w:val="14"/>
            <w:szCs w:val="14"/>
          </w:rPr>
          <w:t xml:space="preserve">115      sistema_produtivo: str = "semi-intensivo"</w:t>
        </w:r>
      </w:ins>
    </w:p>
    <w:p>
      <w:pPr>
        <w:shd w:val="clear" w:color="auto" w:fill="F7F7F7"/>
        <w:spacing w:before="0" w:after="0" w:line="180" w:lineRule="exact"/>
        <w:ind w:left="0" w:firstLine="0"/>
        <w:jc w:val="left"/>
        <w:rPr>
          <w:ins w:id="882789" w:author="Claude" w:date="2026-10-07T12:00:00Z"/>
        </w:rPr>
      </w:pPr>
      <w:ins w:id="882905" w:author="Claude" w:date="2026-10-07T12:00:00Z">
        <w:r>
          <w:rPr>
            <w:rFonts w:ascii="Consolas" w:hAnsi="Consolas" w:cs="Consolas"/>
            <w:sz w:val="14"/>
            <w:szCs w:val="14"/>
          </w:rPr>
          <w:t xml:space="preserve">116      area_lamina_m2: float = 40000.0</w:t>
        </w:r>
      </w:ins>
    </w:p>
    <w:p>
      <w:pPr>
        <w:shd w:val="clear" w:color="auto" w:fill="F7F7F7"/>
        <w:spacing w:before="0" w:after="0" w:line="180" w:lineRule="exact"/>
        <w:ind w:left="0" w:firstLine="0"/>
        <w:jc w:val="left"/>
        <w:rPr>
          <w:ins w:id="882789" w:author="Claude" w:date="2026-10-07T12:00:00Z"/>
        </w:rPr>
      </w:pPr>
      <w:ins w:id="882906" w:author="Claude" w:date="2026-10-07T12:00:00Z">
        <w:r>
          <w:rPr>
            <w:rFonts w:ascii="Consolas" w:hAnsi="Consolas" w:cs="Consolas"/>
            <w:sz w:val="14"/>
            <w:szCs w:val="14"/>
          </w:rPr>
          <w:t xml:space="preserve">117      profundidade_media_m: float = 1.4</w:t>
        </w:r>
      </w:ins>
    </w:p>
    <w:p>
      <w:pPr>
        <w:shd w:val="clear" w:color="auto" w:fill="F7F7F7"/>
        <w:spacing w:before="0" w:after="0" w:line="180" w:lineRule="exact"/>
        <w:ind w:left="0" w:firstLine="0"/>
        <w:jc w:val="left"/>
        <w:rPr>
          <w:ins w:id="882789" w:author="Claude" w:date="2026-10-07T12:00:00Z"/>
        </w:rPr>
      </w:pPr>
      <w:ins w:id="882907" w:author="Claude" w:date="2026-10-07T12:00:00Z">
        <w:r>
          <w:rPr>
            <w:rFonts w:ascii="Consolas" w:hAnsi="Consolas" w:cs="Consolas"/>
            <w:sz w:val="14"/>
            <w:szCs w:val="14"/>
          </w:rPr>
          <w:t xml:space="preserve">118      numero_tanques: int = 32</w:t>
        </w:r>
      </w:ins>
    </w:p>
    <w:p>
      <w:pPr>
        <w:shd w:val="clear" w:color="auto" w:fill="F7F7F7"/>
        <w:spacing w:before="0" w:after="0" w:line="180" w:lineRule="exact"/>
        <w:ind w:left="0" w:firstLine="0"/>
        <w:jc w:val="left"/>
        <w:rPr>
          <w:ins w:id="882789" w:author="Claude" w:date="2026-10-07T12:00:00Z"/>
        </w:rPr>
      </w:pPr>
      <w:ins w:id="882908" w:author="Claude" w:date="2026-10-07T12:00:00Z">
        <w:r>
          <w:rPr>
            <w:rFonts w:ascii="Consolas" w:hAnsi="Consolas" w:cs="Consolas"/>
            <w:sz w:val="14"/>
            <w:szCs w:val="14"/>
          </w:rPr>
          <w:t xml:space="preserve">119      tanques_ativos: int = 30</w:t>
        </w:r>
      </w:ins>
    </w:p>
    <w:p>
      <w:pPr>
        <w:shd w:val="clear" w:color="auto" w:fill="F7F7F7"/>
        <w:spacing w:before="0" w:after="0" w:line="180" w:lineRule="exact"/>
        <w:ind w:left="0" w:firstLine="0"/>
        <w:jc w:val="left"/>
        <w:rPr>
          <w:ins w:id="882789" w:author="Claude" w:date="2026-10-07T12:00:00Z"/>
        </w:rPr>
      </w:pPr>
      <w:ins w:id="882909" w:author="Claude" w:date="2026-10-07T12:00:00Z">
        <w:r>
          <w:rPr>
            <w:rFonts w:ascii="Consolas" w:hAnsi="Consolas" w:cs="Consolas"/>
            <w:sz w:val="14"/>
            <w:szCs w:val="14"/>
          </w:rPr>
          <w:t xml:space="preserve">120      capacidade_suporte_kg_m3: Optional[float] = None   # None =&gt; referência do sistema</w:t>
        </w:r>
      </w:ins>
    </w:p>
    <w:p>
      <w:pPr>
        <w:shd w:val="clear" w:color="auto" w:fill="F7F7F7"/>
        <w:spacing w:before="0" w:after="0" w:line="180" w:lineRule="exact"/>
        <w:ind w:left="0" w:firstLine="0"/>
        <w:jc w:val="left"/>
        <w:rPr>
          <w:ins w:id="882789" w:author="Claude" w:date="2026-10-07T12:00:00Z"/>
        </w:rPr>
      </w:pPr>
      <w:ins w:id="882910" w:author="Claude" w:date="2026-10-07T12:00:00Z">
        <w:r>
          <w:rPr>
            <w:rFonts w:ascii="Consolas" w:hAnsi="Consolas" w:cs="Consolas"/>
            <w:sz w:val="14"/>
            <w:szCs w:val="14"/>
          </w:rPr>
          <w:t xml:space="preserve">121      produtividade_esperada_kg_m2_ciclo: float = 1.3     # restrição por área (0 = ignora)</w:t>
        </w:r>
      </w:ins>
    </w:p>
    <w:p>
      <w:pPr>
        <w:shd w:val="clear" w:color="auto" w:fill="F7F7F7"/>
        <w:spacing w:before="0" w:after="0" w:line="180" w:lineRule="exact"/>
        <w:ind w:left="0" w:firstLine="0"/>
        <w:jc w:val="left"/>
        <w:rPr>
          <w:ins w:id="882789" w:author="Claude" w:date="2026-10-07T12:00:00Z"/>
        </w:rPr>
      </w:pPr>
      <w:ins w:id="882911" w:author="Claude" w:date="2026-10-07T12:00:00Z">
        <w:r>
          <w:rPr>
            <w:rFonts w:ascii="Consolas" w:hAnsi="Consolas" w:cs="Consolas"/>
            <w:sz w:val="14"/>
            <w:szCs w:val="14"/>
          </w:rPr>
          <w:t xml:space="preserve">122      # Bloco 2 — parâmetros biológicos</w:t>
        </w:r>
      </w:ins>
    </w:p>
    <w:p>
      <w:pPr>
        <w:shd w:val="clear" w:color="auto" w:fill="F7F7F7"/>
        <w:spacing w:before="0" w:after="0" w:line="180" w:lineRule="exact"/>
        <w:ind w:left="0" w:firstLine="0"/>
        <w:jc w:val="left"/>
        <w:rPr>
          <w:ins w:id="882789" w:author="Claude" w:date="2026-10-07T12:00:00Z"/>
        </w:rPr>
      </w:pPr>
      <w:ins w:id="882912" w:author="Claude" w:date="2026-10-07T12:00:00Z">
        <w:r>
          <w:rPr>
            <w:rFonts w:ascii="Consolas" w:hAnsi="Consolas" w:cs="Consolas"/>
            <w:sz w:val="14"/>
            <w:szCs w:val="14"/>
          </w:rPr>
          <w:t xml:space="preserve">123      especie: str = "Tilápia-do-nilo (Oreochromis niloticus)"</w:t>
        </w:r>
      </w:ins>
    </w:p>
    <w:p>
      <w:pPr>
        <w:shd w:val="clear" w:color="auto" w:fill="F7F7F7"/>
        <w:spacing w:before="0" w:after="0" w:line="180" w:lineRule="exact"/>
        <w:ind w:left="0" w:firstLine="0"/>
        <w:jc w:val="left"/>
        <w:rPr>
          <w:ins w:id="882789" w:author="Claude" w:date="2026-10-07T12:00:00Z"/>
        </w:rPr>
      </w:pPr>
      <w:ins w:id="882913" w:author="Claude" w:date="2026-10-07T12:00:00Z">
        <w:r>
          <w:rPr>
            <w:rFonts w:ascii="Consolas" w:hAnsi="Consolas" w:cs="Consolas"/>
            <w:sz w:val="14"/>
            <w:szCs w:val="14"/>
          </w:rPr>
          <w:t xml:space="preserve">124      peso_inicial_g: float = 30.0</w:t>
        </w:r>
      </w:ins>
    </w:p>
    <w:p>
      <w:pPr>
        <w:shd w:val="clear" w:color="auto" w:fill="F7F7F7"/>
        <w:spacing w:before="0" w:after="0" w:line="180" w:lineRule="exact"/>
        <w:ind w:left="0" w:firstLine="0"/>
        <w:jc w:val="left"/>
        <w:rPr>
          <w:ins w:id="882789" w:author="Claude" w:date="2026-10-07T12:00:00Z"/>
        </w:rPr>
      </w:pPr>
      <w:ins w:id="882914" w:author="Claude" w:date="2026-10-07T12:00:00Z">
        <w:r>
          <w:rPr>
            <w:rFonts w:ascii="Consolas" w:hAnsi="Consolas" w:cs="Consolas"/>
            <w:sz w:val="14"/>
            <w:szCs w:val="14"/>
          </w:rPr>
          <w:t xml:space="preserve">125      peso_final_g: float = 800.0</w:t>
        </w:r>
      </w:ins>
    </w:p>
    <w:p>
      <w:pPr>
        <w:shd w:val="clear" w:color="auto" w:fill="F7F7F7"/>
        <w:spacing w:before="0" w:after="0" w:line="180" w:lineRule="exact"/>
        <w:ind w:left="0" w:firstLine="0"/>
        <w:jc w:val="left"/>
        <w:rPr>
          <w:ins w:id="882789" w:author="Claude" w:date="2026-10-07T12:00:00Z"/>
        </w:rPr>
      </w:pPr>
      <w:ins w:id="882915" w:author="Claude" w:date="2026-10-07T12:00:00Z">
        <w:r>
          <w:rPr>
            <w:rFonts w:ascii="Consolas" w:hAnsi="Consolas" w:cs="Consolas"/>
            <w:sz w:val="14"/>
            <w:szCs w:val="14"/>
          </w:rPr>
          <w:t xml:space="preserve">126      ciclo_dias: int = 180</w:t>
        </w:r>
      </w:ins>
    </w:p>
    <w:p>
      <w:pPr>
        <w:shd w:val="clear" w:color="auto" w:fill="F7F7F7"/>
        <w:spacing w:before="0" w:after="0" w:line="180" w:lineRule="exact"/>
        <w:ind w:left="0" w:firstLine="0"/>
        <w:jc w:val="left"/>
        <w:rPr>
          <w:ins w:id="882789" w:author="Claude" w:date="2026-10-07T12:00:00Z"/>
        </w:rPr>
      </w:pPr>
      <w:ins w:id="882916" w:author="Claude" w:date="2026-10-07T12:00:00Z">
        <w:r>
          <w:rPr>
            <w:rFonts w:ascii="Consolas" w:hAnsi="Consolas" w:cs="Consolas"/>
            <w:sz w:val="14"/>
            <w:szCs w:val="14"/>
          </w:rPr>
          <w:t xml:space="preserve">127      ciclos_ano: float = 1.8</w:t>
        </w:r>
      </w:ins>
    </w:p>
    <w:p>
      <w:pPr>
        <w:shd w:val="clear" w:color="auto" w:fill="F7F7F7"/>
        <w:spacing w:before="0" w:after="0" w:line="180" w:lineRule="exact"/>
        <w:ind w:left="0" w:firstLine="0"/>
        <w:jc w:val="left"/>
        <w:rPr>
          <w:ins w:id="882789" w:author="Claude" w:date="2026-10-07T12:00:00Z"/>
        </w:rPr>
      </w:pPr>
      <w:ins w:id="882917" w:author="Claude" w:date="2026-10-07T12:00:00Z">
        <w:r>
          <w:rPr>
            <w:rFonts w:ascii="Consolas" w:hAnsi="Consolas" w:cs="Consolas"/>
            <w:sz w:val="14"/>
            <w:szCs w:val="14"/>
          </w:rPr>
          <w:t xml:space="preserve">128      alevinos_por_ciclo: float = 0.0                     # 0 =&gt; dimensionado pelo modelo</w:t>
        </w:r>
      </w:ins>
    </w:p>
    <w:p>
      <w:pPr>
        <w:shd w:val="clear" w:color="auto" w:fill="F7F7F7"/>
        <w:spacing w:before="0" w:after="0" w:line="180" w:lineRule="exact"/>
        <w:ind w:left="0" w:firstLine="0"/>
        <w:jc w:val="left"/>
        <w:rPr>
          <w:ins w:id="882789" w:author="Claude" w:date="2026-10-07T12:00:00Z"/>
        </w:rPr>
      </w:pPr>
      <w:ins w:id="882918" w:author="Claude" w:date="2026-10-07T12:00:00Z">
        <w:r>
          <w:rPr>
            <w:rFonts w:ascii="Consolas" w:hAnsi="Consolas" w:cs="Consolas"/>
            <w:sz w:val="14"/>
            <w:szCs w:val="14"/>
          </w:rPr>
          <w:t xml:space="preserve">129      desempenho_crescimento_pct: float = 100.0           # peso atingido / peso-alvo</w:t>
        </w:r>
      </w:ins>
    </w:p>
    <w:p>
      <w:pPr>
        <w:shd w:val="clear" w:color="auto" w:fill="F7F7F7"/>
        <w:spacing w:before="0" w:after="0" w:line="180" w:lineRule="exact"/>
        <w:ind w:left="0" w:firstLine="0"/>
        <w:jc w:val="left"/>
        <w:rPr>
          <w:ins w:id="882789" w:author="Claude" w:date="2026-10-07T12:00:00Z"/>
        </w:rPr>
      </w:pPr>
      <w:ins w:id="882919" w:author="Claude" w:date="2026-10-07T12:00:00Z">
        <w:r>
          <w:rPr>
            <w:rFonts w:ascii="Consolas" w:hAnsi="Consolas" w:cs="Consolas"/>
            <w:sz w:val="14"/>
            <w:szCs w:val="14"/>
          </w:rPr>
          <w:t xml:space="preserve">130      # Bloco 3 — eficiência de insumos</w:t>
        </w:r>
      </w:ins>
    </w:p>
    <w:p>
      <w:pPr>
        <w:shd w:val="clear" w:color="auto" w:fill="F7F7F7"/>
        <w:spacing w:before="0" w:after="0" w:line="180" w:lineRule="exact"/>
        <w:ind w:left="0" w:firstLine="0"/>
        <w:jc w:val="left"/>
        <w:rPr>
          <w:ins w:id="882789" w:author="Claude" w:date="2026-10-07T12:00:00Z"/>
        </w:rPr>
      </w:pPr>
      <w:ins w:id="882920" w:author="Claude" w:date="2026-10-07T12:00:00Z">
        <w:r>
          <w:rPr>
            <w:rFonts w:ascii="Consolas" w:hAnsi="Consolas" w:cs="Consolas"/>
            <w:sz w:val="14"/>
            <w:szCs w:val="14"/>
          </w:rPr>
          <w:t xml:space="preserve">131      fcr: float = 1.50</w:t>
        </w:r>
      </w:ins>
    </w:p>
    <w:p>
      <w:pPr>
        <w:shd w:val="clear" w:color="auto" w:fill="F7F7F7"/>
        <w:spacing w:before="0" w:after="0" w:line="180" w:lineRule="exact"/>
        <w:ind w:left="0" w:firstLine="0"/>
        <w:jc w:val="left"/>
        <w:rPr>
          <w:ins w:id="882789" w:author="Claude" w:date="2026-10-07T12:00:00Z"/>
        </w:rPr>
      </w:pPr>
      <w:ins w:id="882921" w:author="Claude" w:date="2026-10-07T12:00:00Z">
        <w:r>
          <w:rPr>
            <w:rFonts w:ascii="Consolas" w:hAnsi="Consolas" w:cs="Consolas"/>
            <w:sz w:val="14"/>
            <w:szCs w:val="14"/>
          </w:rPr>
          <w:t xml:space="preserve">132      mortalidade_pct: float = 10.0</w:t>
        </w:r>
      </w:ins>
    </w:p>
    <w:p>
      <w:pPr>
        <w:shd w:val="clear" w:color="auto" w:fill="F7F7F7"/>
        <w:spacing w:before="0" w:after="0" w:line="180" w:lineRule="exact"/>
        <w:ind w:left="0" w:firstLine="0"/>
        <w:jc w:val="left"/>
        <w:rPr>
          <w:ins w:id="882789" w:author="Claude" w:date="2026-10-07T12:00:00Z"/>
        </w:rPr>
      </w:pPr>
      <w:ins w:id="882922" w:author="Claude" w:date="2026-10-07T12:00:00Z">
        <w:r>
          <w:rPr>
            <w:rFonts w:ascii="Consolas" w:hAnsi="Consolas" w:cs="Consolas"/>
            <w:sz w:val="14"/>
            <w:szCs w:val="14"/>
          </w:rPr>
          <w:t xml:space="preserve">133      fcr_referencia: float = 1.40                        # benchmark Lean-Green</w:t>
        </w:r>
      </w:ins>
    </w:p>
    <w:p>
      <w:pPr>
        <w:shd w:val="clear" w:color="auto" w:fill="F7F7F7"/>
        <w:spacing w:before="0" w:after="0" w:line="180" w:lineRule="exact"/>
        <w:ind w:left="0" w:firstLine="0"/>
        <w:jc w:val="left"/>
        <w:rPr>
          <w:ins w:id="882789" w:author="Claude" w:date="2026-10-07T12:00:00Z"/>
        </w:rPr>
      </w:pPr>
      <w:ins w:id="882923" w:author="Claude" w:date="2026-10-07T12:00:00Z">
        <w:r>
          <w:rPr>
            <w:rFonts w:ascii="Consolas" w:hAnsi="Consolas" w:cs="Consolas"/>
            <w:sz w:val="14"/>
            <w:szCs w:val="14"/>
          </w:rPr>
          <w:t xml:space="preserve">134      mortalidade_referencia_pct: float = 5.0</w:t>
        </w:r>
      </w:ins>
    </w:p>
    <w:p>
      <w:pPr>
        <w:shd w:val="clear" w:color="auto" w:fill="F7F7F7"/>
        <w:spacing w:before="0" w:after="0" w:line="180" w:lineRule="exact"/>
        <w:ind w:left="0" w:firstLine="0"/>
        <w:jc w:val="left"/>
        <w:rPr>
          <w:ins w:id="882789" w:author="Claude" w:date="2026-10-07T12:00:00Z"/>
        </w:rPr>
      </w:pPr>
      <w:ins w:id="882924" w:author="Claude" w:date="2026-10-07T12:00:00Z">
        <w:r>
          <w:rPr>
            <w:rFonts w:ascii="Consolas" w:hAnsi="Consolas" w:cs="Consolas"/>
            <w:sz w:val="14"/>
            <w:szCs w:val="14"/>
          </w:rPr>
          <w:t xml:space="preserve">135  </w:t>
        </w:r>
      </w:ins>
    </w:p>
    <w:p>
      <w:pPr>
        <w:shd w:val="clear" w:color="auto" w:fill="F7F7F7"/>
        <w:spacing w:before="0" w:after="0" w:line="180" w:lineRule="exact"/>
        <w:ind w:left="0" w:firstLine="0"/>
        <w:jc w:val="left"/>
        <w:rPr>
          <w:ins w:id="882789" w:author="Claude" w:date="2026-10-07T12:00:00Z"/>
        </w:rPr>
      </w:pPr>
      <w:ins w:id="882925" w:author="Claude" w:date="2026-10-07T12:00:00Z">
        <w:r>
          <w:rPr>
            <w:rFonts w:ascii="Consolas" w:hAnsi="Consolas" w:cs="Consolas"/>
            <w:sz w:val="14"/>
            <w:szCs w:val="14"/>
          </w:rPr>
          <w:t xml:space="preserve">136      @property</w:t>
        </w:r>
      </w:ins>
    </w:p>
    <w:p>
      <w:pPr>
        <w:shd w:val="clear" w:color="auto" w:fill="F7F7F7"/>
        <w:spacing w:before="0" w:after="0" w:line="180" w:lineRule="exact"/>
        <w:ind w:left="0" w:firstLine="0"/>
        <w:jc w:val="left"/>
        <w:rPr>
          <w:ins w:id="882789" w:author="Claude" w:date="2026-10-07T12:00:00Z"/>
        </w:rPr>
      </w:pPr>
      <w:ins w:id="882926" w:author="Claude" w:date="2026-10-07T12:00:00Z">
        <w:r>
          <w:rPr>
            <w:rFonts w:ascii="Consolas" w:hAnsi="Consolas" w:cs="Consolas"/>
            <w:sz w:val="14"/>
            <w:szCs w:val="14"/>
          </w:rPr>
          <w:t xml:space="preserve">137      def volume_util_m3(self) -&gt; float:</w:t>
        </w:r>
      </w:ins>
    </w:p>
    <w:p>
      <w:pPr>
        <w:shd w:val="clear" w:color="auto" w:fill="F7F7F7"/>
        <w:spacing w:before="0" w:after="0" w:line="180" w:lineRule="exact"/>
        <w:ind w:left="0" w:firstLine="0"/>
        <w:jc w:val="left"/>
        <w:rPr>
          <w:ins w:id="882789" w:author="Claude" w:date="2026-10-07T12:00:00Z"/>
        </w:rPr>
      </w:pPr>
      <w:ins w:id="882927" w:author="Claude" w:date="2026-10-07T12:00:00Z">
        <w:r>
          <w:rPr>
            <w:rFonts w:ascii="Consolas" w:hAnsi="Consolas" w:cs="Consolas"/>
            <w:sz w:val="14"/>
            <w:szCs w:val="14"/>
          </w:rPr>
          <w:t xml:space="preserve">138          return self.area_lamina_m2 * self.profundidade_media_m</w:t>
        </w:r>
      </w:ins>
    </w:p>
    <w:p>
      <w:pPr>
        <w:shd w:val="clear" w:color="auto" w:fill="F7F7F7"/>
        <w:spacing w:before="0" w:after="0" w:line="180" w:lineRule="exact"/>
        <w:ind w:left="0" w:firstLine="0"/>
        <w:jc w:val="left"/>
        <w:rPr>
          <w:ins w:id="882789" w:author="Claude" w:date="2026-10-07T12:00:00Z"/>
        </w:rPr>
      </w:pPr>
      <w:ins w:id="882928" w:author="Claude" w:date="2026-10-07T12:00:00Z">
        <w:r>
          <w:rPr>
            <w:rFonts w:ascii="Consolas" w:hAnsi="Consolas" w:cs="Consolas"/>
            <w:sz w:val="14"/>
            <w:szCs w:val="14"/>
          </w:rPr>
          <w:t xml:space="preserve">139  </w:t>
        </w:r>
      </w:ins>
    </w:p>
    <w:p>
      <w:pPr>
        <w:shd w:val="clear" w:color="auto" w:fill="F7F7F7"/>
        <w:spacing w:before="0" w:after="0" w:line="180" w:lineRule="exact"/>
        <w:ind w:left="0" w:firstLine="0"/>
        <w:jc w:val="left"/>
        <w:rPr>
          <w:ins w:id="882789" w:author="Claude" w:date="2026-10-07T12:00:00Z"/>
        </w:rPr>
      </w:pPr>
      <w:ins w:id="882929" w:author="Claude" w:date="2026-10-07T12:00:00Z">
        <w:r>
          <w:rPr>
            <w:rFonts w:ascii="Consolas" w:hAnsi="Consolas" w:cs="Consolas"/>
            <w:sz w:val="14"/>
            <w:szCs w:val="14"/>
          </w:rPr>
          <w:t xml:space="preserve">140  </w:t>
        </w:r>
      </w:ins>
    </w:p>
    <w:p>
      <w:pPr>
        <w:shd w:val="clear" w:color="auto" w:fill="F7F7F7"/>
        <w:spacing w:before="0" w:after="0" w:line="180" w:lineRule="exact"/>
        <w:ind w:left="0" w:firstLine="0"/>
        <w:jc w:val="left"/>
        <w:rPr>
          <w:ins w:id="882789" w:author="Claude" w:date="2026-10-07T12:00:00Z"/>
        </w:rPr>
      </w:pPr>
      <w:ins w:id="882930" w:author="Claude" w:date="2026-10-07T12:00:00Z">
        <w:r>
          <w:rPr>
            <w:rFonts w:ascii="Consolas" w:hAnsi="Consolas" w:cs="Consolas"/>
            <w:sz w:val="14"/>
            <w:szCs w:val="14"/>
          </w:rPr>
          <w:t xml:space="preserve">141  # ---------------------------------------------------------------------------</w:t>
        </w:r>
      </w:ins>
    </w:p>
    <w:p>
      <w:pPr>
        <w:shd w:val="clear" w:color="auto" w:fill="F7F7F7"/>
        <w:spacing w:before="0" w:after="0" w:line="180" w:lineRule="exact"/>
        <w:ind w:left="0" w:firstLine="0"/>
        <w:jc w:val="left"/>
        <w:rPr>
          <w:ins w:id="882789" w:author="Claude" w:date="2026-10-07T12:00:00Z"/>
        </w:rPr>
      </w:pPr>
      <w:ins w:id="882931" w:author="Claude" w:date="2026-10-07T12:00:00Z">
        <w:r>
          <w:rPr>
            <w:rFonts w:ascii="Consolas" w:hAnsi="Consolas" w:cs="Consolas"/>
            <w:sz w:val="14"/>
            <w:szCs w:val="14"/>
          </w:rPr>
          <w:t xml:space="preserve">142  # Dimensão econômica — CAPEX, OPEX, receitas e parâmetros financeiros</w:t>
        </w:r>
      </w:ins>
    </w:p>
    <w:p>
      <w:pPr>
        <w:shd w:val="clear" w:color="auto" w:fill="F7F7F7"/>
        <w:spacing w:before="0" w:after="0" w:line="180" w:lineRule="exact"/>
        <w:ind w:left="0" w:firstLine="0"/>
        <w:jc w:val="left"/>
        <w:rPr>
          <w:ins w:id="882789" w:author="Claude" w:date="2026-10-07T12:00:00Z"/>
        </w:rPr>
      </w:pPr>
      <w:ins w:id="882932" w:author="Claude" w:date="2026-10-07T12:00:00Z">
        <w:r>
          <w:rPr>
            <w:rFonts w:ascii="Consolas" w:hAnsi="Consolas" w:cs="Consolas"/>
            <w:sz w:val="14"/>
            <w:szCs w:val="14"/>
          </w:rPr>
          <w:t xml:space="preserve">143  # ---------------------------------------------------------------------------</w:t>
        </w:r>
      </w:ins>
    </w:p>
    <w:p>
      <w:pPr>
        <w:shd w:val="clear" w:color="auto" w:fill="F7F7F7"/>
        <w:spacing w:before="0" w:after="0" w:line="180" w:lineRule="exact"/>
        <w:ind w:left="0" w:firstLine="0"/>
        <w:jc w:val="left"/>
        <w:rPr>
          <w:ins w:id="882789" w:author="Claude" w:date="2026-10-07T12:00:00Z"/>
        </w:rPr>
      </w:pPr>
      <w:ins w:id="882933" w:author="Claude" w:date="2026-10-07T12:00:00Z">
        <w:r>
          <w:rPr>
            <w:rFonts w:ascii="Consolas" w:hAnsi="Consolas" w:cs="Consolas"/>
            <w:sz w:val="14"/>
            <w:szCs w:val="14"/>
          </w:rPr>
          <w:t xml:space="preserve">144  </w:t>
        </w:r>
      </w:ins>
    </w:p>
    <w:p>
      <w:pPr>
        <w:shd w:val="clear" w:color="auto" w:fill="F7F7F7"/>
        <w:spacing w:before="0" w:after="0" w:line="180" w:lineRule="exact"/>
        <w:ind w:left="0" w:firstLine="0"/>
        <w:jc w:val="left"/>
        <w:rPr>
          <w:ins w:id="882789" w:author="Claude" w:date="2026-10-07T12:00:00Z"/>
        </w:rPr>
      </w:pPr>
      <w:ins w:id="882934" w:author="Claude" w:date="2026-10-07T12:00:00Z">
        <w:r>
          <w:rPr>
            <w:rFonts w:ascii="Consolas" w:hAnsi="Consolas" w:cs="Consolas"/>
            <w:sz w:val="14"/>
            <w:szCs w:val="14"/>
          </w:rPr>
          <w:t xml:space="preserve">145  def _capex_padrao() -&gt; Dict[str, float]:</w:t>
        </w:r>
      </w:ins>
    </w:p>
    <w:p>
      <w:pPr>
        <w:shd w:val="clear" w:color="auto" w:fill="F7F7F7"/>
        <w:spacing w:before="0" w:after="0" w:line="180" w:lineRule="exact"/>
        <w:ind w:left="0" w:firstLine="0"/>
        <w:jc w:val="left"/>
        <w:rPr>
          <w:ins w:id="882789" w:author="Claude" w:date="2026-10-07T12:00:00Z"/>
        </w:rPr>
      </w:pPr>
      <w:ins w:id="882935" w:author="Claude" w:date="2026-10-07T12:00:00Z">
        <w:r>
          <w:rPr>
            <w:rFonts w:ascii="Consolas" w:hAnsi="Consolas" w:cs="Consolas"/>
            <w:sz w:val="14"/>
            <w:szCs w:val="14"/>
          </w:rPr>
          <w:t xml:space="preserve">146      return {</w:t>
        </w:r>
      </w:ins>
    </w:p>
    <w:p>
      <w:pPr>
        <w:shd w:val="clear" w:color="auto" w:fill="F7F7F7"/>
        <w:spacing w:before="0" w:after="0" w:line="180" w:lineRule="exact"/>
        <w:ind w:left="0" w:firstLine="0"/>
        <w:jc w:val="left"/>
        <w:rPr>
          <w:ins w:id="882789" w:author="Claude" w:date="2026-10-07T12:00:00Z"/>
        </w:rPr>
      </w:pPr>
      <w:ins w:id="882936" w:author="Claude" w:date="2026-10-07T12:00:00Z">
        <w:r>
          <w:rPr>
            <w:rFonts w:ascii="Consolas" w:hAnsi="Consolas" w:cs="Consolas"/>
            <w:sz w:val="14"/>
            <w:szCs w:val="14"/>
          </w:rPr>
          <w:t xml:space="preserve">147          "Escavação e construção de viveiros": 400000.0,</w:t>
        </w:r>
      </w:ins>
    </w:p>
    <w:p>
      <w:pPr>
        <w:shd w:val="clear" w:color="auto" w:fill="F7F7F7"/>
        <w:spacing w:before="0" w:after="0" w:line="180" w:lineRule="exact"/>
        <w:ind w:left="0" w:firstLine="0"/>
        <w:jc w:val="left"/>
        <w:rPr>
          <w:ins w:id="882789" w:author="Claude" w:date="2026-10-07T12:00:00Z"/>
        </w:rPr>
      </w:pPr>
      <w:ins w:id="882937" w:author="Claude" w:date="2026-10-07T12:00:00Z">
        <w:r>
          <w:rPr>
            <w:rFonts w:ascii="Consolas" w:hAnsi="Consolas" w:cs="Consolas"/>
            <w:sz w:val="14"/>
            <w:szCs w:val="14"/>
          </w:rPr>
          <w:t xml:space="preserve">148          "Sistema de abastecimento e drenagem": 70000.0,</w:t>
        </w:r>
      </w:ins>
    </w:p>
    <w:p>
      <w:pPr>
        <w:shd w:val="clear" w:color="auto" w:fill="F7F7F7"/>
        <w:spacing w:before="0" w:after="0" w:line="180" w:lineRule="exact"/>
        <w:ind w:left="0" w:firstLine="0"/>
        <w:jc w:val="left"/>
        <w:rPr>
          <w:ins w:id="882789" w:author="Claude" w:date="2026-10-07T12:00:00Z"/>
        </w:rPr>
      </w:pPr>
      <w:ins w:id="882938" w:author="Claude" w:date="2026-10-07T12:00:00Z">
        <w:r>
          <w:rPr>
            <w:rFonts w:ascii="Consolas" w:hAnsi="Consolas" w:cs="Consolas"/>
            <w:sz w:val="14"/>
            <w:szCs w:val="14"/>
          </w:rPr>
          <w:t xml:space="preserve">149          "Aeradores e quadro elétrico": 90000.0,</w:t>
        </w:r>
      </w:ins>
    </w:p>
    <w:p>
      <w:pPr>
        <w:shd w:val="clear" w:color="auto" w:fill="F7F7F7"/>
        <w:spacing w:before="0" w:after="0" w:line="180" w:lineRule="exact"/>
        <w:ind w:left="0" w:firstLine="0"/>
        <w:jc w:val="left"/>
        <w:rPr>
          <w:ins w:id="882789" w:author="Claude" w:date="2026-10-07T12:00:00Z"/>
        </w:rPr>
      </w:pPr>
      <w:ins w:id="882939" w:author="Claude" w:date="2026-10-07T12:00:00Z">
        <w:r>
          <w:rPr>
            <w:rFonts w:ascii="Consolas" w:hAnsi="Consolas" w:cs="Consolas"/>
            <w:sz w:val="14"/>
            <w:szCs w:val="14"/>
          </w:rPr>
          <w:t xml:space="preserve">150          "Bombas e tubulações": 35000.0,</w:t>
        </w:r>
      </w:ins>
    </w:p>
    <w:p>
      <w:pPr>
        <w:shd w:val="clear" w:color="auto" w:fill="F7F7F7"/>
        <w:spacing w:before="0" w:after="0" w:line="180" w:lineRule="exact"/>
        <w:ind w:left="0" w:firstLine="0"/>
        <w:jc w:val="left"/>
        <w:rPr>
          <w:ins w:id="882789" w:author="Claude" w:date="2026-10-07T12:00:00Z"/>
        </w:rPr>
      </w:pPr>
      <w:ins w:id="882940" w:author="Claude" w:date="2026-10-07T12:00:00Z">
        <w:r>
          <w:rPr>
            <w:rFonts w:ascii="Consolas" w:hAnsi="Consolas" w:cs="Consolas"/>
            <w:sz w:val="14"/>
            <w:szCs w:val="14"/>
          </w:rPr>
          <w:t xml:space="preserve">151          "Galpão, depósito de ração e equipamentos": 80000.0,</w:t>
        </w:r>
      </w:ins>
    </w:p>
    <w:p>
      <w:pPr>
        <w:shd w:val="clear" w:color="auto" w:fill="F7F7F7"/>
        <w:spacing w:before="0" w:after="0" w:line="180" w:lineRule="exact"/>
        <w:ind w:left="0" w:firstLine="0"/>
        <w:jc w:val="left"/>
        <w:rPr>
          <w:ins w:id="882789" w:author="Claude" w:date="2026-10-07T12:00:00Z"/>
        </w:rPr>
      </w:pPr>
      <w:ins w:id="882941" w:author="Claude" w:date="2026-10-07T12:00:00Z">
        <w:r>
          <w:rPr>
            <w:rFonts w:ascii="Consolas" w:hAnsi="Consolas" w:cs="Consolas"/>
            <w:sz w:val="14"/>
            <w:szCs w:val="14"/>
          </w:rPr>
          <w:t xml:space="preserve">152          "Lagoa de sedimentação / tratamento de efluentes": 45000.0,</w:t>
        </w:r>
      </w:ins>
    </w:p>
    <w:p>
      <w:pPr>
        <w:shd w:val="clear" w:color="auto" w:fill="F7F7F7"/>
        <w:spacing w:before="0" w:after="0" w:line="180" w:lineRule="exact"/>
        <w:ind w:left="0" w:firstLine="0"/>
        <w:jc w:val="left"/>
        <w:rPr>
          <w:ins w:id="882789" w:author="Claude" w:date="2026-10-07T12:00:00Z"/>
        </w:rPr>
      </w:pPr>
      <w:ins w:id="882942" w:author="Claude" w:date="2026-10-07T12:00:00Z">
        <w:r>
          <w:rPr>
            <w:rFonts w:ascii="Consolas" w:hAnsi="Consolas" w:cs="Consolas"/>
            <w:sz w:val="14"/>
            <w:szCs w:val="14"/>
          </w:rPr>
          <w:t xml:space="preserve">153          "Licenciamento, outorga e projetos": 25000.0,</w:t>
        </w:r>
      </w:ins>
    </w:p>
    <w:p>
      <w:pPr>
        <w:shd w:val="clear" w:color="auto" w:fill="F7F7F7"/>
        <w:spacing w:before="0" w:after="0" w:line="180" w:lineRule="exact"/>
        <w:ind w:left="0" w:firstLine="0"/>
        <w:jc w:val="left"/>
        <w:rPr>
          <w:ins w:id="882789" w:author="Claude" w:date="2026-10-07T12:00:00Z"/>
        </w:rPr>
      </w:pPr>
      <w:ins w:id="882943" w:author="Claude" w:date="2026-10-07T12:00:00Z">
        <w:r>
          <w:rPr>
            <w:rFonts w:ascii="Consolas" w:hAnsi="Consolas" w:cs="Consolas"/>
            <w:sz w:val="14"/>
            <w:szCs w:val="14"/>
          </w:rPr>
          <w:t xml:space="preserve">154      }</w:t>
        </w:r>
      </w:ins>
    </w:p>
    <w:p>
      <w:pPr>
        <w:shd w:val="clear" w:color="auto" w:fill="F7F7F7"/>
        <w:spacing w:before="0" w:after="0" w:line="180" w:lineRule="exact"/>
        <w:ind w:left="0" w:firstLine="0"/>
        <w:jc w:val="left"/>
        <w:rPr>
          <w:ins w:id="882789" w:author="Claude" w:date="2026-10-07T12:00:00Z"/>
        </w:rPr>
      </w:pPr>
      <w:ins w:id="882944" w:author="Claude" w:date="2026-10-07T12:00:00Z">
        <w:r>
          <w:rPr>
            <w:rFonts w:ascii="Consolas" w:hAnsi="Consolas" w:cs="Consolas"/>
            <w:sz w:val="14"/>
            <w:szCs w:val="14"/>
          </w:rPr>
          <w:t xml:space="preserve">155  </w:t>
        </w:r>
      </w:ins>
    </w:p>
    <w:p>
      <w:pPr>
        <w:shd w:val="clear" w:color="auto" w:fill="F7F7F7"/>
        <w:spacing w:before="0" w:after="0" w:line="180" w:lineRule="exact"/>
        <w:ind w:left="0" w:firstLine="0"/>
        <w:jc w:val="left"/>
        <w:rPr>
          <w:ins w:id="882789" w:author="Claude" w:date="2026-10-07T12:00:00Z"/>
        </w:rPr>
      </w:pPr>
      <w:ins w:id="882945" w:author="Claude" w:date="2026-10-07T12:00:00Z">
        <w:r>
          <w:rPr>
            <w:rFonts w:ascii="Consolas" w:hAnsi="Consolas" w:cs="Consolas"/>
            <w:sz w:val="14"/>
            <w:szCs w:val="14"/>
          </w:rPr>
          <w:t xml:space="preserve">156  </w:t>
        </w:r>
      </w:ins>
    </w:p>
    <w:p>
      <w:pPr>
        <w:shd w:val="clear" w:color="auto" w:fill="F7F7F7"/>
        <w:spacing w:before="0" w:after="0" w:line="180" w:lineRule="exact"/>
        <w:ind w:left="0" w:firstLine="0"/>
        <w:jc w:val="left"/>
        <w:rPr>
          <w:ins w:id="882789" w:author="Claude" w:date="2026-10-07T12:00:00Z"/>
        </w:rPr>
      </w:pPr>
      <w:ins w:id="882946" w:author="Claude" w:date="2026-10-07T12:00:00Z">
        <w:r>
          <w:rPr>
            <w:rFonts w:ascii="Consolas" w:hAnsi="Consolas" w:cs="Consolas"/>
            <w:sz w:val="14"/>
            <w:szCs w:val="14"/>
          </w:rPr>
          <w:t xml:space="preserve">157  # Faixas de exatidão típicas (limite inferior, limite superior) por classe de</w:t>
        </w:r>
      </w:ins>
    </w:p>
    <w:p>
      <w:pPr>
        <w:shd w:val="clear" w:color="auto" w:fill="F7F7F7"/>
        <w:spacing w:before="0" w:after="0" w:line="180" w:lineRule="exact"/>
        <w:ind w:left="0" w:firstLine="0"/>
        <w:jc w:val="left"/>
        <w:rPr>
          <w:ins w:id="882789" w:author="Claude" w:date="2026-10-07T12:00:00Z"/>
        </w:rPr>
      </w:pPr>
      <w:ins w:id="882947" w:author="Claude" w:date="2026-10-07T12:00:00Z">
        <w:r>
          <w:rPr>
            <w:rFonts w:ascii="Consolas" w:hAnsi="Consolas" w:cs="Consolas"/>
            <w:sz w:val="14"/>
            <w:szCs w:val="14"/>
          </w:rPr>
          <w:t xml:space="preserve">158  # estimativa AACE 18R-97, usadas para a incerteza do CAPEX.</w:t>
        </w:r>
      </w:ins>
    </w:p>
    <w:p>
      <w:pPr>
        <w:shd w:val="clear" w:color="auto" w:fill="F7F7F7"/>
        <w:spacing w:before="0" w:after="0" w:line="180" w:lineRule="exact"/>
        <w:ind w:left="0" w:firstLine="0"/>
        <w:jc w:val="left"/>
        <w:rPr>
          <w:ins w:id="882789" w:author="Claude" w:date="2026-10-07T12:00:00Z"/>
        </w:rPr>
      </w:pPr>
      <w:ins w:id="882948" w:author="Claude" w:date="2026-10-07T12:00:00Z">
        <w:r>
          <w:rPr>
            <w:rFonts w:ascii="Consolas" w:hAnsi="Consolas" w:cs="Consolas"/>
            <w:sz w:val="14"/>
            <w:szCs w:val="14"/>
          </w:rPr>
          <w:t xml:space="preserve">159  FAIXAS_AACE = {5: (-0.30, 0.50), 4: (-0.20, 0.30), 3: (-0.15, 0.20), 2: (-0.10, 0.15), 1: (-0.05, 0.10)}</w:t>
        </w:r>
      </w:ins>
    </w:p>
    <w:p>
      <w:pPr>
        <w:shd w:val="clear" w:color="auto" w:fill="F7F7F7"/>
        <w:spacing w:before="0" w:after="0" w:line="180" w:lineRule="exact"/>
        <w:ind w:left="0" w:firstLine="0"/>
        <w:jc w:val="left"/>
        <w:rPr>
          <w:ins w:id="882789" w:author="Claude" w:date="2026-10-07T12:00:00Z"/>
        </w:rPr>
      </w:pPr>
      <w:ins w:id="882949" w:author="Claude" w:date="2026-10-07T12:00:00Z">
        <w:r>
          <w:rPr>
            <w:rFonts w:ascii="Consolas" w:hAnsi="Consolas" w:cs="Consolas"/>
            <w:sz w:val="14"/>
            <w:szCs w:val="14"/>
          </w:rPr>
          <w:t xml:space="preserve">160  </w:t>
        </w:r>
      </w:ins>
    </w:p>
    <w:p>
      <w:pPr>
        <w:shd w:val="clear" w:color="auto" w:fill="F7F7F7"/>
        <w:spacing w:before="0" w:after="0" w:line="180" w:lineRule="exact"/>
        <w:ind w:left="0" w:firstLine="0"/>
        <w:jc w:val="left"/>
        <w:rPr>
          <w:ins w:id="882789" w:author="Claude" w:date="2026-10-07T12:00:00Z"/>
        </w:rPr>
      </w:pPr>
      <w:ins w:id="882950" w:author="Claude" w:date="2026-10-07T12:00:00Z">
        <w:r>
          <w:rPr>
            <w:rFonts w:ascii="Consolas" w:hAnsi="Consolas" w:cs="Consolas"/>
            <w:sz w:val="14"/>
            <w:szCs w:val="14"/>
          </w:rPr>
          <w:t xml:space="preserve">161  </w:t>
        </w:r>
      </w:ins>
    </w:p>
    <w:p>
      <w:pPr>
        <w:shd w:val="clear" w:color="auto" w:fill="F7F7F7"/>
        <w:spacing w:before="0" w:after="0" w:line="180" w:lineRule="exact"/>
        <w:ind w:left="0" w:firstLine="0"/>
        <w:jc w:val="left"/>
        <w:rPr>
          <w:ins w:id="882789" w:author="Claude" w:date="2026-10-07T12:00:00Z"/>
        </w:rPr>
      </w:pPr>
      <w:ins w:id="882951" w:author="Claude" w:date="2026-10-07T12:00:00Z">
        <w:r>
          <w:rPr>
            <w:rFonts w:ascii="Consolas" w:hAnsi="Consolas" w:cs="Consolas"/>
            <w:sz w:val="14"/>
            <w:szCs w:val="14"/>
          </w:rPr>
          <w:t xml:space="preserve">162  @dataclass</w:t>
        </w:r>
      </w:ins>
    </w:p>
    <w:p>
      <w:pPr>
        <w:shd w:val="clear" w:color="auto" w:fill="F7F7F7"/>
        <w:spacing w:before="0" w:after="0" w:line="180" w:lineRule="exact"/>
        <w:ind w:left="0" w:firstLine="0"/>
        <w:jc w:val="left"/>
        <w:rPr>
          <w:ins w:id="882789" w:author="Claude" w:date="2026-10-07T12:00:00Z"/>
        </w:rPr>
      </w:pPr>
      <w:ins w:id="882952" w:author="Claude" w:date="2026-10-07T12:00:00Z">
        <w:r>
          <w:rPr>
            <w:rFonts w:ascii="Consolas" w:hAnsi="Consolas" w:cs="Consolas"/>
            <w:sz w:val="14"/>
            <w:szCs w:val="14"/>
          </w:rPr>
          <w:t xml:space="preserve">163  class EconomicoConfig:</w:t>
        </w:r>
      </w:ins>
    </w:p>
    <w:p>
      <w:pPr>
        <w:shd w:val="clear" w:color="auto" w:fill="F7F7F7"/>
        <w:spacing w:before="0" w:after="0" w:line="180" w:lineRule="exact"/>
        <w:ind w:left="0" w:firstLine="0"/>
        <w:jc w:val="left"/>
        <w:rPr>
          <w:ins w:id="882789" w:author="Claude" w:date="2026-10-07T12:00:00Z"/>
        </w:rPr>
      </w:pPr>
      <w:ins w:id="882953" w:author="Claude" w:date="2026-10-07T12:00:00Z">
        <w:r>
          <w:rPr>
            <w:rFonts w:ascii="Consolas" w:hAnsi="Consolas" w:cs="Consolas"/>
            <w:sz w:val="14"/>
            <w:szCs w:val="14"/>
          </w:rPr>
          <w:t xml:space="preserve">164      tipo_organizacao: str = "coop_agro"          # empresa | coop_trabalho | coop_agro</w:t>
        </w:r>
      </w:ins>
    </w:p>
    <w:p>
      <w:pPr>
        <w:shd w:val="clear" w:color="auto" w:fill="F7F7F7"/>
        <w:spacing w:before="0" w:after="0" w:line="180" w:lineRule="exact"/>
        <w:ind w:left="0" w:firstLine="0"/>
        <w:jc w:val="left"/>
        <w:rPr>
          <w:ins w:id="882789" w:author="Claude" w:date="2026-10-07T12:00:00Z"/>
        </w:rPr>
      </w:pPr>
      <w:ins w:id="882954" w:author="Claude" w:date="2026-10-07T12:00:00Z">
        <w:r>
          <w:rPr>
            <w:rFonts w:ascii="Consolas" w:hAnsi="Consolas" w:cs="Consolas"/>
            <w:sz w:val="14"/>
            <w:szCs w:val="14"/>
          </w:rPr>
          <w:t xml:space="preserve">165      capex_itens: Dict[str, float] = field(default_factory=_capex_padrao)</w:t>
        </w:r>
      </w:ins>
    </w:p>
    <w:p>
      <w:pPr>
        <w:shd w:val="clear" w:color="auto" w:fill="F7F7F7"/>
        <w:spacing w:before="0" w:after="0" w:line="180" w:lineRule="exact"/>
        <w:ind w:left="0" w:firstLine="0"/>
        <w:jc w:val="left"/>
        <w:rPr>
          <w:ins w:id="882789" w:author="Claude" w:date="2026-10-07T12:00:00Z"/>
        </w:rPr>
      </w:pPr>
      <w:ins w:id="882955" w:author="Claude" w:date="2026-10-07T12:00:00Z">
        <w:r>
          <w:rPr>
            <w:rFonts w:ascii="Consolas" w:hAnsi="Consolas" w:cs="Consolas"/>
            <w:sz w:val="14"/>
            <w:szCs w:val="14"/>
          </w:rPr>
          <w:t xml:space="preserve">166      classe_estimativa_aace: int = 5</w:t>
        </w:r>
      </w:ins>
    </w:p>
    <w:p>
      <w:pPr>
        <w:shd w:val="clear" w:color="auto" w:fill="F7F7F7"/>
        <w:spacing w:before="0" w:after="0" w:line="180" w:lineRule="exact"/>
        <w:ind w:left="0" w:firstLine="0"/>
        <w:jc w:val="left"/>
        <w:rPr>
          <w:ins w:id="882789" w:author="Claude" w:date="2026-10-07T12:00:00Z"/>
        </w:rPr>
      </w:pPr>
      <w:ins w:id="882956" w:author="Claude" w:date="2026-10-07T12:00:00Z">
        <w:r>
          <w:rPr>
            <w:rFonts w:ascii="Consolas" w:hAnsi="Consolas" w:cs="Consolas"/>
            <w:sz w:val="14"/>
            <w:szCs w:val="14"/>
          </w:rPr>
          <w:t xml:space="preserve">167      capital_giro: float = 60000.0</w:t>
        </w:r>
      </w:ins>
    </w:p>
    <w:p>
      <w:pPr>
        <w:shd w:val="clear" w:color="auto" w:fill="F7F7F7"/>
        <w:spacing w:before="0" w:after="0" w:line="180" w:lineRule="exact"/>
        <w:ind w:left="0" w:firstLine="0"/>
        <w:jc w:val="left"/>
        <w:rPr>
          <w:ins w:id="882789" w:author="Claude" w:date="2026-10-07T12:00:00Z"/>
        </w:rPr>
      </w:pPr>
      <w:ins w:id="882957" w:author="Claude" w:date="2026-10-07T12:00:00Z">
        <w:r>
          <w:rPr>
            <w:rFonts w:ascii="Consolas" w:hAnsi="Consolas" w:cs="Consolas"/>
            <w:sz w:val="14"/>
            <w:szCs w:val="14"/>
          </w:rPr>
          <w:t xml:space="preserve">168      vida_util_anos: float = 15.0                 # depreciação linear</w:t>
        </w:r>
      </w:ins>
    </w:p>
    <w:p>
      <w:pPr>
        <w:shd w:val="clear" w:color="auto" w:fill="F7F7F7"/>
        <w:spacing w:before="0" w:after="0" w:line="180" w:lineRule="exact"/>
        <w:ind w:left="0" w:firstLine="0"/>
        <w:jc w:val="left"/>
        <w:rPr>
          <w:ins w:id="882789" w:author="Claude" w:date="2026-10-07T12:00:00Z"/>
        </w:rPr>
      </w:pPr>
      <w:ins w:id="882958" w:author="Claude" w:date="2026-10-07T12:00:00Z">
        <w:r>
          <w:rPr>
            <w:rFonts w:ascii="Consolas" w:hAnsi="Consolas" w:cs="Consolas"/>
            <w:sz w:val="14"/>
            <w:szCs w:val="14"/>
          </w:rPr>
          <w:t xml:space="preserve">169      valor_residual_pct: float = 30.0             # % do CAPEX recuperável no fim</w:t>
        </w:r>
      </w:ins>
    </w:p>
    <w:p>
      <w:pPr>
        <w:shd w:val="clear" w:color="auto" w:fill="F7F7F7"/>
        <w:spacing w:before="0" w:after="0" w:line="180" w:lineRule="exact"/>
        <w:ind w:left="0" w:firstLine="0"/>
        <w:jc w:val="left"/>
        <w:rPr>
          <w:ins w:id="882789" w:author="Claude" w:date="2026-10-07T12:00:00Z"/>
        </w:rPr>
      </w:pPr>
      <w:ins w:id="882959" w:author="Claude" w:date="2026-10-07T12:00:00Z">
        <w:r>
          <w:rPr>
            <w:rFonts w:ascii="Consolas" w:hAnsi="Consolas" w:cs="Consolas"/>
            <w:sz w:val="14"/>
            <w:szCs w:val="14"/>
          </w:rPr>
          <w:t xml:space="preserve">170      valor_residual_rs: Optional[float] = None    # se informado em R$, prevalece sobre o percentual</w:t>
        </w:r>
      </w:ins>
    </w:p>
    <w:p>
      <w:pPr>
        <w:shd w:val="clear" w:color="auto" w:fill="F7F7F7"/>
        <w:spacing w:before="0" w:after="0" w:line="180" w:lineRule="exact"/>
        <w:ind w:left="0" w:firstLine="0"/>
        <w:jc w:val="left"/>
        <w:rPr>
          <w:ins w:id="882789" w:author="Claude" w:date="2026-10-07T12:00:00Z"/>
        </w:rPr>
      </w:pPr>
      <w:ins w:id="882960" w:author="Claude" w:date="2026-10-07T12:00:00Z">
        <w:r>
          <w:rPr>
            <w:rFonts w:ascii="Consolas" w:hAnsi="Consolas" w:cs="Consolas"/>
            <w:sz w:val="14"/>
            <w:szCs w:val="14"/>
          </w:rPr>
          <w:t xml:space="preserve">171      # Receitas</w:t>
        </w:r>
      </w:ins>
    </w:p>
    <w:p>
      <w:pPr>
        <w:shd w:val="clear" w:color="auto" w:fill="F7F7F7"/>
        <w:spacing w:before="0" w:after="0" w:line="180" w:lineRule="exact"/>
        <w:ind w:left="0" w:firstLine="0"/>
        <w:jc w:val="left"/>
        <w:rPr>
          <w:ins w:id="882789" w:author="Claude" w:date="2026-10-07T12:00:00Z"/>
        </w:rPr>
      </w:pPr>
      <w:ins w:id="882961" w:author="Claude" w:date="2026-10-07T12:00:00Z">
        <w:r>
          <w:rPr>
            <w:rFonts w:ascii="Consolas" w:hAnsi="Consolas" w:cs="Consolas"/>
            <w:sz w:val="14"/>
            <w:szCs w:val="14"/>
          </w:rPr>
          <w:t xml:space="preserve">172      preco_venda_kg: float = 10.50</w:t>
        </w:r>
      </w:ins>
    </w:p>
    <w:p>
      <w:pPr>
        <w:shd w:val="clear" w:color="auto" w:fill="F7F7F7"/>
        <w:spacing w:before="0" w:after="0" w:line="180" w:lineRule="exact"/>
        <w:ind w:left="0" w:firstLine="0"/>
        <w:jc w:val="left"/>
        <w:rPr>
          <w:ins w:id="882789" w:author="Claude" w:date="2026-10-07T12:00:00Z"/>
        </w:rPr>
      </w:pPr>
      <w:ins w:id="882962" w:author="Claude" w:date="2026-10-07T12:00:00Z">
        <w:r>
          <w:rPr>
            <w:rFonts w:ascii="Consolas" w:hAnsi="Consolas" w:cs="Consolas"/>
            <w:sz w:val="14"/>
            <w:szCs w:val="14"/>
          </w:rPr>
          <w:t xml:space="preserve">173      mix_produtos: List[Dict[str, Any]] = field(default_factory=list)  # [{nome, participacao_pct, preco_kg}]</w:t>
        </w:r>
      </w:ins>
    </w:p>
    <w:p>
      <w:pPr>
        <w:shd w:val="clear" w:color="auto" w:fill="F7F7F7"/>
        <w:spacing w:before="0" w:after="0" w:line="180" w:lineRule="exact"/>
        <w:ind w:left="0" w:firstLine="0"/>
        <w:jc w:val="left"/>
        <w:rPr>
          <w:ins w:id="882789" w:author="Claude" w:date="2026-10-07T12:00:00Z"/>
        </w:rPr>
      </w:pPr>
      <w:ins w:id="882963" w:author="Claude" w:date="2026-10-07T12:00:00Z">
        <w:r>
          <w:rPr>
            <w:rFonts w:ascii="Consolas" w:hAnsi="Consolas" w:cs="Consolas"/>
            <w:sz w:val="14"/>
            <w:szCs w:val="14"/>
          </w:rPr>
          <w:t xml:space="preserve">174      receita_servicos_mes: float = 0.0</w:t>
        </w:r>
      </w:ins>
    </w:p>
    <w:p>
      <w:pPr>
        <w:shd w:val="clear" w:color="auto" w:fill="F7F7F7"/>
        <w:spacing w:before="0" w:after="0" w:line="180" w:lineRule="exact"/>
        <w:ind w:left="0" w:firstLine="0"/>
        <w:jc w:val="left"/>
        <w:rPr>
          <w:ins w:id="882789" w:author="Claude" w:date="2026-10-07T12:00:00Z"/>
        </w:rPr>
      </w:pPr>
      <w:ins w:id="882964" w:author="Claude" w:date="2026-10-07T12:00:00Z">
        <w:r>
          <w:rPr>
            <w:rFonts w:ascii="Consolas" w:hAnsi="Consolas" w:cs="Consolas"/>
            <w:sz w:val="14"/>
            <w:szCs w:val="14"/>
          </w:rPr>
          <w:t xml:space="preserve">175      # OPEX variável</w:t>
        </w:r>
      </w:ins>
    </w:p>
    <w:p>
      <w:pPr>
        <w:shd w:val="clear" w:color="auto" w:fill="F7F7F7"/>
        <w:spacing w:before="0" w:after="0" w:line="180" w:lineRule="exact"/>
        <w:ind w:left="0" w:firstLine="0"/>
        <w:jc w:val="left"/>
        <w:rPr>
          <w:ins w:id="882789" w:author="Claude" w:date="2026-10-07T12:00:00Z"/>
        </w:rPr>
      </w:pPr>
      <w:ins w:id="882965" w:author="Claude" w:date="2026-10-07T12:00:00Z">
        <w:r>
          <w:rPr>
            <w:rFonts w:ascii="Consolas" w:hAnsi="Consolas" w:cs="Consolas"/>
            <w:sz w:val="14"/>
            <w:szCs w:val="14"/>
          </w:rPr>
          <w:t xml:space="preserve">176      custo_racao_kg: float = 3.10</w:t>
        </w:r>
      </w:ins>
    </w:p>
    <w:p>
      <w:pPr>
        <w:shd w:val="clear" w:color="auto" w:fill="F7F7F7"/>
        <w:spacing w:before="0" w:after="0" w:line="180" w:lineRule="exact"/>
        <w:ind w:left="0" w:firstLine="0"/>
        <w:jc w:val="left"/>
        <w:rPr>
          <w:ins w:id="882789" w:author="Claude" w:date="2026-10-07T12:00:00Z"/>
        </w:rPr>
      </w:pPr>
      <w:ins w:id="882966" w:author="Claude" w:date="2026-10-07T12:00:00Z">
        <w:r>
          <w:rPr>
            <w:rFonts w:ascii="Consolas" w:hAnsi="Consolas" w:cs="Consolas"/>
            <w:sz w:val="14"/>
            <w:szCs w:val="14"/>
          </w:rPr>
          <w:t xml:space="preserve">177      custo_alevino_milheiro: float = 280.0</w:t>
        </w:r>
      </w:ins>
    </w:p>
    <w:p>
      <w:pPr>
        <w:shd w:val="clear" w:color="auto" w:fill="F7F7F7"/>
        <w:spacing w:before="0" w:after="0" w:line="180" w:lineRule="exact"/>
        <w:ind w:left="0" w:firstLine="0"/>
        <w:jc w:val="left"/>
        <w:rPr>
          <w:ins w:id="882789" w:author="Claude" w:date="2026-10-07T12:00:00Z"/>
        </w:rPr>
      </w:pPr>
      <w:ins w:id="882967" w:author="Claude" w:date="2026-10-07T12:00:00Z">
        <w:r>
          <w:rPr>
            <w:rFonts w:ascii="Consolas" w:hAnsi="Consolas" w:cs="Consolas"/>
            <w:sz w:val="14"/>
            <w:szCs w:val="14"/>
          </w:rPr>
          <w:t xml:space="preserve">178      tarifa_energia_kwh: float = 0.75</w:t>
        </w:r>
      </w:ins>
    </w:p>
    <w:p>
      <w:pPr>
        <w:shd w:val="clear" w:color="auto" w:fill="F7F7F7"/>
        <w:spacing w:before="0" w:after="0" w:line="180" w:lineRule="exact"/>
        <w:ind w:left="0" w:firstLine="0"/>
        <w:jc w:val="left"/>
        <w:rPr>
          <w:ins w:id="882789" w:author="Claude" w:date="2026-10-07T12:00:00Z"/>
        </w:rPr>
      </w:pPr>
      <w:ins w:id="882968" w:author="Claude" w:date="2026-10-07T12:00:00Z">
        <w:r>
          <w:rPr>
            <w:rFonts w:ascii="Consolas" w:hAnsi="Consolas" w:cs="Consolas"/>
            <w:sz w:val="14"/>
            <w:szCs w:val="14"/>
          </w:rPr>
          <w:t xml:space="preserve">179      outros_custos_variaveis_kg: float = 0.35     # despesca, gelo, transporte, embalagem</w:t>
        </w:r>
      </w:ins>
    </w:p>
    <w:p>
      <w:pPr>
        <w:shd w:val="clear" w:color="auto" w:fill="F7F7F7"/>
        <w:spacing w:before="0" w:after="0" w:line="180" w:lineRule="exact"/>
        <w:ind w:left="0" w:firstLine="0"/>
        <w:jc w:val="left"/>
        <w:rPr>
          <w:ins w:id="882789" w:author="Claude" w:date="2026-10-07T12:00:00Z"/>
        </w:rPr>
      </w:pPr>
      <w:ins w:id="882969" w:author="Claude" w:date="2026-10-07T12:00:00Z">
        <w:r>
          <w:rPr>
            <w:rFonts w:ascii="Consolas" w:hAnsi="Consolas" w:cs="Consolas"/>
            <w:sz w:val="14"/>
            <w:szCs w:val="14"/>
          </w:rPr>
          <w:t xml:space="preserve">180      outros_custos_variaveis_mes: float = 0.0     # matéria-prima e insumos não listados (R$/mês a 100%)</w:t>
        </w:r>
      </w:ins>
    </w:p>
    <w:p>
      <w:pPr>
        <w:shd w:val="clear" w:color="auto" w:fill="F7F7F7"/>
        <w:spacing w:before="0" w:after="0" w:line="180" w:lineRule="exact"/>
        <w:ind w:left="0" w:firstLine="0"/>
        <w:jc w:val="left"/>
        <w:rPr>
          <w:ins w:id="882789" w:author="Claude" w:date="2026-10-07T12:00:00Z"/>
        </w:rPr>
      </w:pPr>
      <w:ins w:id="882970" w:author="Claude" w:date="2026-10-07T12:00:00Z">
        <w:r>
          <w:rPr>
            <w:rFonts w:ascii="Consolas" w:hAnsi="Consolas" w:cs="Consolas"/>
            <w:sz w:val="14"/>
            <w:szCs w:val="14"/>
          </w:rPr>
          <w:t xml:space="preserve">181      # OPEX fixo (mensal)</w:t>
        </w:r>
      </w:ins>
    </w:p>
    <w:p>
      <w:pPr>
        <w:shd w:val="clear" w:color="auto" w:fill="F7F7F7"/>
        <w:spacing w:before="0" w:after="0" w:line="180" w:lineRule="exact"/>
        <w:ind w:left="0" w:firstLine="0"/>
        <w:jc w:val="left"/>
        <w:rPr>
          <w:ins w:id="882789" w:author="Claude" w:date="2026-10-07T12:00:00Z"/>
        </w:rPr>
      </w:pPr>
      <w:ins w:id="882971" w:author="Claude" w:date="2026-10-07T12:00:00Z">
        <w:r>
          <w:rPr>
            <w:rFonts w:ascii="Consolas" w:hAnsi="Consolas" w:cs="Consolas"/>
            <w:sz w:val="14"/>
            <w:szCs w:val="14"/>
          </w:rPr>
          <w:t xml:space="preserve">182      mao_obra_mes: float = 12000.0                # salários / retiradas</w:t>
        </w:r>
      </w:ins>
    </w:p>
    <w:p>
      <w:pPr>
        <w:shd w:val="clear" w:color="auto" w:fill="F7F7F7"/>
        <w:spacing w:before="0" w:after="0" w:line="180" w:lineRule="exact"/>
        <w:ind w:left="0" w:firstLine="0"/>
        <w:jc w:val="left"/>
        <w:rPr>
          <w:ins w:id="882789" w:author="Claude" w:date="2026-10-07T12:00:00Z"/>
        </w:rPr>
      </w:pPr>
      <w:ins w:id="882972" w:author="Claude" w:date="2026-10-07T12:00:00Z">
        <w:r>
          <w:rPr>
            <w:rFonts w:ascii="Consolas" w:hAnsi="Consolas" w:cs="Consolas"/>
            <w:sz w:val="14"/>
            <w:szCs w:val="14"/>
          </w:rPr>
          <w:t xml:space="preserve">183      encargos_mao_obra_pct: float = 20.0</w:t>
        </w:r>
      </w:ins>
    </w:p>
    <w:p>
      <w:pPr>
        <w:shd w:val="clear" w:color="auto" w:fill="F7F7F7"/>
        <w:spacing w:before="0" w:after="0" w:line="180" w:lineRule="exact"/>
        <w:ind w:left="0" w:firstLine="0"/>
        <w:jc w:val="left"/>
        <w:rPr>
          <w:ins w:id="882789" w:author="Claude" w:date="2026-10-07T12:00:00Z"/>
        </w:rPr>
      </w:pPr>
      <w:ins w:id="882973" w:author="Claude" w:date="2026-10-07T12:00:00Z">
        <w:r>
          <w:rPr>
            <w:rFonts w:ascii="Consolas" w:hAnsi="Consolas" w:cs="Consolas"/>
            <w:sz w:val="14"/>
            <w:szCs w:val="14"/>
          </w:rPr>
          <w:t xml:space="preserve">184      assistencia_tecnica_mes: float = 2000.0</w:t>
        </w:r>
      </w:ins>
    </w:p>
    <w:p>
      <w:pPr>
        <w:shd w:val="clear" w:color="auto" w:fill="F7F7F7"/>
        <w:spacing w:before="0" w:after="0" w:line="180" w:lineRule="exact"/>
        <w:ind w:left="0" w:firstLine="0"/>
        <w:jc w:val="left"/>
        <w:rPr>
          <w:ins w:id="882789" w:author="Claude" w:date="2026-10-07T12:00:00Z"/>
        </w:rPr>
      </w:pPr>
      <w:ins w:id="882974" w:author="Claude" w:date="2026-10-07T12:00:00Z">
        <w:r>
          <w:rPr>
            <w:rFonts w:ascii="Consolas" w:hAnsi="Consolas" w:cs="Consolas"/>
            <w:sz w:val="14"/>
            <w:szCs w:val="14"/>
          </w:rPr>
          <w:t xml:space="preserve">185      administrativo_mes: float = 1500.0</w:t>
        </w:r>
      </w:ins>
    </w:p>
    <w:p>
      <w:pPr>
        <w:shd w:val="clear" w:color="auto" w:fill="F7F7F7"/>
        <w:spacing w:before="0" w:after="0" w:line="180" w:lineRule="exact"/>
        <w:ind w:left="0" w:firstLine="0"/>
        <w:jc w:val="left"/>
        <w:rPr>
          <w:ins w:id="882789" w:author="Claude" w:date="2026-10-07T12:00:00Z"/>
        </w:rPr>
      </w:pPr>
      <w:ins w:id="882975" w:author="Claude" w:date="2026-10-07T12:00:00Z">
        <w:r>
          <w:rPr>
            <w:rFonts w:ascii="Consolas" w:hAnsi="Consolas" w:cs="Consolas"/>
            <w:sz w:val="14"/>
            <w:szCs w:val="14"/>
          </w:rPr>
          <w:t xml:space="preserve">186      manutencao_capex_pct_aa: float = 2.0</w:t>
        </w:r>
      </w:ins>
    </w:p>
    <w:p>
      <w:pPr>
        <w:shd w:val="clear" w:color="auto" w:fill="F7F7F7"/>
        <w:spacing w:before="0" w:after="0" w:line="180" w:lineRule="exact"/>
        <w:ind w:left="0" w:firstLine="0"/>
        <w:jc w:val="left"/>
        <w:rPr>
          <w:ins w:id="882789" w:author="Claude" w:date="2026-10-07T12:00:00Z"/>
        </w:rPr>
      </w:pPr>
      <w:ins w:id="882976" w:author="Claude" w:date="2026-10-07T12:00:00Z">
        <w:r>
          <w:rPr>
            <w:rFonts w:ascii="Consolas" w:hAnsi="Consolas" w:cs="Consolas"/>
            <w:sz w:val="14"/>
            <w:szCs w:val="14"/>
          </w:rPr>
          <w:t xml:space="preserve">187      manutencao_mes: Optional[float] = None       # se informada em R$/mês, prevalece sobre o percentual</w:t>
        </w:r>
      </w:ins>
    </w:p>
    <w:p>
      <w:pPr>
        <w:shd w:val="clear" w:color="auto" w:fill="F7F7F7"/>
        <w:spacing w:before="0" w:after="0" w:line="180" w:lineRule="exact"/>
        <w:ind w:left="0" w:firstLine="0"/>
        <w:jc w:val="left"/>
        <w:rPr>
          <w:ins w:id="882789" w:author="Claude" w:date="2026-10-07T12:00:00Z"/>
        </w:rPr>
      </w:pPr>
      <w:ins w:id="882977" w:author="Claude" w:date="2026-10-07T12:00:00Z">
        <w:r>
          <w:rPr>
            <w:rFonts w:ascii="Consolas" w:hAnsi="Consolas" w:cs="Consolas"/>
            <w:sz w:val="14"/>
            <w:szCs w:val="14"/>
          </w:rPr>
          <w:t xml:space="preserve">188      custos_fixos_fator: float = 1.0              # multiplicador para incerteza</w:t>
        </w:r>
      </w:ins>
    </w:p>
    <w:p>
      <w:pPr>
        <w:shd w:val="clear" w:color="auto" w:fill="F7F7F7"/>
        <w:spacing w:before="0" w:after="0" w:line="180" w:lineRule="exact"/>
        <w:ind w:left="0" w:firstLine="0"/>
        <w:jc w:val="left"/>
        <w:rPr>
          <w:ins w:id="882789" w:author="Claude" w:date="2026-10-07T12:00:00Z"/>
        </w:rPr>
      </w:pPr>
      <w:ins w:id="882978" w:author="Claude" w:date="2026-10-07T12:00:00Z">
        <w:r>
          <w:rPr>
            <w:rFonts w:ascii="Consolas" w:hAnsi="Consolas" w:cs="Consolas"/>
            <w:sz w:val="14"/>
            <w:szCs w:val="14"/>
          </w:rPr>
          <w:t xml:space="preserve">189      # Tributos</w:t>
        </w:r>
      </w:ins>
    </w:p>
    <w:p>
      <w:pPr>
        <w:shd w:val="clear" w:color="auto" w:fill="F7F7F7"/>
        <w:spacing w:before="0" w:after="0" w:line="180" w:lineRule="exact"/>
        <w:ind w:left="0" w:firstLine="0"/>
        <w:jc w:val="left"/>
        <w:rPr>
          <w:ins w:id="882789" w:author="Claude" w:date="2026-10-07T12:00:00Z"/>
        </w:rPr>
      </w:pPr>
      <w:ins w:id="882979" w:author="Claude" w:date="2026-10-07T12:00:00Z">
        <w:r>
          <w:rPr>
            <w:rFonts w:ascii="Consolas" w:hAnsi="Consolas" w:cs="Consolas"/>
            <w:sz w:val="14"/>
            <w:szCs w:val="14"/>
          </w:rPr>
          <w:t xml:space="preserve">190      taxa_impostos_faturamento_pct: float = 2.3   # ex.: contribuições sobre a receita</w:t>
        </w:r>
      </w:ins>
    </w:p>
    <w:p>
      <w:pPr>
        <w:shd w:val="clear" w:color="auto" w:fill="F7F7F7"/>
        <w:spacing w:before="0" w:after="0" w:line="180" w:lineRule="exact"/>
        <w:ind w:left="0" w:firstLine="0"/>
        <w:jc w:val="left"/>
        <w:rPr>
          <w:ins w:id="882789" w:author="Claude" w:date="2026-10-07T12:00:00Z"/>
        </w:rPr>
      </w:pPr>
      <w:ins w:id="882980" w:author="Claude" w:date="2026-10-07T12:00:00Z">
        <w:r>
          <w:rPr>
            <w:rFonts w:ascii="Consolas" w:hAnsi="Consolas" w:cs="Consolas"/>
            <w:sz w:val="14"/>
            <w:szCs w:val="14"/>
          </w:rPr>
          <w:t xml:space="preserve">191      taxa_impostos_lucro_pct: float = 0.0         # cooperativas: ato cooperativo</w:t>
        </w:r>
      </w:ins>
    </w:p>
    <w:p>
      <w:pPr>
        <w:shd w:val="clear" w:color="auto" w:fill="F7F7F7"/>
        <w:spacing w:before="0" w:after="0" w:line="180" w:lineRule="exact"/>
        <w:ind w:left="0" w:firstLine="0"/>
        <w:jc w:val="left"/>
        <w:rPr>
          <w:ins w:id="882789" w:author="Claude" w:date="2026-10-07T12:00:00Z"/>
        </w:rPr>
      </w:pPr>
      <w:ins w:id="882981" w:author="Claude" w:date="2026-10-07T12:00:00Z">
        <w:r>
          <w:rPr>
            <w:rFonts w:ascii="Consolas" w:hAnsi="Consolas" w:cs="Consolas"/>
            <w:sz w:val="14"/>
            <w:szCs w:val="14"/>
          </w:rPr>
          <w:t xml:space="preserve">192      impostos_configurados: List[Dict[str, Any]] = field(default_factory=list)</w:t>
        </w:r>
      </w:ins>
    </w:p>
    <w:p>
      <w:pPr>
        <w:shd w:val="clear" w:color="auto" w:fill="F7F7F7"/>
        <w:spacing w:before="0" w:after="0" w:line="180" w:lineRule="exact"/>
        <w:ind w:left="0" w:firstLine="0"/>
        <w:jc w:val="left"/>
        <w:rPr>
          <w:ins w:id="882789" w:author="Claude" w:date="2026-10-07T12:00:00Z"/>
        </w:rPr>
      </w:pPr>
      <w:ins w:id="882982" w:author="Claude" w:date="2026-10-07T12:00:00Z">
        <w:r>
          <w:rPr>
            <w:rFonts w:ascii="Consolas" w:hAnsi="Consolas" w:cs="Consolas"/>
            <w:sz w:val="14"/>
            <w:szCs w:val="14"/>
          </w:rPr>
          <w:t xml:space="preserve">193      # Parâmetros financeiros</w:t>
        </w:r>
      </w:ins>
    </w:p>
    <w:p>
      <w:pPr>
        <w:shd w:val="clear" w:color="auto" w:fill="F7F7F7"/>
        <w:spacing w:before="0" w:after="0" w:line="180" w:lineRule="exact"/>
        <w:ind w:left="0" w:firstLine="0"/>
        <w:jc w:val="left"/>
        <w:rPr>
          <w:ins w:id="882789" w:author="Claude" w:date="2026-10-07T12:00:00Z"/>
        </w:rPr>
      </w:pPr>
      <w:ins w:id="882983" w:author="Claude" w:date="2026-10-07T12:00:00Z">
        <w:r>
          <w:rPr>
            <w:rFonts w:ascii="Consolas" w:hAnsi="Consolas" w:cs="Consolas"/>
            <w:sz w:val="14"/>
            <w:szCs w:val="14"/>
          </w:rPr>
          <w:t xml:space="preserve">194      tma_aa_pct: float = 10.0</w:t>
        </w:r>
      </w:ins>
    </w:p>
    <w:p>
      <w:pPr>
        <w:shd w:val="clear" w:color="auto" w:fill="F7F7F7"/>
        <w:spacing w:before="0" w:after="0" w:line="180" w:lineRule="exact"/>
        <w:ind w:left="0" w:firstLine="0"/>
        <w:jc w:val="left"/>
        <w:rPr>
          <w:ins w:id="882789" w:author="Claude" w:date="2026-10-07T12:00:00Z"/>
        </w:rPr>
      </w:pPr>
      <w:ins w:id="882984" w:author="Claude" w:date="2026-10-07T12:00:00Z">
        <w:r>
          <w:rPr>
            <w:rFonts w:ascii="Consolas" w:hAnsi="Consolas" w:cs="Consolas"/>
            <w:sz w:val="14"/>
            <w:szCs w:val="14"/>
          </w:rPr>
          <w:t xml:space="preserve">195      horizonte_anos: int = 10</w:t>
        </w:r>
      </w:ins>
    </w:p>
    <w:p>
      <w:pPr>
        <w:shd w:val="clear" w:color="auto" w:fill="F7F7F7"/>
        <w:spacing w:before="0" w:after="0" w:line="180" w:lineRule="exact"/>
        <w:ind w:left="0" w:firstLine="0"/>
        <w:jc w:val="left"/>
        <w:rPr>
          <w:ins w:id="882789" w:author="Claude" w:date="2026-10-07T12:00:00Z"/>
        </w:rPr>
      </w:pPr>
      <w:ins w:id="882985" w:author="Claude" w:date="2026-10-07T12:00:00Z">
        <w:r>
          <w:rPr>
            <w:rFonts w:ascii="Consolas" w:hAnsi="Consolas" w:cs="Consolas"/>
            <w:sz w:val="14"/>
            <w:szCs w:val="14"/>
          </w:rPr>
          <w:t xml:space="preserve">196      crescimento_preco_aa_pct: float = 0.0</w:t>
        </w:r>
      </w:ins>
    </w:p>
    <w:p>
      <w:pPr>
        <w:shd w:val="clear" w:color="auto" w:fill="F7F7F7"/>
        <w:spacing w:before="0" w:after="0" w:line="180" w:lineRule="exact"/>
        <w:ind w:left="0" w:firstLine="0"/>
        <w:jc w:val="left"/>
        <w:rPr>
          <w:ins w:id="882789" w:author="Claude" w:date="2026-10-07T12:00:00Z"/>
        </w:rPr>
      </w:pPr>
      <w:ins w:id="882986" w:author="Claude" w:date="2026-10-07T12:00:00Z">
        <w:r>
          <w:rPr>
            <w:rFonts w:ascii="Consolas" w:hAnsi="Consolas" w:cs="Consolas"/>
            <w:sz w:val="14"/>
            <w:szCs w:val="14"/>
          </w:rPr>
          <w:t xml:space="preserve">197      crescimento_custos_aa_pct: float = 0.0</w:t>
        </w:r>
      </w:ins>
    </w:p>
    <w:p>
      <w:pPr>
        <w:shd w:val="clear" w:color="auto" w:fill="F7F7F7"/>
        <w:spacing w:before="0" w:after="0" w:line="180" w:lineRule="exact"/>
        <w:ind w:left="0" w:firstLine="0"/>
        <w:jc w:val="left"/>
        <w:rPr>
          <w:ins w:id="882789" w:author="Claude" w:date="2026-10-07T12:00:00Z"/>
        </w:rPr>
      </w:pPr>
      <w:ins w:id="882987" w:author="Claude" w:date="2026-10-07T12:00:00Z">
        <w:r>
          <w:rPr>
            <w:rFonts w:ascii="Consolas" w:hAnsi="Consolas" w:cs="Consolas"/>
            <w:sz w:val="14"/>
            <w:szCs w:val="14"/>
          </w:rPr>
          <w:t xml:space="preserve">198      # Rampa de capacidade (aprendizado da equipe)</w:t>
        </w:r>
      </w:ins>
    </w:p>
    <w:p>
      <w:pPr>
        <w:shd w:val="clear" w:color="auto" w:fill="F7F7F7"/>
        <w:spacing w:before="0" w:after="0" w:line="180" w:lineRule="exact"/>
        <w:ind w:left="0" w:firstLine="0"/>
        <w:jc w:val="left"/>
        <w:rPr>
          <w:ins w:id="882789" w:author="Claude" w:date="2026-10-07T12:00:00Z"/>
        </w:rPr>
      </w:pPr>
      <w:ins w:id="882988" w:author="Claude" w:date="2026-10-07T12:00:00Z">
        <w:r>
          <w:rPr>
            <w:rFonts w:ascii="Consolas" w:hAnsi="Consolas" w:cs="Consolas"/>
            <w:sz w:val="14"/>
            <w:szCs w:val="14"/>
          </w:rPr>
          <w:t xml:space="preserve">199      capacidade_inicial_pct: float = 70.0</w:t>
        </w:r>
      </w:ins>
    </w:p>
    <w:p>
      <w:pPr>
        <w:shd w:val="clear" w:color="auto" w:fill="F7F7F7"/>
        <w:spacing w:before="0" w:after="0" w:line="180" w:lineRule="exact"/>
        <w:ind w:left="0" w:firstLine="0"/>
        <w:jc w:val="left"/>
        <w:rPr>
          <w:ins w:id="882789" w:author="Claude" w:date="2026-10-07T12:00:00Z"/>
        </w:rPr>
      </w:pPr>
      <w:ins w:id="882989" w:author="Claude" w:date="2026-10-07T12:00:00Z">
        <w:r>
          <w:rPr>
            <w:rFonts w:ascii="Consolas" w:hAnsi="Consolas" w:cs="Consolas"/>
            <w:sz w:val="14"/>
            <w:szCs w:val="14"/>
          </w:rPr>
          <w:t xml:space="preserve">200      meses_rampa: int = 12</w:t>
        </w:r>
      </w:ins>
    </w:p>
    <w:p>
      <w:pPr>
        <w:shd w:val="clear" w:color="auto" w:fill="F7F7F7"/>
        <w:spacing w:before="0" w:after="0" w:line="180" w:lineRule="exact"/>
        <w:ind w:left="0" w:firstLine="0"/>
        <w:jc w:val="left"/>
        <w:rPr>
          <w:ins w:id="882789" w:author="Claude" w:date="2026-10-07T12:00:00Z"/>
        </w:rPr>
      </w:pPr>
      <w:ins w:id="882990" w:author="Claude" w:date="2026-10-07T12:00:00Z">
        <w:r>
          <w:rPr>
            <w:rFonts w:ascii="Consolas" w:hAnsi="Consolas" w:cs="Consolas"/>
            <w:sz w:val="14"/>
            <w:szCs w:val="14"/>
          </w:rPr>
          <w:t xml:space="preserve">201      # Cooperativas</w:t>
        </w:r>
      </w:ins>
    </w:p>
    <w:p>
      <w:pPr>
        <w:shd w:val="clear" w:color="auto" w:fill="F7F7F7"/>
        <w:spacing w:before="0" w:after="0" w:line="180" w:lineRule="exact"/>
        <w:ind w:left="0" w:firstLine="0"/>
        <w:jc w:val="left"/>
        <w:rPr>
          <w:ins w:id="882789" w:author="Claude" w:date="2026-10-07T12:00:00Z"/>
        </w:rPr>
      </w:pPr>
      <w:ins w:id="882991" w:author="Claude" w:date="2026-10-07T12:00:00Z">
        <w:r>
          <w:rPr>
            <w:rFonts w:ascii="Consolas" w:hAnsi="Consolas" w:cs="Consolas"/>
            <w:sz w:val="14"/>
            <w:szCs w:val="14"/>
          </w:rPr>
          <w:t xml:space="preserve">202      cooperados_trabalhadores: int = 6</w:t>
        </w:r>
      </w:ins>
    </w:p>
    <w:p>
      <w:pPr>
        <w:shd w:val="clear" w:color="auto" w:fill="F7F7F7"/>
        <w:spacing w:before="0" w:after="0" w:line="180" w:lineRule="exact"/>
        <w:ind w:left="0" w:firstLine="0"/>
        <w:jc w:val="left"/>
        <w:rPr>
          <w:ins w:id="882789" w:author="Claude" w:date="2026-10-07T12:00:00Z"/>
        </w:rPr>
      </w:pPr>
      <w:ins w:id="882992" w:author="Claude" w:date="2026-10-07T12:00:00Z">
        <w:r>
          <w:rPr>
            <w:rFonts w:ascii="Consolas" w:hAnsi="Consolas" w:cs="Consolas"/>
            <w:sz w:val="14"/>
            <w:szCs w:val="14"/>
          </w:rPr>
          <w:t xml:space="preserve">203      cooperados_fornecedores: int = 0</w:t>
        </w:r>
      </w:ins>
    </w:p>
    <w:p>
      <w:pPr>
        <w:shd w:val="clear" w:color="auto" w:fill="F7F7F7"/>
        <w:spacing w:before="0" w:after="0" w:line="180" w:lineRule="exact"/>
        <w:ind w:left="0" w:firstLine="0"/>
        <w:jc w:val="left"/>
        <w:rPr>
          <w:ins w:id="882789" w:author="Claude" w:date="2026-10-07T12:00:00Z"/>
        </w:rPr>
      </w:pPr>
      <w:ins w:id="882993" w:author="Claude" w:date="2026-10-07T12:00:00Z">
        <w:r>
          <w:rPr>
            <w:rFonts w:ascii="Consolas" w:hAnsi="Consolas" w:cs="Consolas"/>
            <w:sz w:val="14"/>
            <w:szCs w:val="14"/>
          </w:rPr>
          <w:t xml:space="preserve">204      perc_sobras_trabalhadores: float = 100.0</w:t>
        </w:r>
      </w:ins>
    </w:p>
    <w:p>
      <w:pPr>
        <w:shd w:val="clear" w:color="auto" w:fill="F7F7F7"/>
        <w:spacing w:before="0" w:after="0" w:line="180" w:lineRule="exact"/>
        <w:ind w:left="0" w:firstLine="0"/>
        <w:jc w:val="left"/>
        <w:rPr>
          <w:ins w:id="882789" w:author="Claude" w:date="2026-10-07T12:00:00Z"/>
        </w:rPr>
      </w:pPr>
      <w:ins w:id="882994" w:author="Claude" w:date="2026-10-07T12:00:00Z">
        <w:r>
          <w:rPr>
            <w:rFonts w:ascii="Consolas" w:hAnsi="Consolas" w:cs="Consolas"/>
            <w:sz w:val="14"/>
            <w:szCs w:val="14"/>
          </w:rPr>
          <w:t xml:space="preserve">205      capex_fator: float = 1.0                     # multiplicador para incerteza (AACE)</w:t>
        </w:r>
      </w:ins>
    </w:p>
    <w:p>
      <w:pPr>
        <w:shd w:val="clear" w:color="auto" w:fill="F7F7F7"/>
        <w:spacing w:before="0" w:after="0" w:line="180" w:lineRule="exact"/>
        <w:ind w:left="0" w:firstLine="0"/>
        <w:jc w:val="left"/>
        <w:rPr>
          <w:ins w:id="882789" w:author="Claude" w:date="2026-10-07T12:00:00Z"/>
        </w:rPr>
      </w:pPr>
      <w:ins w:id="882995" w:author="Claude" w:date="2026-10-07T12:00:00Z">
        <w:r>
          <w:rPr>
            <w:rFonts w:ascii="Consolas" w:hAnsi="Consolas" w:cs="Consolas"/>
            <w:sz w:val="14"/>
            <w:szCs w:val="14"/>
          </w:rPr>
          <w:t xml:space="preserve">206      # Fomento não reembolsável (fundos mitigatórios/compensatórios, editais)</w:t>
        </w:r>
      </w:ins>
    </w:p>
    <w:p>
      <w:pPr>
        <w:shd w:val="clear" w:color="auto" w:fill="F7F7F7"/>
        <w:spacing w:before="0" w:after="0" w:line="180" w:lineRule="exact"/>
        <w:ind w:left="0" w:firstLine="0"/>
        <w:jc w:val="left"/>
        <w:rPr>
          <w:ins w:id="882789" w:author="Claude" w:date="2026-10-07T12:00:00Z"/>
        </w:rPr>
      </w:pPr>
      <w:ins w:id="882996" w:author="Claude" w:date="2026-10-07T12:00:00Z">
        <w:r>
          <w:rPr>
            <w:rFonts w:ascii="Consolas" w:hAnsi="Consolas" w:cs="Consolas"/>
            <w:sz w:val="14"/>
            <w:szCs w:val="14"/>
          </w:rPr>
          <w:t xml:space="preserve">207      fomento_nao_reembolsavel_pct: float = 0.0    # % do CAPEX doado ao beneficiário</w:t>
        </w:r>
      </w:ins>
    </w:p>
    <w:p>
      <w:pPr>
        <w:shd w:val="clear" w:color="auto" w:fill="F7F7F7"/>
        <w:spacing w:before="0" w:after="0" w:line="180" w:lineRule="exact"/>
        <w:ind w:left="0" w:firstLine="0"/>
        <w:jc w:val="left"/>
        <w:rPr>
          <w:ins w:id="882789" w:author="Claude" w:date="2026-10-07T12:00:00Z"/>
        </w:rPr>
      </w:pPr>
      <w:ins w:id="882997" w:author="Claude" w:date="2026-10-07T12:00:00Z">
        <w:r>
          <w:rPr>
            <w:rFonts w:ascii="Consolas" w:hAnsi="Consolas" w:cs="Consolas"/>
            <w:sz w:val="14"/>
            <w:szCs w:val="14"/>
          </w:rPr>
          <w:t xml:space="preserve">208      # Pessoal detalhado (entradas das versões anteriores; somam-se a mao_obra_mes)</w:t>
        </w:r>
      </w:ins>
    </w:p>
    <w:p>
      <w:pPr>
        <w:shd w:val="clear" w:color="auto" w:fill="F7F7F7"/>
        <w:spacing w:before="0" w:after="0" w:line="180" w:lineRule="exact"/>
        <w:ind w:left="0" w:firstLine="0"/>
        <w:jc w:val="left"/>
        <w:rPr>
          <w:ins w:id="882789" w:author="Claude" w:date="2026-10-07T12:00:00Z"/>
        </w:rPr>
      </w:pPr>
      <w:ins w:id="882998" w:author="Claude" w:date="2026-10-07T12:00:00Z">
        <w:r>
          <w:rPr>
            <w:rFonts w:ascii="Consolas" w:hAnsi="Consolas" w:cs="Consolas"/>
            <w:sz w:val="14"/>
            <w:szCs w:val="14"/>
          </w:rPr>
          <w:t xml:space="preserve">209      salarios_clt_por_cargo: Dict[str, float] = field(default_factory=dict)   # salário bruto mensal por cargo</w:t>
        </w:r>
      </w:ins>
    </w:p>
    <w:p>
      <w:pPr>
        <w:shd w:val="clear" w:color="auto" w:fill="F7F7F7"/>
        <w:spacing w:before="0" w:after="0" w:line="180" w:lineRule="exact"/>
        <w:ind w:left="0" w:firstLine="0"/>
        <w:jc w:val="left"/>
        <w:rPr>
          <w:ins w:id="882789" w:author="Claude" w:date="2026-10-07T12:00:00Z"/>
        </w:rPr>
      </w:pPr>
      <w:ins w:id="882999" w:author="Claude" w:date="2026-10-07T12:00:00Z">
        <w:r>
          <w:rPr>
            <w:rFonts w:ascii="Consolas" w:hAnsi="Consolas" w:cs="Consolas"/>
            <w:sz w:val="14"/>
            <w:szCs w:val="14"/>
          </w:rPr>
          <w:t xml:space="preserve">210      retirada_cooperados_mes: float = 0.0          # pró-labore/retirada mensal total dos cooperados</w:t>
        </w:r>
      </w:ins>
    </w:p>
    <w:p>
      <w:pPr>
        <w:shd w:val="clear" w:color="auto" w:fill="F7F7F7"/>
        <w:spacing w:before="0" w:after="0" w:line="180" w:lineRule="exact"/>
        <w:ind w:left="0" w:firstLine="0"/>
        <w:jc w:val="left"/>
        <w:rPr>
          <w:ins w:id="882789" w:author="Claude" w:date="2026-10-07T12:00:00Z"/>
        </w:rPr>
      </w:pPr>
      <w:ins w:id="883000" w:author="Claude" w:date="2026-10-07T12:00:00Z">
        <w:r>
          <w:rPr>
            <w:rFonts w:ascii="Consolas" w:hAnsi="Consolas" w:cs="Consolas"/>
            <w:sz w:val="14"/>
            <w:szCs w:val="14"/>
          </w:rPr>
          <w:t xml:space="preserve">211      nome_materia_prima: str = ""</w:t>
        </w:r>
      </w:ins>
    </w:p>
    <w:p>
      <w:pPr>
        <w:shd w:val="clear" w:color="auto" w:fill="F7F7F7"/>
        <w:spacing w:before="0" w:after="0" w:line="180" w:lineRule="exact"/>
        <w:ind w:left="0" w:firstLine="0"/>
        <w:jc w:val="left"/>
        <w:rPr>
          <w:ins w:id="882789" w:author="Claude" w:date="2026-10-07T12:00:00Z"/>
        </w:rPr>
      </w:pPr>
      <w:ins w:id="883001" w:author="Claude" w:date="2026-10-07T12:00:00Z">
        <w:r>
          <w:rPr>
            <w:rFonts w:ascii="Consolas" w:hAnsi="Consolas" w:cs="Consolas"/>
            <w:sz w:val="14"/>
            <w:szCs w:val="14"/>
          </w:rPr>
          <w:t xml:space="preserve">212      # Vendas e calendário</w:t>
        </w:r>
      </w:ins>
    </w:p>
    <w:p>
      <w:pPr>
        <w:shd w:val="clear" w:color="auto" w:fill="F7F7F7"/>
        <w:spacing w:before="0" w:after="0" w:line="180" w:lineRule="exact"/>
        <w:ind w:left="0" w:firstLine="0"/>
        <w:jc w:val="left"/>
        <w:rPr>
          <w:ins w:id="882789" w:author="Claude" w:date="2026-10-07T12:00:00Z"/>
        </w:rPr>
      </w:pPr>
      <w:ins w:id="883002" w:author="Claude" w:date="2026-10-07T12:00:00Z">
        <w:r>
          <w:rPr>
            <w:rFonts w:ascii="Consolas" w:hAnsi="Consolas" w:cs="Consolas"/>
            <w:sz w:val="14"/>
            <w:szCs w:val="14"/>
          </w:rPr>
          <w:t xml:space="preserve">213      producao_vendas_kg_mes: float = 0.0           # 0 =&gt; produção calculada pelo módulo técnico</w:t>
        </w:r>
      </w:ins>
    </w:p>
    <w:p>
      <w:pPr>
        <w:shd w:val="clear" w:color="auto" w:fill="F7F7F7"/>
        <w:spacing w:before="0" w:after="0" w:line="180" w:lineRule="exact"/>
        <w:ind w:left="0" w:firstLine="0"/>
        <w:jc w:val="left"/>
        <w:rPr>
          <w:ins w:id="882789" w:author="Claude" w:date="2026-10-07T12:00:00Z"/>
        </w:rPr>
      </w:pPr>
      <w:ins w:id="883003" w:author="Claude" w:date="2026-10-07T12:00:00Z">
        <w:r>
          <w:rPr>
            <w:rFonts w:ascii="Consolas" w:hAnsi="Consolas" w:cs="Consolas"/>
            <w:sz w:val="14"/>
            <w:szCs w:val="14"/>
          </w:rPr>
          <w:t xml:space="preserve">214      meses_ate_primeira_receita: int = 0           # usado quando carencia_automatica = False (ou &gt; 0)</w:t>
        </w:r>
      </w:ins>
    </w:p>
    <w:p>
      <w:pPr>
        <w:shd w:val="clear" w:color="auto" w:fill="F7F7F7"/>
        <w:spacing w:before="0" w:after="0" w:line="180" w:lineRule="exact"/>
        <w:ind w:left="0" w:firstLine="0"/>
        <w:jc w:val="left"/>
        <w:rPr>
          <w:ins w:id="882789" w:author="Claude" w:date="2026-10-07T12:00:00Z"/>
        </w:rPr>
      </w:pPr>
      <w:ins w:id="883004" w:author="Claude" w:date="2026-10-07T12:00:00Z">
        <w:r>
          <w:rPr>
            <w:rFonts w:ascii="Consolas" w:hAnsi="Consolas" w:cs="Consolas"/>
            <w:sz w:val="14"/>
            <w:szCs w:val="14"/>
          </w:rPr>
          <w:t xml:space="preserve">215      carencia_automatica: bool = True              # True =&gt; carência = duração do ciclo produtivo</w:t>
        </w:r>
      </w:ins>
    </w:p>
    <w:p>
      <w:pPr>
        <w:shd w:val="clear" w:color="auto" w:fill="F7F7F7"/>
        <w:spacing w:before="0" w:after="0" w:line="180" w:lineRule="exact"/>
        <w:ind w:left="0" w:firstLine="0"/>
        <w:jc w:val="left"/>
        <w:rPr>
          <w:ins w:id="882789" w:author="Claude" w:date="2026-10-07T12:00:00Z"/>
        </w:rPr>
      </w:pPr>
      <w:ins w:id="883005" w:author="Claude" w:date="2026-10-07T12:00:00Z">
        <w:r>
          <w:rPr>
            <w:rFonts w:ascii="Consolas" w:hAnsi="Consolas" w:cs="Consolas"/>
            <w:sz w:val="14"/>
            <w:szCs w:val="14"/>
          </w:rPr>
          <w:t xml:space="preserve">216      crescimento_vendas_aa_pct: float = 0.0</w:t>
        </w:r>
      </w:ins>
    </w:p>
    <w:p>
      <w:pPr>
        <w:shd w:val="clear" w:color="auto" w:fill="F7F7F7"/>
        <w:spacing w:before="0" w:after="0" w:line="180" w:lineRule="exact"/>
        <w:ind w:left="0" w:firstLine="0"/>
        <w:jc w:val="left"/>
        <w:rPr>
          <w:ins w:id="882789" w:author="Claude" w:date="2026-10-07T12:00:00Z"/>
        </w:rPr>
      </w:pPr>
      <w:ins w:id="883006" w:author="Claude" w:date="2026-10-07T12:00:00Z">
        <w:r>
          <w:rPr>
            <w:rFonts w:ascii="Consolas" w:hAnsi="Consolas" w:cs="Consolas"/>
            <w:sz w:val="14"/>
            <w:szCs w:val="14"/>
          </w:rPr>
          <w:t xml:space="preserve">217  </w:t>
        </w:r>
      </w:ins>
    </w:p>
    <w:p>
      <w:pPr>
        <w:shd w:val="clear" w:color="auto" w:fill="F7F7F7"/>
        <w:spacing w:before="0" w:after="0" w:line="180" w:lineRule="exact"/>
        <w:ind w:left="0" w:firstLine="0"/>
        <w:jc w:val="left"/>
        <w:rPr>
          <w:ins w:id="882789" w:author="Claude" w:date="2026-10-07T12:00:00Z"/>
        </w:rPr>
      </w:pPr>
      <w:ins w:id="883007" w:author="Claude" w:date="2026-10-07T12:00:00Z">
        <w:r>
          <w:rPr>
            <w:rFonts w:ascii="Consolas" w:hAnsi="Consolas" w:cs="Consolas"/>
            <w:sz w:val="14"/>
            <w:szCs w:val="14"/>
          </w:rPr>
          <w:t xml:space="preserve">218      @property</w:t>
        </w:r>
      </w:ins>
    </w:p>
    <w:p>
      <w:pPr>
        <w:shd w:val="clear" w:color="auto" w:fill="F7F7F7"/>
        <w:spacing w:before="0" w:after="0" w:line="180" w:lineRule="exact"/>
        <w:ind w:left="0" w:firstLine="0"/>
        <w:jc w:val="left"/>
        <w:rPr>
          <w:ins w:id="882789" w:author="Claude" w:date="2026-10-07T12:00:00Z"/>
        </w:rPr>
      </w:pPr>
      <w:ins w:id="883008" w:author="Claude" w:date="2026-10-07T12:00:00Z">
        <w:r>
          <w:rPr>
            <w:rFonts w:ascii="Consolas" w:hAnsi="Consolas" w:cs="Consolas"/>
            <w:sz w:val="14"/>
            <w:szCs w:val="14"/>
          </w:rPr>
          <w:t xml:space="preserve">219      def capex_total(self) -&gt; float:</w:t>
        </w:r>
      </w:ins>
    </w:p>
    <w:p>
      <w:pPr>
        <w:shd w:val="clear" w:color="auto" w:fill="F7F7F7"/>
        <w:spacing w:before="0" w:after="0" w:line="180" w:lineRule="exact"/>
        <w:ind w:left="0" w:firstLine="0"/>
        <w:jc w:val="left"/>
        <w:rPr>
          <w:ins w:id="882789" w:author="Claude" w:date="2026-10-07T12:00:00Z"/>
        </w:rPr>
      </w:pPr>
      <w:ins w:id="883009" w:author="Claude" w:date="2026-10-07T12:00:00Z">
        <w:r>
          <w:rPr>
            <w:rFonts w:ascii="Consolas" w:hAnsi="Consolas" w:cs="Consolas"/>
            <w:sz w:val="14"/>
            <w:szCs w:val="14"/>
          </w:rPr>
          <w:t xml:space="preserve">220          return float(sum(self.capex_itens.values()))</w:t>
        </w:r>
      </w:ins>
    </w:p>
    <w:p>
      <w:pPr>
        <w:shd w:val="clear" w:color="auto" w:fill="F7F7F7"/>
        <w:spacing w:before="0" w:after="0" w:line="180" w:lineRule="exact"/>
        <w:ind w:left="0" w:firstLine="0"/>
        <w:jc w:val="left"/>
        <w:rPr>
          <w:ins w:id="882789" w:author="Claude" w:date="2026-10-07T12:00:00Z"/>
        </w:rPr>
      </w:pPr>
      <w:ins w:id="883010" w:author="Claude" w:date="2026-10-07T12:00:00Z">
        <w:r>
          <w:rPr>
            <w:rFonts w:ascii="Consolas" w:hAnsi="Consolas" w:cs="Consolas"/>
            <w:sz w:val="14"/>
            <w:szCs w:val="14"/>
          </w:rPr>
          <w:t xml:space="preserve">221  </w:t>
        </w:r>
      </w:ins>
    </w:p>
    <w:p>
      <w:pPr>
        <w:shd w:val="clear" w:color="auto" w:fill="F7F7F7"/>
        <w:spacing w:before="0" w:after="0" w:line="180" w:lineRule="exact"/>
        <w:ind w:left="0" w:firstLine="0"/>
        <w:jc w:val="left"/>
        <w:rPr>
          <w:ins w:id="882789" w:author="Claude" w:date="2026-10-07T12:00:00Z"/>
        </w:rPr>
      </w:pPr>
      <w:ins w:id="883011" w:author="Claude" w:date="2026-10-07T12:00:00Z">
        <w:r>
          <w:rPr>
            <w:rFonts w:ascii="Consolas" w:hAnsi="Consolas" w:cs="Consolas"/>
            <w:sz w:val="14"/>
            <w:szCs w:val="14"/>
          </w:rPr>
          <w:t xml:space="preserve">222  </w:t>
        </w:r>
      </w:ins>
    </w:p>
    <w:p>
      <w:pPr>
        <w:shd w:val="clear" w:color="auto" w:fill="F7F7F7"/>
        <w:spacing w:before="0" w:after="0" w:line="180" w:lineRule="exact"/>
        <w:ind w:left="0" w:firstLine="0"/>
        <w:jc w:val="left"/>
        <w:rPr>
          <w:ins w:id="882789" w:author="Claude" w:date="2026-10-07T12:00:00Z"/>
        </w:rPr>
      </w:pPr>
      <w:ins w:id="883012" w:author="Claude" w:date="2026-10-07T12:00:00Z">
        <w:r>
          <w:rPr>
            <w:rFonts w:ascii="Consolas" w:hAnsi="Consolas" w:cs="Consolas"/>
            <w:sz w:val="14"/>
            <w:szCs w:val="14"/>
          </w:rPr>
          <w:t xml:space="preserve">223  # ---------------------------------------------------------------------------</w:t>
        </w:r>
      </w:ins>
    </w:p>
    <w:p>
      <w:pPr>
        <w:shd w:val="clear" w:color="auto" w:fill="F7F7F7"/>
        <w:spacing w:before="0" w:after="0" w:line="180" w:lineRule="exact"/>
        <w:ind w:left="0" w:firstLine="0"/>
        <w:jc w:val="left"/>
        <w:rPr>
          <w:ins w:id="882789" w:author="Claude" w:date="2026-10-07T12:00:00Z"/>
        </w:rPr>
      </w:pPr>
      <w:ins w:id="883013" w:author="Claude" w:date="2026-10-07T12:00:00Z">
        <w:r>
          <w:rPr>
            <w:rFonts w:ascii="Consolas" w:hAnsi="Consolas" w:cs="Consolas"/>
            <w:sz w:val="14"/>
            <w:szCs w:val="14"/>
          </w:rPr>
          <w:t xml:space="preserve">224  # Dimensão ambiental — gestão hídrica, energética, efluentes e conformidade</w:t>
        </w:r>
      </w:ins>
    </w:p>
    <w:p>
      <w:pPr>
        <w:shd w:val="clear" w:color="auto" w:fill="F7F7F7"/>
        <w:spacing w:before="0" w:after="0" w:line="180" w:lineRule="exact"/>
        <w:ind w:left="0" w:firstLine="0"/>
        <w:jc w:val="left"/>
        <w:rPr>
          <w:ins w:id="882789" w:author="Claude" w:date="2026-10-07T12:00:00Z"/>
        </w:rPr>
      </w:pPr>
      <w:ins w:id="883014" w:author="Claude" w:date="2026-10-07T12:00:00Z">
        <w:r>
          <w:rPr>
            <w:rFonts w:ascii="Consolas" w:hAnsi="Consolas" w:cs="Consolas"/>
            <w:sz w:val="14"/>
            <w:szCs w:val="14"/>
          </w:rPr>
          <w:t xml:space="preserve">225  # ---------------------------------------------------------------------------</w:t>
        </w:r>
      </w:ins>
    </w:p>
    <w:p>
      <w:pPr>
        <w:shd w:val="clear" w:color="auto" w:fill="F7F7F7"/>
        <w:spacing w:before="0" w:after="0" w:line="180" w:lineRule="exact"/>
        <w:ind w:left="0" w:firstLine="0"/>
        <w:jc w:val="left"/>
        <w:rPr>
          <w:ins w:id="882789" w:author="Claude" w:date="2026-10-07T12:00:00Z"/>
        </w:rPr>
      </w:pPr>
      <w:ins w:id="883015" w:author="Claude" w:date="2026-10-07T12:00:00Z">
        <w:r>
          <w:rPr>
            <w:rFonts w:ascii="Consolas" w:hAnsi="Consolas" w:cs="Consolas"/>
            <w:sz w:val="14"/>
            <w:szCs w:val="14"/>
          </w:rPr>
          <w:t xml:space="preserve">226  </w:t>
        </w:r>
      </w:ins>
    </w:p>
    <w:p>
      <w:pPr>
        <w:shd w:val="clear" w:color="auto" w:fill="F7F7F7"/>
        <w:spacing w:before="0" w:after="0" w:line="180" w:lineRule="exact"/>
        <w:ind w:left="0" w:firstLine="0"/>
        <w:jc w:val="left"/>
        <w:rPr>
          <w:ins w:id="882789" w:author="Claude" w:date="2026-10-07T12:00:00Z"/>
        </w:rPr>
      </w:pPr>
      <w:ins w:id="883016" w:author="Claude" w:date="2026-10-07T12:00:00Z">
        <w:r>
          <w:rPr>
            <w:rFonts w:ascii="Consolas" w:hAnsi="Consolas" w:cs="Consolas"/>
            <w:sz w:val="14"/>
            <w:szCs w:val="14"/>
          </w:rPr>
          <w:t xml:space="preserve">227  # Checklist normativo do Score de Conformidade Ambiental (0–10). Os itens</w:t>
        </w:r>
      </w:ins>
    </w:p>
    <w:p>
      <w:pPr>
        <w:shd w:val="clear" w:color="auto" w:fill="F7F7F7"/>
        <w:spacing w:before="0" w:after="0" w:line="180" w:lineRule="exact"/>
        <w:ind w:left="0" w:firstLine="0"/>
        <w:jc w:val="left"/>
        <w:rPr>
          <w:ins w:id="882789" w:author="Claude" w:date="2026-10-07T12:00:00Z"/>
        </w:rPr>
      </w:pPr>
      <w:ins w:id="883017" w:author="Claude" w:date="2026-10-07T12:00:00Z">
        <w:r>
          <w:rPr>
            <w:rFonts w:ascii="Consolas" w:hAnsi="Consolas" w:cs="Consolas"/>
            <w:sz w:val="14"/>
            <w:szCs w:val="14"/>
          </w:rPr>
          <w:t xml:space="preserve">228  # marcados como eliminatórios bloqueiam a classificação "VIÁVEL".</w:t>
        </w:r>
      </w:ins>
    </w:p>
    <w:p>
      <w:pPr>
        <w:shd w:val="clear" w:color="auto" w:fill="F7F7F7"/>
        <w:spacing w:before="0" w:after="0" w:line="180" w:lineRule="exact"/>
        <w:ind w:left="0" w:firstLine="0"/>
        <w:jc w:val="left"/>
        <w:rPr>
          <w:ins w:id="882789" w:author="Claude" w:date="2026-10-07T12:00:00Z"/>
        </w:rPr>
      </w:pPr>
      <w:ins w:id="883018" w:author="Claude" w:date="2026-10-07T12:00:00Z">
        <w:r>
          <w:rPr>
            <w:rFonts w:ascii="Consolas" w:hAnsi="Consolas" w:cs="Consolas"/>
            <w:sz w:val="14"/>
            <w:szCs w:val="14"/>
          </w:rPr>
          <w:t xml:space="preserve">229  CHECKLIST_AMBIENTAL = {</w:t>
        </w:r>
      </w:ins>
    </w:p>
    <w:p>
      <w:pPr>
        <w:shd w:val="clear" w:color="auto" w:fill="F7F7F7"/>
        <w:spacing w:before="0" w:after="0" w:line="180" w:lineRule="exact"/>
        <w:ind w:left="0" w:firstLine="0"/>
        <w:jc w:val="left"/>
        <w:rPr>
          <w:ins w:id="882789" w:author="Claude" w:date="2026-10-07T12:00:00Z"/>
        </w:rPr>
      </w:pPr>
      <w:ins w:id="883019" w:author="Claude" w:date="2026-10-07T12:00:00Z">
        <w:r>
          <w:rPr>
            <w:rFonts w:ascii="Consolas" w:hAnsi="Consolas" w:cs="Consolas"/>
            <w:sz w:val="14"/>
            <w:szCs w:val="14"/>
          </w:rPr>
          <w:t xml:space="preserve">230      "licenca_ambiental": ("Licença ambiental do empreendimento aquícola (Resolução CONAMA nº 413/2009)", 2.0, True),</w:t>
        </w:r>
      </w:ins>
    </w:p>
    <w:p>
      <w:pPr>
        <w:shd w:val="clear" w:color="auto" w:fill="F7F7F7"/>
        <w:spacing w:before="0" w:after="0" w:line="180" w:lineRule="exact"/>
        <w:ind w:left="0" w:firstLine="0"/>
        <w:jc w:val="left"/>
        <w:rPr>
          <w:ins w:id="882789" w:author="Claude" w:date="2026-10-07T12:00:00Z"/>
        </w:rPr>
      </w:pPr>
      <w:ins w:id="883020" w:author="Claude" w:date="2026-10-07T12:00:00Z">
        <w:r>
          <w:rPr>
            <w:rFonts w:ascii="Consolas" w:hAnsi="Consolas" w:cs="Consolas"/>
            <w:sz w:val="14"/>
            <w:szCs w:val="14"/>
          </w:rPr>
          <w:t xml:space="preserve">231      "outorga_agua": ("Outorga de direito de uso de recursos hídricos (Lei nº 9.433/1997)", 1.5, True),</w:t>
        </w:r>
      </w:ins>
    </w:p>
    <w:p>
      <w:pPr>
        <w:shd w:val="clear" w:color="auto" w:fill="F7F7F7"/>
        <w:spacing w:before="0" w:after="0" w:line="180" w:lineRule="exact"/>
        <w:ind w:left="0" w:firstLine="0"/>
        <w:jc w:val="left"/>
        <w:rPr>
          <w:ins w:id="882789" w:author="Claude" w:date="2026-10-07T12:00:00Z"/>
        </w:rPr>
      </w:pPr>
      <w:ins w:id="883021" w:author="Claude" w:date="2026-10-07T12:00:00Z">
        <w:r>
          <w:rPr>
            <w:rFonts w:ascii="Consolas" w:hAnsi="Consolas" w:cs="Consolas"/>
            <w:sz w:val="14"/>
            <w:szCs w:val="14"/>
          </w:rPr>
          <w:t xml:space="preserve">232      "respeita_app": ("Instalações fora da Área de Preservação Permanente (Lei nº 12.651/2012)", 1.5, True),</w:t>
        </w:r>
      </w:ins>
    </w:p>
    <w:p>
      <w:pPr>
        <w:shd w:val="clear" w:color="auto" w:fill="F7F7F7"/>
        <w:spacing w:before="0" w:after="0" w:line="180" w:lineRule="exact"/>
        <w:ind w:left="0" w:firstLine="0"/>
        <w:jc w:val="left"/>
        <w:rPr>
          <w:ins w:id="882789" w:author="Claude" w:date="2026-10-07T12:00:00Z"/>
        </w:rPr>
      </w:pPr>
      <w:ins w:id="883022" w:author="Claude" w:date="2026-10-07T12:00:00Z">
        <w:r>
          <w:rPr>
            <w:rFonts w:ascii="Consolas" w:hAnsi="Consolas" w:cs="Consolas"/>
            <w:sz w:val="14"/>
            <w:szCs w:val="14"/>
          </w:rPr>
          <w:t xml:space="preserve">233      "tratamento_efluentes": ("Tratamento de efluentes antes do lançamento (CONAMA nº 357/2005 e 430/2011)", 1.5, False),</w:t>
        </w:r>
      </w:ins>
    </w:p>
    <w:p>
      <w:pPr>
        <w:shd w:val="clear" w:color="auto" w:fill="F7F7F7"/>
        <w:spacing w:before="0" w:after="0" w:line="180" w:lineRule="exact"/>
        <w:ind w:left="0" w:firstLine="0"/>
        <w:jc w:val="left"/>
        <w:rPr>
          <w:ins w:id="882789" w:author="Claude" w:date="2026-10-07T12:00:00Z"/>
        </w:rPr>
      </w:pPr>
      <w:ins w:id="883023" w:author="Claude" w:date="2026-10-07T12:00:00Z">
        <w:r>
          <w:rPr>
            <w:rFonts w:ascii="Consolas" w:hAnsi="Consolas" w:cs="Consolas"/>
            <w:sz w:val="14"/>
            <w:szCs w:val="14"/>
          </w:rPr>
          <w:t xml:space="preserve">234      "monitoramento_agua": ("Monitoramento periódico da qualidade da água", 1.0, False),</w:t>
        </w:r>
      </w:ins>
    </w:p>
    <w:p>
      <w:pPr>
        <w:shd w:val="clear" w:color="auto" w:fill="F7F7F7"/>
        <w:spacing w:before="0" w:after="0" w:line="180" w:lineRule="exact"/>
        <w:ind w:left="0" w:firstLine="0"/>
        <w:jc w:val="left"/>
        <w:rPr>
          <w:ins w:id="882789" w:author="Claude" w:date="2026-10-07T12:00:00Z"/>
        </w:rPr>
      </w:pPr>
      <w:ins w:id="883024" w:author="Claude" w:date="2026-10-07T12:00:00Z">
        <w:r>
          <w:rPr>
            <w:rFonts w:ascii="Consolas" w:hAnsi="Consolas" w:cs="Consolas"/>
            <w:sz w:val="14"/>
            <w:szCs w:val="14"/>
          </w:rPr>
          <w:t xml:space="preserve">235      "car": ("Inscrição no Cadastro Ambiental Rural", 0.5, False),</w:t>
        </w:r>
      </w:ins>
    </w:p>
    <w:p>
      <w:pPr>
        <w:shd w:val="clear" w:color="auto" w:fill="F7F7F7"/>
        <w:spacing w:before="0" w:after="0" w:line="180" w:lineRule="exact"/>
        <w:ind w:left="0" w:firstLine="0"/>
        <w:jc w:val="left"/>
        <w:rPr>
          <w:ins w:id="882789" w:author="Claude" w:date="2026-10-07T12:00:00Z"/>
        </w:rPr>
      </w:pPr>
      <w:ins w:id="883025" w:author="Claude" w:date="2026-10-07T12:00:00Z">
        <w:r>
          <w:rPr>
            <w:rFonts w:ascii="Consolas" w:hAnsi="Consolas" w:cs="Consolas"/>
            <w:sz w:val="14"/>
            <w:szCs w:val="14"/>
          </w:rPr>
          <w:t xml:space="preserve">236      "gestao_residuos": ("Plano de gestão de resíduos sólidos e lodo", 0.75, False),</w:t>
        </w:r>
      </w:ins>
    </w:p>
    <w:p>
      <w:pPr>
        <w:shd w:val="clear" w:color="auto" w:fill="F7F7F7"/>
        <w:spacing w:before="0" w:after="0" w:line="180" w:lineRule="exact"/>
        <w:ind w:left="0" w:firstLine="0"/>
        <w:jc w:val="left"/>
        <w:rPr>
          <w:ins w:id="882789" w:author="Claude" w:date="2026-10-07T12:00:00Z"/>
        </w:rPr>
      </w:pPr>
      <w:ins w:id="883026" w:author="Claude" w:date="2026-10-07T12:00:00Z">
        <w:r>
          <w:rPr>
            <w:rFonts w:ascii="Consolas" w:hAnsi="Consolas" w:cs="Consolas"/>
            <w:sz w:val="14"/>
            <w:szCs w:val="14"/>
          </w:rPr>
          <w:t xml:space="preserve">237      "prevencao_escape": ("Barreiras e plano de prevenção de escape de espécie exótica", 0.75, False),</w:t>
        </w:r>
      </w:ins>
    </w:p>
    <w:p>
      <w:pPr>
        <w:shd w:val="clear" w:color="auto" w:fill="F7F7F7"/>
        <w:spacing w:before="0" w:after="0" w:line="180" w:lineRule="exact"/>
        <w:ind w:left="0" w:firstLine="0"/>
        <w:jc w:val="left"/>
        <w:rPr>
          <w:ins w:id="882789" w:author="Claude" w:date="2026-10-07T12:00:00Z"/>
        </w:rPr>
      </w:pPr>
      <w:ins w:id="883027" w:author="Claude" w:date="2026-10-07T12:00:00Z">
        <w:r>
          <w:rPr>
            <w:rFonts w:ascii="Consolas" w:hAnsi="Consolas" w:cs="Consolas"/>
            <w:sz w:val="14"/>
            <w:szCs w:val="14"/>
          </w:rPr>
          <w:t xml:space="preserve">238      "energia_renovavel": ("Uso de energia renovável ou eficiência energética", 0.5, False),</w:t>
        </w:r>
      </w:ins>
    </w:p>
    <w:p>
      <w:pPr>
        <w:shd w:val="clear" w:color="auto" w:fill="F7F7F7"/>
        <w:spacing w:before="0" w:after="0" w:line="180" w:lineRule="exact"/>
        <w:ind w:left="0" w:firstLine="0"/>
        <w:jc w:val="left"/>
        <w:rPr>
          <w:ins w:id="882789" w:author="Claude" w:date="2026-10-07T12:00:00Z"/>
        </w:rPr>
      </w:pPr>
      <w:ins w:id="883028" w:author="Claude" w:date="2026-10-07T12:00:00Z">
        <w:r>
          <w:rPr>
            <w:rFonts w:ascii="Consolas" w:hAnsi="Consolas" w:cs="Consolas"/>
            <w:sz w:val="14"/>
            <w:szCs w:val="14"/>
          </w:rPr>
          <w:t xml:space="preserve">239  }</w:t>
        </w:r>
      </w:ins>
    </w:p>
    <w:p>
      <w:pPr>
        <w:shd w:val="clear" w:color="auto" w:fill="F7F7F7"/>
        <w:spacing w:before="0" w:after="0" w:line="180" w:lineRule="exact"/>
        <w:ind w:left="0" w:firstLine="0"/>
        <w:jc w:val="left"/>
        <w:rPr>
          <w:ins w:id="882789" w:author="Claude" w:date="2026-10-07T12:00:00Z"/>
        </w:rPr>
      </w:pPr>
      <w:ins w:id="883029" w:author="Claude" w:date="2026-10-07T12:00:00Z">
        <w:r>
          <w:rPr>
            <w:rFonts w:ascii="Consolas" w:hAnsi="Consolas" w:cs="Consolas"/>
            <w:sz w:val="14"/>
            <w:szCs w:val="14"/>
          </w:rPr>
          <w:t xml:space="preserve">240  </w:t>
        </w:r>
      </w:ins>
    </w:p>
    <w:p>
      <w:pPr>
        <w:shd w:val="clear" w:color="auto" w:fill="F7F7F7"/>
        <w:spacing w:before="0" w:after="0" w:line="180" w:lineRule="exact"/>
        <w:ind w:left="0" w:firstLine="0"/>
        <w:jc w:val="left"/>
        <w:rPr>
          <w:ins w:id="882789" w:author="Claude" w:date="2026-10-07T12:00:00Z"/>
        </w:rPr>
      </w:pPr>
      <w:ins w:id="883030" w:author="Claude" w:date="2026-10-07T12:00:00Z">
        <w:r>
          <w:rPr>
            <w:rFonts w:ascii="Consolas" w:hAnsi="Consolas" w:cs="Consolas"/>
            <w:sz w:val="14"/>
            <w:szCs w:val="14"/>
          </w:rPr>
          <w:t xml:space="preserve">241  # Limites de N e P total (mg/L) para águas doces classe 2 (Resolução CONAMA nº 357/2005)</w:t>
        </w:r>
      </w:ins>
    </w:p>
    <w:p>
      <w:pPr>
        <w:shd w:val="clear" w:color="auto" w:fill="F7F7F7"/>
        <w:spacing w:before="0" w:after="0" w:line="180" w:lineRule="exact"/>
        <w:ind w:left="0" w:firstLine="0"/>
        <w:jc w:val="left"/>
        <w:rPr>
          <w:ins w:id="882789" w:author="Claude" w:date="2026-10-07T12:00:00Z"/>
        </w:rPr>
      </w:pPr>
      <w:ins w:id="883031" w:author="Claude" w:date="2026-10-07T12:00:00Z">
        <w:r>
          <w:rPr>
            <w:rFonts w:ascii="Consolas" w:hAnsi="Consolas" w:cs="Consolas"/>
            <w:sz w:val="14"/>
            <w:szCs w:val="14"/>
          </w:rPr>
          <w:t xml:space="preserve">242  CLASSES_CORPO_RECEPTOR = {</w:t>
        </w:r>
      </w:ins>
    </w:p>
    <w:p>
      <w:pPr>
        <w:shd w:val="clear" w:color="auto" w:fill="F7F7F7"/>
        <w:spacing w:before="0" w:after="0" w:line="180" w:lineRule="exact"/>
        <w:ind w:left="0" w:firstLine="0"/>
        <w:jc w:val="left"/>
        <w:rPr>
          <w:ins w:id="882789" w:author="Claude" w:date="2026-10-07T12:00:00Z"/>
        </w:rPr>
      </w:pPr>
      <w:ins w:id="883032" w:author="Claude" w:date="2026-10-07T12:00:00Z">
        <w:r>
          <w:rPr>
            <w:rFonts w:ascii="Consolas" w:hAnsi="Consolas" w:cs="Consolas"/>
            <w:sz w:val="14"/>
            <w:szCs w:val="14"/>
          </w:rPr>
          <w:t xml:space="preserve">243      "classe 2 — ambiente lótico": {"n_max_mg_l": 2.18, "p_max_mg_l": 0.10},</w:t>
        </w:r>
      </w:ins>
    </w:p>
    <w:p>
      <w:pPr>
        <w:shd w:val="clear" w:color="auto" w:fill="F7F7F7"/>
        <w:spacing w:before="0" w:after="0" w:line="180" w:lineRule="exact"/>
        <w:ind w:left="0" w:firstLine="0"/>
        <w:jc w:val="left"/>
        <w:rPr>
          <w:ins w:id="882789" w:author="Claude" w:date="2026-10-07T12:00:00Z"/>
        </w:rPr>
      </w:pPr>
      <w:ins w:id="883033" w:author="Claude" w:date="2026-10-07T12:00:00Z">
        <w:r>
          <w:rPr>
            <w:rFonts w:ascii="Consolas" w:hAnsi="Consolas" w:cs="Consolas"/>
            <w:sz w:val="14"/>
            <w:szCs w:val="14"/>
          </w:rPr>
          <w:t xml:space="preserve">244      "classe 2 — ambiente intermediário": {"n_max_mg_l": 2.18, "p_max_mg_l": 0.05},</w:t>
        </w:r>
      </w:ins>
    </w:p>
    <w:p>
      <w:pPr>
        <w:shd w:val="clear" w:color="auto" w:fill="F7F7F7"/>
        <w:spacing w:before="0" w:after="0" w:line="180" w:lineRule="exact"/>
        <w:ind w:left="0" w:firstLine="0"/>
        <w:jc w:val="left"/>
        <w:rPr>
          <w:ins w:id="882789" w:author="Claude" w:date="2026-10-07T12:00:00Z"/>
        </w:rPr>
      </w:pPr>
      <w:ins w:id="883034" w:author="Claude" w:date="2026-10-07T12:00:00Z">
        <w:r>
          <w:rPr>
            <w:rFonts w:ascii="Consolas" w:hAnsi="Consolas" w:cs="Consolas"/>
            <w:sz w:val="14"/>
            <w:szCs w:val="14"/>
          </w:rPr>
          <w:t xml:space="preserve">245      "classe 2 — ambiente lêntico": {"n_max_mg_l": 1.27, "p_max_mg_l": 0.03},</w:t>
        </w:r>
      </w:ins>
    </w:p>
    <w:p>
      <w:pPr>
        <w:shd w:val="clear" w:color="auto" w:fill="F7F7F7"/>
        <w:spacing w:before="0" w:after="0" w:line="180" w:lineRule="exact"/>
        <w:ind w:left="0" w:firstLine="0"/>
        <w:jc w:val="left"/>
        <w:rPr>
          <w:ins w:id="882789" w:author="Claude" w:date="2026-10-07T12:00:00Z"/>
        </w:rPr>
      </w:pPr>
      <w:ins w:id="883035" w:author="Claude" w:date="2026-10-07T12:00:00Z">
        <w:r>
          <w:rPr>
            <w:rFonts w:ascii="Consolas" w:hAnsi="Consolas" w:cs="Consolas"/>
            <w:sz w:val="14"/>
            <w:szCs w:val="14"/>
          </w:rPr>
          <w:t xml:space="preserve">246  }</w:t>
        </w:r>
      </w:ins>
    </w:p>
    <w:p>
      <w:pPr>
        <w:shd w:val="clear" w:color="auto" w:fill="F7F7F7"/>
        <w:spacing w:before="0" w:after="0" w:line="180" w:lineRule="exact"/>
        <w:ind w:left="0" w:firstLine="0"/>
        <w:jc w:val="left"/>
        <w:rPr>
          <w:ins w:id="882789" w:author="Claude" w:date="2026-10-07T12:00:00Z"/>
        </w:rPr>
      </w:pPr>
      <w:ins w:id="883036" w:author="Claude" w:date="2026-10-07T12:00:00Z">
        <w:r>
          <w:rPr>
            <w:rFonts w:ascii="Consolas" w:hAnsi="Consolas" w:cs="Consolas"/>
            <w:sz w:val="14"/>
            <w:szCs w:val="14"/>
          </w:rPr>
          <w:t xml:space="preserve">247  </w:t>
        </w:r>
      </w:ins>
    </w:p>
    <w:p>
      <w:pPr>
        <w:shd w:val="clear" w:color="auto" w:fill="F7F7F7"/>
        <w:spacing w:before="0" w:after="0" w:line="180" w:lineRule="exact"/>
        <w:ind w:left="0" w:firstLine="0"/>
        <w:jc w:val="left"/>
        <w:rPr>
          <w:ins w:id="882789" w:author="Claude" w:date="2026-10-07T12:00:00Z"/>
        </w:rPr>
      </w:pPr>
      <w:ins w:id="883037" w:author="Claude" w:date="2026-10-07T12:00:00Z">
        <w:r>
          <w:rPr>
            <w:rFonts w:ascii="Consolas" w:hAnsi="Consolas" w:cs="Consolas"/>
            <w:sz w:val="14"/>
            <w:szCs w:val="14"/>
          </w:rPr>
          <w:t xml:space="preserve">248  FATORES_EMISSAO_ENERGIA = {  # kgCO2e/kWh — atualizar ao ano-base do estudo</w:t>
        </w:r>
      </w:ins>
    </w:p>
    <w:p>
      <w:pPr>
        <w:shd w:val="clear" w:color="auto" w:fill="F7F7F7"/>
        <w:spacing w:before="0" w:after="0" w:line="180" w:lineRule="exact"/>
        <w:ind w:left="0" w:firstLine="0"/>
        <w:jc w:val="left"/>
        <w:rPr>
          <w:ins w:id="882789" w:author="Claude" w:date="2026-10-07T12:00:00Z"/>
        </w:rPr>
      </w:pPr>
      <w:ins w:id="883038" w:author="Claude" w:date="2026-10-07T12:00:00Z">
        <w:r>
          <w:rPr>
            <w:rFonts w:ascii="Consolas" w:hAnsi="Consolas" w:cs="Consolas"/>
            <w:sz w:val="14"/>
            <w:szCs w:val="14"/>
          </w:rPr>
          <w:t xml:space="preserve">249      "rede": 0.0817,</w:t>
        </w:r>
      </w:ins>
    </w:p>
    <w:p>
      <w:pPr>
        <w:shd w:val="clear" w:color="auto" w:fill="F7F7F7"/>
        <w:spacing w:before="0" w:after="0" w:line="180" w:lineRule="exact"/>
        <w:ind w:left="0" w:firstLine="0"/>
        <w:jc w:val="left"/>
        <w:rPr>
          <w:ins w:id="882789" w:author="Claude" w:date="2026-10-07T12:00:00Z"/>
        </w:rPr>
      </w:pPr>
      <w:ins w:id="883039" w:author="Claude" w:date="2026-10-07T12:00:00Z">
        <w:r>
          <w:rPr>
            <w:rFonts w:ascii="Consolas" w:hAnsi="Consolas" w:cs="Consolas"/>
            <w:sz w:val="14"/>
            <w:szCs w:val="14"/>
          </w:rPr>
          <w:t xml:space="preserve">250      "solar": 0.0,</w:t>
        </w:r>
      </w:ins>
    </w:p>
    <w:p>
      <w:pPr>
        <w:shd w:val="clear" w:color="auto" w:fill="F7F7F7"/>
        <w:spacing w:before="0" w:after="0" w:line="180" w:lineRule="exact"/>
        <w:ind w:left="0" w:firstLine="0"/>
        <w:jc w:val="left"/>
        <w:rPr>
          <w:ins w:id="882789" w:author="Claude" w:date="2026-10-07T12:00:00Z"/>
        </w:rPr>
      </w:pPr>
      <w:ins w:id="883040" w:author="Claude" w:date="2026-10-07T12:00:00Z">
        <w:r>
          <w:rPr>
            <w:rFonts w:ascii="Consolas" w:hAnsi="Consolas" w:cs="Consolas"/>
            <w:sz w:val="14"/>
            <w:szCs w:val="14"/>
          </w:rPr>
          <w:t xml:space="preserve">251      "biomassa": 0.0,</w:t>
        </w:r>
      </w:ins>
    </w:p>
    <w:p>
      <w:pPr>
        <w:shd w:val="clear" w:color="auto" w:fill="F7F7F7"/>
        <w:spacing w:before="0" w:after="0" w:line="180" w:lineRule="exact"/>
        <w:ind w:left="0" w:firstLine="0"/>
        <w:jc w:val="left"/>
        <w:rPr>
          <w:ins w:id="882789" w:author="Claude" w:date="2026-10-07T12:00:00Z"/>
        </w:rPr>
      </w:pPr>
      <w:ins w:id="883041" w:author="Claude" w:date="2026-10-07T12:00:00Z">
        <w:r>
          <w:rPr>
            <w:rFonts w:ascii="Consolas" w:hAnsi="Consolas" w:cs="Consolas"/>
            <w:sz w:val="14"/>
            <w:szCs w:val="14"/>
          </w:rPr>
          <w:t xml:space="preserve">252  }</w:t>
        </w:r>
      </w:ins>
    </w:p>
    <w:p>
      <w:pPr>
        <w:shd w:val="clear" w:color="auto" w:fill="F7F7F7"/>
        <w:spacing w:before="0" w:after="0" w:line="180" w:lineRule="exact"/>
        <w:ind w:left="0" w:firstLine="0"/>
        <w:jc w:val="left"/>
        <w:rPr>
          <w:ins w:id="882789" w:author="Claude" w:date="2026-10-07T12:00:00Z"/>
        </w:rPr>
      </w:pPr>
      <w:ins w:id="883042" w:author="Claude" w:date="2026-10-07T12:00:00Z">
        <w:r>
          <w:rPr>
            <w:rFonts w:ascii="Consolas" w:hAnsi="Consolas" w:cs="Consolas"/>
            <w:sz w:val="14"/>
            <w:szCs w:val="14"/>
          </w:rPr>
          <w:t xml:space="preserve">253  </w:t>
        </w:r>
      </w:ins>
    </w:p>
    <w:p>
      <w:pPr>
        <w:shd w:val="clear" w:color="auto" w:fill="F7F7F7"/>
        <w:spacing w:before="0" w:after="0" w:line="180" w:lineRule="exact"/>
        <w:ind w:left="0" w:firstLine="0"/>
        <w:jc w:val="left"/>
        <w:rPr>
          <w:ins w:id="882789" w:author="Claude" w:date="2026-10-07T12:00:00Z"/>
        </w:rPr>
      </w:pPr>
      <w:ins w:id="883043" w:author="Claude" w:date="2026-10-07T12:00:00Z">
        <w:r>
          <w:rPr>
            <w:rFonts w:ascii="Consolas" w:hAnsi="Consolas" w:cs="Consolas"/>
            <w:sz w:val="14"/>
            <w:szCs w:val="14"/>
          </w:rPr>
          <w:t xml:space="preserve">254  </w:t>
        </w:r>
      </w:ins>
    </w:p>
    <w:p>
      <w:pPr>
        <w:shd w:val="clear" w:color="auto" w:fill="F7F7F7"/>
        <w:spacing w:before="0" w:after="0" w:line="180" w:lineRule="exact"/>
        <w:ind w:left="0" w:firstLine="0"/>
        <w:jc w:val="left"/>
        <w:rPr>
          <w:ins w:id="882789" w:author="Claude" w:date="2026-10-07T12:00:00Z"/>
        </w:rPr>
      </w:pPr>
      <w:ins w:id="883044" w:author="Claude" w:date="2026-10-07T12:00:00Z">
        <w:r>
          <w:rPr>
            <w:rFonts w:ascii="Consolas" w:hAnsi="Consolas" w:cs="Consolas"/>
            <w:sz w:val="14"/>
            <w:szCs w:val="14"/>
          </w:rPr>
          <w:t xml:space="preserve">255  @dataclass</w:t>
        </w:r>
      </w:ins>
    </w:p>
    <w:p>
      <w:pPr>
        <w:shd w:val="clear" w:color="auto" w:fill="F7F7F7"/>
        <w:spacing w:before="0" w:after="0" w:line="180" w:lineRule="exact"/>
        <w:ind w:left="0" w:firstLine="0"/>
        <w:jc w:val="left"/>
        <w:rPr>
          <w:ins w:id="882789" w:author="Claude" w:date="2026-10-07T12:00:00Z"/>
        </w:rPr>
      </w:pPr>
      <w:ins w:id="883045" w:author="Claude" w:date="2026-10-07T12:00:00Z">
        <w:r>
          <w:rPr>
            <w:rFonts w:ascii="Consolas" w:hAnsi="Consolas" w:cs="Consolas"/>
            <w:sz w:val="14"/>
            <w:szCs w:val="14"/>
          </w:rPr>
          <w:t xml:space="preserve">256  class AmbientalConfig:</w:t>
        </w:r>
      </w:ins>
    </w:p>
    <w:p>
      <w:pPr>
        <w:shd w:val="clear" w:color="auto" w:fill="F7F7F7"/>
        <w:spacing w:before="0" w:after="0" w:line="180" w:lineRule="exact"/>
        <w:ind w:left="0" w:firstLine="0"/>
        <w:jc w:val="left"/>
        <w:rPr>
          <w:ins w:id="882789" w:author="Claude" w:date="2026-10-07T12:00:00Z"/>
        </w:rPr>
      </w:pPr>
      <w:ins w:id="883046" w:author="Claude" w:date="2026-10-07T12:00:00Z">
        <w:r>
          <w:rPr>
            <w:rFonts w:ascii="Consolas" w:hAnsi="Consolas" w:cs="Consolas"/>
            <w:sz w:val="14"/>
            <w:szCs w:val="14"/>
          </w:rPr>
          <w:t xml:space="preserve">257      # Gestão hídrica</w:t>
        </w:r>
      </w:ins>
    </w:p>
    <w:p>
      <w:pPr>
        <w:shd w:val="clear" w:color="auto" w:fill="F7F7F7"/>
        <w:spacing w:before="0" w:after="0" w:line="180" w:lineRule="exact"/>
        <w:ind w:left="0" w:firstLine="0"/>
        <w:jc w:val="left"/>
        <w:rPr>
          <w:ins w:id="882789" w:author="Claude" w:date="2026-10-07T12:00:00Z"/>
        </w:rPr>
      </w:pPr>
      <w:ins w:id="883047" w:author="Claude" w:date="2026-10-07T12:00:00Z">
        <w:r>
          <w:rPr>
            <w:rFonts w:ascii="Consolas" w:hAnsi="Consolas" w:cs="Consolas"/>
            <w:sz w:val="14"/>
            <w:szCs w:val="14"/>
          </w:rPr>
          <w:t xml:space="preserve">258      renovacao_pct_dia: Optional[float] = None    # None =&gt; referência do sistema</w:t>
        </w:r>
      </w:ins>
    </w:p>
    <w:p>
      <w:pPr>
        <w:shd w:val="clear" w:color="auto" w:fill="F7F7F7"/>
        <w:spacing w:before="0" w:after="0" w:line="180" w:lineRule="exact"/>
        <w:ind w:left="0" w:firstLine="0"/>
        <w:jc w:val="left"/>
        <w:rPr>
          <w:ins w:id="882789" w:author="Claude" w:date="2026-10-07T12:00:00Z"/>
        </w:rPr>
      </w:pPr>
      <w:ins w:id="883048" w:author="Claude" w:date="2026-10-07T12:00:00Z">
        <w:r>
          <w:rPr>
            <w:rFonts w:ascii="Consolas" w:hAnsi="Consolas" w:cs="Consolas"/>
            <w:sz w:val="14"/>
            <w:szCs w:val="14"/>
          </w:rPr>
          <w:t xml:space="preserve">259      esvaziamento_por_ciclo: bool = True</w:t>
        </w:r>
      </w:ins>
    </w:p>
    <w:p>
      <w:pPr>
        <w:shd w:val="clear" w:color="auto" w:fill="F7F7F7"/>
        <w:spacing w:before="0" w:after="0" w:line="180" w:lineRule="exact"/>
        <w:ind w:left="0" w:firstLine="0"/>
        <w:jc w:val="left"/>
        <w:rPr>
          <w:ins w:id="882789" w:author="Claude" w:date="2026-10-07T12:00:00Z"/>
        </w:rPr>
      </w:pPr>
      <w:ins w:id="883049" w:author="Claude" w:date="2026-10-07T12:00:00Z">
        <w:r>
          <w:rPr>
            <w:rFonts w:ascii="Consolas" w:hAnsi="Consolas" w:cs="Consolas"/>
            <w:sz w:val="14"/>
            <w:szCs w:val="14"/>
          </w:rPr>
          <w:t xml:space="preserve">260      evaporacao_mm_dia: float = 4.0</w:t>
        </w:r>
      </w:ins>
    </w:p>
    <w:p>
      <w:pPr>
        <w:shd w:val="clear" w:color="auto" w:fill="F7F7F7"/>
        <w:spacing w:before="0" w:after="0" w:line="180" w:lineRule="exact"/>
        <w:ind w:left="0" w:firstLine="0"/>
        <w:jc w:val="left"/>
        <w:rPr>
          <w:ins w:id="882789" w:author="Claude" w:date="2026-10-07T12:00:00Z"/>
        </w:rPr>
      </w:pPr>
      <w:ins w:id="883050" w:author="Claude" w:date="2026-10-07T12:00:00Z">
        <w:r>
          <w:rPr>
            <w:rFonts w:ascii="Consolas" w:hAnsi="Consolas" w:cs="Consolas"/>
            <w:sz w:val="14"/>
            <w:szCs w:val="14"/>
          </w:rPr>
          <w:t xml:space="preserve">261      infiltracao_mm_dia: float = 2.0</w:t>
        </w:r>
      </w:ins>
    </w:p>
    <w:p>
      <w:pPr>
        <w:shd w:val="clear" w:color="auto" w:fill="F7F7F7"/>
        <w:spacing w:before="0" w:after="0" w:line="180" w:lineRule="exact"/>
        <w:ind w:left="0" w:firstLine="0"/>
        <w:jc w:val="left"/>
        <w:rPr>
          <w:ins w:id="882789" w:author="Claude" w:date="2026-10-07T12:00:00Z"/>
        </w:rPr>
      </w:pPr>
      <w:ins w:id="883051" w:author="Claude" w:date="2026-10-07T12:00:00Z">
        <w:r>
          <w:rPr>
            <w:rFonts w:ascii="Consolas" w:hAnsi="Consolas" w:cs="Consolas"/>
            <w:sz w:val="14"/>
            <w:szCs w:val="14"/>
          </w:rPr>
          <w:t xml:space="preserve">262      fracao_retorno_perdida: float = 0.0           # água devolvida a outra bacia</w:t>
        </w:r>
      </w:ins>
    </w:p>
    <w:p>
      <w:pPr>
        <w:shd w:val="clear" w:color="auto" w:fill="F7F7F7"/>
        <w:spacing w:before="0" w:after="0" w:line="180" w:lineRule="exact"/>
        <w:ind w:left="0" w:firstLine="0"/>
        <w:jc w:val="left"/>
        <w:rPr>
          <w:ins w:id="882789" w:author="Claude" w:date="2026-10-07T12:00:00Z"/>
        </w:rPr>
      </w:pPr>
      <w:ins w:id="883052" w:author="Claude" w:date="2026-10-07T12:00:00Z">
        <w:r>
          <w:rPr>
            <w:rFonts w:ascii="Consolas" w:hAnsi="Consolas" w:cs="Consolas"/>
            <w:sz w:val="14"/>
            <w:szCs w:val="14"/>
          </w:rPr>
          <w:t xml:space="preserve">263      # Balanço de nutrientes (pegada hídrica cinza — Hoekstra)</w:t>
        </w:r>
      </w:ins>
    </w:p>
    <w:p>
      <w:pPr>
        <w:shd w:val="clear" w:color="auto" w:fill="F7F7F7"/>
        <w:spacing w:before="0" w:after="0" w:line="180" w:lineRule="exact"/>
        <w:ind w:left="0" w:firstLine="0"/>
        <w:jc w:val="left"/>
        <w:rPr>
          <w:ins w:id="882789" w:author="Claude" w:date="2026-10-07T12:00:00Z"/>
        </w:rPr>
      </w:pPr>
      <w:ins w:id="883053" w:author="Claude" w:date="2026-10-07T12:00:00Z">
        <w:r>
          <w:rPr>
            <w:rFonts w:ascii="Consolas" w:hAnsi="Consolas" w:cs="Consolas"/>
            <w:sz w:val="14"/>
            <w:szCs w:val="14"/>
          </w:rPr>
          <w:t xml:space="preserve">264      proteina_racao_pct: float = 32.0</w:t>
        </w:r>
      </w:ins>
    </w:p>
    <w:p>
      <w:pPr>
        <w:shd w:val="clear" w:color="auto" w:fill="F7F7F7"/>
        <w:spacing w:before="0" w:after="0" w:line="180" w:lineRule="exact"/>
        <w:ind w:left="0" w:firstLine="0"/>
        <w:jc w:val="left"/>
        <w:rPr>
          <w:ins w:id="882789" w:author="Claude" w:date="2026-10-07T12:00:00Z"/>
        </w:rPr>
      </w:pPr>
      <w:ins w:id="883054" w:author="Claude" w:date="2026-10-07T12:00:00Z">
        <w:r>
          <w:rPr>
            <w:rFonts w:ascii="Consolas" w:hAnsi="Consolas" w:cs="Consolas"/>
            <w:sz w:val="14"/>
            <w:szCs w:val="14"/>
          </w:rPr>
          <w:t xml:space="preserve">265      fosforo_racao_pct: float = 1.0</w:t>
        </w:r>
      </w:ins>
    </w:p>
    <w:p>
      <w:pPr>
        <w:shd w:val="clear" w:color="auto" w:fill="F7F7F7"/>
        <w:spacing w:before="0" w:after="0" w:line="180" w:lineRule="exact"/>
        <w:ind w:left="0" w:firstLine="0"/>
        <w:jc w:val="left"/>
        <w:rPr>
          <w:ins w:id="882789" w:author="Claude" w:date="2026-10-07T12:00:00Z"/>
        </w:rPr>
      </w:pPr>
      <w:ins w:id="883055" w:author="Claude" w:date="2026-10-07T12:00:00Z">
        <w:r>
          <w:rPr>
            <w:rFonts w:ascii="Consolas" w:hAnsi="Consolas" w:cs="Consolas"/>
            <w:sz w:val="14"/>
            <w:szCs w:val="14"/>
          </w:rPr>
          <w:t xml:space="preserve">266      nitrogenio_peixe_pct: float = 2.6</w:t>
        </w:r>
      </w:ins>
    </w:p>
    <w:p>
      <w:pPr>
        <w:shd w:val="clear" w:color="auto" w:fill="F7F7F7"/>
        <w:spacing w:before="0" w:after="0" w:line="180" w:lineRule="exact"/>
        <w:ind w:left="0" w:firstLine="0"/>
        <w:jc w:val="left"/>
        <w:rPr>
          <w:ins w:id="882789" w:author="Claude" w:date="2026-10-07T12:00:00Z"/>
        </w:rPr>
      </w:pPr>
      <w:ins w:id="883056" w:author="Claude" w:date="2026-10-07T12:00:00Z">
        <w:r>
          <w:rPr>
            <w:rFonts w:ascii="Consolas" w:hAnsi="Consolas" w:cs="Consolas"/>
            <w:sz w:val="14"/>
            <w:szCs w:val="14"/>
          </w:rPr>
          <w:t xml:space="preserve">267      fosforo_peixe_pct: float = 0.7</w:t>
        </w:r>
      </w:ins>
    </w:p>
    <w:p>
      <w:pPr>
        <w:shd w:val="clear" w:color="auto" w:fill="F7F7F7"/>
        <w:spacing w:before="0" w:after="0" w:line="180" w:lineRule="exact"/>
        <w:ind w:left="0" w:firstLine="0"/>
        <w:jc w:val="left"/>
        <w:rPr>
          <w:ins w:id="882789" w:author="Claude" w:date="2026-10-07T12:00:00Z"/>
        </w:rPr>
      </w:pPr>
      <w:ins w:id="883057" w:author="Claude" w:date="2026-10-07T12:00:00Z">
        <w:r>
          <w:rPr>
            <w:rFonts w:ascii="Consolas" w:hAnsi="Consolas" w:cs="Consolas"/>
            <w:sz w:val="14"/>
            <w:szCs w:val="14"/>
          </w:rPr>
          <w:t xml:space="preserve">268      remocao_n_tratamento_pct: float = 40.0</w:t>
        </w:r>
      </w:ins>
    </w:p>
    <w:p>
      <w:pPr>
        <w:shd w:val="clear" w:color="auto" w:fill="F7F7F7"/>
        <w:spacing w:before="0" w:after="0" w:line="180" w:lineRule="exact"/>
        <w:ind w:left="0" w:firstLine="0"/>
        <w:jc w:val="left"/>
        <w:rPr>
          <w:ins w:id="882789" w:author="Claude" w:date="2026-10-07T12:00:00Z"/>
        </w:rPr>
      </w:pPr>
      <w:ins w:id="883058" w:author="Claude" w:date="2026-10-07T12:00:00Z">
        <w:r>
          <w:rPr>
            <w:rFonts w:ascii="Consolas" w:hAnsi="Consolas" w:cs="Consolas"/>
            <w:sz w:val="14"/>
            <w:szCs w:val="14"/>
          </w:rPr>
          <w:t xml:space="preserve">269      remocao_p_tratamento_pct: float = 60.0</w:t>
        </w:r>
      </w:ins>
    </w:p>
    <w:p>
      <w:pPr>
        <w:shd w:val="clear" w:color="auto" w:fill="F7F7F7"/>
        <w:spacing w:before="0" w:after="0" w:line="180" w:lineRule="exact"/>
        <w:ind w:left="0" w:firstLine="0"/>
        <w:jc w:val="left"/>
        <w:rPr>
          <w:ins w:id="882789" w:author="Claude" w:date="2026-10-07T12:00:00Z"/>
        </w:rPr>
      </w:pPr>
      <w:ins w:id="883059" w:author="Claude" w:date="2026-10-07T12:00:00Z">
        <w:r>
          <w:rPr>
            <w:rFonts w:ascii="Consolas" w:hAnsi="Consolas" w:cs="Consolas"/>
            <w:sz w:val="14"/>
            <w:szCs w:val="14"/>
          </w:rPr>
          <w:t xml:space="preserve">270      n_max_mg_l: float = 2.18                      # CONAMA 357/2005, classe 2 lótico</w:t>
        </w:r>
      </w:ins>
    </w:p>
    <w:p>
      <w:pPr>
        <w:shd w:val="clear" w:color="auto" w:fill="F7F7F7"/>
        <w:spacing w:before="0" w:after="0" w:line="180" w:lineRule="exact"/>
        <w:ind w:left="0" w:firstLine="0"/>
        <w:jc w:val="left"/>
        <w:rPr>
          <w:ins w:id="882789" w:author="Claude" w:date="2026-10-07T12:00:00Z"/>
        </w:rPr>
      </w:pPr>
      <w:ins w:id="883060" w:author="Claude" w:date="2026-10-07T12:00:00Z">
        <w:r>
          <w:rPr>
            <w:rFonts w:ascii="Consolas" w:hAnsi="Consolas" w:cs="Consolas"/>
            <w:sz w:val="14"/>
            <w:szCs w:val="14"/>
          </w:rPr>
          <w:t xml:space="preserve">271      p_max_mg_l: float = 0.10                      # CONAMA 357/2005, classe 2 lótico</w:t>
        </w:r>
      </w:ins>
    </w:p>
    <w:p>
      <w:pPr>
        <w:shd w:val="clear" w:color="auto" w:fill="F7F7F7"/>
        <w:spacing w:before="0" w:after="0" w:line="180" w:lineRule="exact"/>
        <w:ind w:left="0" w:firstLine="0"/>
        <w:jc w:val="left"/>
        <w:rPr>
          <w:ins w:id="882789" w:author="Claude" w:date="2026-10-07T12:00:00Z"/>
        </w:rPr>
      </w:pPr>
      <w:ins w:id="883061" w:author="Claude" w:date="2026-10-07T12:00:00Z">
        <w:r>
          <w:rPr>
            <w:rFonts w:ascii="Consolas" w:hAnsi="Consolas" w:cs="Consolas"/>
            <w:sz w:val="14"/>
            <w:szCs w:val="14"/>
          </w:rPr>
          <w:t xml:space="preserve">272      n_natural_mg_l: float = 0.50</w:t>
        </w:r>
      </w:ins>
    </w:p>
    <w:p>
      <w:pPr>
        <w:shd w:val="clear" w:color="auto" w:fill="F7F7F7"/>
        <w:spacing w:before="0" w:after="0" w:line="180" w:lineRule="exact"/>
        <w:ind w:left="0" w:firstLine="0"/>
        <w:jc w:val="left"/>
        <w:rPr>
          <w:ins w:id="882789" w:author="Claude" w:date="2026-10-07T12:00:00Z"/>
        </w:rPr>
      </w:pPr>
      <w:ins w:id="883062" w:author="Claude" w:date="2026-10-07T12:00:00Z">
        <w:r>
          <w:rPr>
            <w:rFonts w:ascii="Consolas" w:hAnsi="Consolas" w:cs="Consolas"/>
            <w:sz w:val="14"/>
            <w:szCs w:val="14"/>
          </w:rPr>
          <w:t xml:space="preserve">273      p_natural_mg_l: float = 0.02</w:t>
        </w:r>
      </w:ins>
    </w:p>
    <w:p>
      <w:pPr>
        <w:shd w:val="clear" w:color="auto" w:fill="F7F7F7"/>
        <w:spacing w:before="0" w:after="0" w:line="180" w:lineRule="exact"/>
        <w:ind w:left="0" w:firstLine="0"/>
        <w:jc w:val="left"/>
        <w:rPr>
          <w:ins w:id="882789" w:author="Claude" w:date="2026-10-07T12:00:00Z"/>
        </w:rPr>
      </w:pPr>
      <w:ins w:id="883063" w:author="Claude" w:date="2026-10-07T12:00:00Z">
        <w:r>
          <w:rPr>
            <w:rFonts w:ascii="Consolas" w:hAnsi="Consolas" w:cs="Consolas"/>
            <w:sz w:val="14"/>
            <w:szCs w:val="14"/>
          </w:rPr>
          <w:t xml:space="preserve">274      # Gestão energética e emissões</w:t>
        </w:r>
      </w:ins>
    </w:p>
    <w:p>
      <w:pPr>
        <w:shd w:val="clear" w:color="auto" w:fill="F7F7F7"/>
        <w:spacing w:before="0" w:after="0" w:line="180" w:lineRule="exact"/>
        <w:ind w:left="0" w:firstLine="0"/>
        <w:jc w:val="left"/>
        <w:rPr>
          <w:ins w:id="882789" w:author="Claude" w:date="2026-10-07T12:00:00Z"/>
        </w:rPr>
      </w:pPr>
      <w:ins w:id="883064" w:author="Claude" w:date="2026-10-07T12:00:00Z">
        <w:r>
          <w:rPr>
            <w:rFonts w:ascii="Consolas" w:hAnsi="Consolas" w:cs="Consolas"/>
            <w:sz w:val="14"/>
            <w:szCs w:val="14"/>
          </w:rPr>
          <w:t xml:space="preserve">275      energia_kwh_kg: Optional[float] = None        # None =&gt; referência do sistema</w:t>
        </w:r>
      </w:ins>
    </w:p>
    <w:p>
      <w:pPr>
        <w:shd w:val="clear" w:color="auto" w:fill="F7F7F7"/>
        <w:spacing w:before="0" w:after="0" w:line="180" w:lineRule="exact"/>
        <w:ind w:left="0" w:firstLine="0"/>
        <w:jc w:val="left"/>
        <w:rPr>
          <w:ins w:id="882789" w:author="Claude" w:date="2026-10-07T12:00:00Z"/>
        </w:rPr>
      </w:pPr>
      <w:ins w:id="883065" w:author="Claude" w:date="2026-10-07T12:00:00Z">
        <w:r>
          <w:rPr>
            <w:rFonts w:ascii="Consolas" w:hAnsi="Consolas" w:cs="Consolas"/>
            <w:sz w:val="14"/>
            <w:szCs w:val="14"/>
          </w:rPr>
          <w:t xml:space="preserve">276      fonte_energia: str = "rede"                   # rede | solar | biomassa | mista</w:t>
        </w:r>
      </w:ins>
    </w:p>
    <w:p>
      <w:pPr>
        <w:shd w:val="clear" w:color="auto" w:fill="F7F7F7"/>
        <w:spacing w:before="0" w:after="0" w:line="180" w:lineRule="exact"/>
        <w:ind w:left="0" w:firstLine="0"/>
        <w:jc w:val="left"/>
        <w:rPr>
          <w:ins w:id="882789" w:author="Claude" w:date="2026-10-07T12:00:00Z"/>
        </w:rPr>
      </w:pPr>
      <w:ins w:id="883066" w:author="Claude" w:date="2026-10-07T12:00:00Z">
        <w:r>
          <w:rPr>
            <w:rFonts w:ascii="Consolas" w:hAnsi="Consolas" w:cs="Consolas"/>
            <w:sz w:val="14"/>
            <w:szCs w:val="14"/>
          </w:rPr>
          <w:t xml:space="preserve">277      fracao_renovavel_mista: float = 0.0</w:t>
        </w:r>
      </w:ins>
    </w:p>
    <w:p>
      <w:pPr>
        <w:shd w:val="clear" w:color="auto" w:fill="F7F7F7"/>
        <w:spacing w:before="0" w:after="0" w:line="180" w:lineRule="exact"/>
        <w:ind w:left="0" w:firstLine="0"/>
        <w:jc w:val="left"/>
        <w:rPr>
          <w:ins w:id="882789" w:author="Claude" w:date="2026-10-07T12:00:00Z"/>
        </w:rPr>
      </w:pPr>
      <w:ins w:id="883067" w:author="Claude" w:date="2026-10-07T12:00:00Z">
        <w:r>
          <w:rPr>
            <w:rFonts w:ascii="Consolas" w:hAnsi="Consolas" w:cs="Consolas"/>
            <w:sz w:val="14"/>
            <w:szCs w:val="14"/>
          </w:rPr>
          <w:t xml:space="preserve">278      fator_emissao_rede_kgco2_kwh: float = 0.0817  # fator médio do SIN (atualizar ao ano-base)</w:t>
        </w:r>
      </w:ins>
    </w:p>
    <w:p>
      <w:pPr>
        <w:shd w:val="clear" w:color="auto" w:fill="F7F7F7"/>
        <w:spacing w:before="0" w:after="0" w:line="180" w:lineRule="exact"/>
        <w:ind w:left="0" w:firstLine="0"/>
        <w:jc w:val="left"/>
        <w:rPr>
          <w:ins w:id="882789" w:author="Claude" w:date="2026-10-07T12:00:00Z"/>
        </w:rPr>
      </w:pPr>
      <w:ins w:id="883068" w:author="Claude" w:date="2026-10-07T12:00:00Z">
        <w:r>
          <w:rPr>
            <w:rFonts w:ascii="Consolas" w:hAnsi="Consolas" w:cs="Consolas"/>
            <w:sz w:val="14"/>
            <w:szCs w:val="14"/>
          </w:rPr>
          <w:t xml:space="preserve">279      fator_emissao_racao_kgco2_kg: float = 1.1</w:t>
        </w:r>
      </w:ins>
    </w:p>
    <w:p>
      <w:pPr>
        <w:shd w:val="clear" w:color="auto" w:fill="F7F7F7"/>
        <w:spacing w:before="0" w:after="0" w:line="180" w:lineRule="exact"/>
        <w:ind w:left="0" w:firstLine="0"/>
        <w:jc w:val="left"/>
        <w:rPr>
          <w:ins w:id="882789" w:author="Claude" w:date="2026-10-07T12:00:00Z"/>
        </w:rPr>
      </w:pPr>
      <w:ins w:id="883069" w:author="Claude" w:date="2026-10-07T12:00:00Z">
        <w:r>
          <w:rPr>
            <w:rFonts w:ascii="Consolas" w:hAnsi="Consolas" w:cs="Consolas"/>
            <w:sz w:val="14"/>
            <w:szCs w:val="14"/>
          </w:rPr>
          <w:t xml:space="preserve">280      diesel_l_ano: float = 600.0</w:t>
        </w:r>
      </w:ins>
    </w:p>
    <w:p>
      <w:pPr>
        <w:shd w:val="clear" w:color="auto" w:fill="F7F7F7"/>
        <w:spacing w:before="0" w:after="0" w:line="180" w:lineRule="exact"/>
        <w:ind w:left="0" w:firstLine="0"/>
        <w:jc w:val="left"/>
        <w:rPr>
          <w:ins w:id="882789" w:author="Claude" w:date="2026-10-07T12:00:00Z"/>
        </w:rPr>
      </w:pPr>
      <w:ins w:id="883070" w:author="Claude" w:date="2026-10-07T12:00:00Z">
        <w:r>
          <w:rPr>
            <w:rFonts w:ascii="Consolas" w:hAnsi="Consolas" w:cs="Consolas"/>
            <w:sz w:val="14"/>
            <w:szCs w:val="14"/>
          </w:rPr>
          <w:t xml:space="preserve">281      fator_emissao_diesel_kgco2_l: float = 2.6</w:t>
        </w:r>
      </w:ins>
    </w:p>
    <w:p>
      <w:pPr>
        <w:shd w:val="clear" w:color="auto" w:fill="F7F7F7"/>
        <w:spacing w:before="0" w:after="0" w:line="180" w:lineRule="exact"/>
        <w:ind w:left="0" w:firstLine="0"/>
        <w:jc w:val="left"/>
        <w:rPr>
          <w:ins w:id="882789" w:author="Claude" w:date="2026-10-07T12:00:00Z"/>
        </w:rPr>
      </w:pPr>
      <w:ins w:id="883071" w:author="Claude" w:date="2026-10-07T12:00:00Z">
        <w:r>
          <w:rPr>
            <w:rFonts w:ascii="Consolas" w:hAnsi="Consolas" w:cs="Consolas"/>
            <w:sz w:val="14"/>
            <w:szCs w:val="14"/>
          </w:rPr>
          <w:t xml:space="preserve">282      # Resíduos</w:t>
        </w:r>
      </w:ins>
    </w:p>
    <w:p>
      <w:pPr>
        <w:shd w:val="clear" w:color="auto" w:fill="F7F7F7"/>
        <w:spacing w:before="0" w:after="0" w:line="180" w:lineRule="exact"/>
        <w:ind w:left="0" w:firstLine="0"/>
        <w:jc w:val="left"/>
        <w:rPr>
          <w:ins w:id="882789" w:author="Claude" w:date="2026-10-07T12:00:00Z"/>
        </w:rPr>
      </w:pPr>
      <w:ins w:id="883072" w:author="Claude" w:date="2026-10-07T12:00:00Z">
        <w:r>
          <w:rPr>
            <w:rFonts w:ascii="Consolas" w:hAnsi="Consolas" w:cs="Consolas"/>
            <w:sz w:val="14"/>
            <w:szCs w:val="14"/>
          </w:rPr>
          <w:t xml:space="preserve">283      residuos_kg_por_kg: float = 0.04</w:t>
        </w:r>
      </w:ins>
    </w:p>
    <w:p>
      <w:pPr>
        <w:shd w:val="clear" w:color="auto" w:fill="F7F7F7"/>
        <w:spacing w:before="0" w:after="0" w:line="180" w:lineRule="exact"/>
        <w:ind w:left="0" w:firstLine="0"/>
        <w:jc w:val="left"/>
        <w:rPr>
          <w:ins w:id="882789" w:author="Claude" w:date="2026-10-07T12:00:00Z"/>
        </w:rPr>
      </w:pPr>
      <w:ins w:id="883073" w:author="Claude" w:date="2026-10-07T12:00:00Z">
        <w:r>
          <w:rPr>
            <w:rFonts w:ascii="Consolas" w:hAnsi="Consolas" w:cs="Consolas"/>
            <w:sz w:val="14"/>
            <w:szCs w:val="14"/>
          </w:rPr>
          <w:t xml:space="preserve">284      residuos_reaproveitados_pct: float = 50.0</w:t>
        </w:r>
      </w:ins>
    </w:p>
    <w:p>
      <w:pPr>
        <w:shd w:val="clear" w:color="auto" w:fill="F7F7F7"/>
        <w:spacing w:before="0" w:after="0" w:line="180" w:lineRule="exact"/>
        <w:ind w:left="0" w:firstLine="0"/>
        <w:jc w:val="left"/>
        <w:rPr>
          <w:ins w:id="882789" w:author="Claude" w:date="2026-10-07T12:00:00Z"/>
        </w:rPr>
      </w:pPr>
      <w:ins w:id="883074" w:author="Claude" w:date="2026-10-07T12:00:00Z">
        <w:r>
          <w:rPr>
            <w:rFonts w:ascii="Consolas" w:hAnsi="Consolas" w:cs="Consolas"/>
            <w:sz w:val="14"/>
            <w:szCs w:val="14"/>
          </w:rPr>
          <w:t xml:space="preserve">285      # Conformidade</w:t>
        </w:r>
      </w:ins>
    </w:p>
    <w:p>
      <w:pPr>
        <w:shd w:val="clear" w:color="auto" w:fill="F7F7F7"/>
        <w:spacing w:before="0" w:after="0" w:line="180" w:lineRule="exact"/>
        <w:ind w:left="0" w:firstLine="0"/>
        <w:jc w:val="left"/>
        <w:rPr>
          <w:ins w:id="882789" w:author="Claude" w:date="2026-10-07T12:00:00Z"/>
        </w:rPr>
      </w:pPr>
      <w:ins w:id="883075" w:author="Claude" w:date="2026-10-07T12:00:00Z">
        <w:r>
          <w:rPr>
            <w:rFonts w:ascii="Consolas" w:hAnsi="Consolas" w:cs="Consolas"/>
            <w:sz w:val="14"/>
            <w:szCs w:val="14"/>
          </w:rPr>
          <w:t xml:space="preserve">286      distancia_app_m: float = 50.0</w:t>
        </w:r>
      </w:ins>
    </w:p>
    <w:p>
      <w:pPr>
        <w:shd w:val="clear" w:color="auto" w:fill="F7F7F7"/>
        <w:spacing w:before="0" w:after="0" w:line="180" w:lineRule="exact"/>
        <w:ind w:left="0" w:firstLine="0"/>
        <w:jc w:val="left"/>
        <w:rPr>
          <w:ins w:id="882789" w:author="Claude" w:date="2026-10-07T12:00:00Z"/>
        </w:rPr>
      </w:pPr>
      <w:ins w:id="883076" w:author="Claude" w:date="2026-10-07T12:00:00Z">
        <w:r>
          <w:rPr>
            <w:rFonts w:ascii="Consolas" w:hAnsi="Consolas" w:cs="Consolas"/>
            <w:sz w:val="14"/>
            <w:szCs w:val="14"/>
          </w:rPr>
          <w:t xml:space="preserve">287      faixa_app_minima_m: float = 30.0</w:t>
        </w:r>
      </w:ins>
    </w:p>
    <w:p>
      <w:pPr>
        <w:shd w:val="clear" w:color="auto" w:fill="F7F7F7"/>
        <w:spacing w:before="0" w:after="0" w:line="180" w:lineRule="exact"/>
        <w:ind w:left="0" w:firstLine="0"/>
        <w:jc w:val="left"/>
        <w:rPr>
          <w:ins w:id="882789" w:author="Claude" w:date="2026-10-07T12:00:00Z"/>
        </w:rPr>
      </w:pPr>
      <w:ins w:id="883077" w:author="Claude" w:date="2026-10-07T12:00:00Z">
        <w:r>
          <w:rPr>
            <w:rFonts w:ascii="Consolas" w:hAnsi="Consolas" w:cs="Consolas"/>
            <w:sz w:val="14"/>
            <w:szCs w:val="14"/>
          </w:rPr>
          <w:t xml:space="preserve">288      checklist: Dict[str, bool] = field(default_factory=lambda: {</w:t>
        </w:r>
      </w:ins>
    </w:p>
    <w:p>
      <w:pPr>
        <w:shd w:val="clear" w:color="auto" w:fill="F7F7F7"/>
        <w:spacing w:before="0" w:after="0" w:line="180" w:lineRule="exact"/>
        <w:ind w:left="0" w:firstLine="0"/>
        <w:jc w:val="left"/>
        <w:rPr>
          <w:ins w:id="882789" w:author="Claude" w:date="2026-10-07T12:00:00Z"/>
        </w:rPr>
      </w:pPr>
      <w:ins w:id="883078" w:author="Claude" w:date="2026-10-07T12:00:00Z">
        <w:r>
          <w:rPr>
            <w:rFonts w:ascii="Consolas" w:hAnsi="Consolas" w:cs="Consolas"/>
            <w:sz w:val="14"/>
            <w:szCs w:val="14"/>
          </w:rPr>
          <w:t xml:space="preserve">289          "licenca_ambiental": True, "outorga_agua": True, "respeita_app": True,</w:t>
        </w:r>
      </w:ins>
    </w:p>
    <w:p>
      <w:pPr>
        <w:shd w:val="clear" w:color="auto" w:fill="F7F7F7"/>
        <w:spacing w:before="0" w:after="0" w:line="180" w:lineRule="exact"/>
        <w:ind w:left="0" w:firstLine="0"/>
        <w:jc w:val="left"/>
        <w:rPr>
          <w:ins w:id="882789" w:author="Claude" w:date="2026-10-07T12:00:00Z"/>
        </w:rPr>
      </w:pPr>
      <w:ins w:id="883079" w:author="Claude" w:date="2026-10-07T12:00:00Z">
        <w:r>
          <w:rPr>
            <w:rFonts w:ascii="Consolas" w:hAnsi="Consolas" w:cs="Consolas"/>
            <w:sz w:val="14"/>
            <w:szCs w:val="14"/>
          </w:rPr>
          <w:t xml:space="preserve">290          "tratamento_efluentes": True, "monitoramento_agua": True, "car": True,</w:t>
        </w:r>
      </w:ins>
    </w:p>
    <w:p>
      <w:pPr>
        <w:shd w:val="clear" w:color="auto" w:fill="F7F7F7"/>
        <w:spacing w:before="0" w:after="0" w:line="180" w:lineRule="exact"/>
        <w:ind w:left="0" w:firstLine="0"/>
        <w:jc w:val="left"/>
        <w:rPr>
          <w:ins w:id="882789" w:author="Claude" w:date="2026-10-07T12:00:00Z"/>
        </w:rPr>
      </w:pPr>
      <w:ins w:id="883080" w:author="Claude" w:date="2026-10-07T12:00:00Z">
        <w:r>
          <w:rPr>
            <w:rFonts w:ascii="Consolas" w:hAnsi="Consolas" w:cs="Consolas"/>
            <w:sz w:val="14"/>
            <w:szCs w:val="14"/>
          </w:rPr>
          <w:t xml:space="preserve">291          "gestao_residuos": False, "prevencao_escape": True, "energia_renovavel": False,</w:t>
        </w:r>
      </w:ins>
    </w:p>
    <w:p>
      <w:pPr>
        <w:shd w:val="clear" w:color="auto" w:fill="F7F7F7"/>
        <w:spacing w:before="0" w:after="0" w:line="180" w:lineRule="exact"/>
        <w:ind w:left="0" w:firstLine="0"/>
        <w:jc w:val="left"/>
        <w:rPr>
          <w:ins w:id="882789" w:author="Claude" w:date="2026-10-07T12:00:00Z"/>
        </w:rPr>
      </w:pPr>
      <w:ins w:id="883081" w:author="Claude" w:date="2026-10-07T12:00:00Z">
        <w:r>
          <w:rPr>
            <w:rFonts w:ascii="Consolas" w:hAnsi="Consolas" w:cs="Consolas"/>
            <w:sz w:val="14"/>
            <w:szCs w:val="14"/>
          </w:rPr>
          <w:t xml:space="preserve">292      })</w:t>
        </w:r>
      </w:ins>
    </w:p>
    <w:p>
      <w:pPr>
        <w:shd w:val="clear" w:color="auto" w:fill="F7F7F7"/>
        <w:spacing w:before="0" w:after="0" w:line="180" w:lineRule="exact"/>
        <w:ind w:left="0" w:firstLine="0"/>
        <w:jc w:val="left"/>
        <w:rPr>
          <w:ins w:id="882789" w:author="Claude" w:date="2026-10-07T12:00:00Z"/>
        </w:rPr>
      </w:pPr>
      <w:ins w:id="883082" w:author="Claude" w:date="2026-10-07T12:00:00Z">
        <w:r>
          <w:rPr>
            <w:rFonts w:ascii="Consolas" w:hAnsi="Consolas" w:cs="Consolas"/>
            <w:sz w:val="14"/>
            <w:szCs w:val="14"/>
          </w:rPr>
          <w:t xml:space="preserve">293      # Referências para normalização / Lean-Green</w:t>
        </w:r>
      </w:ins>
    </w:p>
    <w:p>
      <w:pPr>
        <w:shd w:val="clear" w:color="auto" w:fill="F7F7F7"/>
        <w:spacing w:before="0" w:after="0" w:line="180" w:lineRule="exact"/>
        <w:ind w:left="0" w:firstLine="0"/>
        <w:jc w:val="left"/>
        <w:rPr>
          <w:ins w:id="882789" w:author="Claude" w:date="2026-10-07T12:00:00Z"/>
        </w:rPr>
      </w:pPr>
      <w:ins w:id="883083" w:author="Claude" w:date="2026-10-07T12:00:00Z">
        <w:r>
          <w:rPr>
            <w:rFonts w:ascii="Consolas" w:hAnsi="Consolas" w:cs="Consolas"/>
            <w:sz w:val="14"/>
            <w:szCs w:val="14"/>
          </w:rPr>
          <w:t xml:space="preserve">294      energia_referencia_kwh_kg: float = 0.40</w:t>
        </w:r>
      </w:ins>
    </w:p>
    <w:p>
      <w:pPr>
        <w:shd w:val="clear" w:color="auto" w:fill="F7F7F7"/>
        <w:spacing w:before="0" w:after="0" w:line="180" w:lineRule="exact"/>
        <w:ind w:left="0" w:firstLine="0"/>
        <w:jc w:val="left"/>
        <w:rPr>
          <w:ins w:id="882789" w:author="Claude" w:date="2026-10-07T12:00:00Z"/>
        </w:rPr>
      </w:pPr>
      <w:ins w:id="883084" w:author="Claude" w:date="2026-10-07T12:00:00Z">
        <w:r>
          <w:rPr>
            <w:rFonts w:ascii="Consolas" w:hAnsi="Consolas" w:cs="Consolas"/>
            <w:sz w:val="14"/>
            <w:szCs w:val="14"/>
          </w:rPr>
          <w:t xml:space="preserve">295  </w:t>
        </w:r>
      </w:ins>
    </w:p>
    <w:p>
      <w:pPr>
        <w:shd w:val="clear" w:color="auto" w:fill="F7F7F7"/>
        <w:spacing w:before="0" w:after="0" w:line="180" w:lineRule="exact"/>
        <w:ind w:left="0" w:firstLine="0"/>
        <w:jc w:val="left"/>
        <w:rPr>
          <w:ins w:id="882789" w:author="Claude" w:date="2026-10-07T12:00:00Z"/>
        </w:rPr>
      </w:pPr>
      <w:ins w:id="883085" w:author="Claude" w:date="2026-10-07T12:00:00Z">
        <w:r>
          <w:rPr>
            <w:rFonts w:ascii="Consolas" w:hAnsi="Consolas" w:cs="Consolas"/>
            <w:sz w:val="14"/>
            <w:szCs w:val="14"/>
          </w:rPr>
          <w:t xml:space="preserve">296  </w:t>
        </w:r>
      </w:ins>
    </w:p>
    <w:p>
      <w:pPr>
        <w:shd w:val="clear" w:color="auto" w:fill="F7F7F7"/>
        <w:spacing w:before="0" w:after="0" w:line="180" w:lineRule="exact"/>
        <w:ind w:left="0" w:firstLine="0"/>
        <w:jc w:val="left"/>
        <w:rPr>
          <w:ins w:id="882789" w:author="Claude" w:date="2026-10-07T12:00:00Z"/>
        </w:rPr>
      </w:pPr>
      <w:ins w:id="883086" w:author="Claude" w:date="2026-10-07T12:00:00Z">
        <w:r>
          <w:rPr>
            <w:rFonts w:ascii="Consolas" w:hAnsi="Consolas" w:cs="Consolas"/>
            <w:sz w:val="14"/>
            <w:szCs w:val="14"/>
          </w:rPr>
          <w:t xml:space="preserve">297  # ---------------------------------------------------------------------------</w:t>
        </w:r>
      </w:ins>
    </w:p>
    <w:p>
      <w:pPr>
        <w:shd w:val="clear" w:color="auto" w:fill="F7F7F7"/>
        <w:spacing w:before="0" w:after="0" w:line="180" w:lineRule="exact"/>
        <w:ind w:left="0" w:firstLine="0"/>
        <w:jc w:val="left"/>
        <w:rPr>
          <w:ins w:id="882789" w:author="Claude" w:date="2026-10-07T12:00:00Z"/>
        </w:rPr>
      </w:pPr>
      <w:ins w:id="883087" w:author="Claude" w:date="2026-10-07T12:00:00Z">
        <w:r>
          <w:rPr>
            <w:rFonts w:ascii="Consolas" w:hAnsi="Consolas" w:cs="Consolas"/>
            <w:sz w:val="14"/>
            <w:szCs w:val="14"/>
          </w:rPr>
          <w:t xml:space="preserve">298  # Dimensão social — Radar Social, LSO, RVL e ODS</w:t>
        </w:r>
      </w:ins>
    </w:p>
    <w:p>
      <w:pPr>
        <w:shd w:val="clear" w:color="auto" w:fill="F7F7F7"/>
        <w:spacing w:before="0" w:after="0" w:line="180" w:lineRule="exact"/>
        <w:ind w:left="0" w:firstLine="0"/>
        <w:jc w:val="left"/>
        <w:rPr>
          <w:ins w:id="882789" w:author="Claude" w:date="2026-10-07T12:00:00Z"/>
        </w:rPr>
      </w:pPr>
      <w:ins w:id="883088" w:author="Claude" w:date="2026-10-07T12:00:00Z">
        <w:r>
          <w:rPr>
            <w:rFonts w:ascii="Consolas" w:hAnsi="Consolas" w:cs="Consolas"/>
            <w:sz w:val="14"/>
            <w:szCs w:val="14"/>
          </w:rPr>
          <w:t xml:space="preserve">299  # ---------------------------------------------------------------------------</w:t>
        </w:r>
      </w:ins>
    </w:p>
    <w:p>
      <w:pPr>
        <w:shd w:val="clear" w:color="auto" w:fill="F7F7F7"/>
        <w:spacing w:before="0" w:after="0" w:line="180" w:lineRule="exact"/>
        <w:ind w:left="0" w:firstLine="0"/>
        <w:jc w:val="left"/>
        <w:rPr>
          <w:ins w:id="882789" w:author="Claude" w:date="2026-10-07T12:00:00Z"/>
        </w:rPr>
      </w:pPr>
      <w:ins w:id="883089" w:author="Claude" w:date="2026-10-07T12:00:00Z">
        <w:r>
          <w:rPr>
            <w:rFonts w:ascii="Consolas" w:hAnsi="Consolas" w:cs="Consolas"/>
            <w:sz w:val="14"/>
            <w:szCs w:val="14"/>
          </w:rPr>
          <w:t xml:space="preserve">300  </w:t>
        </w:r>
      </w:ins>
    </w:p>
    <w:p>
      <w:pPr>
        <w:shd w:val="clear" w:color="auto" w:fill="F7F7F7"/>
        <w:spacing w:before="0" w:after="0" w:line="180" w:lineRule="exact"/>
        <w:ind w:left="0" w:firstLine="0"/>
        <w:jc w:val="left"/>
        <w:rPr>
          <w:ins w:id="882789" w:author="Claude" w:date="2026-10-07T12:00:00Z"/>
        </w:rPr>
      </w:pPr>
      <w:ins w:id="883090" w:author="Claude" w:date="2026-10-07T12:00:00Z">
        <w:r>
          <w:rPr>
            <w:rFonts w:ascii="Consolas" w:hAnsi="Consolas" w:cs="Consolas"/>
            <w:sz w:val="14"/>
            <w:szCs w:val="14"/>
          </w:rPr>
          <w:t xml:space="preserve">301  RELACAO_COMUNIDADE = {"inexistente": 0.0, "parcial": 0.5, "consolidado": 1.0}</w:t>
        </w:r>
      </w:ins>
    </w:p>
    <w:p>
      <w:pPr>
        <w:shd w:val="clear" w:color="auto" w:fill="F7F7F7"/>
        <w:spacing w:before="0" w:after="0" w:line="180" w:lineRule="exact"/>
        <w:ind w:left="0" w:firstLine="0"/>
        <w:jc w:val="left"/>
        <w:rPr>
          <w:ins w:id="882789" w:author="Claude" w:date="2026-10-07T12:00:00Z"/>
        </w:rPr>
      </w:pPr>
      <w:ins w:id="883091" w:author="Claude" w:date="2026-10-07T12:00:00Z">
        <w:r>
          <w:rPr>
            <w:rFonts w:ascii="Consolas" w:hAnsi="Consolas" w:cs="Consolas"/>
            <w:sz w:val="14"/>
            <w:szCs w:val="14"/>
          </w:rPr>
          <w:t xml:space="preserve">302  </w:t>
        </w:r>
      </w:ins>
    </w:p>
    <w:p>
      <w:pPr>
        <w:shd w:val="clear" w:color="auto" w:fill="F7F7F7"/>
        <w:spacing w:before="0" w:after="0" w:line="180" w:lineRule="exact"/>
        <w:ind w:left="0" w:firstLine="0"/>
        <w:jc w:val="left"/>
        <w:rPr>
          <w:ins w:id="882789" w:author="Claude" w:date="2026-10-07T12:00:00Z"/>
        </w:rPr>
      </w:pPr>
      <w:ins w:id="883092" w:author="Claude" w:date="2026-10-07T12:00:00Z">
        <w:r>
          <w:rPr>
            <w:rFonts w:ascii="Consolas" w:hAnsi="Consolas" w:cs="Consolas"/>
            <w:sz w:val="14"/>
            <w:szCs w:val="14"/>
          </w:rPr>
          <w:t xml:space="preserve">303  </w:t>
        </w:r>
      </w:ins>
    </w:p>
    <w:p>
      <w:pPr>
        <w:shd w:val="clear" w:color="auto" w:fill="F7F7F7"/>
        <w:spacing w:before="0" w:after="0" w:line="180" w:lineRule="exact"/>
        <w:ind w:left="0" w:firstLine="0"/>
        <w:jc w:val="left"/>
        <w:rPr>
          <w:ins w:id="882789" w:author="Claude" w:date="2026-10-07T12:00:00Z"/>
        </w:rPr>
      </w:pPr>
      <w:ins w:id="883093" w:author="Claude" w:date="2026-10-07T12:00:00Z">
        <w:r>
          <w:rPr>
            <w:rFonts w:ascii="Consolas" w:hAnsi="Consolas" w:cs="Consolas"/>
            <w:sz w:val="14"/>
            <w:szCs w:val="14"/>
          </w:rPr>
          <w:t xml:space="preserve">304  @dataclass</w:t>
        </w:r>
      </w:ins>
    </w:p>
    <w:p>
      <w:pPr>
        <w:shd w:val="clear" w:color="auto" w:fill="F7F7F7"/>
        <w:spacing w:before="0" w:after="0" w:line="180" w:lineRule="exact"/>
        <w:ind w:left="0" w:firstLine="0"/>
        <w:jc w:val="left"/>
        <w:rPr>
          <w:ins w:id="882789" w:author="Claude" w:date="2026-10-07T12:00:00Z"/>
        </w:rPr>
      </w:pPr>
      <w:ins w:id="883094" w:author="Claude" w:date="2026-10-07T12:00:00Z">
        <w:r>
          <w:rPr>
            <w:rFonts w:ascii="Consolas" w:hAnsi="Consolas" w:cs="Consolas"/>
            <w:sz w:val="14"/>
            <w:szCs w:val="14"/>
          </w:rPr>
          <w:t xml:space="preserve">305  class SocialConfig:</w:t>
        </w:r>
      </w:ins>
    </w:p>
    <w:p>
      <w:pPr>
        <w:shd w:val="clear" w:color="auto" w:fill="F7F7F7"/>
        <w:spacing w:before="0" w:after="0" w:line="180" w:lineRule="exact"/>
        <w:ind w:left="0" w:firstLine="0"/>
        <w:jc w:val="left"/>
        <w:rPr>
          <w:ins w:id="882789" w:author="Claude" w:date="2026-10-07T12:00:00Z"/>
        </w:rPr>
      </w:pPr>
      <w:ins w:id="883095" w:author="Claude" w:date="2026-10-07T12:00:00Z">
        <w:r>
          <w:rPr>
            <w:rFonts w:ascii="Consolas" w:hAnsi="Consolas" w:cs="Consolas"/>
            <w:sz w:val="14"/>
            <w:szCs w:val="14"/>
          </w:rPr>
          <w:t xml:space="preserve">306      empregos_diretos: int = 6</w:t>
        </w:r>
      </w:ins>
    </w:p>
    <w:p>
      <w:pPr>
        <w:shd w:val="clear" w:color="auto" w:fill="F7F7F7"/>
        <w:spacing w:before="0" w:after="0" w:line="180" w:lineRule="exact"/>
        <w:ind w:left="0" w:firstLine="0"/>
        <w:jc w:val="left"/>
        <w:rPr>
          <w:ins w:id="882789" w:author="Claude" w:date="2026-10-07T12:00:00Z"/>
        </w:rPr>
      </w:pPr>
      <w:ins w:id="883096" w:author="Claude" w:date="2026-10-07T12:00:00Z">
        <w:r>
          <w:rPr>
            <w:rFonts w:ascii="Consolas" w:hAnsi="Consolas" w:cs="Consolas"/>
            <w:sz w:val="14"/>
            <w:szCs w:val="14"/>
          </w:rPr>
          <w:t xml:space="preserve">307      empregos_indiretos: int = 10</w:t>
        </w:r>
      </w:ins>
    </w:p>
    <w:p>
      <w:pPr>
        <w:shd w:val="clear" w:color="auto" w:fill="F7F7F7"/>
        <w:spacing w:before="0" w:after="0" w:line="180" w:lineRule="exact"/>
        <w:ind w:left="0" w:firstLine="0"/>
        <w:jc w:val="left"/>
        <w:rPr>
          <w:ins w:id="882789" w:author="Claude" w:date="2026-10-07T12:00:00Z"/>
        </w:rPr>
      </w:pPr>
      <w:ins w:id="883097" w:author="Claude" w:date="2026-10-07T12:00:00Z">
        <w:r>
          <w:rPr>
            <w:rFonts w:ascii="Consolas" w:hAnsi="Consolas" w:cs="Consolas"/>
            <w:sz w:val="14"/>
            <w:szCs w:val="14"/>
          </w:rPr>
          <w:t xml:space="preserve">308      mao_obra_local_pct: float = 100.0</w:t>
        </w:r>
      </w:ins>
    </w:p>
    <w:p>
      <w:pPr>
        <w:shd w:val="clear" w:color="auto" w:fill="F7F7F7"/>
        <w:spacing w:before="0" w:after="0" w:line="180" w:lineRule="exact"/>
        <w:ind w:left="0" w:firstLine="0"/>
        <w:jc w:val="left"/>
        <w:rPr>
          <w:ins w:id="882789" w:author="Claude" w:date="2026-10-07T12:00:00Z"/>
        </w:rPr>
      </w:pPr>
      <w:ins w:id="883098" w:author="Claude" w:date="2026-10-07T12:00:00Z">
        <w:r>
          <w:rPr>
            <w:rFonts w:ascii="Consolas" w:hAnsi="Consolas" w:cs="Consolas"/>
            <w:sz w:val="14"/>
            <w:szCs w:val="14"/>
          </w:rPr>
          <w:t xml:space="preserve">309      compras_locais_pct: float = 25.0            # % das compras de insumos feitas localmente</w:t>
        </w:r>
      </w:ins>
    </w:p>
    <w:p>
      <w:pPr>
        <w:shd w:val="clear" w:color="auto" w:fill="F7F7F7"/>
        <w:spacing w:before="0" w:after="0" w:line="180" w:lineRule="exact"/>
        <w:ind w:left="0" w:firstLine="0"/>
        <w:jc w:val="left"/>
        <w:rPr>
          <w:ins w:id="882789" w:author="Claude" w:date="2026-10-07T12:00:00Z"/>
        </w:rPr>
      </w:pPr>
      <w:ins w:id="883099" w:author="Claude" w:date="2026-10-07T12:00:00Z">
        <w:r>
          <w:rPr>
            <w:rFonts w:ascii="Consolas" w:hAnsi="Consolas" w:cs="Consolas"/>
            <w:sz w:val="14"/>
            <w:szCs w:val="14"/>
          </w:rPr>
          <w:t xml:space="preserve">310      salario_minimo: float = 1518.0</w:t>
        </w:r>
      </w:ins>
    </w:p>
    <w:p>
      <w:pPr>
        <w:shd w:val="clear" w:color="auto" w:fill="F7F7F7"/>
        <w:spacing w:before="0" w:after="0" w:line="180" w:lineRule="exact"/>
        <w:ind w:left="0" w:firstLine="0"/>
        <w:jc w:val="left"/>
        <w:rPr>
          <w:ins w:id="882789" w:author="Claude" w:date="2026-10-07T12:00:00Z"/>
        </w:rPr>
      </w:pPr>
      <w:ins w:id="883100" w:author="Claude" w:date="2026-10-07T12:00:00Z">
        <w:r>
          <w:rPr>
            <w:rFonts w:ascii="Consolas" w:hAnsi="Consolas" w:cs="Consolas"/>
            <w:sz w:val="14"/>
            <w:szCs w:val="14"/>
          </w:rPr>
          <w:t xml:space="preserve">311      capacitacao_horas_pessoa_ano: float = 40.0</w:t>
        </w:r>
      </w:ins>
    </w:p>
    <w:p>
      <w:pPr>
        <w:shd w:val="clear" w:color="auto" w:fill="F7F7F7"/>
        <w:spacing w:before="0" w:after="0" w:line="180" w:lineRule="exact"/>
        <w:ind w:left="0" w:firstLine="0"/>
        <w:jc w:val="left"/>
        <w:rPr>
          <w:ins w:id="882789" w:author="Claude" w:date="2026-10-07T12:00:00Z"/>
        </w:rPr>
      </w:pPr>
      <w:ins w:id="883101" w:author="Claude" w:date="2026-10-07T12:00:00Z">
        <w:r>
          <w:rPr>
            <w:rFonts w:ascii="Consolas" w:hAnsi="Consolas" w:cs="Consolas"/>
            <w:sz w:val="14"/>
            <w:szCs w:val="14"/>
          </w:rPr>
          <w:t xml:space="preserve">312      conformidade_nr_pct: float = 85.0</w:t>
        </w:r>
      </w:ins>
    </w:p>
    <w:p>
      <w:pPr>
        <w:shd w:val="clear" w:color="auto" w:fill="F7F7F7"/>
        <w:spacing w:before="0" w:after="0" w:line="180" w:lineRule="exact"/>
        <w:ind w:left="0" w:firstLine="0"/>
        <w:jc w:val="left"/>
        <w:rPr>
          <w:ins w:id="882789" w:author="Claude" w:date="2026-10-07T12:00:00Z"/>
        </w:rPr>
      </w:pPr>
      <w:ins w:id="883102" w:author="Claude" w:date="2026-10-07T12:00:00Z">
        <w:r>
          <w:rPr>
            <w:rFonts w:ascii="Consolas" w:hAnsi="Consolas" w:cs="Consolas"/>
            <w:sz w:val="14"/>
            <w:szCs w:val="14"/>
          </w:rPr>
          <w:t xml:space="preserve">313      relacao_comunidade: str = "parcial"          # inexistente | parcial | consolidado</w:t>
        </w:r>
      </w:ins>
    </w:p>
    <w:p>
      <w:pPr>
        <w:shd w:val="clear" w:color="auto" w:fill="F7F7F7"/>
        <w:spacing w:before="0" w:after="0" w:line="180" w:lineRule="exact"/>
        <w:ind w:left="0" w:firstLine="0"/>
        <w:jc w:val="left"/>
        <w:rPr>
          <w:ins w:id="882789" w:author="Claude" w:date="2026-10-07T12:00:00Z"/>
        </w:rPr>
      </w:pPr>
      <w:ins w:id="883103" w:author="Claude" w:date="2026-10-07T12:00:00Z">
        <w:r>
          <w:rPr>
            <w:rFonts w:ascii="Consolas" w:hAnsi="Consolas" w:cs="Consolas"/>
            <w:sz w:val="14"/>
            <w:szCs w:val="14"/>
          </w:rPr>
          <w:t xml:space="preserve">314      canais_formais_comunicacao: bool = True</w:t>
        </w:r>
      </w:ins>
    </w:p>
    <w:p>
      <w:pPr>
        <w:shd w:val="clear" w:color="auto" w:fill="F7F7F7"/>
        <w:spacing w:before="0" w:after="0" w:line="180" w:lineRule="exact"/>
        <w:ind w:left="0" w:firstLine="0"/>
        <w:jc w:val="left"/>
        <w:rPr>
          <w:ins w:id="882789" w:author="Claude" w:date="2026-10-07T12:00:00Z"/>
        </w:rPr>
      </w:pPr>
      <w:ins w:id="883104" w:author="Claude" w:date="2026-10-07T12:00:00Z">
        <w:r>
          <w:rPr>
            <w:rFonts w:ascii="Consolas" w:hAnsi="Consolas" w:cs="Consolas"/>
            <w:sz w:val="14"/>
            <w:szCs w:val="14"/>
          </w:rPr>
          <w:t xml:space="preserve">315      reunioes_comunidade_ano: int = 6</w:t>
        </w:r>
      </w:ins>
    </w:p>
    <w:p>
      <w:pPr>
        <w:shd w:val="clear" w:color="auto" w:fill="F7F7F7"/>
        <w:spacing w:before="0" w:after="0" w:line="180" w:lineRule="exact"/>
        <w:ind w:left="0" w:firstLine="0"/>
        <w:jc w:val="left"/>
        <w:rPr>
          <w:ins w:id="882789" w:author="Claude" w:date="2026-10-07T12:00:00Z"/>
        </w:rPr>
      </w:pPr>
      <w:ins w:id="883105" w:author="Claude" w:date="2026-10-07T12:00:00Z">
        <w:r>
          <w:rPr>
            <w:rFonts w:ascii="Consolas" w:hAnsi="Consolas" w:cs="Consolas"/>
            <w:sz w:val="14"/>
            <w:szCs w:val="14"/>
          </w:rPr>
          <w:t xml:space="preserve">316      conflitos_registrados_ano: int = 1</w:t>
        </w:r>
      </w:ins>
    </w:p>
    <w:p>
      <w:pPr>
        <w:shd w:val="clear" w:color="auto" w:fill="F7F7F7"/>
        <w:spacing w:before="0" w:after="0" w:line="180" w:lineRule="exact"/>
        <w:ind w:left="0" w:firstLine="0"/>
        <w:jc w:val="left"/>
        <w:rPr>
          <w:ins w:id="882789" w:author="Claude" w:date="2026-10-07T12:00:00Z"/>
        </w:rPr>
      </w:pPr>
      <w:ins w:id="883106" w:author="Claude" w:date="2026-10-07T12:00:00Z">
        <w:r>
          <w:rPr>
            <w:rFonts w:ascii="Consolas" w:hAnsi="Consolas" w:cs="Consolas"/>
            <w:sz w:val="14"/>
            <w:szCs w:val="14"/>
          </w:rPr>
          <w:t xml:space="preserve">317      mulheres_pct: float = 40.0</w:t>
        </w:r>
      </w:ins>
    </w:p>
    <w:p>
      <w:pPr>
        <w:shd w:val="clear" w:color="auto" w:fill="F7F7F7"/>
        <w:spacing w:before="0" w:after="0" w:line="180" w:lineRule="exact"/>
        <w:ind w:left="0" w:firstLine="0"/>
        <w:jc w:val="left"/>
        <w:rPr>
          <w:ins w:id="882789" w:author="Claude" w:date="2026-10-07T12:00:00Z"/>
        </w:rPr>
      </w:pPr>
      <w:ins w:id="883107" w:author="Claude" w:date="2026-10-07T12:00:00Z">
        <w:r>
          <w:rPr>
            <w:rFonts w:ascii="Consolas" w:hAnsi="Consolas" w:cs="Consolas"/>
            <w:sz w:val="14"/>
            <w:szCs w:val="14"/>
          </w:rPr>
          <w:t xml:space="preserve">318      jovens_pct: float = 20.0</w:t>
        </w:r>
      </w:ins>
    </w:p>
    <w:p>
      <w:pPr>
        <w:shd w:val="clear" w:color="auto" w:fill="F7F7F7"/>
        <w:spacing w:before="0" w:after="0" w:line="180" w:lineRule="exact"/>
        <w:ind w:left="0" w:firstLine="0"/>
        <w:jc w:val="left"/>
        <w:rPr>
          <w:ins w:id="882789" w:author="Claude" w:date="2026-10-07T12:00:00Z"/>
        </w:rPr>
      </w:pPr>
      <w:ins w:id="883108" w:author="Claude" w:date="2026-10-07T12:00:00Z">
        <w:r>
          <w:rPr>
            <w:rFonts w:ascii="Consolas" w:hAnsi="Consolas" w:cs="Consolas"/>
            <w:sz w:val="14"/>
            <w:szCs w:val="14"/>
          </w:rPr>
          <w:t xml:space="preserve">319      publico_vulneravel: bool = True              # pescadores artesanais / PGTR</w:t>
        </w:r>
      </w:ins>
    </w:p>
    <w:p>
      <w:pPr>
        <w:shd w:val="clear" w:color="auto" w:fill="F7F7F7"/>
        <w:spacing w:before="0" w:after="0" w:line="180" w:lineRule="exact"/>
        <w:ind w:left="0" w:firstLine="0"/>
        <w:jc w:val="left"/>
        <w:rPr>
          <w:ins w:id="882789" w:author="Claude" w:date="2026-10-07T12:00:00Z"/>
        </w:rPr>
      </w:pPr>
      <w:ins w:id="883109" w:author="Claude" w:date="2026-10-07T12:00:00Z">
        <w:r>
          <w:rPr>
            <w:rFonts w:ascii="Consolas" w:hAnsi="Consolas" w:cs="Consolas"/>
            <w:sz w:val="14"/>
            <w:szCs w:val="14"/>
          </w:rPr>
          <w:t xml:space="preserve">320  </w:t>
        </w:r>
      </w:ins>
    </w:p>
    <w:p>
      <w:pPr>
        <w:shd w:val="clear" w:color="auto" w:fill="F7F7F7"/>
        <w:spacing w:before="0" w:after="0" w:line="180" w:lineRule="exact"/>
        <w:ind w:left="0" w:firstLine="0"/>
        <w:jc w:val="left"/>
        <w:rPr>
          <w:ins w:id="882789" w:author="Claude" w:date="2026-10-07T12:00:00Z"/>
        </w:rPr>
      </w:pPr>
      <w:ins w:id="883110" w:author="Claude" w:date="2026-10-07T12:00:00Z">
        <w:r>
          <w:rPr>
            <w:rFonts w:ascii="Consolas" w:hAnsi="Consolas" w:cs="Consolas"/>
            <w:sz w:val="14"/>
            <w:szCs w:val="14"/>
          </w:rPr>
          <w:t xml:space="preserve">321  </w:t>
        </w:r>
      </w:ins>
    </w:p>
    <w:p>
      <w:pPr>
        <w:shd w:val="clear" w:color="auto" w:fill="F7F7F7"/>
        <w:spacing w:before="0" w:after="0" w:line="180" w:lineRule="exact"/>
        <w:ind w:left="0" w:firstLine="0"/>
        <w:jc w:val="left"/>
        <w:rPr>
          <w:ins w:id="882789" w:author="Claude" w:date="2026-10-07T12:00:00Z"/>
        </w:rPr>
      </w:pPr>
      <w:ins w:id="883111" w:author="Claude" w:date="2026-10-07T12:00:00Z">
        <w:r>
          <w:rPr>
            <w:rFonts w:ascii="Consolas" w:hAnsi="Consolas" w:cs="Consolas"/>
            <w:sz w:val="14"/>
            <w:szCs w:val="14"/>
          </w:rPr>
          <w:t xml:space="preserve">322  @dataclass</w:t>
        </w:r>
      </w:ins>
    </w:p>
    <w:p>
      <w:pPr>
        <w:shd w:val="clear" w:color="auto" w:fill="F7F7F7"/>
        <w:spacing w:before="0" w:after="0" w:line="180" w:lineRule="exact"/>
        <w:ind w:left="0" w:firstLine="0"/>
        <w:jc w:val="left"/>
        <w:rPr>
          <w:ins w:id="882789" w:author="Claude" w:date="2026-10-07T12:00:00Z"/>
        </w:rPr>
      </w:pPr>
      <w:ins w:id="883112" w:author="Claude" w:date="2026-10-07T12:00:00Z">
        <w:r>
          <w:rPr>
            <w:rFonts w:ascii="Consolas" w:hAnsi="Consolas" w:cs="Consolas"/>
            <w:sz w:val="14"/>
            <w:szCs w:val="14"/>
          </w:rPr>
          <w:t xml:space="preserve">323  class GovernancaConfig:</w:t>
        </w:r>
      </w:ins>
    </w:p>
    <w:p>
      <w:pPr>
        <w:shd w:val="clear" w:color="auto" w:fill="F7F7F7"/>
        <w:spacing w:before="0" w:after="0" w:line="180" w:lineRule="exact"/>
        <w:ind w:left="0" w:firstLine="0"/>
        <w:jc w:val="left"/>
        <w:rPr>
          <w:ins w:id="882789" w:author="Claude" w:date="2026-10-07T12:00:00Z"/>
        </w:rPr>
      </w:pPr>
      <w:ins w:id="883113" w:author="Claude" w:date="2026-10-07T12:00:00Z">
        <w:r>
          <w:rPr>
            <w:rFonts w:ascii="Consolas" w:hAnsi="Consolas" w:cs="Consolas"/>
            <w:sz w:val="14"/>
            <w:szCs w:val="14"/>
          </w:rPr>
          <w:t xml:space="preserve">324      """Checklist do pilar G (ESG)."""</w:t>
        </w:r>
      </w:ins>
    </w:p>
    <w:p>
      <w:pPr>
        <w:shd w:val="clear" w:color="auto" w:fill="F7F7F7"/>
        <w:spacing w:before="0" w:after="0" w:line="180" w:lineRule="exact"/>
        <w:ind w:left="0" w:firstLine="0"/>
        <w:jc w:val="left"/>
        <w:rPr>
          <w:ins w:id="882789" w:author="Claude" w:date="2026-10-07T12:00:00Z"/>
        </w:rPr>
      </w:pPr>
      <w:ins w:id="883114" w:author="Claude" w:date="2026-10-07T12:00:00Z">
        <w:r>
          <w:rPr>
            <w:rFonts w:ascii="Consolas" w:hAnsi="Consolas" w:cs="Consolas"/>
            <w:sz w:val="14"/>
            <w:szCs w:val="14"/>
          </w:rPr>
          <w:t xml:space="preserve">325      itens: Dict[str, bool] = field(default_factory=lambda: {</w:t>
        </w:r>
      </w:ins>
    </w:p>
    <w:p>
      <w:pPr>
        <w:shd w:val="clear" w:color="auto" w:fill="F7F7F7"/>
        <w:spacing w:before="0" w:after="0" w:line="180" w:lineRule="exact"/>
        <w:ind w:left="0" w:firstLine="0"/>
        <w:jc w:val="left"/>
        <w:rPr>
          <w:ins w:id="882789" w:author="Claude" w:date="2026-10-07T12:00:00Z"/>
        </w:rPr>
      </w:pPr>
      <w:ins w:id="883115" w:author="Claude" w:date="2026-10-07T12:00:00Z">
        <w:r>
          <w:rPr>
            <w:rFonts w:ascii="Consolas" w:hAnsi="Consolas" w:cs="Consolas"/>
            <w:sz w:val="14"/>
            <w:szCs w:val="14"/>
          </w:rPr>
          <w:t xml:space="preserve">326          "estatuto_regimento": True,</w:t>
        </w:r>
      </w:ins>
    </w:p>
    <w:p>
      <w:pPr>
        <w:shd w:val="clear" w:color="auto" w:fill="F7F7F7"/>
        <w:spacing w:before="0" w:after="0" w:line="180" w:lineRule="exact"/>
        <w:ind w:left="0" w:firstLine="0"/>
        <w:jc w:val="left"/>
        <w:rPr>
          <w:ins w:id="882789" w:author="Claude" w:date="2026-10-07T12:00:00Z"/>
        </w:rPr>
      </w:pPr>
      <w:ins w:id="883116" w:author="Claude" w:date="2026-10-07T12:00:00Z">
        <w:r>
          <w:rPr>
            <w:rFonts w:ascii="Consolas" w:hAnsi="Consolas" w:cs="Consolas"/>
            <w:sz w:val="14"/>
            <w:szCs w:val="14"/>
          </w:rPr>
          <w:t xml:space="preserve">327          "assembleias_regulares": True,</w:t>
        </w:r>
      </w:ins>
    </w:p>
    <w:p>
      <w:pPr>
        <w:shd w:val="clear" w:color="auto" w:fill="F7F7F7"/>
        <w:spacing w:before="0" w:after="0" w:line="180" w:lineRule="exact"/>
        <w:ind w:left="0" w:firstLine="0"/>
        <w:jc w:val="left"/>
        <w:rPr>
          <w:ins w:id="882789" w:author="Claude" w:date="2026-10-07T12:00:00Z"/>
        </w:rPr>
      </w:pPr>
      <w:ins w:id="883117" w:author="Claude" w:date="2026-10-07T12:00:00Z">
        <w:r>
          <w:rPr>
            <w:rFonts w:ascii="Consolas" w:hAnsi="Consolas" w:cs="Consolas"/>
            <w:sz w:val="14"/>
            <w:szCs w:val="14"/>
          </w:rPr>
          <w:t xml:space="preserve">328          "conselho_fiscal": True,</w:t>
        </w:r>
      </w:ins>
    </w:p>
    <w:p>
      <w:pPr>
        <w:shd w:val="clear" w:color="auto" w:fill="F7F7F7"/>
        <w:spacing w:before="0" w:after="0" w:line="180" w:lineRule="exact"/>
        <w:ind w:left="0" w:firstLine="0"/>
        <w:jc w:val="left"/>
        <w:rPr>
          <w:ins w:id="882789" w:author="Claude" w:date="2026-10-07T12:00:00Z"/>
        </w:rPr>
      </w:pPr>
      <w:ins w:id="883118" w:author="Claude" w:date="2026-10-07T12:00:00Z">
        <w:r>
          <w:rPr>
            <w:rFonts w:ascii="Consolas" w:hAnsi="Consolas" w:cs="Consolas"/>
            <w:sz w:val="14"/>
            <w:szCs w:val="14"/>
          </w:rPr>
          <w:t xml:space="preserve">329          "prestacao_contas_publica": False,</w:t>
        </w:r>
      </w:ins>
    </w:p>
    <w:p>
      <w:pPr>
        <w:shd w:val="clear" w:color="auto" w:fill="F7F7F7"/>
        <w:spacing w:before="0" w:after="0" w:line="180" w:lineRule="exact"/>
        <w:ind w:left="0" w:firstLine="0"/>
        <w:jc w:val="left"/>
        <w:rPr>
          <w:ins w:id="882789" w:author="Claude" w:date="2026-10-07T12:00:00Z"/>
        </w:rPr>
      </w:pPr>
      <w:ins w:id="883119" w:author="Claude" w:date="2026-10-07T12:00:00Z">
        <w:r>
          <w:rPr>
            <w:rFonts w:ascii="Consolas" w:hAnsi="Consolas" w:cs="Consolas"/>
            <w:sz w:val="14"/>
            <w:szCs w:val="14"/>
          </w:rPr>
          <w:t xml:space="preserve">330          "plano_negocios_aprovado": True,</w:t>
        </w:r>
      </w:ins>
    </w:p>
    <w:p>
      <w:pPr>
        <w:shd w:val="clear" w:color="auto" w:fill="F7F7F7"/>
        <w:spacing w:before="0" w:after="0" w:line="180" w:lineRule="exact"/>
        <w:ind w:left="0" w:firstLine="0"/>
        <w:jc w:val="left"/>
        <w:rPr>
          <w:ins w:id="882789" w:author="Claude" w:date="2026-10-07T12:00:00Z"/>
        </w:rPr>
      </w:pPr>
      <w:ins w:id="883120" w:author="Claude" w:date="2026-10-07T12:00:00Z">
        <w:r>
          <w:rPr>
            <w:rFonts w:ascii="Consolas" w:hAnsi="Consolas" w:cs="Consolas"/>
            <w:sz w:val="14"/>
            <w:szCs w:val="14"/>
          </w:rPr>
          <w:t xml:space="preserve">331          "registro_auditavel_premissas": True,</w:t>
        </w:r>
      </w:ins>
    </w:p>
    <w:p>
      <w:pPr>
        <w:shd w:val="clear" w:color="auto" w:fill="F7F7F7"/>
        <w:spacing w:before="0" w:after="0" w:line="180" w:lineRule="exact"/>
        <w:ind w:left="0" w:firstLine="0"/>
        <w:jc w:val="left"/>
        <w:rPr>
          <w:ins w:id="882789" w:author="Claude" w:date="2026-10-07T12:00:00Z"/>
        </w:rPr>
      </w:pPr>
      <w:ins w:id="883121" w:author="Claude" w:date="2026-10-07T12:00:00Z">
        <w:r>
          <w:rPr>
            <w:rFonts w:ascii="Consolas" w:hAnsi="Consolas" w:cs="Consolas"/>
            <w:sz w:val="14"/>
            <w:szCs w:val="14"/>
          </w:rPr>
          <w:t xml:space="preserve">332          "canal_denuncia_ouvidoria": False,</w:t>
        </w:r>
      </w:ins>
    </w:p>
    <w:p>
      <w:pPr>
        <w:shd w:val="clear" w:color="auto" w:fill="F7F7F7"/>
        <w:spacing w:before="0" w:after="0" w:line="180" w:lineRule="exact"/>
        <w:ind w:left="0" w:firstLine="0"/>
        <w:jc w:val="left"/>
        <w:rPr>
          <w:ins w:id="882789" w:author="Claude" w:date="2026-10-07T12:00:00Z"/>
        </w:rPr>
      </w:pPr>
      <w:ins w:id="883122" w:author="Claude" w:date="2026-10-07T12:00:00Z">
        <w:r>
          <w:rPr>
            <w:rFonts w:ascii="Consolas" w:hAnsi="Consolas" w:cs="Consolas"/>
            <w:sz w:val="14"/>
            <w:szCs w:val="14"/>
          </w:rPr>
          <w:t xml:space="preserve">333      })</w:t>
        </w:r>
      </w:ins>
    </w:p>
    <w:p>
      <w:pPr>
        <w:shd w:val="clear" w:color="auto" w:fill="F7F7F7"/>
        <w:spacing w:before="0" w:after="0" w:line="180" w:lineRule="exact"/>
        <w:ind w:left="0" w:firstLine="0"/>
        <w:jc w:val="left"/>
        <w:rPr>
          <w:ins w:id="882789" w:author="Claude" w:date="2026-10-07T12:00:00Z"/>
        </w:rPr>
      </w:pPr>
      <w:ins w:id="883123" w:author="Claude" w:date="2026-10-07T12:00:00Z">
        <w:r>
          <w:rPr>
            <w:rFonts w:ascii="Consolas" w:hAnsi="Consolas" w:cs="Consolas"/>
            <w:sz w:val="14"/>
            <w:szCs w:val="14"/>
          </w:rPr>
          <w:t xml:space="preserve">334  </w:t>
        </w:r>
      </w:ins>
    </w:p>
    <w:p>
      <w:pPr>
        <w:shd w:val="clear" w:color="auto" w:fill="F7F7F7"/>
        <w:spacing w:before="0" w:after="0" w:line="180" w:lineRule="exact"/>
        <w:ind w:left="0" w:firstLine="0"/>
        <w:jc w:val="left"/>
        <w:rPr>
          <w:ins w:id="882789" w:author="Claude" w:date="2026-10-07T12:00:00Z"/>
        </w:rPr>
      </w:pPr>
      <w:ins w:id="883124" w:author="Claude" w:date="2026-10-07T12:00:00Z">
        <w:r>
          <w:rPr>
            <w:rFonts w:ascii="Consolas" w:hAnsi="Consolas" w:cs="Consolas"/>
            <w:sz w:val="14"/>
            <w:szCs w:val="14"/>
          </w:rPr>
          <w:t xml:space="preserve">335  </w:t>
        </w:r>
      </w:ins>
    </w:p>
    <w:p>
      <w:pPr>
        <w:shd w:val="clear" w:color="auto" w:fill="F7F7F7"/>
        <w:spacing w:before="0" w:after="0" w:line="180" w:lineRule="exact"/>
        <w:ind w:left="0" w:firstLine="0"/>
        <w:jc w:val="left"/>
        <w:rPr>
          <w:ins w:id="882789" w:author="Claude" w:date="2026-10-07T12:00:00Z"/>
        </w:rPr>
      </w:pPr>
      <w:ins w:id="883125" w:author="Claude" w:date="2026-10-07T12:00:00Z">
        <w:r>
          <w:rPr>
            <w:rFonts w:ascii="Consolas" w:hAnsi="Consolas" w:cs="Consolas"/>
            <w:sz w:val="14"/>
            <w:szCs w:val="14"/>
          </w:rPr>
          <w:t xml:space="preserve">336  # ---------------------------------------------------------------------------</w:t>
        </w:r>
      </w:ins>
    </w:p>
    <w:p>
      <w:pPr>
        <w:shd w:val="clear" w:color="auto" w:fill="F7F7F7"/>
        <w:spacing w:before="0" w:after="0" w:line="180" w:lineRule="exact"/>
        <w:ind w:left="0" w:firstLine="0"/>
        <w:jc w:val="left"/>
        <w:rPr>
          <w:ins w:id="882789" w:author="Claude" w:date="2026-10-07T12:00:00Z"/>
        </w:rPr>
      </w:pPr>
      <w:ins w:id="883126" w:author="Claude" w:date="2026-10-07T12:00:00Z">
        <w:r>
          <w:rPr>
            <w:rFonts w:ascii="Consolas" w:hAnsi="Consolas" w:cs="Consolas"/>
            <w:sz w:val="14"/>
            <w:szCs w:val="14"/>
          </w:rPr>
          <w:t xml:space="preserve">337  # Ponderação, decisão e incerteza</w:t>
        </w:r>
      </w:ins>
    </w:p>
    <w:p>
      <w:pPr>
        <w:shd w:val="clear" w:color="auto" w:fill="F7F7F7"/>
        <w:spacing w:before="0" w:after="0" w:line="180" w:lineRule="exact"/>
        <w:ind w:left="0" w:firstLine="0"/>
        <w:jc w:val="left"/>
        <w:rPr>
          <w:ins w:id="882789" w:author="Claude" w:date="2026-10-07T12:00:00Z"/>
        </w:rPr>
      </w:pPr>
      <w:ins w:id="883127" w:author="Claude" w:date="2026-10-07T12:00:00Z">
        <w:r>
          <w:rPr>
            <w:rFonts w:ascii="Consolas" w:hAnsi="Consolas" w:cs="Consolas"/>
            <w:sz w:val="14"/>
            <w:szCs w:val="14"/>
          </w:rPr>
          <w:t xml:space="preserve">338  # ---------------------------------------------------------------------------</w:t>
        </w:r>
      </w:ins>
    </w:p>
    <w:p>
      <w:pPr>
        <w:shd w:val="clear" w:color="auto" w:fill="F7F7F7"/>
        <w:spacing w:before="0" w:after="0" w:line="180" w:lineRule="exact"/>
        <w:ind w:left="0" w:firstLine="0"/>
        <w:jc w:val="left"/>
        <w:rPr>
          <w:ins w:id="882789" w:author="Claude" w:date="2026-10-07T12:00:00Z"/>
        </w:rPr>
      </w:pPr>
      <w:ins w:id="883128" w:author="Claude" w:date="2026-10-07T12:00:00Z">
        <w:r>
          <w:rPr>
            <w:rFonts w:ascii="Consolas" w:hAnsi="Consolas" w:cs="Consolas"/>
            <w:sz w:val="14"/>
            <w:szCs w:val="14"/>
          </w:rPr>
          <w:t xml:space="preserve">339  </w:t>
        </w:r>
      </w:ins>
    </w:p>
    <w:p>
      <w:pPr>
        <w:shd w:val="clear" w:color="auto" w:fill="F7F7F7"/>
        <w:spacing w:before="0" w:after="0" w:line="180" w:lineRule="exact"/>
        <w:ind w:left="0" w:firstLine="0"/>
        <w:jc w:val="left"/>
        <w:rPr>
          <w:ins w:id="882789" w:author="Claude" w:date="2026-10-07T12:00:00Z"/>
        </w:rPr>
      </w:pPr>
      <w:ins w:id="883129" w:author="Claude" w:date="2026-10-07T12:00:00Z">
        <w:r>
          <w:rPr>
            <w:rFonts w:ascii="Consolas" w:hAnsi="Consolas" w:cs="Consolas"/>
            <w:sz w:val="14"/>
            <w:szCs w:val="14"/>
          </w:rPr>
          <w:t xml:space="preserve">340  KPIS_POR_DIMENSAO = {</w:t>
        </w:r>
      </w:ins>
    </w:p>
    <w:p>
      <w:pPr>
        <w:shd w:val="clear" w:color="auto" w:fill="F7F7F7"/>
        <w:spacing w:before="0" w:after="0" w:line="180" w:lineRule="exact"/>
        <w:ind w:left="0" w:firstLine="0"/>
        <w:jc w:val="left"/>
        <w:rPr>
          <w:ins w:id="882789" w:author="Claude" w:date="2026-10-07T12:00:00Z"/>
        </w:rPr>
      </w:pPr>
      <w:ins w:id="883130" w:author="Claude" w:date="2026-10-07T12:00:00Z">
        <w:r>
          <w:rPr>
            <w:rFonts w:ascii="Consolas" w:hAnsi="Consolas" w:cs="Consolas"/>
            <w:sz w:val="14"/>
            <w:szCs w:val="14"/>
          </w:rPr>
          <w:t xml:space="preserve">341      "tecnico": ["oee", "fcr", "produtividade"],</w:t>
        </w:r>
      </w:ins>
    </w:p>
    <w:p>
      <w:pPr>
        <w:shd w:val="clear" w:color="auto" w:fill="F7F7F7"/>
        <w:spacing w:before="0" w:after="0" w:line="180" w:lineRule="exact"/>
        <w:ind w:left="0" w:firstLine="0"/>
        <w:jc w:val="left"/>
        <w:rPr>
          <w:ins w:id="882789" w:author="Claude" w:date="2026-10-07T12:00:00Z"/>
        </w:rPr>
      </w:pPr>
      <w:ins w:id="883131" w:author="Claude" w:date="2026-10-07T12:00:00Z">
        <w:r>
          <w:rPr>
            <w:rFonts w:ascii="Consolas" w:hAnsi="Consolas" w:cs="Consolas"/>
            <w:sz w:val="14"/>
            <w:szCs w:val="14"/>
          </w:rPr>
          <w:t xml:space="preserve">342      "economico": ["vpl", "roi", "margem_seguranca"],</w:t>
        </w:r>
      </w:ins>
    </w:p>
    <w:p>
      <w:pPr>
        <w:shd w:val="clear" w:color="auto" w:fill="F7F7F7"/>
        <w:spacing w:before="0" w:after="0" w:line="180" w:lineRule="exact"/>
        <w:ind w:left="0" w:firstLine="0"/>
        <w:jc w:val="left"/>
        <w:rPr>
          <w:ins w:id="882789" w:author="Claude" w:date="2026-10-07T12:00:00Z"/>
        </w:rPr>
      </w:pPr>
      <w:ins w:id="883132" w:author="Claude" w:date="2026-10-07T12:00:00Z">
        <w:r>
          <w:rPr>
            <w:rFonts w:ascii="Consolas" w:hAnsi="Consolas" w:cs="Consolas"/>
            <w:sz w:val="14"/>
            <w:szCs w:val="14"/>
          </w:rPr>
          <w:t xml:space="preserve">343      "ambiental": ["ph_azul", "ph_cinza", "ecoeficiencia", "intensidade_carbono", "conformidade"],</w:t>
        </w:r>
      </w:ins>
    </w:p>
    <w:p>
      <w:pPr>
        <w:shd w:val="clear" w:color="auto" w:fill="F7F7F7"/>
        <w:spacing w:before="0" w:after="0" w:line="180" w:lineRule="exact"/>
        <w:ind w:left="0" w:firstLine="0"/>
        <w:jc w:val="left"/>
        <w:rPr>
          <w:ins w:id="882789" w:author="Claude" w:date="2026-10-07T12:00:00Z"/>
        </w:rPr>
      </w:pPr>
      <w:ins w:id="883133" w:author="Claude" w:date="2026-10-07T12:00:00Z">
        <w:r>
          <w:rPr>
            <w:rFonts w:ascii="Consolas" w:hAnsi="Consolas" w:cs="Consolas"/>
            <w:sz w:val="14"/>
            <w:szCs w:val="14"/>
          </w:rPr>
          <w:t xml:space="preserve">344      "social": ["lso", "rvl", "radar_social"],</w:t>
        </w:r>
      </w:ins>
    </w:p>
    <w:p>
      <w:pPr>
        <w:shd w:val="clear" w:color="auto" w:fill="F7F7F7"/>
        <w:spacing w:before="0" w:after="0" w:line="180" w:lineRule="exact"/>
        <w:ind w:left="0" w:firstLine="0"/>
        <w:jc w:val="left"/>
        <w:rPr>
          <w:ins w:id="882789" w:author="Claude" w:date="2026-10-07T12:00:00Z"/>
        </w:rPr>
      </w:pPr>
      <w:ins w:id="883134" w:author="Claude" w:date="2026-10-07T12:00:00Z">
        <w:r>
          <w:rPr>
            <w:rFonts w:ascii="Consolas" w:hAnsi="Consolas" w:cs="Consolas"/>
            <w:sz w:val="14"/>
            <w:szCs w:val="14"/>
          </w:rPr>
          <w:t xml:space="preserve">345  }</w:t>
        </w:r>
      </w:ins>
    </w:p>
    <w:p>
      <w:pPr>
        <w:shd w:val="clear" w:color="auto" w:fill="F7F7F7"/>
        <w:spacing w:before="0" w:after="0" w:line="180" w:lineRule="exact"/>
        <w:ind w:left="0" w:firstLine="0"/>
        <w:jc w:val="left"/>
        <w:rPr>
          <w:ins w:id="882789" w:author="Claude" w:date="2026-10-07T12:00:00Z"/>
        </w:rPr>
      </w:pPr>
      <w:ins w:id="883135" w:author="Claude" w:date="2026-10-07T12:00:00Z">
        <w:r>
          <w:rPr>
            <w:rFonts w:ascii="Consolas" w:hAnsi="Consolas" w:cs="Consolas"/>
            <w:sz w:val="14"/>
            <w:szCs w:val="14"/>
          </w:rPr>
          <w:t xml:space="preserve">346  </w:t>
        </w:r>
      </w:ins>
    </w:p>
    <w:p>
      <w:pPr>
        <w:shd w:val="clear" w:color="auto" w:fill="F7F7F7"/>
        <w:spacing w:before="0" w:after="0" w:line="180" w:lineRule="exact"/>
        <w:ind w:left="0" w:firstLine="0"/>
        <w:jc w:val="left"/>
        <w:rPr>
          <w:ins w:id="882789" w:author="Claude" w:date="2026-10-07T12:00:00Z"/>
        </w:rPr>
      </w:pPr>
      <w:ins w:id="883136" w:author="Claude" w:date="2026-10-07T12:00:00Z">
        <w:r>
          <w:rPr>
            <w:rFonts w:ascii="Consolas" w:hAnsi="Consolas" w:cs="Consolas"/>
            <w:sz w:val="14"/>
            <w:szCs w:val="14"/>
          </w:rPr>
          <w:t xml:space="preserve">347  </w:t>
        </w:r>
      </w:ins>
    </w:p>
    <w:p>
      <w:pPr>
        <w:shd w:val="clear" w:color="auto" w:fill="F7F7F7"/>
        <w:spacing w:before="0" w:after="0" w:line="180" w:lineRule="exact"/>
        <w:ind w:left="0" w:firstLine="0"/>
        <w:jc w:val="left"/>
        <w:rPr>
          <w:ins w:id="882789" w:author="Claude" w:date="2026-10-07T12:00:00Z"/>
        </w:rPr>
      </w:pPr>
      <w:ins w:id="883137" w:author="Claude" w:date="2026-10-07T12:00:00Z">
        <w:r>
          <w:rPr>
            <w:rFonts w:ascii="Consolas" w:hAnsi="Consolas" w:cs="Consolas"/>
            <w:sz w:val="14"/>
            <w:szCs w:val="14"/>
          </w:rPr>
          <w:t xml:space="preserve">348  @dataclass</w:t>
        </w:r>
      </w:ins>
    </w:p>
    <w:p>
      <w:pPr>
        <w:shd w:val="clear" w:color="auto" w:fill="F7F7F7"/>
        <w:spacing w:before="0" w:after="0" w:line="180" w:lineRule="exact"/>
        <w:ind w:left="0" w:firstLine="0"/>
        <w:jc w:val="left"/>
        <w:rPr>
          <w:ins w:id="882789" w:author="Claude" w:date="2026-10-07T12:00:00Z"/>
        </w:rPr>
      </w:pPr>
      <w:ins w:id="883138" w:author="Claude" w:date="2026-10-07T12:00:00Z">
        <w:r>
          <w:rPr>
            <w:rFonts w:ascii="Consolas" w:hAnsi="Consolas" w:cs="Consolas"/>
            <w:sz w:val="14"/>
            <w:szCs w:val="14"/>
          </w:rPr>
          <w:t xml:space="preserve">349  class PesosConfig:</w:t>
        </w:r>
      </w:ins>
    </w:p>
    <w:p>
      <w:pPr>
        <w:shd w:val="clear" w:color="auto" w:fill="F7F7F7"/>
        <w:spacing w:before="0" w:after="0" w:line="180" w:lineRule="exact"/>
        <w:ind w:left="0" w:firstLine="0"/>
        <w:jc w:val="left"/>
        <w:rPr>
          <w:ins w:id="882789" w:author="Claude" w:date="2026-10-07T12:00:00Z"/>
        </w:rPr>
      </w:pPr>
      <w:ins w:id="883139" w:author="Claude" w:date="2026-10-07T12:00:00Z">
        <w:r>
          <w:rPr>
            <w:rFonts w:ascii="Consolas" w:hAnsi="Consolas" w:cs="Consolas"/>
            <w:sz w:val="14"/>
            <w:szCs w:val="14"/>
          </w:rPr>
          <w:t xml:space="preserve">350      metodo: str = "preset"                        # preset | likert | ahp</w:t>
        </w:r>
      </w:ins>
    </w:p>
    <w:p>
      <w:pPr>
        <w:shd w:val="clear" w:color="auto" w:fill="F7F7F7"/>
        <w:spacing w:before="0" w:after="0" w:line="180" w:lineRule="exact"/>
        <w:ind w:left="0" w:firstLine="0"/>
        <w:jc w:val="left"/>
        <w:rPr>
          <w:ins w:id="882789" w:author="Claude" w:date="2026-10-07T12:00:00Z"/>
        </w:rPr>
      </w:pPr>
      <w:ins w:id="883140" w:author="Claude" w:date="2026-10-07T12:00:00Z">
        <w:r>
          <w:rPr>
            <w:rFonts w:ascii="Consolas" w:hAnsi="Consolas" w:cs="Consolas"/>
            <w:sz w:val="14"/>
            <w:szCs w:val="14"/>
          </w:rPr>
          <w:t xml:space="preserve">351      tecnico: float = 0.25</w:t>
        </w:r>
      </w:ins>
    </w:p>
    <w:p>
      <w:pPr>
        <w:shd w:val="clear" w:color="auto" w:fill="F7F7F7"/>
        <w:spacing w:before="0" w:after="0" w:line="180" w:lineRule="exact"/>
        <w:ind w:left="0" w:firstLine="0"/>
        <w:jc w:val="left"/>
        <w:rPr>
          <w:ins w:id="882789" w:author="Claude" w:date="2026-10-07T12:00:00Z"/>
        </w:rPr>
      </w:pPr>
      <w:ins w:id="883141" w:author="Claude" w:date="2026-10-07T12:00:00Z">
        <w:r>
          <w:rPr>
            <w:rFonts w:ascii="Consolas" w:hAnsi="Consolas" w:cs="Consolas"/>
            <w:sz w:val="14"/>
            <w:szCs w:val="14"/>
          </w:rPr>
          <w:t xml:space="preserve">352      economico: float = 0.35</w:t>
        </w:r>
      </w:ins>
    </w:p>
    <w:p>
      <w:pPr>
        <w:shd w:val="clear" w:color="auto" w:fill="F7F7F7"/>
        <w:spacing w:before="0" w:after="0" w:line="180" w:lineRule="exact"/>
        <w:ind w:left="0" w:firstLine="0"/>
        <w:jc w:val="left"/>
        <w:rPr>
          <w:ins w:id="882789" w:author="Claude" w:date="2026-10-07T12:00:00Z"/>
        </w:rPr>
      </w:pPr>
      <w:ins w:id="883142" w:author="Claude" w:date="2026-10-07T12:00:00Z">
        <w:r>
          <w:rPr>
            <w:rFonts w:ascii="Consolas" w:hAnsi="Consolas" w:cs="Consolas"/>
            <w:sz w:val="14"/>
            <w:szCs w:val="14"/>
          </w:rPr>
          <w:t xml:space="preserve">353      ambiental: float = 0.20</w:t>
        </w:r>
      </w:ins>
    </w:p>
    <w:p>
      <w:pPr>
        <w:shd w:val="clear" w:color="auto" w:fill="F7F7F7"/>
        <w:spacing w:before="0" w:after="0" w:line="180" w:lineRule="exact"/>
        <w:ind w:left="0" w:firstLine="0"/>
        <w:jc w:val="left"/>
        <w:rPr>
          <w:ins w:id="882789" w:author="Claude" w:date="2026-10-07T12:00:00Z"/>
        </w:rPr>
      </w:pPr>
      <w:ins w:id="883143" w:author="Claude" w:date="2026-10-07T12:00:00Z">
        <w:r>
          <w:rPr>
            <w:rFonts w:ascii="Consolas" w:hAnsi="Consolas" w:cs="Consolas"/>
            <w:sz w:val="14"/>
            <w:szCs w:val="14"/>
          </w:rPr>
          <w:t xml:space="preserve">354      social: float = 0.20</w:t>
        </w:r>
      </w:ins>
    </w:p>
    <w:p>
      <w:pPr>
        <w:shd w:val="clear" w:color="auto" w:fill="F7F7F7"/>
        <w:spacing w:before="0" w:after="0" w:line="180" w:lineRule="exact"/>
        <w:ind w:left="0" w:firstLine="0"/>
        <w:jc w:val="left"/>
        <w:rPr>
          <w:ins w:id="882789" w:author="Claude" w:date="2026-10-07T12:00:00Z"/>
        </w:rPr>
      </w:pPr>
      <w:ins w:id="883144" w:author="Claude" w:date="2026-10-07T12:00:00Z">
        <w:r>
          <w:rPr>
            <w:rFonts w:ascii="Consolas" w:hAnsi="Consolas" w:cs="Consolas"/>
            <w:sz w:val="14"/>
            <w:szCs w:val="14"/>
          </w:rPr>
          <w:t xml:space="preserve">355      kpi: Dict[str, float] = field(default_factory=dict)  # vazio =&gt; pesos iguais na dimensão</w:t>
        </w:r>
      </w:ins>
    </w:p>
    <w:p>
      <w:pPr>
        <w:shd w:val="clear" w:color="auto" w:fill="F7F7F7"/>
        <w:spacing w:before="0" w:after="0" w:line="180" w:lineRule="exact"/>
        <w:ind w:left="0" w:firstLine="0"/>
        <w:jc w:val="left"/>
        <w:rPr>
          <w:ins w:id="882789" w:author="Claude" w:date="2026-10-07T12:00:00Z"/>
        </w:rPr>
      </w:pPr>
      <w:ins w:id="883145" w:author="Claude" w:date="2026-10-07T12:00:00Z">
        <w:r>
          <w:rPr>
            <w:rFonts w:ascii="Consolas" w:hAnsi="Consolas" w:cs="Consolas"/>
            <w:sz w:val="14"/>
            <w:szCs w:val="14"/>
          </w:rPr>
          <w:t xml:space="preserve">356      likert_dimensoes: Dict[str, Dict[str, int]] = field(default_factory=dict)  # {avaliador: {dim: 1..5}}</w:t>
        </w:r>
      </w:ins>
    </w:p>
    <w:p>
      <w:pPr>
        <w:shd w:val="clear" w:color="auto" w:fill="F7F7F7"/>
        <w:spacing w:before="0" w:after="0" w:line="180" w:lineRule="exact"/>
        <w:ind w:left="0" w:firstLine="0"/>
        <w:jc w:val="left"/>
        <w:rPr>
          <w:ins w:id="882789" w:author="Claude" w:date="2026-10-07T12:00:00Z"/>
        </w:rPr>
      </w:pPr>
      <w:ins w:id="883146" w:author="Claude" w:date="2026-10-07T12:00:00Z">
        <w:r>
          <w:rPr>
            <w:rFonts w:ascii="Consolas" w:hAnsi="Consolas" w:cs="Consolas"/>
            <w:sz w:val="14"/>
            <w:szCs w:val="14"/>
          </w:rPr>
          <w:t xml:space="preserve">357      likert_kpis: Dict[str, Dict[str, int]] = field(default_factory=dict)        # {avaliador: {kpi: 1..5}}</w:t>
        </w:r>
      </w:ins>
    </w:p>
    <w:p>
      <w:pPr>
        <w:shd w:val="clear" w:color="auto" w:fill="F7F7F7"/>
        <w:spacing w:before="0" w:after="0" w:line="180" w:lineRule="exact"/>
        <w:ind w:left="0" w:firstLine="0"/>
        <w:jc w:val="left"/>
        <w:rPr>
          <w:ins w:id="882789" w:author="Claude" w:date="2026-10-07T12:00:00Z"/>
        </w:rPr>
      </w:pPr>
      <w:ins w:id="883147" w:author="Claude" w:date="2026-10-07T12:00:00Z">
        <w:r>
          <w:rPr>
            <w:rFonts w:ascii="Consolas" w:hAnsi="Consolas" w:cs="Consolas"/>
            <w:sz w:val="14"/>
            <w:szCs w:val="14"/>
          </w:rPr>
          <w:t xml:space="preserve">358      ahp_matriz: Optional[List[List[float]]] = None                               # ordem: tec, eco, amb, soc</w:t>
        </w:r>
      </w:ins>
    </w:p>
    <w:p>
      <w:pPr>
        <w:shd w:val="clear" w:color="auto" w:fill="F7F7F7"/>
        <w:spacing w:before="0" w:after="0" w:line="180" w:lineRule="exact"/>
        <w:ind w:left="0" w:firstLine="0"/>
        <w:jc w:val="left"/>
        <w:rPr>
          <w:ins w:id="882789" w:author="Claude" w:date="2026-10-07T12:00:00Z"/>
        </w:rPr>
      </w:pPr>
      <w:ins w:id="883148" w:author="Claude" w:date="2026-10-07T12:00:00Z">
        <w:r>
          <w:rPr>
            <w:rFonts w:ascii="Consolas" w:hAnsi="Consolas" w:cs="Consolas"/>
            <w:sz w:val="14"/>
            <w:szCs w:val="14"/>
          </w:rPr>
          <w:t xml:space="preserve">359  </w:t>
        </w:r>
      </w:ins>
    </w:p>
    <w:p>
      <w:pPr>
        <w:shd w:val="clear" w:color="auto" w:fill="F7F7F7"/>
        <w:spacing w:before="0" w:after="0" w:line="180" w:lineRule="exact"/>
        <w:ind w:left="0" w:firstLine="0"/>
        <w:jc w:val="left"/>
        <w:rPr>
          <w:ins w:id="882789" w:author="Claude" w:date="2026-10-07T12:00:00Z"/>
        </w:rPr>
      </w:pPr>
      <w:ins w:id="883149" w:author="Claude" w:date="2026-10-07T12:00:00Z">
        <w:r>
          <w:rPr>
            <w:rFonts w:ascii="Consolas" w:hAnsi="Consolas" w:cs="Consolas"/>
            <w:sz w:val="14"/>
            <w:szCs w:val="14"/>
          </w:rPr>
          <w:t xml:space="preserve">360      def vetor(self) -&gt; Dict[str, float]:</w:t>
        </w:r>
      </w:ins>
    </w:p>
    <w:p>
      <w:pPr>
        <w:shd w:val="clear" w:color="auto" w:fill="F7F7F7"/>
        <w:spacing w:before="0" w:after="0" w:line="180" w:lineRule="exact"/>
        <w:ind w:left="0" w:firstLine="0"/>
        <w:jc w:val="left"/>
        <w:rPr>
          <w:ins w:id="882789" w:author="Claude" w:date="2026-10-07T12:00:00Z"/>
        </w:rPr>
      </w:pPr>
      <w:ins w:id="883150" w:author="Claude" w:date="2026-10-07T12:00:00Z">
        <w:r>
          <w:rPr>
            <w:rFonts w:ascii="Consolas" w:hAnsi="Consolas" w:cs="Consolas"/>
            <w:sz w:val="14"/>
            <w:szCs w:val="14"/>
          </w:rPr>
          <w:t xml:space="preserve">361          v = np.array([self.tecnico, self.economico, self.ambiental, self.social], dtype=float)</w:t>
        </w:r>
      </w:ins>
    </w:p>
    <w:p>
      <w:pPr>
        <w:shd w:val="clear" w:color="auto" w:fill="F7F7F7"/>
        <w:spacing w:before="0" w:after="0" w:line="180" w:lineRule="exact"/>
        <w:ind w:left="0" w:firstLine="0"/>
        <w:jc w:val="left"/>
        <w:rPr>
          <w:ins w:id="882789" w:author="Claude" w:date="2026-10-07T12:00:00Z"/>
        </w:rPr>
      </w:pPr>
      <w:ins w:id="883151" w:author="Claude" w:date="2026-10-07T12:00:00Z">
        <w:r>
          <w:rPr>
            <w:rFonts w:ascii="Consolas" w:hAnsi="Consolas" w:cs="Consolas"/>
            <w:sz w:val="14"/>
            <w:szCs w:val="14"/>
          </w:rPr>
          <w:t xml:space="preserve">362          if np.any(v &lt; 0) or v.sum() &lt;= 0:</w:t>
        </w:r>
      </w:ins>
    </w:p>
    <w:p>
      <w:pPr>
        <w:shd w:val="clear" w:color="auto" w:fill="F7F7F7"/>
        <w:spacing w:before="0" w:after="0" w:line="180" w:lineRule="exact"/>
        <w:ind w:left="0" w:firstLine="0"/>
        <w:jc w:val="left"/>
        <w:rPr>
          <w:ins w:id="882789" w:author="Claude" w:date="2026-10-07T12:00:00Z"/>
        </w:rPr>
      </w:pPr>
      <w:ins w:id="883152" w:author="Claude" w:date="2026-10-07T12:00:00Z">
        <w:r>
          <w:rPr>
            <w:rFonts w:ascii="Consolas" w:hAnsi="Consolas" w:cs="Consolas"/>
            <w:sz w:val="14"/>
            <w:szCs w:val="14"/>
          </w:rPr>
          <w:t xml:space="preserve">363              raise ValueError("Pesos dimensionais inválidos")</w:t>
        </w:r>
      </w:ins>
    </w:p>
    <w:p>
      <w:pPr>
        <w:shd w:val="clear" w:color="auto" w:fill="F7F7F7"/>
        <w:spacing w:before="0" w:after="0" w:line="180" w:lineRule="exact"/>
        <w:ind w:left="0" w:firstLine="0"/>
        <w:jc w:val="left"/>
        <w:rPr>
          <w:ins w:id="882789" w:author="Claude" w:date="2026-10-07T12:00:00Z"/>
        </w:rPr>
      </w:pPr>
      <w:ins w:id="883153" w:author="Claude" w:date="2026-10-07T12:00:00Z">
        <w:r>
          <w:rPr>
            <w:rFonts w:ascii="Consolas" w:hAnsi="Consolas" w:cs="Consolas"/>
            <w:sz w:val="14"/>
            <w:szCs w:val="14"/>
          </w:rPr>
          <w:t xml:space="preserve">364          v = v / v.sum()</w:t>
        </w:r>
      </w:ins>
    </w:p>
    <w:p>
      <w:pPr>
        <w:shd w:val="clear" w:color="auto" w:fill="F7F7F7"/>
        <w:spacing w:before="0" w:after="0" w:line="180" w:lineRule="exact"/>
        <w:ind w:left="0" w:firstLine="0"/>
        <w:jc w:val="left"/>
        <w:rPr>
          <w:ins w:id="882789" w:author="Claude" w:date="2026-10-07T12:00:00Z"/>
        </w:rPr>
      </w:pPr>
      <w:ins w:id="883154" w:author="Claude" w:date="2026-10-07T12:00:00Z">
        <w:r>
          <w:rPr>
            <w:rFonts w:ascii="Consolas" w:hAnsi="Consolas" w:cs="Consolas"/>
            <w:sz w:val="14"/>
            <w:szCs w:val="14"/>
          </w:rPr>
          <w:t xml:space="preserve">365          return dict(zip(["tecnico", "economico", "ambiental", "social"], v.tolist()))</w:t>
        </w:r>
      </w:ins>
    </w:p>
    <w:p>
      <w:pPr>
        <w:shd w:val="clear" w:color="auto" w:fill="F7F7F7"/>
        <w:spacing w:before="0" w:after="0" w:line="180" w:lineRule="exact"/>
        <w:ind w:left="0" w:firstLine="0"/>
        <w:jc w:val="left"/>
        <w:rPr>
          <w:ins w:id="882789" w:author="Claude" w:date="2026-10-07T12:00:00Z"/>
        </w:rPr>
      </w:pPr>
      <w:ins w:id="883155" w:author="Claude" w:date="2026-10-07T12:00:00Z">
        <w:r>
          <w:rPr>
            <w:rFonts w:ascii="Consolas" w:hAnsi="Consolas" w:cs="Consolas"/>
            <w:sz w:val="14"/>
            <w:szCs w:val="14"/>
          </w:rPr>
          <w:t xml:space="preserve">366  </w:t>
        </w:r>
      </w:ins>
    </w:p>
    <w:p>
      <w:pPr>
        <w:shd w:val="clear" w:color="auto" w:fill="F7F7F7"/>
        <w:spacing w:before="0" w:after="0" w:line="180" w:lineRule="exact"/>
        <w:ind w:left="0" w:firstLine="0"/>
        <w:jc w:val="left"/>
        <w:rPr>
          <w:ins w:id="882789" w:author="Claude" w:date="2026-10-07T12:00:00Z"/>
        </w:rPr>
      </w:pPr>
      <w:ins w:id="883156" w:author="Claude" w:date="2026-10-07T12:00:00Z">
        <w:r>
          <w:rPr>
            <w:rFonts w:ascii="Consolas" w:hAnsi="Consolas" w:cs="Consolas"/>
            <w:sz w:val="14"/>
            <w:szCs w:val="14"/>
          </w:rPr>
          <w:t xml:space="preserve">367  </w:t>
        </w:r>
      </w:ins>
    </w:p>
    <w:p>
      <w:pPr>
        <w:shd w:val="clear" w:color="auto" w:fill="F7F7F7"/>
        <w:spacing w:before="0" w:after="0" w:line="180" w:lineRule="exact"/>
        <w:ind w:left="0" w:firstLine="0"/>
        <w:jc w:val="left"/>
        <w:rPr>
          <w:ins w:id="882789" w:author="Claude" w:date="2026-10-07T12:00:00Z"/>
        </w:rPr>
      </w:pPr>
      <w:ins w:id="883157" w:author="Claude" w:date="2026-10-07T12:00:00Z">
        <w:r>
          <w:rPr>
            <w:rFonts w:ascii="Consolas" w:hAnsi="Consolas" w:cs="Consolas"/>
            <w:sz w:val="14"/>
            <w:szCs w:val="14"/>
          </w:rPr>
          <w:t xml:space="preserve">368  @dataclass</w:t>
        </w:r>
      </w:ins>
    </w:p>
    <w:p>
      <w:pPr>
        <w:shd w:val="clear" w:color="auto" w:fill="F7F7F7"/>
        <w:spacing w:before="0" w:after="0" w:line="180" w:lineRule="exact"/>
        <w:ind w:left="0" w:firstLine="0"/>
        <w:jc w:val="left"/>
        <w:rPr>
          <w:ins w:id="882789" w:author="Claude" w:date="2026-10-07T12:00:00Z"/>
        </w:rPr>
      </w:pPr>
      <w:ins w:id="883158" w:author="Claude" w:date="2026-10-07T12:00:00Z">
        <w:r>
          <w:rPr>
            <w:rFonts w:ascii="Consolas" w:hAnsi="Consolas" w:cs="Consolas"/>
            <w:sz w:val="14"/>
            <w:szCs w:val="14"/>
          </w:rPr>
          <w:t xml:space="preserve">369  class DecisaoConfig:</w:t>
        </w:r>
      </w:ins>
    </w:p>
    <w:p>
      <w:pPr>
        <w:shd w:val="clear" w:color="auto" w:fill="F7F7F7"/>
        <w:spacing w:before="0" w:after="0" w:line="180" w:lineRule="exact"/>
        <w:ind w:left="0" w:firstLine="0"/>
        <w:jc w:val="left"/>
        <w:rPr>
          <w:ins w:id="882789" w:author="Claude" w:date="2026-10-07T12:00:00Z"/>
        </w:rPr>
      </w:pPr>
      <w:ins w:id="883159" w:author="Claude" w:date="2026-10-07T12:00:00Z">
        <w:r>
          <w:rPr>
            <w:rFonts w:ascii="Consolas" w:hAnsi="Consolas" w:cs="Consolas"/>
            <w:sz w:val="14"/>
            <w:szCs w:val="14"/>
          </w:rPr>
          <w:t xml:space="preserve">370      limiar_indice_viavel: float = 0.60</w:t>
        </w:r>
      </w:ins>
    </w:p>
    <w:p>
      <w:pPr>
        <w:shd w:val="clear" w:color="auto" w:fill="F7F7F7"/>
        <w:spacing w:before="0" w:after="0" w:line="180" w:lineRule="exact"/>
        <w:ind w:left="0" w:firstLine="0"/>
        <w:jc w:val="left"/>
        <w:rPr>
          <w:ins w:id="882789" w:author="Claude" w:date="2026-10-07T12:00:00Z"/>
        </w:rPr>
      </w:pPr>
      <w:ins w:id="883160" w:author="Claude" w:date="2026-10-07T12:00:00Z">
        <w:r>
          <w:rPr>
            <w:rFonts w:ascii="Consolas" w:hAnsi="Consolas" w:cs="Consolas"/>
            <w:sz w:val="14"/>
            <w:szCs w:val="14"/>
          </w:rPr>
          <w:t xml:space="preserve">371      limiar_indice_ressalvas: float = 0.50</w:t>
        </w:r>
      </w:ins>
    </w:p>
    <w:p>
      <w:pPr>
        <w:shd w:val="clear" w:color="auto" w:fill="F7F7F7"/>
        <w:spacing w:before="0" w:after="0" w:line="180" w:lineRule="exact"/>
        <w:ind w:left="0" w:firstLine="0"/>
        <w:jc w:val="left"/>
        <w:rPr>
          <w:ins w:id="882789" w:author="Claude" w:date="2026-10-07T12:00:00Z"/>
        </w:rPr>
      </w:pPr>
      <w:ins w:id="883161" w:author="Claude" w:date="2026-10-07T12:00:00Z">
        <w:r>
          <w:rPr>
            <w:rFonts w:ascii="Consolas" w:hAnsi="Consolas" w:cs="Consolas"/>
            <w:sz w:val="14"/>
            <w:szCs w:val="14"/>
          </w:rPr>
          <w:t xml:space="preserve">372      prob_vpl_positivo_minima: float = 0.70</w:t>
        </w:r>
      </w:ins>
    </w:p>
    <w:p>
      <w:pPr>
        <w:shd w:val="clear" w:color="auto" w:fill="F7F7F7"/>
        <w:spacing w:before="0" w:after="0" w:line="180" w:lineRule="exact"/>
        <w:ind w:left="0" w:firstLine="0"/>
        <w:jc w:val="left"/>
        <w:rPr>
          <w:ins w:id="882789" w:author="Claude" w:date="2026-10-07T12:00:00Z"/>
        </w:rPr>
      </w:pPr>
      <w:ins w:id="883162" w:author="Claude" w:date="2026-10-07T12:00:00Z">
        <w:r>
          <w:rPr>
            <w:rFonts w:ascii="Consolas" w:hAnsi="Consolas" w:cs="Consolas"/>
            <w:sz w:val="14"/>
            <w:szCs w:val="14"/>
          </w:rPr>
          <w:t xml:space="preserve">373      lso_minimo: float = 40.0</w:t>
        </w:r>
      </w:ins>
    </w:p>
    <w:p>
      <w:pPr>
        <w:shd w:val="clear" w:color="auto" w:fill="F7F7F7"/>
        <w:spacing w:before="0" w:after="0" w:line="180" w:lineRule="exact"/>
        <w:ind w:left="0" w:firstLine="0"/>
        <w:jc w:val="left"/>
        <w:rPr>
          <w:ins w:id="882789" w:author="Claude" w:date="2026-10-07T12:00:00Z"/>
        </w:rPr>
      </w:pPr>
      <w:ins w:id="883163" w:author="Claude" w:date="2026-10-07T12:00:00Z">
        <w:r>
          <w:rPr>
            <w:rFonts w:ascii="Consolas" w:hAnsi="Consolas" w:cs="Consolas"/>
            <w:sz w:val="14"/>
            <w:szCs w:val="14"/>
          </w:rPr>
          <w:t xml:space="preserve">374      aplicar_vetos: bool = True</w:t>
        </w:r>
      </w:ins>
    </w:p>
    <w:p>
      <w:pPr>
        <w:shd w:val="clear" w:color="auto" w:fill="F7F7F7"/>
        <w:spacing w:before="0" w:after="0" w:line="180" w:lineRule="exact"/>
        <w:ind w:left="0" w:firstLine="0"/>
        <w:jc w:val="left"/>
        <w:rPr>
          <w:ins w:id="882789" w:author="Claude" w:date="2026-10-07T12:00:00Z"/>
        </w:rPr>
      </w:pPr>
      <w:ins w:id="883164" w:author="Claude" w:date="2026-10-07T12:00:00Z">
        <w:r>
          <w:rPr>
            <w:rFonts w:ascii="Consolas" w:hAnsi="Consolas" w:cs="Consolas"/>
            <w:sz w:val="14"/>
            <w:szCs w:val="14"/>
          </w:rPr>
          <w:t xml:space="preserve">375  </w:t>
        </w:r>
      </w:ins>
    </w:p>
    <w:p>
      <w:pPr>
        <w:shd w:val="clear" w:color="auto" w:fill="F7F7F7"/>
        <w:spacing w:before="0" w:after="0" w:line="180" w:lineRule="exact"/>
        <w:ind w:left="0" w:firstLine="0"/>
        <w:jc w:val="left"/>
        <w:rPr>
          <w:ins w:id="882789" w:author="Claude" w:date="2026-10-07T12:00:00Z"/>
        </w:rPr>
      </w:pPr>
      <w:ins w:id="883165" w:author="Claude" w:date="2026-10-07T12:00:00Z">
        <w:r>
          <w:rPr>
            <w:rFonts w:ascii="Consolas" w:hAnsi="Consolas" w:cs="Consolas"/>
            <w:sz w:val="14"/>
            <w:szCs w:val="14"/>
          </w:rPr>
          <w:t xml:space="preserve">376  </w:t>
        </w:r>
      </w:ins>
    </w:p>
    <w:p>
      <w:pPr>
        <w:shd w:val="clear" w:color="auto" w:fill="F7F7F7"/>
        <w:spacing w:before="0" w:after="0" w:line="180" w:lineRule="exact"/>
        <w:ind w:left="0" w:firstLine="0"/>
        <w:jc w:val="left"/>
        <w:rPr>
          <w:ins w:id="882789" w:author="Claude" w:date="2026-10-07T12:00:00Z"/>
        </w:rPr>
      </w:pPr>
      <w:ins w:id="883166" w:author="Claude" w:date="2026-10-07T12:00:00Z">
        <w:r>
          <w:rPr>
            <w:rFonts w:ascii="Consolas" w:hAnsi="Consolas" w:cs="Consolas"/>
            <w:sz w:val="14"/>
            <w:szCs w:val="14"/>
          </w:rPr>
          <w:t xml:space="preserve">377  def _distribuicoes_padrao() -&gt; Dict[str, Distribuicao]:</w:t>
        </w:r>
      </w:ins>
    </w:p>
    <w:p>
      <w:pPr>
        <w:shd w:val="clear" w:color="auto" w:fill="F7F7F7"/>
        <w:spacing w:before="0" w:after="0" w:line="180" w:lineRule="exact"/>
        <w:ind w:left="0" w:firstLine="0"/>
        <w:jc w:val="left"/>
        <w:rPr>
          <w:ins w:id="882789" w:author="Claude" w:date="2026-10-07T12:00:00Z"/>
        </w:rPr>
      </w:pPr>
      <w:ins w:id="883167" w:author="Claude" w:date="2026-10-07T12:00:00Z">
        <w:r>
          <w:rPr>
            <w:rFonts w:ascii="Consolas" w:hAnsi="Consolas" w:cs="Consolas"/>
            <w:sz w:val="14"/>
            <w:szCs w:val="14"/>
          </w:rPr>
          <w:t xml:space="preserve">378      return {</w:t>
        </w:r>
      </w:ins>
    </w:p>
    <w:p>
      <w:pPr>
        <w:shd w:val="clear" w:color="auto" w:fill="F7F7F7"/>
        <w:spacing w:before="0" w:after="0" w:line="180" w:lineRule="exact"/>
        <w:ind w:left="0" w:firstLine="0"/>
        <w:jc w:val="left"/>
        <w:rPr>
          <w:ins w:id="882789" w:author="Claude" w:date="2026-10-07T12:00:00Z"/>
        </w:rPr>
      </w:pPr>
      <w:ins w:id="883168" w:author="Claude" w:date="2026-10-07T12:00:00Z">
        <w:r>
          <w:rPr>
            <w:rFonts w:ascii="Consolas" w:hAnsi="Consolas" w:cs="Consolas"/>
            <w:sz w:val="14"/>
            <w:szCs w:val="14"/>
          </w:rPr>
          <w:t xml:space="preserve">379          "economico.preco_venda_kg": Distribuicao("triangular", 9.00, 10.50, 11.50),</w:t>
        </w:r>
      </w:ins>
    </w:p>
    <w:p>
      <w:pPr>
        <w:shd w:val="clear" w:color="auto" w:fill="F7F7F7"/>
        <w:spacing w:before="0" w:after="0" w:line="180" w:lineRule="exact"/>
        <w:ind w:left="0" w:firstLine="0"/>
        <w:jc w:val="left"/>
        <w:rPr>
          <w:ins w:id="882789" w:author="Claude" w:date="2026-10-07T12:00:00Z"/>
        </w:rPr>
      </w:pPr>
      <w:ins w:id="883169" w:author="Claude" w:date="2026-10-07T12:00:00Z">
        <w:r>
          <w:rPr>
            <w:rFonts w:ascii="Consolas" w:hAnsi="Consolas" w:cs="Consolas"/>
            <w:sz w:val="14"/>
            <w:szCs w:val="14"/>
          </w:rPr>
          <w:t xml:space="preserve">380          "economico.custo_racao_kg": Distribuicao("triangular", 2.80, 3.10, 3.70),</w:t>
        </w:r>
      </w:ins>
    </w:p>
    <w:p>
      <w:pPr>
        <w:shd w:val="clear" w:color="auto" w:fill="F7F7F7"/>
        <w:spacing w:before="0" w:after="0" w:line="180" w:lineRule="exact"/>
        <w:ind w:left="0" w:firstLine="0"/>
        <w:jc w:val="left"/>
        <w:rPr>
          <w:ins w:id="882789" w:author="Claude" w:date="2026-10-07T12:00:00Z"/>
        </w:rPr>
      </w:pPr>
      <w:ins w:id="883170" w:author="Claude" w:date="2026-10-07T12:00:00Z">
        <w:r>
          <w:rPr>
            <w:rFonts w:ascii="Consolas" w:hAnsi="Consolas" w:cs="Consolas"/>
            <w:sz w:val="14"/>
            <w:szCs w:val="14"/>
          </w:rPr>
          <w:t xml:space="preserve">381          "economico.custo_alevino_milheiro": Distribuicao("triangular", 230.0, 280.0, 350.0),</w:t>
        </w:r>
      </w:ins>
    </w:p>
    <w:p>
      <w:pPr>
        <w:shd w:val="clear" w:color="auto" w:fill="F7F7F7"/>
        <w:spacing w:before="0" w:after="0" w:line="180" w:lineRule="exact"/>
        <w:ind w:left="0" w:firstLine="0"/>
        <w:jc w:val="left"/>
        <w:rPr>
          <w:ins w:id="882789" w:author="Claude" w:date="2026-10-07T12:00:00Z"/>
        </w:rPr>
      </w:pPr>
      <w:ins w:id="883171" w:author="Claude" w:date="2026-10-07T12:00:00Z">
        <w:r>
          <w:rPr>
            <w:rFonts w:ascii="Consolas" w:hAnsi="Consolas" w:cs="Consolas"/>
            <w:sz w:val="14"/>
            <w:szCs w:val="14"/>
          </w:rPr>
          <w:t xml:space="preserve">382          "economico.tarifa_energia_kwh": Distribuicao("triangular", 0.65, 0.75, 0.95),</w:t>
        </w:r>
      </w:ins>
    </w:p>
    <w:p>
      <w:pPr>
        <w:shd w:val="clear" w:color="auto" w:fill="F7F7F7"/>
        <w:spacing w:before="0" w:after="0" w:line="180" w:lineRule="exact"/>
        <w:ind w:left="0" w:firstLine="0"/>
        <w:jc w:val="left"/>
        <w:rPr>
          <w:ins w:id="882789" w:author="Claude" w:date="2026-10-07T12:00:00Z"/>
        </w:rPr>
      </w:pPr>
      <w:ins w:id="883172" w:author="Claude" w:date="2026-10-07T12:00:00Z">
        <w:r>
          <w:rPr>
            <w:rFonts w:ascii="Consolas" w:hAnsi="Consolas" w:cs="Consolas"/>
            <w:sz w:val="14"/>
            <w:szCs w:val="14"/>
          </w:rPr>
          <w:t xml:space="preserve">383          "economico.custos_fixos_fator": Distribuicao("triangular", 0.95, 1.00, 1.15),</w:t>
        </w:r>
      </w:ins>
    </w:p>
    <w:p>
      <w:pPr>
        <w:shd w:val="clear" w:color="auto" w:fill="F7F7F7"/>
        <w:spacing w:before="0" w:after="0" w:line="180" w:lineRule="exact"/>
        <w:ind w:left="0" w:firstLine="0"/>
        <w:jc w:val="left"/>
        <w:rPr>
          <w:ins w:id="882789" w:author="Claude" w:date="2026-10-07T12:00:00Z"/>
        </w:rPr>
      </w:pPr>
      <w:ins w:id="883173" w:author="Claude" w:date="2026-10-07T12:00:00Z">
        <w:r>
          <w:rPr>
            <w:rFonts w:ascii="Consolas" w:hAnsi="Consolas" w:cs="Consolas"/>
            <w:sz w:val="14"/>
            <w:szCs w:val="14"/>
          </w:rPr>
          <w:t xml:space="preserve">384          "tecnico.fcr": Distribuicao("triangular", 1.30, 1.50, 1.85),</w:t>
        </w:r>
      </w:ins>
    </w:p>
    <w:p>
      <w:pPr>
        <w:shd w:val="clear" w:color="auto" w:fill="F7F7F7"/>
        <w:spacing w:before="0" w:after="0" w:line="180" w:lineRule="exact"/>
        <w:ind w:left="0" w:firstLine="0"/>
        <w:jc w:val="left"/>
        <w:rPr>
          <w:ins w:id="882789" w:author="Claude" w:date="2026-10-07T12:00:00Z"/>
        </w:rPr>
      </w:pPr>
      <w:ins w:id="883174" w:author="Claude" w:date="2026-10-07T12:00:00Z">
        <w:r>
          <w:rPr>
            <w:rFonts w:ascii="Consolas" w:hAnsi="Consolas" w:cs="Consolas"/>
            <w:sz w:val="14"/>
            <w:szCs w:val="14"/>
          </w:rPr>
          <w:t xml:space="preserve">385          "tecnico.mortalidade_pct": Distribuicao("triangular", 5.0, 10.0, 20.0),</w:t>
        </w:r>
      </w:ins>
    </w:p>
    <w:p>
      <w:pPr>
        <w:shd w:val="clear" w:color="auto" w:fill="F7F7F7"/>
        <w:spacing w:before="0" w:after="0" w:line="180" w:lineRule="exact"/>
        <w:ind w:left="0" w:firstLine="0"/>
        <w:jc w:val="left"/>
        <w:rPr>
          <w:ins w:id="882789" w:author="Claude" w:date="2026-10-07T12:00:00Z"/>
        </w:rPr>
      </w:pPr>
      <w:ins w:id="883175" w:author="Claude" w:date="2026-10-07T12:00:00Z">
        <w:r>
          <w:rPr>
            <w:rFonts w:ascii="Consolas" w:hAnsi="Consolas" w:cs="Consolas"/>
            <w:sz w:val="14"/>
            <w:szCs w:val="14"/>
          </w:rPr>
          <w:t xml:space="preserve">386          "tecnico.desempenho_crescimento_pct": Distribuicao("triangular", 85.0, 100.0, 105.0),</w:t>
        </w:r>
      </w:ins>
    </w:p>
    <w:p>
      <w:pPr>
        <w:shd w:val="clear" w:color="auto" w:fill="F7F7F7"/>
        <w:spacing w:before="0" w:after="0" w:line="180" w:lineRule="exact"/>
        <w:ind w:left="0" w:firstLine="0"/>
        <w:jc w:val="left"/>
        <w:rPr>
          <w:ins w:id="882789" w:author="Claude" w:date="2026-10-07T12:00:00Z"/>
        </w:rPr>
      </w:pPr>
      <w:ins w:id="883176" w:author="Claude" w:date="2026-10-07T12:00:00Z">
        <w:r>
          <w:rPr>
            <w:rFonts w:ascii="Consolas" w:hAnsi="Consolas" w:cs="Consolas"/>
            <w:sz w:val="14"/>
            <w:szCs w:val="14"/>
          </w:rPr>
          <w:t xml:space="preserve">387      }</w:t>
        </w:r>
      </w:ins>
    </w:p>
    <w:p>
      <w:pPr>
        <w:shd w:val="clear" w:color="auto" w:fill="F7F7F7"/>
        <w:spacing w:before="0" w:after="0" w:line="180" w:lineRule="exact"/>
        <w:ind w:left="0" w:firstLine="0"/>
        <w:jc w:val="left"/>
        <w:rPr>
          <w:ins w:id="882789" w:author="Claude" w:date="2026-10-07T12:00:00Z"/>
        </w:rPr>
      </w:pPr>
      <w:ins w:id="883177" w:author="Claude" w:date="2026-10-07T12:00:00Z">
        <w:r>
          <w:rPr>
            <w:rFonts w:ascii="Consolas" w:hAnsi="Consolas" w:cs="Consolas"/>
            <w:sz w:val="14"/>
            <w:szCs w:val="14"/>
          </w:rPr>
          <w:t xml:space="preserve">388  </w:t>
        </w:r>
      </w:ins>
    </w:p>
    <w:p>
      <w:pPr>
        <w:shd w:val="clear" w:color="auto" w:fill="F7F7F7"/>
        <w:spacing w:before="0" w:after="0" w:line="180" w:lineRule="exact"/>
        <w:ind w:left="0" w:firstLine="0"/>
        <w:jc w:val="left"/>
        <w:rPr>
          <w:ins w:id="882789" w:author="Claude" w:date="2026-10-07T12:00:00Z"/>
        </w:rPr>
      </w:pPr>
      <w:ins w:id="883178" w:author="Claude" w:date="2026-10-07T12:00:00Z">
        <w:r>
          <w:rPr>
            <w:rFonts w:ascii="Consolas" w:hAnsi="Consolas" w:cs="Consolas"/>
            <w:sz w:val="14"/>
            <w:szCs w:val="14"/>
          </w:rPr>
          <w:t xml:space="preserve">389  </w:t>
        </w:r>
      </w:ins>
    </w:p>
    <w:p>
      <w:pPr>
        <w:shd w:val="clear" w:color="auto" w:fill="F7F7F7"/>
        <w:spacing w:before="0" w:after="0" w:line="180" w:lineRule="exact"/>
        <w:ind w:left="0" w:firstLine="0"/>
        <w:jc w:val="left"/>
        <w:rPr>
          <w:ins w:id="882789" w:author="Claude" w:date="2026-10-07T12:00:00Z"/>
        </w:rPr>
      </w:pPr>
      <w:ins w:id="883179" w:author="Claude" w:date="2026-10-07T12:00:00Z">
        <w:r>
          <w:rPr>
            <w:rFonts w:ascii="Consolas" w:hAnsi="Consolas" w:cs="Consolas"/>
            <w:sz w:val="14"/>
            <w:szCs w:val="14"/>
          </w:rPr>
          <w:t xml:space="preserve">390  # Parâmetros que o motor lê pelo Contexto (vetorizados): só eles podem ter distribuição no Monte Carlo.</w:t>
        </w:r>
      </w:ins>
    </w:p>
    <w:p>
      <w:pPr>
        <w:shd w:val="clear" w:color="auto" w:fill="F7F7F7"/>
        <w:spacing w:before="0" w:after="0" w:line="180" w:lineRule="exact"/>
        <w:ind w:left="0" w:firstLine="0"/>
        <w:jc w:val="left"/>
        <w:rPr>
          <w:ins w:id="882789" w:author="Claude" w:date="2026-10-07T12:00:00Z"/>
        </w:rPr>
      </w:pPr>
      <w:ins w:id="883180" w:author="Claude" w:date="2026-10-07T12:00:00Z">
        <w:r>
          <w:rPr>
            <w:rFonts w:ascii="Consolas" w:hAnsi="Consolas" w:cs="Consolas"/>
            <w:sz w:val="14"/>
            <w:szCs w:val="14"/>
          </w:rPr>
          <w:t xml:space="preserve">391  VARIAVEIS_ESTOCASTICAS = (</w:t>
        </w:r>
      </w:ins>
    </w:p>
    <w:p>
      <w:pPr>
        <w:shd w:val="clear" w:color="auto" w:fill="F7F7F7"/>
        <w:spacing w:before="0" w:after="0" w:line="180" w:lineRule="exact"/>
        <w:ind w:left="0" w:firstLine="0"/>
        <w:jc w:val="left"/>
        <w:rPr>
          <w:ins w:id="882789" w:author="Claude" w:date="2026-10-07T12:00:00Z"/>
        </w:rPr>
      </w:pPr>
      <w:ins w:id="883181" w:author="Claude" w:date="2026-10-07T12:00:00Z">
        <w:r>
          <w:rPr>
            <w:rFonts w:ascii="Consolas" w:hAnsi="Consolas" w:cs="Consolas"/>
            <w:sz w:val="14"/>
            <w:szCs w:val="14"/>
          </w:rPr>
          <w:t xml:space="preserve">392      "economico.preco_venda_kg", "economico.custo_racao_kg", "economico.custo_alevino_milheiro",</w:t>
        </w:r>
      </w:ins>
    </w:p>
    <w:p>
      <w:pPr>
        <w:shd w:val="clear" w:color="auto" w:fill="F7F7F7"/>
        <w:spacing w:before="0" w:after="0" w:line="180" w:lineRule="exact"/>
        <w:ind w:left="0" w:firstLine="0"/>
        <w:jc w:val="left"/>
        <w:rPr>
          <w:ins w:id="882789" w:author="Claude" w:date="2026-10-07T12:00:00Z"/>
        </w:rPr>
      </w:pPr>
      <w:ins w:id="883182" w:author="Claude" w:date="2026-10-07T12:00:00Z">
        <w:r>
          <w:rPr>
            <w:rFonts w:ascii="Consolas" w:hAnsi="Consolas" w:cs="Consolas"/>
            <w:sz w:val="14"/>
            <w:szCs w:val="14"/>
          </w:rPr>
          <w:t xml:space="preserve">393      "economico.tarifa_energia_kwh", "economico.custos_fixos_fator", "economico.capex_fator",</w:t>
        </w:r>
      </w:ins>
    </w:p>
    <w:p>
      <w:pPr>
        <w:shd w:val="clear" w:color="auto" w:fill="F7F7F7"/>
        <w:spacing w:before="0" w:after="0" w:line="180" w:lineRule="exact"/>
        <w:ind w:left="0" w:firstLine="0"/>
        <w:jc w:val="left"/>
        <w:rPr>
          <w:ins w:id="882789" w:author="Claude" w:date="2026-10-07T12:00:00Z"/>
        </w:rPr>
      </w:pPr>
      <w:ins w:id="883183" w:author="Claude" w:date="2026-10-07T12:00:00Z">
        <w:r>
          <w:rPr>
            <w:rFonts w:ascii="Consolas" w:hAnsi="Consolas" w:cs="Consolas"/>
            <w:sz w:val="14"/>
            <w:szCs w:val="14"/>
          </w:rPr>
          <w:t xml:space="preserve">394      "tecnico.fcr", "tecnico.mortalidade_pct", "tecnico.desempenho_crescimento_pct",</w:t>
        </w:r>
      </w:ins>
    </w:p>
    <w:p>
      <w:pPr>
        <w:shd w:val="clear" w:color="auto" w:fill="F7F7F7"/>
        <w:spacing w:before="0" w:after="0" w:line="180" w:lineRule="exact"/>
        <w:ind w:left="0" w:firstLine="0"/>
        <w:jc w:val="left"/>
        <w:rPr>
          <w:ins w:id="882789" w:author="Claude" w:date="2026-10-07T12:00:00Z"/>
        </w:rPr>
      </w:pPr>
      <w:ins w:id="883184" w:author="Claude" w:date="2026-10-07T12:00:00Z">
        <w:r>
          <w:rPr>
            <w:rFonts w:ascii="Consolas" w:hAnsi="Consolas" w:cs="Consolas"/>
            <w:sz w:val="14"/>
            <w:szCs w:val="14"/>
          </w:rPr>
          <w:t xml:space="preserve">395  )</w:t>
        </w:r>
      </w:ins>
    </w:p>
    <w:p>
      <w:pPr>
        <w:shd w:val="clear" w:color="auto" w:fill="F7F7F7"/>
        <w:spacing w:before="0" w:after="0" w:line="180" w:lineRule="exact"/>
        <w:ind w:left="0" w:firstLine="0"/>
        <w:jc w:val="left"/>
        <w:rPr>
          <w:ins w:id="882789" w:author="Claude" w:date="2026-10-07T12:00:00Z"/>
        </w:rPr>
      </w:pPr>
      <w:ins w:id="883185" w:author="Claude" w:date="2026-10-07T12:00:00Z">
        <w:r>
          <w:rPr>
            <w:rFonts w:ascii="Consolas" w:hAnsi="Consolas" w:cs="Consolas"/>
            <w:sz w:val="14"/>
            <w:szCs w:val="14"/>
          </w:rPr>
          <w:t xml:space="preserve">396  </w:t>
        </w:r>
      </w:ins>
    </w:p>
    <w:p>
      <w:pPr>
        <w:shd w:val="clear" w:color="auto" w:fill="F7F7F7"/>
        <w:spacing w:before="0" w:after="0" w:line="180" w:lineRule="exact"/>
        <w:ind w:left="0" w:firstLine="0"/>
        <w:jc w:val="left"/>
        <w:rPr>
          <w:ins w:id="882789" w:author="Claude" w:date="2026-10-07T12:00:00Z"/>
        </w:rPr>
      </w:pPr>
      <w:ins w:id="883186" w:author="Claude" w:date="2026-10-07T12:00:00Z">
        <w:r>
          <w:rPr>
            <w:rFonts w:ascii="Consolas" w:hAnsi="Consolas" w:cs="Consolas"/>
            <w:sz w:val="14"/>
            <w:szCs w:val="14"/>
          </w:rPr>
          <w:t xml:space="preserve">397  </w:t>
        </w:r>
      </w:ins>
    </w:p>
    <w:p>
      <w:pPr>
        <w:shd w:val="clear" w:color="auto" w:fill="F7F7F7"/>
        <w:spacing w:before="0" w:after="0" w:line="180" w:lineRule="exact"/>
        <w:ind w:left="0" w:firstLine="0"/>
        <w:jc w:val="left"/>
        <w:rPr>
          <w:ins w:id="882789" w:author="Claude" w:date="2026-10-07T12:00:00Z"/>
        </w:rPr>
      </w:pPr>
      <w:ins w:id="883187" w:author="Claude" w:date="2026-10-07T12:00:00Z">
        <w:r>
          <w:rPr>
            <w:rFonts w:ascii="Consolas" w:hAnsi="Consolas" w:cs="Consolas"/>
            <w:sz w:val="14"/>
            <w:szCs w:val="14"/>
          </w:rPr>
          <w:t xml:space="preserve">398  @dataclass</w:t>
        </w:r>
      </w:ins>
    </w:p>
    <w:p>
      <w:pPr>
        <w:shd w:val="clear" w:color="auto" w:fill="F7F7F7"/>
        <w:spacing w:before="0" w:after="0" w:line="180" w:lineRule="exact"/>
        <w:ind w:left="0" w:firstLine="0"/>
        <w:jc w:val="left"/>
        <w:rPr>
          <w:ins w:id="882789" w:author="Claude" w:date="2026-10-07T12:00:00Z"/>
        </w:rPr>
      </w:pPr>
      <w:ins w:id="883188" w:author="Claude" w:date="2026-10-07T12:00:00Z">
        <w:r>
          <w:rPr>
            <w:rFonts w:ascii="Consolas" w:hAnsi="Consolas" w:cs="Consolas"/>
            <w:sz w:val="14"/>
            <w:szCs w:val="14"/>
          </w:rPr>
          <w:t xml:space="preserve">399  class MonteCarloConfig:</w:t>
        </w:r>
      </w:ins>
    </w:p>
    <w:p>
      <w:pPr>
        <w:shd w:val="clear" w:color="auto" w:fill="F7F7F7"/>
        <w:spacing w:before="0" w:after="0" w:line="180" w:lineRule="exact"/>
        <w:ind w:left="0" w:firstLine="0"/>
        <w:jc w:val="left"/>
        <w:rPr>
          <w:ins w:id="882789" w:author="Claude" w:date="2026-10-07T12:00:00Z"/>
        </w:rPr>
      </w:pPr>
      <w:ins w:id="883189" w:author="Claude" w:date="2026-10-07T12:00:00Z">
        <w:r>
          <w:rPr>
            <w:rFonts w:ascii="Consolas" w:hAnsi="Consolas" w:cs="Consolas"/>
            <w:sz w:val="14"/>
            <w:szCs w:val="14"/>
          </w:rPr>
          <w:t xml:space="preserve">400      iteracoes: int = 10000</w:t>
        </w:r>
      </w:ins>
    </w:p>
    <w:p>
      <w:pPr>
        <w:shd w:val="clear" w:color="auto" w:fill="F7F7F7"/>
        <w:spacing w:before="0" w:after="0" w:line="180" w:lineRule="exact"/>
        <w:ind w:left="0" w:firstLine="0"/>
        <w:jc w:val="left"/>
        <w:rPr>
          <w:ins w:id="882789" w:author="Claude" w:date="2026-10-07T12:00:00Z"/>
        </w:rPr>
      </w:pPr>
      <w:ins w:id="883190" w:author="Claude" w:date="2026-10-07T12:00:00Z">
        <w:r>
          <w:rPr>
            <w:rFonts w:ascii="Consolas" w:hAnsi="Consolas" w:cs="Consolas"/>
            <w:sz w:val="14"/>
            <w:szCs w:val="14"/>
          </w:rPr>
          <w:t xml:space="preserve">401      seed: int = 20260612</w:t>
        </w:r>
      </w:ins>
    </w:p>
    <w:p>
      <w:pPr>
        <w:shd w:val="clear" w:color="auto" w:fill="F7F7F7"/>
        <w:spacing w:before="0" w:after="0" w:line="180" w:lineRule="exact"/>
        <w:ind w:left="0" w:firstLine="0"/>
        <w:jc w:val="left"/>
        <w:rPr>
          <w:ins w:id="882789" w:author="Claude" w:date="2026-10-07T12:00:00Z"/>
        </w:rPr>
      </w:pPr>
      <w:ins w:id="883191" w:author="Claude" w:date="2026-10-07T12:00:00Z">
        <w:r>
          <w:rPr>
            <w:rFonts w:ascii="Consolas" w:hAnsi="Consolas" w:cs="Consolas"/>
            <w:sz w:val="14"/>
            <w:szCs w:val="14"/>
          </w:rPr>
          <w:t xml:space="preserve">402      distribuicoes: Dict[str, Distribuicao] = field(default_factory=_distribuicoes_padrao)</w:t>
        </w:r>
      </w:ins>
    </w:p>
    <w:p>
      <w:pPr>
        <w:shd w:val="clear" w:color="auto" w:fill="F7F7F7"/>
        <w:spacing w:before="0" w:after="0" w:line="180" w:lineRule="exact"/>
        <w:ind w:left="0" w:firstLine="0"/>
        <w:jc w:val="left"/>
        <w:rPr>
          <w:ins w:id="882789" w:author="Claude" w:date="2026-10-07T12:00:00Z"/>
        </w:rPr>
      </w:pPr>
      <w:ins w:id="883192" w:author="Claude" w:date="2026-10-07T12:00:00Z">
        <w:r>
          <w:rPr>
            <w:rFonts w:ascii="Consolas" w:hAnsi="Consolas" w:cs="Consolas"/>
            <w:sz w:val="14"/>
            <w:szCs w:val="14"/>
          </w:rPr>
          <w:t xml:space="preserve">403      incluir_capex_aace: bool = True               # adiciona economico.capex_fator pela classe AACE</w:t>
        </w:r>
      </w:ins>
    </w:p>
    <w:p>
      <w:pPr>
        <w:shd w:val="clear" w:color="auto" w:fill="F7F7F7"/>
        <w:spacing w:before="0" w:after="0" w:line="180" w:lineRule="exact"/>
        <w:ind w:left="0" w:firstLine="0"/>
        <w:jc w:val="left"/>
        <w:rPr>
          <w:ins w:id="882789" w:author="Claude" w:date="2026-10-07T12:00:00Z"/>
        </w:rPr>
      </w:pPr>
      <w:ins w:id="883193" w:author="Claude" w:date="2026-10-07T12:00:00Z">
        <w:r>
          <w:rPr>
            <w:rFonts w:ascii="Consolas" w:hAnsi="Consolas" w:cs="Consolas"/>
            <w:sz w:val="14"/>
            <w:szCs w:val="14"/>
          </w:rPr>
          <w:t xml:space="preserve">404  </w:t>
        </w:r>
      </w:ins>
    </w:p>
    <w:p>
      <w:pPr>
        <w:shd w:val="clear" w:color="auto" w:fill="F7F7F7"/>
        <w:spacing w:before="0" w:after="0" w:line="180" w:lineRule="exact"/>
        <w:ind w:left="0" w:firstLine="0"/>
        <w:jc w:val="left"/>
        <w:rPr>
          <w:ins w:id="882789" w:author="Claude" w:date="2026-10-07T12:00:00Z"/>
        </w:rPr>
      </w:pPr>
      <w:ins w:id="883194" w:author="Claude" w:date="2026-10-07T12:00:00Z">
        <w:r>
          <w:rPr>
            <w:rFonts w:ascii="Consolas" w:hAnsi="Consolas" w:cs="Consolas"/>
            <w:sz w:val="14"/>
            <w:szCs w:val="14"/>
          </w:rPr>
          <w:t xml:space="preserve">405  </w:t>
        </w:r>
      </w:ins>
    </w:p>
    <w:p>
      <w:pPr>
        <w:shd w:val="clear" w:color="auto" w:fill="F7F7F7"/>
        <w:spacing w:before="0" w:after="0" w:line="180" w:lineRule="exact"/>
        <w:ind w:left="0" w:firstLine="0"/>
        <w:jc w:val="left"/>
        <w:rPr>
          <w:ins w:id="882789" w:author="Claude" w:date="2026-10-07T12:00:00Z"/>
        </w:rPr>
      </w:pPr>
      <w:ins w:id="883195" w:author="Claude" w:date="2026-10-07T12:00:00Z">
        <w:r>
          <w:rPr>
            <w:rFonts w:ascii="Consolas" w:hAnsi="Consolas" w:cs="Consolas"/>
            <w:sz w:val="14"/>
            <w:szCs w:val="14"/>
          </w:rPr>
          <w:t xml:space="preserve">406  @dataclass</w:t>
        </w:r>
      </w:ins>
    </w:p>
    <w:p>
      <w:pPr>
        <w:shd w:val="clear" w:color="auto" w:fill="F7F7F7"/>
        <w:spacing w:before="0" w:after="0" w:line="180" w:lineRule="exact"/>
        <w:ind w:left="0" w:firstLine="0"/>
        <w:jc w:val="left"/>
        <w:rPr>
          <w:ins w:id="882789" w:author="Claude" w:date="2026-10-07T12:00:00Z"/>
        </w:rPr>
      </w:pPr>
      <w:ins w:id="883196" w:author="Claude" w:date="2026-10-07T12:00:00Z">
        <w:r>
          <w:rPr>
            <w:rFonts w:ascii="Consolas" w:hAnsi="Consolas" w:cs="Consolas"/>
            <w:sz w:val="14"/>
            <w:szCs w:val="14"/>
          </w:rPr>
          <w:t xml:space="preserve">407  class EVTEASConfig:</w:t>
        </w:r>
      </w:ins>
    </w:p>
    <w:p>
      <w:pPr>
        <w:shd w:val="clear" w:color="auto" w:fill="F7F7F7"/>
        <w:spacing w:before="0" w:after="0" w:line="180" w:lineRule="exact"/>
        <w:ind w:left="0" w:firstLine="0"/>
        <w:jc w:val="left"/>
        <w:rPr>
          <w:ins w:id="882789" w:author="Claude" w:date="2026-10-07T12:00:00Z"/>
        </w:rPr>
      </w:pPr>
      <w:ins w:id="883197" w:author="Claude" w:date="2026-10-07T12:00:00Z">
        <w:r>
          <w:rPr>
            <w:rFonts w:ascii="Consolas" w:hAnsi="Consolas" w:cs="Consolas"/>
            <w:sz w:val="14"/>
            <w:szCs w:val="14"/>
          </w:rPr>
          <w:t xml:space="preserve">408      projeto: str = "Projeto de Piscicultura — EVTEAS-Py"</w:t>
        </w:r>
      </w:ins>
    </w:p>
    <w:p>
      <w:pPr>
        <w:shd w:val="clear" w:color="auto" w:fill="F7F7F7"/>
        <w:spacing w:before="0" w:after="0" w:line="180" w:lineRule="exact"/>
        <w:ind w:left="0" w:firstLine="0"/>
        <w:jc w:val="left"/>
        <w:rPr>
          <w:ins w:id="882789" w:author="Claude" w:date="2026-10-07T12:00:00Z"/>
        </w:rPr>
      </w:pPr>
      <w:ins w:id="883198" w:author="Claude" w:date="2026-10-07T12:00:00Z">
        <w:r>
          <w:rPr>
            <w:rFonts w:ascii="Consolas" w:hAnsi="Consolas" w:cs="Consolas"/>
            <w:sz w:val="14"/>
            <w:szCs w:val="14"/>
          </w:rPr>
          <w:t xml:space="preserve">409      autor: str = "Rafael Alves Bastos"</w:t>
        </w:r>
      </w:ins>
    </w:p>
    <w:p>
      <w:pPr>
        <w:shd w:val="clear" w:color="auto" w:fill="F7F7F7"/>
        <w:spacing w:before="0" w:after="0" w:line="180" w:lineRule="exact"/>
        <w:ind w:left="0" w:firstLine="0"/>
        <w:jc w:val="left"/>
        <w:rPr>
          <w:ins w:id="882789" w:author="Claude" w:date="2026-10-07T12:00:00Z"/>
        </w:rPr>
      </w:pPr>
      <w:ins w:id="883199" w:author="Claude" w:date="2026-10-07T12:00:00Z">
        <w:r>
          <w:rPr>
            <w:rFonts w:ascii="Consolas" w:hAnsi="Consolas" w:cs="Consolas"/>
            <w:sz w:val="14"/>
            <w:szCs w:val="14"/>
          </w:rPr>
          <w:t xml:space="preserve">410      versao: str = VERSAO</w:t>
        </w:r>
      </w:ins>
    </w:p>
    <w:p>
      <w:pPr>
        <w:shd w:val="clear" w:color="auto" w:fill="F7F7F7"/>
        <w:spacing w:before="0" w:after="0" w:line="180" w:lineRule="exact"/>
        <w:ind w:left="0" w:firstLine="0"/>
        <w:jc w:val="left"/>
        <w:rPr>
          <w:ins w:id="882789" w:author="Claude" w:date="2026-10-07T12:00:00Z"/>
        </w:rPr>
      </w:pPr>
      <w:ins w:id="883200" w:author="Claude" w:date="2026-10-07T12:00:00Z">
        <w:r>
          <w:rPr>
            <w:rFonts w:ascii="Consolas" w:hAnsi="Consolas" w:cs="Consolas"/>
            <w:sz w:val="14"/>
            <w:szCs w:val="14"/>
          </w:rPr>
          <w:t xml:space="preserve">411      tecnico: TecnicoConfig = field(default_factory=TecnicoConfig)</w:t>
        </w:r>
      </w:ins>
    </w:p>
    <w:p>
      <w:pPr>
        <w:shd w:val="clear" w:color="auto" w:fill="F7F7F7"/>
        <w:spacing w:before="0" w:after="0" w:line="180" w:lineRule="exact"/>
        <w:ind w:left="0" w:firstLine="0"/>
        <w:jc w:val="left"/>
        <w:rPr>
          <w:ins w:id="882789" w:author="Claude" w:date="2026-10-07T12:00:00Z"/>
        </w:rPr>
      </w:pPr>
      <w:ins w:id="883201" w:author="Claude" w:date="2026-10-07T12:00:00Z">
        <w:r>
          <w:rPr>
            <w:rFonts w:ascii="Consolas" w:hAnsi="Consolas" w:cs="Consolas"/>
            <w:sz w:val="14"/>
            <w:szCs w:val="14"/>
          </w:rPr>
          <w:t xml:space="preserve">412      economico: EconomicoConfig = field(default_factory=EconomicoConfig)</w:t>
        </w:r>
      </w:ins>
    </w:p>
    <w:p>
      <w:pPr>
        <w:shd w:val="clear" w:color="auto" w:fill="F7F7F7"/>
        <w:spacing w:before="0" w:after="0" w:line="180" w:lineRule="exact"/>
        <w:ind w:left="0" w:firstLine="0"/>
        <w:jc w:val="left"/>
        <w:rPr>
          <w:ins w:id="882789" w:author="Claude" w:date="2026-10-07T12:00:00Z"/>
        </w:rPr>
      </w:pPr>
      <w:ins w:id="883202" w:author="Claude" w:date="2026-10-07T12:00:00Z">
        <w:r>
          <w:rPr>
            <w:rFonts w:ascii="Consolas" w:hAnsi="Consolas" w:cs="Consolas"/>
            <w:sz w:val="14"/>
            <w:szCs w:val="14"/>
          </w:rPr>
          <w:t xml:space="preserve">413      ambiental: AmbientalConfig = field(default_factory=AmbientalConfig)</w:t>
        </w:r>
      </w:ins>
    </w:p>
    <w:p>
      <w:pPr>
        <w:shd w:val="clear" w:color="auto" w:fill="F7F7F7"/>
        <w:spacing w:before="0" w:after="0" w:line="180" w:lineRule="exact"/>
        <w:ind w:left="0" w:firstLine="0"/>
        <w:jc w:val="left"/>
        <w:rPr>
          <w:ins w:id="882789" w:author="Claude" w:date="2026-10-07T12:00:00Z"/>
        </w:rPr>
      </w:pPr>
      <w:ins w:id="883203" w:author="Claude" w:date="2026-10-07T12:00:00Z">
        <w:r>
          <w:rPr>
            <w:rFonts w:ascii="Consolas" w:hAnsi="Consolas" w:cs="Consolas"/>
            <w:sz w:val="14"/>
            <w:szCs w:val="14"/>
          </w:rPr>
          <w:t xml:space="preserve">414      social: SocialConfig = field(default_factory=SocialConfig)</w:t>
        </w:r>
      </w:ins>
    </w:p>
    <w:p>
      <w:pPr>
        <w:shd w:val="clear" w:color="auto" w:fill="F7F7F7"/>
        <w:spacing w:before="0" w:after="0" w:line="180" w:lineRule="exact"/>
        <w:ind w:left="0" w:firstLine="0"/>
        <w:jc w:val="left"/>
        <w:rPr>
          <w:ins w:id="882789" w:author="Claude" w:date="2026-10-07T12:00:00Z"/>
        </w:rPr>
      </w:pPr>
      <w:ins w:id="883204" w:author="Claude" w:date="2026-10-07T12:00:00Z">
        <w:r>
          <w:rPr>
            <w:rFonts w:ascii="Consolas" w:hAnsi="Consolas" w:cs="Consolas"/>
            <w:sz w:val="14"/>
            <w:szCs w:val="14"/>
          </w:rPr>
          <w:t xml:space="preserve">415      governanca: GovernancaConfig = field(default_factory=GovernancaConfig)</w:t>
        </w:r>
      </w:ins>
    </w:p>
    <w:p>
      <w:pPr>
        <w:shd w:val="clear" w:color="auto" w:fill="F7F7F7"/>
        <w:spacing w:before="0" w:after="0" w:line="180" w:lineRule="exact"/>
        <w:ind w:left="0" w:firstLine="0"/>
        <w:jc w:val="left"/>
        <w:rPr>
          <w:ins w:id="882789" w:author="Claude" w:date="2026-10-07T12:00:00Z"/>
        </w:rPr>
      </w:pPr>
      <w:ins w:id="883205" w:author="Claude" w:date="2026-10-07T12:00:00Z">
        <w:r>
          <w:rPr>
            <w:rFonts w:ascii="Consolas" w:hAnsi="Consolas" w:cs="Consolas"/>
            <w:sz w:val="14"/>
            <w:szCs w:val="14"/>
          </w:rPr>
          <w:t xml:space="preserve">416      pesos: PesosConfig = field(default_factory=PesosConfig)</w:t>
        </w:r>
      </w:ins>
    </w:p>
    <w:p>
      <w:pPr>
        <w:shd w:val="clear" w:color="auto" w:fill="F7F7F7"/>
        <w:spacing w:before="0" w:after="0" w:line="180" w:lineRule="exact"/>
        <w:ind w:left="0" w:firstLine="0"/>
        <w:jc w:val="left"/>
        <w:rPr>
          <w:ins w:id="882789" w:author="Claude" w:date="2026-10-07T12:00:00Z"/>
        </w:rPr>
      </w:pPr>
      <w:ins w:id="883206" w:author="Claude" w:date="2026-10-07T12:00:00Z">
        <w:r>
          <w:rPr>
            <w:rFonts w:ascii="Consolas" w:hAnsi="Consolas" w:cs="Consolas"/>
            <w:sz w:val="14"/>
            <w:szCs w:val="14"/>
          </w:rPr>
          <w:t xml:space="preserve">417      decisao: DecisaoConfig = field(default_factory=DecisaoConfig)</w:t>
        </w:r>
      </w:ins>
    </w:p>
    <w:p>
      <w:pPr>
        <w:shd w:val="clear" w:color="auto" w:fill="F7F7F7"/>
        <w:spacing w:before="0" w:after="0" w:line="180" w:lineRule="exact"/>
        <w:ind w:left="0" w:firstLine="0"/>
        <w:jc w:val="left"/>
        <w:rPr>
          <w:ins w:id="882789" w:author="Claude" w:date="2026-10-07T12:00:00Z"/>
        </w:rPr>
      </w:pPr>
      <w:ins w:id="883207" w:author="Claude" w:date="2026-10-07T12:00:00Z">
        <w:r>
          <w:rPr>
            <w:rFonts w:ascii="Consolas" w:hAnsi="Consolas" w:cs="Consolas"/>
            <w:sz w:val="14"/>
            <w:szCs w:val="14"/>
          </w:rPr>
          <w:t xml:space="preserve">418      monte_carlo: MonteCarloConfig = field(default_factory=MonteCarloConfig)</w:t>
        </w:r>
      </w:ins>
    </w:p>
    <w:p>
      <w:pPr>
        <w:shd w:val="clear" w:color="auto" w:fill="F7F7F7"/>
        <w:spacing w:before="0" w:after="0" w:line="180" w:lineRule="exact"/>
        <w:ind w:left="0" w:firstLine="0"/>
        <w:jc w:val="left"/>
        <w:rPr>
          <w:ins w:id="882789" w:author="Claude" w:date="2026-10-07T12:00:00Z"/>
        </w:rPr>
      </w:pPr>
      <w:ins w:id="883208" w:author="Claude" w:date="2026-10-07T12:00:00Z">
        <w:r>
          <w:rPr>
            <w:rFonts w:ascii="Consolas" w:hAnsi="Consolas" w:cs="Consolas"/>
            <w:sz w:val="14"/>
            <w:szCs w:val="14"/>
          </w:rPr>
          <w:t xml:space="preserve">419      fontes: Dict[str, Fonte] = field(default_factory=dict)  # "bloco.campo" -&gt; Fonte</w:t>
        </w:r>
      </w:ins>
    </w:p>
    <w:p>
      <w:pPr>
        <w:shd w:val="clear" w:color="auto" w:fill="F7F7F7"/>
        <w:spacing w:before="0" w:after="0" w:line="180" w:lineRule="exact"/>
        <w:ind w:left="0" w:firstLine="0"/>
        <w:jc w:val="left"/>
        <w:rPr>
          <w:ins w:id="882789" w:author="Claude" w:date="2026-10-07T12:00:00Z"/>
        </w:rPr>
      </w:pPr>
      <w:ins w:id="883209" w:author="Claude" w:date="2026-10-07T12:00:00Z">
        <w:r>
          <w:rPr>
            <w:rFonts w:ascii="Consolas" w:hAnsi="Consolas" w:cs="Consolas"/>
            <w:sz w:val="14"/>
            <w:szCs w:val="14"/>
          </w:rPr>
          <w:t xml:space="preserve">420  </w:t>
        </w:r>
      </w:ins>
    </w:p>
    <w:p>
      <w:pPr>
        <w:shd w:val="clear" w:color="auto" w:fill="F7F7F7"/>
        <w:spacing w:before="0" w:after="0" w:line="180" w:lineRule="exact"/>
        <w:ind w:left="0" w:firstLine="0"/>
        <w:jc w:val="left"/>
        <w:rPr>
          <w:ins w:id="882789" w:author="Claude" w:date="2026-10-07T12:00:00Z"/>
        </w:rPr>
      </w:pPr>
      <w:ins w:id="883210" w:author="Claude" w:date="2026-10-07T12:00:00Z">
        <w:r>
          <w:rPr>
            <w:rFonts w:ascii="Consolas" w:hAnsi="Consolas" w:cs="Consolas"/>
            <w:sz w:val="14"/>
            <w:szCs w:val="14"/>
          </w:rPr>
          <w:t xml:space="preserve">421  </w:t>
        </w:r>
      </w:ins>
    </w:p>
    <w:p>
      <w:pPr>
        <w:shd w:val="clear" w:color="auto" w:fill="F7F7F7"/>
        <w:spacing w:before="0" w:after="0" w:line="180" w:lineRule="exact"/>
        <w:ind w:left="0" w:firstLine="0"/>
        <w:jc w:val="left"/>
        <w:rPr>
          <w:ins w:id="882789" w:author="Claude" w:date="2026-10-07T12:00:00Z"/>
        </w:rPr>
      </w:pPr>
      <w:ins w:id="883211" w:author="Claude" w:date="2026-10-07T12:00:00Z">
        <w:r>
          <w:rPr>
            <w:rFonts w:ascii="Consolas" w:hAnsi="Consolas" w:cs="Consolas"/>
            <w:sz w:val="14"/>
            <w:szCs w:val="14"/>
          </w:rPr>
          <w:t xml:space="preserve">422  # ---------------------------------------------------------------------------</w:t>
        </w:r>
      </w:ins>
    </w:p>
    <w:p>
      <w:pPr>
        <w:shd w:val="clear" w:color="auto" w:fill="F7F7F7"/>
        <w:spacing w:before="0" w:after="0" w:line="180" w:lineRule="exact"/>
        <w:ind w:left="0" w:firstLine="0"/>
        <w:jc w:val="left"/>
        <w:rPr>
          <w:ins w:id="882789" w:author="Claude" w:date="2026-10-07T12:00:00Z"/>
        </w:rPr>
      </w:pPr>
      <w:ins w:id="883212" w:author="Claude" w:date="2026-10-07T12:00:00Z">
        <w:r>
          <w:rPr>
            <w:rFonts w:ascii="Consolas" w:hAnsi="Consolas" w:cs="Consolas"/>
            <w:sz w:val="14"/>
            <w:szCs w:val="14"/>
          </w:rPr>
          <w:t xml:space="preserve">423  # Acesso por caminho ("bloco.campo") e (de)serialização</w:t>
        </w:r>
      </w:ins>
    </w:p>
    <w:p>
      <w:pPr>
        <w:shd w:val="clear" w:color="auto" w:fill="F7F7F7"/>
        <w:spacing w:before="0" w:after="0" w:line="180" w:lineRule="exact"/>
        <w:ind w:left="0" w:firstLine="0"/>
        <w:jc w:val="left"/>
        <w:rPr>
          <w:ins w:id="882789" w:author="Claude" w:date="2026-10-07T12:00:00Z"/>
        </w:rPr>
      </w:pPr>
      <w:ins w:id="883213" w:author="Claude" w:date="2026-10-07T12:00:00Z">
        <w:r>
          <w:rPr>
            <w:rFonts w:ascii="Consolas" w:hAnsi="Consolas" w:cs="Consolas"/>
            <w:sz w:val="14"/>
            <w:szCs w:val="14"/>
          </w:rPr>
          <w:t xml:space="preserve">424  # ---------------------------------------------------------------------------</w:t>
        </w:r>
      </w:ins>
    </w:p>
    <w:p>
      <w:pPr>
        <w:shd w:val="clear" w:color="auto" w:fill="F7F7F7"/>
        <w:spacing w:before="0" w:after="0" w:line="180" w:lineRule="exact"/>
        <w:ind w:left="0" w:firstLine="0"/>
        <w:jc w:val="left"/>
        <w:rPr>
          <w:ins w:id="882789" w:author="Claude" w:date="2026-10-07T12:00:00Z"/>
        </w:rPr>
      </w:pPr>
      <w:ins w:id="883214" w:author="Claude" w:date="2026-10-07T12:00:00Z">
        <w:r>
          <w:rPr>
            <w:rFonts w:ascii="Consolas" w:hAnsi="Consolas" w:cs="Consolas"/>
            <w:sz w:val="14"/>
            <w:szCs w:val="14"/>
          </w:rPr>
          <w:t xml:space="preserve">425  </w:t>
        </w:r>
      </w:ins>
    </w:p>
    <w:p>
      <w:pPr>
        <w:shd w:val="clear" w:color="auto" w:fill="F7F7F7"/>
        <w:spacing w:before="0" w:after="0" w:line="180" w:lineRule="exact"/>
        <w:ind w:left="0" w:firstLine="0"/>
        <w:jc w:val="left"/>
        <w:rPr>
          <w:ins w:id="882789" w:author="Claude" w:date="2026-10-07T12:00:00Z"/>
        </w:rPr>
      </w:pPr>
      <w:ins w:id="883215" w:author="Claude" w:date="2026-10-07T12:00:00Z">
        <w:r>
          <w:rPr>
            <w:rFonts w:ascii="Consolas" w:hAnsi="Consolas" w:cs="Consolas"/>
            <w:sz w:val="14"/>
            <w:szCs w:val="14"/>
          </w:rPr>
          <w:t xml:space="preserve">426  def obter_por_caminho(cfg: EVTEASConfig, caminho: str) -&gt; Any:</w:t>
        </w:r>
      </w:ins>
    </w:p>
    <w:p>
      <w:pPr>
        <w:shd w:val="clear" w:color="auto" w:fill="F7F7F7"/>
        <w:spacing w:before="0" w:after="0" w:line="180" w:lineRule="exact"/>
        <w:ind w:left="0" w:firstLine="0"/>
        <w:jc w:val="left"/>
        <w:rPr>
          <w:ins w:id="882789" w:author="Claude" w:date="2026-10-07T12:00:00Z"/>
        </w:rPr>
      </w:pPr>
      <w:ins w:id="883216" w:author="Claude" w:date="2026-10-07T12:00:00Z">
        <w:r>
          <w:rPr>
            <w:rFonts w:ascii="Consolas" w:hAnsi="Consolas" w:cs="Consolas"/>
            <w:sz w:val="14"/>
            <w:szCs w:val="14"/>
          </w:rPr>
          <w:t xml:space="preserve">427      obj: Any = cfg</w:t>
        </w:r>
      </w:ins>
    </w:p>
    <w:p>
      <w:pPr>
        <w:shd w:val="clear" w:color="auto" w:fill="F7F7F7"/>
        <w:spacing w:before="0" w:after="0" w:line="180" w:lineRule="exact"/>
        <w:ind w:left="0" w:firstLine="0"/>
        <w:jc w:val="left"/>
        <w:rPr>
          <w:ins w:id="882789" w:author="Claude" w:date="2026-10-07T12:00:00Z"/>
        </w:rPr>
      </w:pPr>
      <w:ins w:id="883217" w:author="Claude" w:date="2026-10-07T12:00:00Z">
        <w:r>
          <w:rPr>
            <w:rFonts w:ascii="Consolas" w:hAnsi="Consolas" w:cs="Consolas"/>
            <w:sz w:val="14"/>
            <w:szCs w:val="14"/>
          </w:rPr>
          <w:t xml:space="preserve">428      for parte in caminho.split("."):</w:t>
        </w:r>
      </w:ins>
    </w:p>
    <w:p>
      <w:pPr>
        <w:shd w:val="clear" w:color="auto" w:fill="F7F7F7"/>
        <w:spacing w:before="0" w:after="0" w:line="180" w:lineRule="exact"/>
        <w:ind w:left="0" w:firstLine="0"/>
        <w:jc w:val="left"/>
        <w:rPr>
          <w:ins w:id="882789" w:author="Claude" w:date="2026-10-07T12:00:00Z"/>
        </w:rPr>
      </w:pPr>
      <w:ins w:id="883218" w:author="Claude" w:date="2026-10-07T12:00:00Z">
        <w:r>
          <w:rPr>
            <w:rFonts w:ascii="Consolas" w:hAnsi="Consolas" w:cs="Consolas"/>
            <w:sz w:val="14"/>
            <w:szCs w:val="14"/>
          </w:rPr>
          <w:t xml:space="preserve">429          obj = getattr(obj, parte)</w:t>
        </w:r>
      </w:ins>
    </w:p>
    <w:p>
      <w:pPr>
        <w:shd w:val="clear" w:color="auto" w:fill="F7F7F7"/>
        <w:spacing w:before="0" w:after="0" w:line="180" w:lineRule="exact"/>
        <w:ind w:left="0" w:firstLine="0"/>
        <w:jc w:val="left"/>
        <w:rPr>
          <w:ins w:id="882789" w:author="Claude" w:date="2026-10-07T12:00:00Z"/>
        </w:rPr>
      </w:pPr>
      <w:ins w:id="883219" w:author="Claude" w:date="2026-10-07T12:00:00Z">
        <w:r>
          <w:rPr>
            <w:rFonts w:ascii="Consolas" w:hAnsi="Consolas" w:cs="Consolas"/>
            <w:sz w:val="14"/>
            <w:szCs w:val="14"/>
          </w:rPr>
          <w:t xml:space="preserve">430      return obj</w:t>
        </w:r>
      </w:ins>
    </w:p>
    <w:p>
      <w:pPr>
        <w:shd w:val="clear" w:color="auto" w:fill="F7F7F7"/>
        <w:spacing w:before="0" w:after="0" w:line="180" w:lineRule="exact"/>
        <w:ind w:left="0" w:firstLine="0"/>
        <w:jc w:val="left"/>
        <w:rPr>
          <w:ins w:id="882789" w:author="Claude" w:date="2026-10-07T12:00:00Z"/>
        </w:rPr>
      </w:pPr>
      <w:ins w:id="883220" w:author="Claude" w:date="2026-10-07T12:00:00Z">
        <w:r>
          <w:rPr>
            <w:rFonts w:ascii="Consolas" w:hAnsi="Consolas" w:cs="Consolas"/>
            <w:sz w:val="14"/>
            <w:szCs w:val="14"/>
          </w:rPr>
          <w:t xml:space="preserve">431  </w:t>
        </w:r>
      </w:ins>
    </w:p>
    <w:p>
      <w:pPr>
        <w:shd w:val="clear" w:color="auto" w:fill="F7F7F7"/>
        <w:spacing w:before="0" w:after="0" w:line="180" w:lineRule="exact"/>
        <w:ind w:left="0" w:firstLine="0"/>
        <w:jc w:val="left"/>
        <w:rPr>
          <w:ins w:id="882789" w:author="Claude" w:date="2026-10-07T12:00:00Z"/>
        </w:rPr>
      </w:pPr>
      <w:ins w:id="883221" w:author="Claude" w:date="2026-10-07T12:00:00Z">
        <w:r>
          <w:rPr>
            <w:rFonts w:ascii="Consolas" w:hAnsi="Consolas" w:cs="Consolas"/>
            <w:sz w:val="14"/>
            <w:szCs w:val="14"/>
          </w:rPr>
          <w:t xml:space="preserve">432  </w:t>
        </w:r>
      </w:ins>
    </w:p>
    <w:p>
      <w:pPr>
        <w:shd w:val="clear" w:color="auto" w:fill="F7F7F7"/>
        <w:spacing w:before="0" w:after="0" w:line="180" w:lineRule="exact"/>
        <w:ind w:left="0" w:firstLine="0"/>
        <w:jc w:val="left"/>
        <w:rPr>
          <w:ins w:id="882789" w:author="Claude" w:date="2026-10-07T12:00:00Z"/>
        </w:rPr>
      </w:pPr>
      <w:ins w:id="883222" w:author="Claude" w:date="2026-10-07T12:00:00Z">
        <w:r>
          <w:rPr>
            <w:rFonts w:ascii="Consolas" w:hAnsi="Consolas" w:cs="Consolas"/>
            <w:sz w:val="14"/>
            <w:szCs w:val="14"/>
          </w:rPr>
          <w:t xml:space="preserve">433  def definir_por_caminho(cfg: EVTEASConfig, caminho: str, valor: Any) -&gt; None:</w:t>
        </w:r>
      </w:ins>
    </w:p>
    <w:p>
      <w:pPr>
        <w:shd w:val="clear" w:color="auto" w:fill="F7F7F7"/>
        <w:spacing w:before="0" w:after="0" w:line="180" w:lineRule="exact"/>
        <w:ind w:left="0" w:firstLine="0"/>
        <w:jc w:val="left"/>
        <w:rPr>
          <w:ins w:id="882789" w:author="Claude" w:date="2026-10-07T12:00:00Z"/>
        </w:rPr>
      </w:pPr>
      <w:ins w:id="883223" w:author="Claude" w:date="2026-10-07T12:00:00Z">
        <w:r>
          <w:rPr>
            <w:rFonts w:ascii="Consolas" w:hAnsi="Consolas" w:cs="Consolas"/>
            <w:sz w:val="14"/>
            <w:szCs w:val="14"/>
          </w:rPr>
          <w:t xml:space="preserve">434      partes = caminho.split(".")</w:t>
        </w:r>
      </w:ins>
    </w:p>
    <w:p>
      <w:pPr>
        <w:shd w:val="clear" w:color="auto" w:fill="F7F7F7"/>
        <w:spacing w:before="0" w:after="0" w:line="180" w:lineRule="exact"/>
        <w:ind w:left="0" w:firstLine="0"/>
        <w:jc w:val="left"/>
        <w:rPr>
          <w:ins w:id="882789" w:author="Claude" w:date="2026-10-07T12:00:00Z"/>
        </w:rPr>
      </w:pPr>
      <w:ins w:id="883224" w:author="Claude" w:date="2026-10-07T12:00:00Z">
        <w:r>
          <w:rPr>
            <w:rFonts w:ascii="Consolas" w:hAnsi="Consolas" w:cs="Consolas"/>
            <w:sz w:val="14"/>
            <w:szCs w:val="14"/>
          </w:rPr>
          <w:t xml:space="preserve">435      obj: Any = cfg</w:t>
        </w:r>
      </w:ins>
    </w:p>
    <w:p>
      <w:pPr>
        <w:shd w:val="clear" w:color="auto" w:fill="F7F7F7"/>
        <w:spacing w:before="0" w:after="0" w:line="180" w:lineRule="exact"/>
        <w:ind w:left="0" w:firstLine="0"/>
        <w:jc w:val="left"/>
        <w:rPr>
          <w:ins w:id="882789" w:author="Claude" w:date="2026-10-07T12:00:00Z"/>
        </w:rPr>
      </w:pPr>
      <w:ins w:id="883225" w:author="Claude" w:date="2026-10-07T12:00:00Z">
        <w:r>
          <w:rPr>
            <w:rFonts w:ascii="Consolas" w:hAnsi="Consolas" w:cs="Consolas"/>
            <w:sz w:val="14"/>
            <w:szCs w:val="14"/>
          </w:rPr>
          <w:t xml:space="preserve">436      for parte in partes[:-1]:</w:t>
        </w:r>
      </w:ins>
    </w:p>
    <w:p>
      <w:pPr>
        <w:shd w:val="clear" w:color="auto" w:fill="F7F7F7"/>
        <w:spacing w:before="0" w:after="0" w:line="180" w:lineRule="exact"/>
        <w:ind w:left="0" w:firstLine="0"/>
        <w:jc w:val="left"/>
        <w:rPr>
          <w:ins w:id="882789" w:author="Claude" w:date="2026-10-07T12:00:00Z"/>
        </w:rPr>
      </w:pPr>
      <w:ins w:id="883226" w:author="Claude" w:date="2026-10-07T12:00:00Z">
        <w:r>
          <w:rPr>
            <w:rFonts w:ascii="Consolas" w:hAnsi="Consolas" w:cs="Consolas"/>
            <w:sz w:val="14"/>
            <w:szCs w:val="14"/>
          </w:rPr>
          <w:t xml:space="preserve">437          obj = getattr(obj, parte)</w:t>
        </w:r>
      </w:ins>
    </w:p>
    <w:p>
      <w:pPr>
        <w:shd w:val="clear" w:color="auto" w:fill="F7F7F7"/>
        <w:spacing w:before="0" w:after="0" w:line="180" w:lineRule="exact"/>
        <w:ind w:left="0" w:firstLine="0"/>
        <w:jc w:val="left"/>
        <w:rPr>
          <w:ins w:id="882789" w:author="Claude" w:date="2026-10-07T12:00:00Z"/>
        </w:rPr>
      </w:pPr>
      <w:ins w:id="883227" w:author="Claude" w:date="2026-10-07T12:00:00Z">
        <w:r>
          <w:rPr>
            <w:rFonts w:ascii="Consolas" w:hAnsi="Consolas" w:cs="Consolas"/>
            <w:sz w:val="14"/>
            <w:szCs w:val="14"/>
          </w:rPr>
          <w:t xml:space="preserve">438      if not hasattr(obj, partes[-1]):</w:t>
        </w:r>
      </w:ins>
    </w:p>
    <w:p>
      <w:pPr>
        <w:shd w:val="clear" w:color="auto" w:fill="F7F7F7"/>
        <w:spacing w:before="0" w:after="0" w:line="180" w:lineRule="exact"/>
        <w:ind w:left="0" w:firstLine="0"/>
        <w:jc w:val="left"/>
        <w:rPr>
          <w:ins w:id="882789" w:author="Claude" w:date="2026-10-07T12:00:00Z"/>
        </w:rPr>
      </w:pPr>
      <w:ins w:id="883228" w:author="Claude" w:date="2026-10-07T12:00:00Z">
        <w:r>
          <w:rPr>
            <w:rFonts w:ascii="Consolas" w:hAnsi="Consolas" w:cs="Consolas"/>
            <w:sz w:val="14"/>
            <w:szCs w:val="14"/>
          </w:rPr>
          <w:t xml:space="preserve">439          raise AttributeError(f"Parâmetro inexistente: {caminho}")</w:t>
        </w:r>
      </w:ins>
    </w:p>
    <w:p>
      <w:pPr>
        <w:shd w:val="clear" w:color="auto" w:fill="F7F7F7"/>
        <w:spacing w:before="0" w:after="0" w:line="180" w:lineRule="exact"/>
        <w:ind w:left="0" w:firstLine="0"/>
        <w:jc w:val="left"/>
        <w:rPr>
          <w:ins w:id="882789" w:author="Claude" w:date="2026-10-07T12:00:00Z"/>
        </w:rPr>
      </w:pPr>
      <w:ins w:id="883229" w:author="Claude" w:date="2026-10-07T12:00:00Z">
        <w:r>
          <w:rPr>
            <w:rFonts w:ascii="Consolas" w:hAnsi="Consolas" w:cs="Consolas"/>
            <w:sz w:val="14"/>
            <w:szCs w:val="14"/>
          </w:rPr>
          <w:t xml:space="preserve">440      setattr(obj, partes[-1], valor)</w:t>
        </w:r>
      </w:ins>
    </w:p>
    <w:p>
      <w:pPr>
        <w:shd w:val="clear" w:color="auto" w:fill="F7F7F7"/>
        <w:spacing w:before="0" w:after="0" w:line="180" w:lineRule="exact"/>
        <w:ind w:left="0" w:firstLine="0"/>
        <w:jc w:val="left"/>
        <w:rPr>
          <w:ins w:id="882789" w:author="Claude" w:date="2026-10-07T12:00:00Z"/>
        </w:rPr>
      </w:pPr>
      <w:ins w:id="883230" w:author="Claude" w:date="2026-10-07T12:00:00Z">
        <w:r>
          <w:rPr>
            <w:rFonts w:ascii="Consolas" w:hAnsi="Consolas" w:cs="Consolas"/>
            <w:sz w:val="14"/>
            <w:szCs w:val="14"/>
          </w:rPr>
          <w:t xml:space="preserve">441  </w:t>
        </w:r>
      </w:ins>
    </w:p>
    <w:p>
      <w:pPr>
        <w:shd w:val="clear" w:color="auto" w:fill="F7F7F7"/>
        <w:spacing w:before="0" w:after="0" w:line="180" w:lineRule="exact"/>
        <w:ind w:left="0" w:firstLine="0"/>
        <w:jc w:val="left"/>
        <w:rPr>
          <w:ins w:id="882789" w:author="Claude" w:date="2026-10-07T12:00:00Z"/>
        </w:rPr>
      </w:pPr>
      <w:ins w:id="883231" w:author="Claude" w:date="2026-10-07T12:00:00Z">
        <w:r>
          <w:rPr>
            <w:rFonts w:ascii="Consolas" w:hAnsi="Consolas" w:cs="Consolas"/>
            <w:sz w:val="14"/>
            <w:szCs w:val="14"/>
          </w:rPr>
          <w:t xml:space="preserve">442  </w:t>
        </w:r>
      </w:ins>
    </w:p>
    <w:p>
      <w:pPr>
        <w:shd w:val="clear" w:color="auto" w:fill="F7F7F7"/>
        <w:spacing w:before="0" w:after="0" w:line="180" w:lineRule="exact"/>
        <w:ind w:left="0" w:firstLine="0"/>
        <w:jc w:val="left"/>
        <w:rPr>
          <w:ins w:id="882789" w:author="Claude" w:date="2026-10-07T12:00:00Z"/>
        </w:rPr>
      </w:pPr>
      <w:ins w:id="883232" w:author="Claude" w:date="2026-10-07T12:00:00Z">
        <w:r>
          <w:rPr>
            <w:rFonts w:ascii="Consolas" w:hAnsi="Consolas" w:cs="Consolas"/>
            <w:sz w:val="14"/>
            <w:szCs w:val="14"/>
          </w:rPr>
          <w:t xml:space="preserve">443  def caminhos_numericos(cfg: EVTEASConfig) -&gt; List[str]:</w:t>
        </w:r>
      </w:ins>
    </w:p>
    <w:p>
      <w:pPr>
        <w:shd w:val="clear" w:color="auto" w:fill="F7F7F7"/>
        <w:spacing w:before="0" w:after="0" w:line="180" w:lineRule="exact"/>
        <w:ind w:left="0" w:firstLine="0"/>
        <w:jc w:val="left"/>
        <w:rPr>
          <w:ins w:id="882789" w:author="Claude" w:date="2026-10-07T12:00:00Z"/>
        </w:rPr>
      </w:pPr>
      <w:ins w:id="883233" w:author="Claude" w:date="2026-10-07T12:00:00Z">
        <w:r>
          <w:rPr>
            <w:rFonts w:ascii="Consolas" w:hAnsi="Consolas" w:cs="Consolas"/>
            <w:sz w:val="14"/>
            <w:szCs w:val="14"/>
          </w:rPr>
          <w:t xml:space="preserve">444      """Lista os parâmetros numéricos escalares da configuração."""</w:t>
        </w:r>
      </w:ins>
    </w:p>
    <w:p>
      <w:pPr>
        <w:shd w:val="clear" w:color="auto" w:fill="F7F7F7"/>
        <w:spacing w:before="0" w:after="0" w:line="180" w:lineRule="exact"/>
        <w:ind w:left="0" w:firstLine="0"/>
        <w:jc w:val="left"/>
        <w:rPr>
          <w:ins w:id="882789" w:author="Claude" w:date="2026-10-07T12:00:00Z"/>
        </w:rPr>
      </w:pPr>
      <w:ins w:id="883234" w:author="Claude" w:date="2026-10-07T12:00:00Z">
        <w:r>
          <w:rPr>
            <w:rFonts w:ascii="Consolas" w:hAnsi="Consolas" w:cs="Consolas"/>
            <w:sz w:val="14"/>
            <w:szCs w:val="14"/>
          </w:rPr>
          <w:t xml:space="preserve">445      saida = []</w:t>
        </w:r>
      </w:ins>
    </w:p>
    <w:p>
      <w:pPr>
        <w:shd w:val="clear" w:color="auto" w:fill="F7F7F7"/>
        <w:spacing w:before="0" w:after="0" w:line="180" w:lineRule="exact"/>
        <w:ind w:left="0" w:firstLine="0"/>
        <w:jc w:val="left"/>
        <w:rPr>
          <w:ins w:id="882789" w:author="Claude" w:date="2026-10-07T12:00:00Z"/>
        </w:rPr>
      </w:pPr>
      <w:ins w:id="883235" w:author="Claude" w:date="2026-10-07T12:00:00Z">
        <w:r>
          <w:rPr>
            <w:rFonts w:ascii="Consolas" w:hAnsi="Consolas" w:cs="Consolas"/>
            <w:sz w:val="14"/>
            <w:szCs w:val="14"/>
          </w:rPr>
          <w:t xml:space="preserve">446      for bloco in ("tecnico", "economico", "ambiental", "social"):</w:t>
        </w:r>
      </w:ins>
    </w:p>
    <w:p>
      <w:pPr>
        <w:shd w:val="clear" w:color="auto" w:fill="F7F7F7"/>
        <w:spacing w:before="0" w:after="0" w:line="180" w:lineRule="exact"/>
        <w:ind w:left="0" w:firstLine="0"/>
        <w:jc w:val="left"/>
        <w:rPr>
          <w:ins w:id="882789" w:author="Claude" w:date="2026-10-07T12:00:00Z"/>
        </w:rPr>
      </w:pPr>
      <w:ins w:id="883236" w:author="Claude" w:date="2026-10-07T12:00:00Z">
        <w:r>
          <w:rPr>
            <w:rFonts w:ascii="Consolas" w:hAnsi="Consolas" w:cs="Consolas"/>
            <w:sz w:val="14"/>
            <w:szCs w:val="14"/>
          </w:rPr>
          <w:t xml:space="preserve">447          obj = getattr(cfg, bloco)</w:t>
        </w:r>
      </w:ins>
    </w:p>
    <w:p>
      <w:pPr>
        <w:shd w:val="clear" w:color="auto" w:fill="F7F7F7"/>
        <w:spacing w:before="0" w:after="0" w:line="180" w:lineRule="exact"/>
        <w:ind w:left="0" w:firstLine="0"/>
        <w:jc w:val="left"/>
        <w:rPr>
          <w:ins w:id="882789" w:author="Claude" w:date="2026-10-07T12:00:00Z"/>
        </w:rPr>
      </w:pPr>
      <w:ins w:id="883237" w:author="Claude" w:date="2026-10-07T12:00:00Z">
        <w:r>
          <w:rPr>
            <w:rFonts w:ascii="Consolas" w:hAnsi="Consolas" w:cs="Consolas"/>
            <w:sz w:val="14"/>
            <w:szCs w:val="14"/>
          </w:rPr>
          <w:t xml:space="preserve">448          for f in fields(obj):</w:t>
        </w:r>
      </w:ins>
    </w:p>
    <w:p>
      <w:pPr>
        <w:shd w:val="clear" w:color="auto" w:fill="F7F7F7"/>
        <w:spacing w:before="0" w:after="0" w:line="180" w:lineRule="exact"/>
        <w:ind w:left="0" w:firstLine="0"/>
        <w:jc w:val="left"/>
        <w:rPr>
          <w:ins w:id="882789" w:author="Claude" w:date="2026-10-07T12:00:00Z"/>
        </w:rPr>
      </w:pPr>
      <w:ins w:id="883238" w:author="Claude" w:date="2026-10-07T12:00:00Z">
        <w:r>
          <w:rPr>
            <w:rFonts w:ascii="Consolas" w:hAnsi="Consolas" w:cs="Consolas"/>
            <w:sz w:val="14"/>
            <w:szCs w:val="14"/>
          </w:rPr>
          <w:t xml:space="preserve">449              v = getattr(obj, f.name)</w:t>
        </w:r>
      </w:ins>
    </w:p>
    <w:p>
      <w:pPr>
        <w:shd w:val="clear" w:color="auto" w:fill="F7F7F7"/>
        <w:spacing w:before="0" w:after="0" w:line="180" w:lineRule="exact"/>
        <w:ind w:left="0" w:firstLine="0"/>
        <w:jc w:val="left"/>
        <w:rPr>
          <w:ins w:id="882789" w:author="Claude" w:date="2026-10-07T12:00:00Z"/>
        </w:rPr>
      </w:pPr>
      <w:ins w:id="883239" w:author="Claude" w:date="2026-10-07T12:00:00Z">
        <w:r>
          <w:rPr>
            <w:rFonts w:ascii="Consolas" w:hAnsi="Consolas" w:cs="Consolas"/>
            <w:sz w:val="14"/>
            <w:szCs w:val="14"/>
          </w:rPr>
          <w:t xml:space="preserve">450              if isinstance(v, (int, float)) and not isinstance(v, bool):</w:t>
        </w:r>
      </w:ins>
    </w:p>
    <w:p>
      <w:pPr>
        <w:shd w:val="clear" w:color="auto" w:fill="F7F7F7"/>
        <w:spacing w:before="0" w:after="0" w:line="180" w:lineRule="exact"/>
        <w:ind w:left="0" w:firstLine="0"/>
        <w:jc w:val="left"/>
        <w:rPr>
          <w:ins w:id="882789" w:author="Claude" w:date="2026-10-07T12:00:00Z"/>
        </w:rPr>
      </w:pPr>
      <w:ins w:id="883240" w:author="Claude" w:date="2026-10-07T12:00:00Z">
        <w:r>
          <w:rPr>
            <w:rFonts w:ascii="Consolas" w:hAnsi="Consolas" w:cs="Consolas"/>
            <w:sz w:val="14"/>
            <w:szCs w:val="14"/>
          </w:rPr>
          <w:t xml:space="preserve">451                  saida.append(f"{bloco}.{f.name}")</w:t>
        </w:r>
      </w:ins>
    </w:p>
    <w:p>
      <w:pPr>
        <w:shd w:val="clear" w:color="auto" w:fill="F7F7F7"/>
        <w:spacing w:before="0" w:after="0" w:line="180" w:lineRule="exact"/>
        <w:ind w:left="0" w:firstLine="0"/>
        <w:jc w:val="left"/>
        <w:rPr>
          <w:ins w:id="882789" w:author="Claude" w:date="2026-10-07T12:00:00Z"/>
        </w:rPr>
      </w:pPr>
      <w:ins w:id="883241" w:author="Claude" w:date="2026-10-07T12:00:00Z">
        <w:r>
          <w:rPr>
            <w:rFonts w:ascii="Consolas" w:hAnsi="Consolas" w:cs="Consolas"/>
            <w:sz w:val="14"/>
            <w:szCs w:val="14"/>
          </w:rPr>
          <w:t xml:space="preserve">452      return saida</w:t>
        </w:r>
      </w:ins>
    </w:p>
    <w:p>
      <w:pPr>
        <w:shd w:val="clear" w:color="auto" w:fill="F7F7F7"/>
        <w:spacing w:before="0" w:after="0" w:line="180" w:lineRule="exact"/>
        <w:ind w:left="0" w:firstLine="0"/>
        <w:jc w:val="left"/>
        <w:rPr>
          <w:ins w:id="882789" w:author="Claude" w:date="2026-10-07T12:00:00Z"/>
        </w:rPr>
      </w:pPr>
      <w:ins w:id="883242" w:author="Claude" w:date="2026-10-07T12:00:00Z">
        <w:r>
          <w:rPr>
            <w:rFonts w:ascii="Consolas" w:hAnsi="Consolas" w:cs="Consolas"/>
            <w:sz w:val="14"/>
            <w:szCs w:val="14"/>
          </w:rPr>
          <w:t xml:space="preserve">453  </w:t>
        </w:r>
      </w:ins>
    </w:p>
    <w:p>
      <w:pPr>
        <w:shd w:val="clear" w:color="auto" w:fill="F7F7F7"/>
        <w:spacing w:before="0" w:after="0" w:line="180" w:lineRule="exact"/>
        <w:ind w:left="0" w:firstLine="0"/>
        <w:jc w:val="left"/>
        <w:rPr>
          <w:ins w:id="882789" w:author="Claude" w:date="2026-10-07T12:00:00Z"/>
        </w:rPr>
      </w:pPr>
      <w:ins w:id="883243" w:author="Claude" w:date="2026-10-07T12:00:00Z">
        <w:r>
          <w:rPr>
            <w:rFonts w:ascii="Consolas" w:hAnsi="Consolas" w:cs="Consolas"/>
            <w:sz w:val="14"/>
            <w:szCs w:val="14"/>
          </w:rPr>
          <w:t xml:space="preserve">454  </w:t>
        </w:r>
      </w:ins>
    </w:p>
    <w:p>
      <w:pPr>
        <w:shd w:val="clear" w:color="auto" w:fill="F7F7F7"/>
        <w:spacing w:before="0" w:after="0" w:line="180" w:lineRule="exact"/>
        <w:ind w:left="0" w:firstLine="0"/>
        <w:jc w:val="left"/>
        <w:rPr>
          <w:ins w:id="882789" w:author="Claude" w:date="2026-10-07T12:00:00Z"/>
        </w:rPr>
      </w:pPr>
      <w:ins w:id="883244" w:author="Claude" w:date="2026-10-07T12:00:00Z">
        <w:r>
          <w:rPr>
            <w:rFonts w:ascii="Consolas" w:hAnsi="Consolas" w:cs="Consolas"/>
            <w:sz w:val="14"/>
            <w:szCs w:val="14"/>
          </w:rPr>
          <w:t xml:space="preserve">455  def config_para_dict(cfg: EVTEASConfig) -&gt; Dict[str, Any]:</w:t>
        </w:r>
      </w:ins>
    </w:p>
    <w:p>
      <w:pPr>
        <w:shd w:val="clear" w:color="auto" w:fill="F7F7F7"/>
        <w:spacing w:before="0" w:after="0" w:line="180" w:lineRule="exact"/>
        <w:ind w:left="0" w:firstLine="0"/>
        <w:jc w:val="left"/>
        <w:rPr>
          <w:ins w:id="882789" w:author="Claude" w:date="2026-10-07T12:00:00Z"/>
        </w:rPr>
      </w:pPr>
      <w:ins w:id="883245" w:author="Claude" w:date="2026-10-07T12:00:00Z">
        <w:r>
          <w:rPr>
            <w:rFonts w:ascii="Consolas" w:hAnsi="Consolas" w:cs="Consolas"/>
            <w:sz w:val="14"/>
            <w:szCs w:val="14"/>
          </w:rPr>
          <w:t xml:space="preserve">456      return asdict(cfg)</w:t>
        </w:r>
      </w:ins>
    </w:p>
    <w:p>
      <w:pPr>
        <w:shd w:val="clear" w:color="auto" w:fill="F7F7F7"/>
        <w:spacing w:before="0" w:after="0" w:line="180" w:lineRule="exact"/>
        <w:ind w:left="0" w:firstLine="0"/>
        <w:jc w:val="left"/>
        <w:rPr>
          <w:ins w:id="882789" w:author="Claude" w:date="2026-10-07T12:00:00Z"/>
        </w:rPr>
      </w:pPr>
      <w:ins w:id="883246" w:author="Claude" w:date="2026-10-07T12:00:00Z">
        <w:r>
          <w:rPr>
            <w:rFonts w:ascii="Consolas" w:hAnsi="Consolas" w:cs="Consolas"/>
            <w:sz w:val="14"/>
            <w:szCs w:val="14"/>
          </w:rPr>
          <w:t xml:space="preserve">457  </w:t>
        </w:r>
      </w:ins>
    </w:p>
    <w:p>
      <w:pPr>
        <w:shd w:val="clear" w:color="auto" w:fill="F7F7F7"/>
        <w:spacing w:before="0" w:after="0" w:line="180" w:lineRule="exact"/>
        <w:ind w:left="0" w:firstLine="0"/>
        <w:jc w:val="left"/>
        <w:rPr>
          <w:ins w:id="882789" w:author="Claude" w:date="2026-10-07T12:00:00Z"/>
        </w:rPr>
      </w:pPr>
      <w:ins w:id="883247" w:author="Claude" w:date="2026-10-07T12:00:00Z">
        <w:r>
          <w:rPr>
            <w:rFonts w:ascii="Consolas" w:hAnsi="Consolas" w:cs="Consolas"/>
            <w:sz w:val="14"/>
            <w:szCs w:val="14"/>
          </w:rPr>
          <w:t xml:space="preserve">458  </w:t>
        </w:r>
      </w:ins>
    </w:p>
    <w:p>
      <w:pPr>
        <w:shd w:val="clear" w:color="auto" w:fill="F7F7F7"/>
        <w:spacing w:before="0" w:after="0" w:line="180" w:lineRule="exact"/>
        <w:ind w:left="0" w:firstLine="0"/>
        <w:jc w:val="left"/>
        <w:rPr>
          <w:ins w:id="882789" w:author="Claude" w:date="2026-10-07T12:00:00Z"/>
        </w:rPr>
      </w:pPr>
      <w:ins w:id="883248" w:author="Claude" w:date="2026-10-07T12:00:00Z">
        <w:r>
          <w:rPr>
            <w:rFonts w:ascii="Consolas" w:hAnsi="Consolas" w:cs="Consolas"/>
            <w:sz w:val="14"/>
            <w:szCs w:val="14"/>
          </w:rPr>
          <w:t xml:space="preserve">459  def _construir(tipo, dados):</w:t>
        </w:r>
      </w:ins>
    </w:p>
    <w:p>
      <w:pPr>
        <w:shd w:val="clear" w:color="auto" w:fill="F7F7F7"/>
        <w:spacing w:before="0" w:after="0" w:line="180" w:lineRule="exact"/>
        <w:ind w:left="0" w:firstLine="0"/>
        <w:jc w:val="left"/>
        <w:rPr>
          <w:ins w:id="882789" w:author="Claude" w:date="2026-10-07T12:00:00Z"/>
        </w:rPr>
      </w:pPr>
      <w:ins w:id="883249" w:author="Claude" w:date="2026-10-07T12:00:00Z">
        <w:r>
          <w:rPr>
            <w:rFonts w:ascii="Consolas" w:hAnsi="Consolas" w:cs="Consolas"/>
            <w:sz w:val="14"/>
            <w:szCs w:val="14"/>
          </w:rPr>
          <w:t xml:space="preserve">460      if not is_dataclass(tipo) or not isinstance(dados, dict):</w:t>
        </w:r>
      </w:ins>
    </w:p>
    <w:p>
      <w:pPr>
        <w:shd w:val="clear" w:color="auto" w:fill="F7F7F7"/>
        <w:spacing w:before="0" w:after="0" w:line="180" w:lineRule="exact"/>
        <w:ind w:left="0" w:firstLine="0"/>
        <w:jc w:val="left"/>
        <w:rPr>
          <w:ins w:id="882789" w:author="Claude" w:date="2026-10-07T12:00:00Z"/>
        </w:rPr>
      </w:pPr>
      <w:ins w:id="883250" w:author="Claude" w:date="2026-10-07T12:00:00Z">
        <w:r>
          <w:rPr>
            <w:rFonts w:ascii="Consolas" w:hAnsi="Consolas" w:cs="Consolas"/>
            <w:sz w:val="14"/>
            <w:szCs w:val="14"/>
          </w:rPr>
          <w:t xml:space="preserve">461          return dados</w:t>
        </w:r>
      </w:ins>
    </w:p>
    <w:p>
      <w:pPr>
        <w:shd w:val="clear" w:color="auto" w:fill="F7F7F7"/>
        <w:spacing w:before="0" w:after="0" w:line="180" w:lineRule="exact"/>
        <w:ind w:left="0" w:firstLine="0"/>
        <w:jc w:val="left"/>
        <w:rPr>
          <w:ins w:id="882789" w:author="Claude" w:date="2026-10-07T12:00:00Z"/>
        </w:rPr>
      </w:pPr>
      <w:ins w:id="883251" w:author="Claude" w:date="2026-10-07T12:00:00Z">
        <w:r>
          <w:rPr>
            <w:rFonts w:ascii="Consolas" w:hAnsi="Consolas" w:cs="Consolas"/>
            <w:sz w:val="14"/>
            <w:szCs w:val="14"/>
          </w:rPr>
          <w:t xml:space="preserve">462      kwargs = {}</w:t>
        </w:r>
      </w:ins>
    </w:p>
    <w:p>
      <w:pPr>
        <w:shd w:val="clear" w:color="auto" w:fill="F7F7F7"/>
        <w:spacing w:before="0" w:after="0" w:line="180" w:lineRule="exact"/>
        <w:ind w:left="0" w:firstLine="0"/>
        <w:jc w:val="left"/>
        <w:rPr>
          <w:ins w:id="882789" w:author="Claude" w:date="2026-10-07T12:00:00Z"/>
        </w:rPr>
      </w:pPr>
      <w:ins w:id="883252" w:author="Claude" w:date="2026-10-07T12:00:00Z">
        <w:r>
          <w:rPr>
            <w:rFonts w:ascii="Consolas" w:hAnsi="Consolas" w:cs="Consolas"/>
            <w:sz w:val="14"/>
            <w:szCs w:val="14"/>
          </w:rPr>
          <w:t xml:space="preserve">463      for f in fields(tipo):</w:t>
        </w:r>
      </w:ins>
    </w:p>
    <w:p>
      <w:pPr>
        <w:shd w:val="clear" w:color="auto" w:fill="F7F7F7"/>
        <w:spacing w:before="0" w:after="0" w:line="180" w:lineRule="exact"/>
        <w:ind w:left="0" w:firstLine="0"/>
        <w:jc w:val="left"/>
        <w:rPr>
          <w:ins w:id="882789" w:author="Claude" w:date="2026-10-07T12:00:00Z"/>
        </w:rPr>
      </w:pPr>
      <w:ins w:id="883253" w:author="Claude" w:date="2026-10-07T12:00:00Z">
        <w:r>
          <w:rPr>
            <w:rFonts w:ascii="Consolas" w:hAnsi="Consolas" w:cs="Consolas"/>
            <w:sz w:val="14"/>
            <w:szCs w:val="14"/>
          </w:rPr>
          <w:t xml:space="preserve">464          if f.name not in dados:</w:t>
        </w:r>
      </w:ins>
    </w:p>
    <w:p>
      <w:pPr>
        <w:shd w:val="clear" w:color="auto" w:fill="F7F7F7"/>
        <w:spacing w:before="0" w:after="0" w:line="180" w:lineRule="exact"/>
        <w:ind w:left="0" w:firstLine="0"/>
        <w:jc w:val="left"/>
        <w:rPr>
          <w:ins w:id="882789" w:author="Claude" w:date="2026-10-07T12:00:00Z"/>
        </w:rPr>
      </w:pPr>
      <w:ins w:id="883254" w:author="Claude" w:date="2026-10-07T12:00:00Z">
        <w:r>
          <w:rPr>
            <w:rFonts w:ascii="Consolas" w:hAnsi="Consolas" w:cs="Consolas"/>
            <w:sz w:val="14"/>
            <w:szCs w:val="14"/>
          </w:rPr>
          <w:t xml:space="preserve">465              continue</w:t>
        </w:r>
      </w:ins>
    </w:p>
    <w:p>
      <w:pPr>
        <w:shd w:val="clear" w:color="auto" w:fill="F7F7F7"/>
        <w:spacing w:before="0" w:after="0" w:line="180" w:lineRule="exact"/>
        <w:ind w:left="0" w:firstLine="0"/>
        <w:jc w:val="left"/>
        <w:rPr>
          <w:ins w:id="882789" w:author="Claude" w:date="2026-10-07T12:00:00Z"/>
        </w:rPr>
      </w:pPr>
      <w:ins w:id="883255" w:author="Claude" w:date="2026-10-07T12:00:00Z">
        <w:r>
          <w:rPr>
            <w:rFonts w:ascii="Consolas" w:hAnsi="Consolas" w:cs="Consolas"/>
            <w:sz w:val="14"/>
            <w:szCs w:val="14"/>
          </w:rPr>
          <w:t xml:space="preserve">466          v = dados[f.name]</w:t>
        </w:r>
      </w:ins>
    </w:p>
    <w:p>
      <w:pPr>
        <w:shd w:val="clear" w:color="auto" w:fill="F7F7F7"/>
        <w:spacing w:before="0" w:after="0" w:line="180" w:lineRule="exact"/>
        <w:ind w:left="0" w:firstLine="0"/>
        <w:jc w:val="left"/>
        <w:rPr>
          <w:ins w:id="882789" w:author="Claude" w:date="2026-10-07T12:00:00Z"/>
        </w:rPr>
      </w:pPr>
      <w:ins w:id="883256" w:author="Claude" w:date="2026-10-07T12:00:00Z">
        <w:r>
          <w:rPr>
            <w:rFonts w:ascii="Consolas" w:hAnsi="Consolas" w:cs="Consolas"/>
            <w:sz w:val="14"/>
            <w:szCs w:val="14"/>
          </w:rPr>
          <w:t xml:space="preserve">467          if f.name == "distribuicoes":</w:t>
        </w:r>
      </w:ins>
    </w:p>
    <w:p>
      <w:pPr>
        <w:shd w:val="clear" w:color="auto" w:fill="F7F7F7"/>
        <w:spacing w:before="0" w:after="0" w:line="180" w:lineRule="exact"/>
        <w:ind w:left="0" w:firstLine="0"/>
        <w:jc w:val="left"/>
        <w:rPr>
          <w:ins w:id="882789" w:author="Claude" w:date="2026-10-07T12:00:00Z"/>
        </w:rPr>
      </w:pPr>
      <w:ins w:id="883257" w:author="Claude" w:date="2026-10-07T12:00:00Z">
        <w:r>
          <w:rPr>
            <w:rFonts w:ascii="Consolas" w:hAnsi="Consolas" w:cs="Consolas"/>
            <w:sz w:val="14"/>
            <w:szCs w:val="14"/>
          </w:rPr>
          <w:t xml:space="preserve">468              v = {k: Distribuicao(**d) for k, d in v.items()}</w:t>
        </w:r>
      </w:ins>
    </w:p>
    <w:p>
      <w:pPr>
        <w:shd w:val="clear" w:color="auto" w:fill="F7F7F7"/>
        <w:spacing w:before="0" w:after="0" w:line="180" w:lineRule="exact"/>
        <w:ind w:left="0" w:firstLine="0"/>
        <w:jc w:val="left"/>
        <w:rPr>
          <w:ins w:id="882789" w:author="Claude" w:date="2026-10-07T12:00:00Z"/>
        </w:rPr>
      </w:pPr>
      <w:ins w:id="883258" w:author="Claude" w:date="2026-10-07T12:00:00Z">
        <w:r>
          <w:rPr>
            <w:rFonts w:ascii="Consolas" w:hAnsi="Consolas" w:cs="Consolas"/>
            <w:sz w:val="14"/>
            <w:szCs w:val="14"/>
          </w:rPr>
          <w:t xml:space="preserve">469          elif f.name == "fontes":</w:t>
        </w:r>
      </w:ins>
    </w:p>
    <w:p>
      <w:pPr>
        <w:shd w:val="clear" w:color="auto" w:fill="F7F7F7"/>
        <w:spacing w:before="0" w:after="0" w:line="180" w:lineRule="exact"/>
        <w:ind w:left="0" w:firstLine="0"/>
        <w:jc w:val="left"/>
        <w:rPr>
          <w:ins w:id="882789" w:author="Claude" w:date="2026-10-07T12:00:00Z"/>
        </w:rPr>
      </w:pPr>
      <w:ins w:id="883259" w:author="Claude" w:date="2026-10-07T12:00:00Z">
        <w:r>
          <w:rPr>
            <w:rFonts w:ascii="Consolas" w:hAnsi="Consolas" w:cs="Consolas"/>
            <w:sz w:val="14"/>
            <w:szCs w:val="14"/>
          </w:rPr>
          <w:t xml:space="preserve">470              v = {k: Fonte(**d) for k, d in v.items()}</w:t>
        </w:r>
      </w:ins>
    </w:p>
    <w:p>
      <w:pPr>
        <w:shd w:val="clear" w:color="auto" w:fill="F7F7F7"/>
        <w:spacing w:before="0" w:after="0" w:line="180" w:lineRule="exact"/>
        <w:ind w:left="0" w:firstLine="0"/>
        <w:jc w:val="left"/>
        <w:rPr>
          <w:ins w:id="882789" w:author="Claude" w:date="2026-10-07T12:00:00Z"/>
        </w:rPr>
      </w:pPr>
      <w:ins w:id="883260" w:author="Claude" w:date="2026-10-07T12:00:00Z">
        <w:r>
          <w:rPr>
            <w:rFonts w:ascii="Consolas" w:hAnsi="Consolas" w:cs="Consolas"/>
            <w:sz w:val="14"/>
            <w:szCs w:val="14"/>
          </w:rPr>
          <w:t xml:space="preserve">471          elif isinstance(f.type, str) and f.type.endswith("Config") and isinstance(v, dict):</w:t>
        </w:r>
      </w:ins>
    </w:p>
    <w:p>
      <w:pPr>
        <w:shd w:val="clear" w:color="auto" w:fill="F7F7F7"/>
        <w:spacing w:before="0" w:after="0" w:line="180" w:lineRule="exact"/>
        <w:ind w:left="0" w:firstLine="0"/>
        <w:jc w:val="left"/>
        <w:rPr>
          <w:ins w:id="882789" w:author="Claude" w:date="2026-10-07T12:00:00Z"/>
        </w:rPr>
      </w:pPr>
      <w:ins w:id="883261" w:author="Claude" w:date="2026-10-07T12:00:00Z">
        <w:r>
          <w:rPr>
            <w:rFonts w:ascii="Consolas" w:hAnsi="Consolas" w:cs="Consolas"/>
            <w:sz w:val="14"/>
            <w:szCs w:val="14"/>
          </w:rPr>
          <w:t xml:space="preserve">472              v = _construir(globals()[f.type], v)</w:t>
        </w:r>
      </w:ins>
    </w:p>
    <w:p>
      <w:pPr>
        <w:shd w:val="clear" w:color="auto" w:fill="F7F7F7"/>
        <w:spacing w:before="0" w:after="0" w:line="180" w:lineRule="exact"/>
        <w:ind w:left="0" w:firstLine="0"/>
        <w:jc w:val="left"/>
        <w:rPr>
          <w:ins w:id="882789" w:author="Claude" w:date="2026-10-07T12:00:00Z"/>
        </w:rPr>
      </w:pPr>
      <w:ins w:id="883262" w:author="Claude" w:date="2026-10-07T12:00:00Z">
        <w:r>
          <w:rPr>
            <w:rFonts w:ascii="Consolas" w:hAnsi="Consolas" w:cs="Consolas"/>
            <w:sz w:val="14"/>
            <w:szCs w:val="14"/>
          </w:rPr>
          <w:t xml:space="preserve">473          kwargs[f.name] = v</w:t>
        </w:r>
      </w:ins>
    </w:p>
    <w:p>
      <w:pPr>
        <w:shd w:val="clear" w:color="auto" w:fill="F7F7F7"/>
        <w:spacing w:before="0" w:after="0" w:line="180" w:lineRule="exact"/>
        <w:ind w:left="0" w:firstLine="0"/>
        <w:jc w:val="left"/>
        <w:rPr>
          <w:ins w:id="882789" w:author="Claude" w:date="2026-10-07T12:00:00Z"/>
        </w:rPr>
      </w:pPr>
      <w:ins w:id="883263" w:author="Claude" w:date="2026-10-07T12:00:00Z">
        <w:r>
          <w:rPr>
            <w:rFonts w:ascii="Consolas" w:hAnsi="Consolas" w:cs="Consolas"/>
            <w:sz w:val="14"/>
            <w:szCs w:val="14"/>
          </w:rPr>
          <w:t xml:space="preserve">474      return tipo(**kwargs)</w:t>
        </w:r>
      </w:ins>
    </w:p>
    <w:p>
      <w:pPr>
        <w:shd w:val="clear" w:color="auto" w:fill="F7F7F7"/>
        <w:spacing w:before="0" w:after="0" w:line="180" w:lineRule="exact"/>
        <w:ind w:left="0" w:firstLine="0"/>
        <w:jc w:val="left"/>
        <w:rPr>
          <w:ins w:id="882789" w:author="Claude" w:date="2026-10-07T12:00:00Z"/>
        </w:rPr>
      </w:pPr>
      <w:ins w:id="883264" w:author="Claude" w:date="2026-10-07T12:00:00Z">
        <w:r>
          <w:rPr>
            <w:rFonts w:ascii="Consolas" w:hAnsi="Consolas" w:cs="Consolas"/>
            <w:sz w:val="14"/>
            <w:szCs w:val="14"/>
          </w:rPr>
          <w:t xml:space="preserve">475  </w:t>
        </w:r>
      </w:ins>
    </w:p>
    <w:p>
      <w:pPr>
        <w:shd w:val="clear" w:color="auto" w:fill="F7F7F7"/>
        <w:spacing w:before="0" w:after="0" w:line="180" w:lineRule="exact"/>
        <w:ind w:left="0" w:firstLine="0"/>
        <w:jc w:val="left"/>
        <w:rPr>
          <w:ins w:id="882789" w:author="Claude" w:date="2026-10-07T12:00:00Z"/>
        </w:rPr>
      </w:pPr>
      <w:ins w:id="883265" w:author="Claude" w:date="2026-10-07T12:00:00Z">
        <w:r>
          <w:rPr>
            <w:rFonts w:ascii="Consolas" w:hAnsi="Consolas" w:cs="Consolas"/>
            <w:sz w:val="14"/>
            <w:szCs w:val="14"/>
          </w:rPr>
          <w:t xml:space="preserve">476  </w:t>
        </w:r>
      </w:ins>
    </w:p>
    <w:p>
      <w:pPr>
        <w:shd w:val="clear" w:color="auto" w:fill="F7F7F7"/>
        <w:spacing w:before="0" w:after="0" w:line="180" w:lineRule="exact"/>
        <w:ind w:left="0" w:firstLine="0"/>
        <w:jc w:val="left"/>
        <w:rPr>
          <w:ins w:id="882789" w:author="Claude" w:date="2026-10-07T12:00:00Z"/>
        </w:rPr>
      </w:pPr>
      <w:ins w:id="883266" w:author="Claude" w:date="2026-10-07T12:00:00Z">
        <w:r>
          <w:rPr>
            <w:rFonts w:ascii="Consolas" w:hAnsi="Consolas" w:cs="Consolas"/>
            <w:sz w:val="14"/>
            <w:szCs w:val="14"/>
          </w:rPr>
          <w:t xml:space="preserve">477  def config_de_dict(dados: Dict[str, Any]) -&gt; EVTEASConfig:</w:t>
        </w:r>
      </w:ins>
    </w:p>
    <w:p>
      <w:pPr>
        <w:shd w:val="clear" w:color="auto" w:fill="F7F7F7"/>
        <w:spacing w:before="0" w:after="0" w:line="180" w:lineRule="exact"/>
        <w:ind w:left="0" w:firstLine="0"/>
        <w:jc w:val="left"/>
        <w:rPr>
          <w:ins w:id="882789" w:author="Claude" w:date="2026-10-07T12:00:00Z"/>
        </w:rPr>
      </w:pPr>
      <w:ins w:id="883267" w:author="Claude" w:date="2026-10-07T12:00:00Z">
        <w:r>
          <w:rPr>
            <w:rFonts w:ascii="Consolas" w:hAnsi="Consolas" w:cs="Consolas"/>
            <w:sz w:val="14"/>
            <w:szCs w:val="14"/>
          </w:rPr>
          <w:t xml:space="preserve">478      return _construir(EVTEASConfig, dados)</w:t>
        </w:r>
      </w:ins>
    </w:p>
    <w:p>
      <w:pPr>
        <w:pStyle w:val="Ttulo2"/>
        <w:pageBreakBefore w:val="0"/>
        <w:rPr>
          <w:ins w:id="883268" w:author="Claude" w:date="2026-10-07T12:00:00Z"/>
        </w:rPr>
      </w:pPr>
      <w:bookmarkStart w:id="990064" w:name="_TocRev187ApA3"/>
      <w:ins w:id="883269" w:author="Claude" w:date="2026-10-07T12:00:00Z">
        <w:r>
          <w:rPr>
            <w:rFonts w:ascii="Times New Roman" w:hAnsi="Times New Roman"/>
            <w:b w:val="0"/>
            <w:sz w:val="28"/>
          </w:rPr>
          <w:t xml:space="preserve">A.3 evteas_py/financeiro.py — Engenharia econômica vetorizada</w:t>
        </w:r>
      </w:ins>
      <w:bookmarkEnd w:id="990064"/>
    </w:p>
    <w:p>
      <w:pPr>
        <w:shd w:val="clear" w:color="auto" w:fill="F7F7F7"/>
        <w:spacing w:before="0" w:after="0" w:line="180" w:lineRule="exact"/>
        <w:ind w:left="0" w:firstLine="0"/>
        <w:jc w:val="left"/>
        <w:rPr>
          <w:ins w:id="883270" w:author="Claude" w:date="2026-10-07T12:00:00Z"/>
        </w:rPr>
      </w:pPr>
      <w:ins w:id="883271" w:author="Claude" w:date="2026-10-07T12:00:00Z">
        <w:r>
          <w:rPr>
            <w:rFonts w:ascii="Consolas" w:hAnsi="Consolas" w:cs="Consolas"/>
            <w:sz w:val="14"/>
            <w:szCs w:val="14"/>
          </w:rPr>
          <w:t xml:space="preserve">  1  """Utilitários numéricos e de engenharia econômica (vetorizados).</w:t>
        </w:r>
      </w:ins>
    </w:p>
    <w:p>
      <w:pPr>
        <w:shd w:val="clear" w:color="auto" w:fill="F7F7F7"/>
        <w:spacing w:before="0" w:after="0" w:line="180" w:lineRule="exact"/>
        <w:ind w:left="0" w:firstLine="0"/>
        <w:jc w:val="left"/>
        <w:rPr>
          <w:ins w:id="883270" w:author="Claude" w:date="2026-10-07T12:00:00Z"/>
        </w:rPr>
      </w:pPr>
      <w:ins w:id="883272"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3270" w:author="Claude" w:date="2026-10-07T12:00:00Z"/>
        </w:rPr>
      </w:pPr>
      <w:ins w:id="883273" w:author="Claude" w:date="2026-10-07T12:00:00Z">
        <w:r>
          <w:rPr>
            <w:rFonts w:ascii="Consolas" w:hAnsi="Consolas" w:cs="Consolas"/>
            <w:sz w:val="14"/>
            <w:szCs w:val="14"/>
          </w:rPr>
          <w:t xml:space="preserve">  3  Todas as funções aceitam fluxos com forma (M+1,) ou (n, M+1), em que n é o</w:t>
        </w:r>
      </w:ins>
    </w:p>
    <w:p>
      <w:pPr>
        <w:shd w:val="clear" w:color="auto" w:fill="F7F7F7"/>
        <w:spacing w:before="0" w:after="0" w:line="180" w:lineRule="exact"/>
        <w:ind w:left="0" w:firstLine="0"/>
        <w:jc w:val="left"/>
        <w:rPr>
          <w:ins w:id="883270" w:author="Claude" w:date="2026-10-07T12:00:00Z"/>
        </w:rPr>
      </w:pPr>
      <w:ins w:id="883274" w:author="Claude" w:date="2026-10-07T12:00:00Z">
        <w:r>
          <w:rPr>
            <w:rFonts w:ascii="Consolas" w:hAnsi="Consolas" w:cs="Consolas"/>
            <w:sz w:val="14"/>
            <w:szCs w:val="14"/>
          </w:rPr>
          <w:t xml:space="preserve">  4  número de iterações de Monte Carlo. Assim o modelo determinístico e o</w:t>
        </w:r>
      </w:ins>
    </w:p>
    <w:p>
      <w:pPr>
        <w:shd w:val="clear" w:color="auto" w:fill="F7F7F7"/>
        <w:spacing w:before="0" w:after="0" w:line="180" w:lineRule="exact"/>
        <w:ind w:left="0" w:firstLine="0"/>
        <w:jc w:val="left"/>
        <w:rPr>
          <w:ins w:id="883270" w:author="Claude" w:date="2026-10-07T12:00:00Z"/>
        </w:rPr>
      </w:pPr>
      <w:ins w:id="883275" w:author="Claude" w:date="2026-10-07T12:00:00Z">
        <w:r>
          <w:rPr>
            <w:rFonts w:ascii="Consolas" w:hAnsi="Consolas" w:cs="Consolas"/>
            <w:sz w:val="14"/>
            <w:szCs w:val="14"/>
          </w:rPr>
          <w:t xml:space="preserve">  5  estocástico usam exatamente as mesmas fórmulas (verificação de consistência).</w:t>
        </w:r>
      </w:ins>
    </w:p>
    <w:p>
      <w:pPr>
        <w:shd w:val="clear" w:color="auto" w:fill="F7F7F7"/>
        <w:spacing w:before="0" w:after="0" w:line="180" w:lineRule="exact"/>
        <w:ind w:left="0" w:firstLine="0"/>
        <w:jc w:val="left"/>
        <w:rPr>
          <w:ins w:id="883270" w:author="Claude" w:date="2026-10-07T12:00:00Z"/>
        </w:rPr>
      </w:pPr>
      <w:ins w:id="883276" w:author="Claude" w:date="2026-10-07T12:00:00Z">
        <w:r>
          <w:rPr>
            <w:rFonts w:ascii="Consolas" w:hAnsi="Consolas" w:cs="Consolas"/>
            <w:sz w:val="14"/>
            <w:szCs w:val="14"/>
          </w:rPr>
          <w:t xml:space="preserve">  6  """</w:t>
        </w:r>
      </w:ins>
    </w:p>
    <w:p>
      <w:pPr>
        <w:shd w:val="clear" w:color="auto" w:fill="F7F7F7"/>
        <w:spacing w:before="0" w:after="0" w:line="180" w:lineRule="exact"/>
        <w:ind w:left="0" w:firstLine="0"/>
        <w:jc w:val="left"/>
        <w:rPr>
          <w:ins w:id="883270" w:author="Claude" w:date="2026-10-07T12:00:00Z"/>
        </w:rPr>
      </w:pPr>
      <w:ins w:id="883277" w:author="Claude" w:date="2026-10-07T12:00:00Z">
        <w:r>
          <w:rPr>
            <w:rFonts w:ascii="Consolas" w:hAnsi="Consolas" w:cs="Consolas"/>
            <w:sz w:val="14"/>
            <w:szCs w:val="14"/>
          </w:rPr>
          <w:t xml:space="preserve">  7  from __future__ import annotations</w:t>
        </w:r>
      </w:ins>
    </w:p>
    <w:p>
      <w:pPr>
        <w:shd w:val="clear" w:color="auto" w:fill="F7F7F7"/>
        <w:spacing w:before="0" w:after="0" w:line="180" w:lineRule="exact"/>
        <w:ind w:left="0" w:firstLine="0"/>
        <w:jc w:val="left"/>
        <w:rPr>
          <w:ins w:id="883270" w:author="Claude" w:date="2026-10-07T12:00:00Z"/>
        </w:rPr>
      </w:pPr>
      <w:ins w:id="883278" w:author="Claude" w:date="2026-10-07T12:00:00Z">
        <w:r>
          <w:rPr>
            <w:rFonts w:ascii="Consolas" w:hAnsi="Consolas" w:cs="Consolas"/>
            <w:sz w:val="14"/>
            <w:szCs w:val="14"/>
          </w:rPr>
          <w:t xml:space="preserve">  8  </w:t>
        </w:r>
      </w:ins>
    </w:p>
    <w:p>
      <w:pPr>
        <w:shd w:val="clear" w:color="auto" w:fill="F7F7F7"/>
        <w:spacing w:before="0" w:after="0" w:line="180" w:lineRule="exact"/>
        <w:ind w:left="0" w:firstLine="0"/>
        <w:jc w:val="left"/>
        <w:rPr>
          <w:ins w:id="883270" w:author="Claude" w:date="2026-10-07T12:00:00Z"/>
        </w:rPr>
      </w:pPr>
      <w:ins w:id="883279" w:author="Claude" w:date="2026-10-07T12:00:00Z">
        <w:r>
          <w:rPr>
            <w:rFonts w:ascii="Consolas" w:hAnsi="Consolas" w:cs="Consolas"/>
            <w:sz w:val="14"/>
            <w:szCs w:val="14"/>
          </w:rPr>
          <w:t xml:space="preserve">  9  from typing import Dict, Tuple</w:t>
        </w:r>
      </w:ins>
    </w:p>
    <w:p>
      <w:pPr>
        <w:shd w:val="clear" w:color="auto" w:fill="F7F7F7"/>
        <w:spacing w:before="0" w:after="0" w:line="180" w:lineRule="exact"/>
        <w:ind w:left="0" w:firstLine="0"/>
        <w:jc w:val="left"/>
        <w:rPr>
          <w:ins w:id="883270" w:author="Claude" w:date="2026-10-07T12:00:00Z"/>
        </w:rPr>
      </w:pPr>
      <w:ins w:id="883280" w:author="Claude" w:date="2026-10-07T12:00:00Z">
        <w:r>
          <w:rPr>
            <w:rFonts w:ascii="Consolas" w:hAnsi="Consolas" w:cs="Consolas"/>
            <w:sz w:val="14"/>
            <w:szCs w:val="14"/>
          </w:rPr>
          <w:t xml:space="preserve"> 10  </w:t>
        </w:r>
      </w:ins>
    </w:p>
    <w:p>
      <w:pPr>
        <w:shd w:val="clear" w:color="auto" w:fill="F7F7F7"/>
        <w:spacing w:before="0" w:after="0" w:line="180" w:lineRule="exact"/>
        <w:ind w:left="0" w:firstLine="0"/>
        <w:jc w:val="left"/>
        <w:rPr>
          <w:ins w:id="883270" w:author="Claude" w:date="2026-10-07T12:00:00Z"/>
        </w:rPr>
      </w:pPr>
      <w:ins w:id="883281" w:author="Claude" w:date="2026-10-07T12:00:00Z">
        <w:r>
          <w:rPr>
            <w:rFonts w:ascii="Consolas" w:hAnsi="Consolas" w:cs="Consolas"/>
            <w:sz w:val="14"/>
            <w:szCs w:val="14"/>
          </w:rPr>
          <w:t xml:space="preserve"> 11  import numpy as np</w:t>
        </w:r>
      </w:ins>
    </w:p>
    <w:p>
      <w:pPr>
        <w:shd w:val="clear" w:color="auto" w:fill="F7F7F7"/>
        <w:spacing w:before="0" w:after="0" w:line="180" w:lineRule="exact"/>
        <w:ind w:left="0" w:firstLine="0"/>
        <w:jc w:val="left"/>
        <w:rPr>
          <w:ins w:id="883270" w:author="Claude" w:date="2026-10-07T12:00:00Z"/>
        </w:rPr>
      </w:pPr>
      <w:ins w:id="883282" w:author="Claude" w:date="2026-10-07T12:00:00Z">
        <w:r>
          <w:rPr>
            <w:rFonts w:ascii="Consolas" w:hAnsi="Consolas" w:cs="Consolas"/>
            <w:sz w:val="14"/>
            <w:szCs w:val="14"/>
          </w:rPr>
          <w:t xml:space="preserve"> 12  </w:t>
        </w:r>
      </w:ins>
    </w:p>
    <w:p>
      <w:pPr>
        <w:shd w:val="clear" w:color="auto" w:fill="F7F7F7"/>
        <w:spacing w:before="0" w:after="0" w:line="180" w:lineRule="exact"/>
        <w:ind w:left="0" w:firstLine="0"/>
        <w:jc w:val="left"/>
        <w:rPr>
          <w:ins w:id="883270" w:author="Claude" w:date="2026-10-07T12:00:00Z"/>
        </w:rPr>
      </w:pPr>
      <w:ins w:id="883283" w:author="Claude" w:date="2026-10-07T12:00:00Z">
        <w:r>
          <w:rPr>
            <w:rFonts w:ascii="Consolas" w:hAnsi="Consolas" w:cs="Consolas"/>
            <w:sz w:val="14"/>
            <w:szCs w:val="14"/>
          </w:rPr>
          <w:t xml:space="preserve"> 13  </w:t>
        </w:r>
      </w:ins>
    </w:p>
    <w:p>
      <w:pPr>
        <w:shd w:val="clear" w:color="auto" w:fill="F7F7F7"/>
        <w:spacing w:before="0" w:after="0" w:line="180" w:lineRule="exact"/>
        <w:ind w:left="0" w:firstLine="0"/>
        <w:jc w:val="left"/>
        <w:rPr>
          <w:ins w:id="883270" w:author="Claude" w:date="2026-10-07T12:00:00Z"/>
        </w:rPr>
      </w:pPr>
      <w:ins w:id="883284" w:author="Claude" w:date="2026-10-07T12:00:00Z">
        <w:r>
          <w:rPr>
            <w:rFonts w:ascii="Consolas" w:hAnsi="Consolas" w:cs="Consolas"/>
            <w:sz w:val="14"/>
            <w:szCs w:val="14"/>
          </w:rPr>
          <w:t xml:space="preserve"> 14  def safe_float(x, default: float = 0.0) -&gt; float:</w:t>
        </w:r>
      </w:ins>
    </w:p>
    <w:p>
      <w:pPr>
        <w:shd w:val="clear" w:color="auto" w:fill="F7F7F7"/>
        <w:spacing w:before="0" w:after="0" w:line="180" w:lineRule="exact"/>
        <w:ind w:left="0" w:firstLine="0"/>
        <w:jc w:val="left"/>
        <w:rPr>
          <w:ins w:id="883270" w:author="Claude" w:date="2026-10-07T12:00:00Z"/>
        </w:rPr>
      </w:pPr>
      <w:ins w:id="883285" w:author="Claude" w:date="2026-10-07T12:00:00Z">
        <w:r>
          <w:rPr>
            <w:rFonts w:ascii="Consolas" w:hAnsi="Consolas" w:cs="Consolas"/>
            <w:sz w:val="14"/>
            <w:szCs w:val="14"/>
          </w:rPr>
          <w:t xml:space="preserve"> 15      try:</w:t>
        </w:r>
      </w:ins>
    </w:p>
    <w:p>
      <w:pPr>
        <w:shd w:val="clear" w:color="auto" w:fill="F7F7F7"/>
        <w:spacing w:before="0" w:after="0" w:line="180" w:lineRule="exact"/>
        <w:ind w:left="0" w:firstLine="0"/>
        <w:jc w:val="left"/>
        <w:rPr>
          <w:ins w:id="883270" w:author="Claude" w:date="2026-10-07T12:00:00Z"/>
        </w:rPr>
      </w:pPr>
      <w:ins w:id="883286" w:author="Claude" w:date="2026-10-07T12:00:00Z">
        <w:r>
          <w:rPr>
            <w:rFonts w:ascii="Consolas" w:hAnsi="Consolas" w:cs="Consolas"/>
            <w:sz w:val="14"/>
            <w:szCs w:val="14"/>
          </w:rPr>
          <w:t xml:space="preserve"> 16          x = float(x)</w:t>
        </w:r>
      </w:ins>
    </w:p>
    <w:p>
      <w:pPr>
        <w:shd w:val="clear" w:color="auto" w:fill="F7F7F7"/>
        <w:spacing w:before="0" w:after="0" w:line="180" w:lineRule="exact"/>
        <w:ind w:left="0" w:firstLine="0"/>
        <w:jc w:val="left"/>
        <w:rPr>
          <w:ins w:id="883270" w:author="Claude" w:date="2026-10-07T12:00:00Z"/>
        </w:rPr>
      </w:pPr>
      <w:ins w:id="883287" w:author="Claude" w:date="2026-10-07T12:00:00Z">
        <w:r>
          <w:rPr>
            <w:rFonts w:ascii="Consolas" w:hAnsi="Consolas" w:cs="Consolas"/>
            <w:sz w:val="14"/>
            <w:szCs w:val="14"/>
          </w:rPr>
          <w:t xml:space="preserve"> 17          return x if np.isfinite(x) else default</w:t>
        </w:r>
      </w:ins>
    </w:p>
    <w:p>
      <w:pPr>
        <w:shd w:val="clear" w:color="auto" w:fill="F7F7F7"/>
        <w:spacing w:before="0" w:after="0" w:line="180" w:lineRule="exact"/>
        <w:ind w:left="0" w:firstLine="0"/>
        <w:jc w:val="left"/>
        <w:rPr>
          <w:ins w:id="883270" w:author="Claude" w:date="2026-10-07T12:00:00Z"/>
        </w:rPr>
      </w:pPr>
      <w:ins w:id="883288" w:author="Claude" w:date="2026-10-07T12:00:00Z">
        <w:r>
          <w:rPr>
            <w:rFonts w:ascii="Consolas" w:hAnsi="Consolas" w:cs="Consolas"/>
            <w:sz w:val="14"/>
            <w:szCs w:val="14"/>
          </w:rPr>
          <w:t xml:space="preserve"> 18      except (TypeError, ValueError):</w:t>
        </w:r>
      </w:ins>
    </w:p>
    <w:p>
      <w:pPr>
        <w:shd w:val="clear" w:color="auto" w:fill="F7F7F7"/>
        <w:spacing w:before="0" w:after="0" w:line="180" w:lineRule="exact"/>
        <w:ind w:left="0" w:firstLine="0"/>
        <w:jc w:val="left"/>
        <w:rPr>
          <w:ins w:id="883270" w:author="Claude" w:date="2026-10-07T12:00:00Z"/>
        </w:rPr>
      </w:pPr>
      <w:ins w:id="883289" w:author="Claude" w:date="2026-10-07T12:00:00Z">
        <w:r>
          <w:rPr>
            <w:rFonts w:ascii="Consolas" w:hAnsi="Consolas" w:cs="Consolas"/>
            <w:sz w:val="14"/>
            <w:szCs w:val="14"/>
          </w:rPr>
          <w:t xml:space="preserve"> 19          return default</w:t>
        </w:r>
      </w:ins>
    </w:p>
    <w:p>
      <w:pPr>
        <w:shd w:val="clear" w:color="auto" w:fill="F7F7F7"/>
        <w:spacing w:before="0" w:after="0" w:line="180" w:lineRule="exact"/>
        <w:ind w:left="0" w:firstLine="0"/>
        <w:jc w:val="left"/>
        <w:rPr>
          <w:ins w:id="883270" w:author="Claude" w:date="2026-10-07T12:00:00Z"/>
        </w:rPr>
      </w:pPr>
      <w:ins w:id="883290" w:author="Claude" w:date="2026-10-07T12:00:00Z">
        <w:r>
          <w:rPr>
            <w:rFonts w:ascii="Consolas" w:hAnsi="Consolas" w:cs="Consolas"/>
            <w:sz w:val="14"/>
            <w:szCs w:val="14"/>
          </w:rPr>
          <w:t xml:space="preserve"> 20  </w:t>
        </w:r>
      </w:ins>
    </w:p>
    <w:p>
      <w:pPr>
        <w:shd w:val="clear" w:color="auto" w:fill="F7F7F7"/>
        <w:spacing w:before="0" w:after="0" w:line="180" w:lineRule="exact"/>
        <w:ind w:left="0" w:firstLine="0"/>
        <w:jc w:val="left"/>
        <w:rPr>
          <w:ins w:id="883270" w:author="Claude" w:date="2026-10-07T12:00:00Z"/>
        </w:rPr>
      </w:pPr>
      <w:ins w:id="883291" w:author="Claude" w:date="2026-10-07T12:00:00Z">
        <w:r>
          <w:rPr>
            <w:rFonts w:ascii="Consolas" w:hAnsi="Consolas" w:cs="Consolas"/>
            <w:sz w:val="14"/>
            <w:szCs w:val="14"/>
          </w:rPr>
          <w:t xml:space="preserve"> 21  </w:t>
        </w:r>
      </w:ins>
    </w:p>
    <w:p>
      <w:pPr>
        <w:shd w:val="clear" w:color="auto" w:fill="F7F7F7"/>
        <w:spacing w:before="0" w:after="0" w:line="180" w:lineRule="exact"/>
        <w:ind w:left="0" w:firstLine="0"/>
        <w:jc w:val="left"/>
        <w:rPr>
          <w:ins w:id="883270" w:author="Claude" w:date="2026-10-07T12:00:00Z"/>
        </w:rPr>
      </w:pPr>
      <w:ins w:id="883292" w:author="Claude" w:date="2026-10-07T12:00:00Z">
        <w:r>
          <w:rPr>
            <w:rFonts w:ascii="Consolas" w:hAnsi="Consolas" w:cs="Consolas"/>
            <w:sz w:val="14"/>
            <w:szCs w:val="14"/>
          </w:rPr>
          <w:t xml:space="preserve"> 22  def pct(x):</w:t>
        </w:r>
      </w:ins>
    </w:p>
    <w:p>
      <w:pPr>
        <w:shd w:val="clear" w:color="auto" w:fill="F7F7F7"/>
        <w:spacing w:before="0" w:after="0" w:line="180" w:lineRule="exact"/>
        <w:ind w:left="0" w:firstLine="0"/>
        <w:jc w:val="left"/>
        <w:rPr>
          <w:ins w:id="883270" w:author="Claude" w:date="2026-10-07T12:00:00Z"/>
        </w:rPr>
      </w:pPr>
      <w:ins w:id="883293" w:author="Claude" w:date="2026-10-07T12:00:00Z">
        <w:r>
          <w:rPr>
            <w:rFonts w:ascii="Consolas" w:hAnsi="Consolas" w:cs="Consolas"/>
            <w:sz w:val="14"/>
            <w:szCs w:val="14"/>
          </w:rPr>
          <w:t xml:space="preserve"> 23      return np.asarray(x, dtype=float) / 100.0</w:t>
        </w:r>
      </w:ins>
    </w:p>
    <w:p>
      <w:pPr>
        <w:shd w:val="clear" w:color="auto" w:fill="F7F7F7"/>
        <w:spacing w:before="0" w:after="0" w:line="180" w:lineRule="exact"/>
        <w:ind w:left="0" w:firstLine="0"/>
        <w:jc w:val="left"/>
        <w:rPr>
          <w:ins w:id="883270" w:author="Claude" w:date="2026-10-07T12:00:00Z"/>
        </w:rPr>
      </w:pPr>
      <w:ins w:id="883294" w:author="Claude" w:date="2026-10-07T12:00:00Z">
        <w:r>
          <w:rPr>
            <w:rFonts w:ascii="Consolas" w:hAnsi="Consolas" w:cs="Consolas"/>
            <w:sz w:val="14"/>
            <w:szCs w:val="14"/>
          </w:rPr>
          <w:t xml:space="preserve"> 24  </w:t>
        </w:r>
      </w:ins>
    </w:p>
    <w:p>
      <w:pPr>
        <w:shd w:val="clear" w:color="auto" w:fill="F7F7F7"/>
        <w:spacing w:before="0" w:after="0" w:line="180" w:lineRule="exact"/>
        <w:ind w:left="0" w:firstLine="0"/>
        <w:jc w:val="left"/>
        <w:rPr>
          <w:ins w:id="883270" w:author="Claude" w:date="2026-10-07T12:00:00Z"/>
        </w:rPr>
      </w:pPr>
      <w:ins w:id="883295" w:author="Claude" w:date="2026-10-07T12:00:00Z">
        <w:r>
          <w:rPr>
            <w:rFonts w:ascii="Consolas" w:hAnsi="Consolas" w:cs="Consolas"/>
            <w:sz w:val="14"/>
            <w:szCs w:val="14"/>
          </w:rPr>
          <w:t xml:space="preserve"> 25  </w:t>
        </w:r>
      </w:ins>
    </w:p>
    <w:p>
      <w:pPr>
        <w:shd w:val="clear" w:color="auto" w:fill="F7F7F7"/>
        <w:spacing w:before="0" w:after="0" w:line="180" w:lineRule="exact"/>
        <w:ind w:left="0" w:firstLine="0"/>
        <w:jc w:val="left"/>
        <w:rPr>
          <w:ins w:id="883270" w:author="Claude" w:date="2026-10-07T12:00:00Z"/>
        </w:rPr>
      </w:pPr>
      <w:ins w:id="883296" w:author="Claude" w:date="2026-10-07T12:00:00Z">
        <w:r>
          <w:rPr>
            <w:rFonts w:ascii="Consolas" w:hAnsi="Consolas" w:cs="Consolas"/>
            <w:sz w:val="14"/>
            <w:szCs w:val="14"/>
          </w:rPr>
          <w:t xml:space="preserve"> 26  def safe_div(a, b, default=0.0):</w:t>
        </w:r>
      </w:ins>
    </w:p>
    <w:p>
      <w:pPr>
        <w:shd w:val="clear" w:color="auto" w:fill="F7F7F7"/>
        <w:spacing w:before="0" w:after="0" w:line="180" w:lineRule="exact"/>
        <w:ind w:left="0" w:firstLine="0"/>
        <w:jc w:val="left"/>
        <w:rPr>
          <w:ins w:id="883270" w:author="Claude" w:date="2026-10-07T12:00:00Z"/>
        </w:rPr>
      </w:pPr>
      <w:ins w:id="883297" w:author="Claude" w:date="2026-10-07T12:00:00Z">
        <w:r>
          <w:rPr>
            <w:rFonts w:ascii="Consolas" w:hAnsi="Consolas" w:cs="Consolas"/>
            <w:sz w:val="14"/>
            <w:szCs w:val="14"/>
          </w:rPr>
          <w:t xml:space="preserve"> 27      a = np.asarray(a, dtype=float)</w:t>
        </w:r>
      </w:ins>
    </w:p>
    <w:p>
      <w:pPr>
        <w:shd w:val="clear" w:color="auto" w:fill="F7F7F7"/>
        <w:spacing w:before="0" w:after="0" w:line="180" w:lineRule="exact"/>
        <w:ind w:left="0" w:firstLine="0"/>
        <w:jc w:val="left"/>
        <w:rPr>
          <w:ins w:id="883270" w:author="Claude" w:date="2026-10-07T12:00:00Z"/>
        </w:rPr>
      </w:pPr>
      <w:ins w:id="883298" w:author="Claude" w:date="2026-10-07T12:00:00Z">
        <w:r>
          <w:rPr>
            <w:rFonts w:ascii="Consolas" w:hAnsi="Consolas" w:cs="Consolas"/>
            <w:sz w:val="14"/>
            <w:szCs w:val="14"/>
          </w:rPr>
          <w:t xml:space="preserve"> 28      b = np.asarray(b, dtype=float)</w:t>
        </w:r>
      </w:ins>
    </w:p>
    <w:p>
      <w:pPr>
        <w:shd w:val="clear" w:color="auto" w:fill="F7F7F7"/>
        <w:spacing w:before="0" w:after="0" w:line="180" w:lineRule="exact"/>
        <w:ind w:left="0" w:firstLine="0"/>
        <w:jc w:val="left"/>
        <w:rPr>
          <w:ins w:id="883270" w:author="Claude" w:date="2026-10-07T12:00:00Z"/>
        </w:rPr>
      </w:pPr>
      <w:ins w:id="883299" w:author="Claude" w:date="2026-10-07T12:00:00Z">
        <w:r>
          <w:rPr>
            <w:rFonts w:ascii="Consolas" w:hAnsi="Consolas" w:cs="Consolas"/>
            <w:sz w:val="14"/>
            <w:szCs w:val="14"/>
          </w:rPr>
          <w:t xml:space="preserve"> 29      with np.errstate(divide="ignore", invalid="ignore"):</w:t>
        </w:r>
      </w:ins>
    </w:p>
    <w:p>
      <w:pPr>
        <w:shd w:val="clear" w:color="auto" w:fill="F7F7F7"/>
        <w:spacing w:before="0" w:after="0" w:line="180" w:lineRule="exact"/>
        <w:ind w:left="0" w:firstLine="0"/>
        <w:jc w:val="left"/>
        <w:rPr>
          <w:ins w:id="883270" w:author="Claude" w:date="2026-10-07T12:00:00Z"/>
        </w:rPr>
      </w:pPr>
      <w:ins w:id="883300" w:author="Claude" w:date="2026-10-07T12:00:00Z">
        <w:r>
          <w:rPr>
            <w:rFonts w:ascii="Consolas" w:hAnsi="Consolas" w:cs="Consolas"/>
            <w:sz w:val="14"/>
            <w:szCs w:val="14"/>
          </w:rPr>
          <w:t xml:space="preserve"> 30          out = np.where(np.abs(b) &lt; 1e-15, default, a / np.where(np.abs(b) &lt; 1e-15, 1.0, b))</w:t>
        </w:r>
      </w:ins>
    </w:p>
    <w:p>
      <w:pPr>
        <w:shd w:val="clear" w:color="auto" w:fill="F7F7F7"/>
        <w:spacing w:before="0" w:after="0" w:line="180" w:lineRule="exact"/>
        <w:ind w:left="0" w:firstLine="0"/>
        <w:jc w:val="left"/>
        <w:rPr>
          <w:ins w:id="883270" w:author="Claude" w:date="2026-10-07T12:00:00Z"/>
        </w:rPr>
      </w:pPr>
      <w:ins w:id="883301" w:author="Claude" w:date="2026-10-07T12:00:00Z">
        <w:r>
          <w:rPr>
            <w:rFonts w:ascii="Consolas" w:hAnsi="Consolas" w:cs="Consolas"/>
            <w:sz w:val="14"/>
            <w:szCs w:val="14"/>
          </w:rPr>
          <w:t xml:space="preserve"> 31      return out if out.ndim else float(out)</w:t>
        </w:r>
      </w:ins>
    </w:p>
    <w:p>
      <w:pPr>
        <w:shd w:val="clear" w:color="auto" w:fill="F7F7F7"/>
        <w:spacing w:before="0" w:after="0" w:line="180" w:lineRule="exact"/>
        <w:ind w:left="0" w:firstLine="0"/>
        <w:jc w:val="left"/>
        <w:rPr>
          <w:ins w:id="883270" w:author="Claude" w:date="2026-10-07T12:00:00Z"/>
        </w:rPr>
      </w:pPr>
      <w:ins w:id="883302" w:author="Claude" w:date="2026-10-07T12:00:00Z">
        <w:r>
          <w:rPr>
            <w:rFonts w:ascii="Consolas" w:hAnsi="Consolas" w:cs="Consolas"/>
            <w:sz w:val="14"/>
            <w:szCs w:val="14"/>
          </w:rPr>
          <w:t xml:space="preserve"> 32  </w:t>
        </w:r>
      </w:ins>
    </w:p>
    <w:p>
      <w:pPr>
        <w:shd w:val="clear" w:color="auto" w:fill="F7F7F7"/>
        <w:spacing w:before="0" w:after="0" w:line="180" w:lineRule="exact"/>
        <w:ind w:left="0" w:firstLine="0"/>
        <w:jc w:val="left"/>
        <w:rPr>
          <w:ins w:id="883270" w:author="Claude" w:date="2026-10-07T12:00:00Z"/>
        </w:rPr>
      </w:pPr>
      <w:ins w:id="883303" w:author="Claude" w:date="2026-10-07T12:00:00Z">
        <w:r>
          <w:rPr>
            <w:rFonts w:ascii="Consolas" w:hAnsi="Consolas" w:cs="Consolas"/>
            <w:sz w:val="14"/>
            <w:szCs w:val="14"/>
          </w:rPr>
          <w:t xml:space="preserve"> 33  </w:t>
        </w:r>
      </w:ins>
    </w:p>
    <w:p>
      <w:pPr>
        <w:shd w:val="clear" w:color="auto" w:fill="F7F7F7"/>
        <w:spacing w:before="0" w:after="0" w:line="180" w:lineRule="exact"/>
        <w:ind w:left="0" w:firstLine="0"/>
        <w:jc w:val="left"/>
        <w:rPr>
          <w:ins w:id="883270" w:author="Claude" w:date="2026-10-07T12:00:00Z"/>
        </w:rPr>
      </w:pPr>
      <w:ins w:id="883304" w:author="Claude" w:date="2026-10-07T12:00:00Z">
        <w:r>
          <w:rPr>
            <w:rFonts w:ascii="Consolas" w:hAnsi="Consolas" w:cs="Consolas"/>
            <w:sz w:val="14"/>
            <w:szCs w:val="14"/>
          </w:rPr>
          <w:t xml:space="preserve"> 34  def clamp(x, lo=0.0, hi=1.0):</w:t>
        </w:r>
      </w:ins>
    </w:p>
    <w:p>
      <w:pPr>
        <w:shd w:val="clear" w:color="auto" w:fill="F7F7F7"/>
        <w:spacing w:before="0" w:after="0" w:line="180" w:lineRule="exact"/>
        <w:ind w:left="0" w:firstLine="0"/>
        <w:jc w:val="left"/>
        <w:rPr>
          <w:ins w:id="883270" w:author="Claude" w:date="2026-10-07T12:00:00Z"/>
        </w:rPr>
      </w:pPr>
      <w:ins w:id="883305" w:author="Claude" w:date="2026-10-07T12:00:00Z">
        <w:r>
          <w:rPr>
            <w:rFonts w:ascii="Consolas" w:hAnsi="Consolas" w:cs="Consolas"/>
            <w:sz w:val="14"/>
            <w:szCs w:val="14"/>
          </w:rPr>
          <w:t xml:space="preserve"> 35      out = np.clip(np.nan_to_num(np.asarray(x, dtype=float), nan=lo), lo, hi)</w:t>
        </w:r>
      </w:ins>
    </w:p>
    <w:p>
      <w:pPr>
        <w:shd w:val="clear" w:color="auto" w:fill="F7F7F7"/>
        <w:spacing w:before="0" w:after="0" w:line="180" w:lineRule="exact"/>
        <w:ind w:left="0" w:firstLine="0"/>
        <w:jc w:val="left"/>
        <w:rPr>
          <w:ins w:id="883270" w:author="Claude" w:date="2026-10-07T12:00:00Z"/>
        </w:rPr>
      </w:pPr>
      <w:ins w:id="883306" w:author="Claude" w:date="2026-10-07T12:00:00Z">
        <w:r>
          <w:rPr>
            <w:rFonts w:ascii="Consolas" w:hAnsi="Consolas" w:cs="Consolas"/>
            <w:sz w:val="14"/>
            <w:szCs w:val="14"/>
          </w:rPr>
          <w:t xml:space="preserve"> 36      return out if out.ndim else float(out)</w:t>
        </w:r>
      </w:ins>
    </w:p>
    <w:p>
      <w:pPr>
        <w:shd w:val="clear" w:color="auto" w:fill="F7F7F7"/>
        <w:spacing w:before="0" w:after="0" w:line="180" w:lineRule="exact"/>
        <w:ind w:left="0" w:firstLine="0"/>
        <w:jc w:val="left"/>
        <w:rPr>
          <w:ins w:id="883270" w:author="Claude" w:date="2026-10-07T12:00:00Z"/>
        </w:rPr>
      </w:pPr>
      <w:ins w:id="883307" w:author="Claude" w:date="2026-10-07T12:00:00Z">
        <w:r>
          <w:rPr>
            <w:rFonts w:ascii="Consolas" w:hAnsi="Consolas" w:cs="Consolas"/>
            <w:sz w:val="14"/>
            <w:szCs w:val="14"/>
          </w:rPr>
          <w:t xml:space="preserve"> 37  </w:t>
        </w:r>
      </w:ins>
    </w:p>
    <w:p>
      <w:pPr>
        <w:shd w:val="clear" w:color="auto" w:fill="F7F7F7"/>
        <w:spacing w:before="0" w:after="0" w:line="180" w:lineRule="exact"/>
        <w:ind w:left="0" w:firstLine="0"/>
        <w:jc w:val="left"/>
        <w:rPr>
          <w:ins w:id="883270" w:author="Claude" w:date="2026-10-07T12:00:00Z"/>
        </w:rPr>
      </w:pPr>
      <w:ins w:id="883308" w:author="Claude" w:date="2026-10-07T12:00:00Z">
        <w:r>
          <w:rPr>
            <w:rFonts w:ascii="Consolas" w:hAnsi="Consolas" w:cs="Consolas"/>
            <w:sz w:val="14"/>
            <w:szCs w:val="14"/>
          </w:rPr>
          <w:t xml:space="preserve"> 38  </w:t>
        </w:r>
      </w:ins>
    </w:p>
    <w:p>
      <w:pPr>
        <w:shd w:val="clear" w:color="auto" w:fill="F7F7F7"/>
        <w:spacing w:before="0" w:after="0" w:line="180" w:lineRule="exact"/>
        <w:ind w:left="0" w:firstLine="0"/>
        <w:jc w:val="left"/>
        <w:rPr>
          <w:ins w:id="883270" w:author="Claude" w:date="2026-10-07T12:00:00Z"/>
        </w:rPr>
      </w:pPr>
      <w:ins w:id="883309" w:author="Claude" w:date="2026-10-07T12:00:00Z">
        <w:r>
          <w:rPr>
            <w:rFonts w:ascii="Consolas" w:hAnsi="Consolas" w:cs="Consolas"/>
            <w:sz w:val="14"/>
            <w:szCs w:val="14"/>
          </w:rPr>
          <w:t xml:space="preserve"> 39  def taxa_anual_para_mensal(taxa_aa) -&gt; np.ndarray:</w:t>
        </w:r>
      </w:ins>
    </w:p>
    <w:p>
      <w:pPr>
        <w:shd w:val="clear" w:color="auto" w:fill="F7F7F7"/>
        <w:spacing w:before="0" w:after="0" w:line="180" w:lineRule="exact"/>
        <w:ind w:left="0" w:firstLine="0"/>
        <w:jc w:val="left"/>
        <w:rPr>
          <w:ins w:id="883270" w:author="Claude" w:date="2026-10-07T12:00:00Z"/>
        </w:rPr>
      </w:pPr>
      <w:ins w:id="883310" w:author="Claude" w:date="2026-10-07T12:00:00Z">
        <w:r>
          <w:rPr>
            <w:rFonts w:ascii="Consolas" w:hAnsi="Consolas" w:cs="Consolas"/>
            <w:sz w:val="14"/>
            <w:szCs w:val="14"/>
          </w:rPr>
          <w:t xml:space="preserve"> 40      return (1 + np.asarray(taxa_aa, dtype=float)) ** (1 / 12) - 1</w:t>
        </w:r>
      </w:ins>
    </w:p>
    <w:p>
      <w:pPr>
        <w:shd w:val="clear" w:color="auto" w:fill="F7F7F7"/>
        <w:spacing w:before="0" w:after="0" w:line="180" w:lineRule="exact"/>
        <w:ind w:left="0" w:firstLine="0"/>
        <w:jc w:val="left"/>
        <w:rPr>
          <w:ins w:id="883270" w:author="Claude" w:date="2026-10-07T12:00:00Z"/>
        </w:rPr>
      </w:pPr>
      <w:ins w:id="883311" w:author="Claude" w:date="2026-10-07T12:00:00Z">
        <w:r>
          <w:rPr>
            <w:rFonts w:ascii="Consolas" w:hAnsi="Consolas" w:cs="Consolas"/>
            <w:sz w:val="14"/>
            <w:szCs w:val="14"/>
          </w:rPr>
          <w:t xml:space="preserve"> 41  </w:t>
        </w:r>
      </w:ins>
    </w:p>
    <w:p>
      <w:pPr>
        <w:shd w:val="clear" w:color="auto" w:fill="F7F7F7"/>
        <w:spacing w:before="0" w:after="0" w:line="180" w:lineRule="exact"/>
        <w:ind w:left="0" w:firstLine="0"/>
        <w:jc w:val="left"/>
        <w:rPr>
          <w:ins w:id="883270" w:author="Claude" w:date="2026-10-07T12:00:00Z"/>
        </w:rPr>
      </w:pPr>
      <w:ins w:id="883312" w:author="Claude" w:date="2026-10-07T12:00:00Z">
        <w:r>
          <w:rPr>
            <w:rFonts w:ascii="Consolas" w:hAnsi="Consolas" w:cs="Consolas"/>
            <w:sz w:val="14"/>
            <w:szCs w:val="14"/>
          </w:rPr>
          <w:t xml:space="preserve"> 42  </w:t>
        </w:r>
      </w:ins>
    </w:p>
    <w:p>
      <w:pPr>
        <w:shd w:val="clear" w:color="auto" w:fill="F7F7F7"/>
        <w:spacing w:before="0" w:after="0" w:line="180" w:lineRule="exact"/>
        <w:ind w:left="0" w:firstLine="0"/>
        <w:jc w:val="left"/>
        <w:rPr>
          <w:ins w:id="883270" w:author="Claude" w:date="2026-10-07T12:00:00Z"/>
        </w:rPr>
      </w:pPr>
      <w:ins w:id="883313" w:author="Claude" w:date="2026-10-07T12:00:00Z">
        <w:r>
          <w:rPr>
            <w:rFonts w:ascii="Consolas" w:hAnsi="Consolas" w:cs="Consolas"/>
            <w:sz w:val="14"/>
            <w:szCs w:val="14"/>
          </w:rPr>
          <w:t xml:space="preserve"> 43  def taxa_mensal_para_anual(taxa_am) -&gt; np.ndarray:</w:t>
        </w:r>
      </w:ins>
    </w:p>
    <w:p>
      <w:pPr>
        <w:shd w:val="clear" w:color="auto" w:fill="F7F7F7"/>
        <w:spacing w:before="0" w:after="0" w:line="180" w:lineRule="exact"/>
        <w:ind w:left="0" w:firstLine="0"/>
        <w:jc w:val="left"/>
        <w:rPr>
          <w:ins w:id="883270" w:author="Claude" w:date="2026-10-07T12:00:00Z"/>
        </w:rPr>
      </w:pPr>
      <w:ins w:id="883314" w:author="Claude" w:date="2026-10-07T12:00:00Z">
        <w:r>
          <w:rPr>
            <w:rFonts w:ascii="Consolas" w:hAnsi="Consolas" w:cs="Consolas"/>
            <w:sz w:val="14"/>
            <w:szCs w:val="14"/>
          </w:rPr>
          <w:t xml:space="preserve"> 44      return (1 + np.asarray(taxa_am, dtype=float)) ** 12 - 1</w:t>
        </w:r>
      </w:ins>
    </w:p>
    <w:p>
      <w:pPr>
        <w:shd w:val="clear" w:color="auto" w:fill="F7F7F7"/>
        <w:spacing w:before="0" w:after="0" w:line="180" w:lineRule="exact"/>
        <w:ind w:left="0" w:firstLine="0"/>
        <w:jc w:val="left"/>
        <w:rPr>
          <w:ins w:id="883270" w:author="Claude" w:date="2026-10-07T12:00:00Z"/>
        </w:rPr>
      </w:pPr>
      <w:ins w:id="883315" w:author="Claude" w:date="2026-10-07T12:00:00Z">
        <w:r>
          <w:rPr>
            <w:rFonts w:ascii="Consolas" w:hAnsi="Consolas" w:cs="Consolas"/>
            <w:sz w:val="14"/>
            <w:szCs w:val="14"/>
          </w:rPr>
          <w:t xml:space="preserve"> 45  </w:t>
        </w:r>
      </w:ins>
    </w:p>
    <w:p>
      <w:pPr>
        <w:shd w:val="clear" w:color="auto" w:fill="F7F7F7"/>
        <w:spacing w:before="0" w:after="0" w:line="180" w:lineRule="exact"/>
        <w:ind w:left="0" w:firstLine="0"/>
        <w:jc w:val="left"/>
        <w:rPr>
          <w:ins w:id="883270" w:author="Claude" w:date="2026-10-07T12:00:00Z"/>
        </w:rPr>
      </w:pPr>
      <w:ins w:id="883316" w:author="Claude" w:date="2026-10-07T12:00:00Z">
        <w:r>
          <w:rPr>
            <w:rFonts w:ascii="Consolas" w:hAnsi="Consolas" w:cs="Consolas"/>
            <w:sz w:val="14"/>
            <w:szCs w:val="14"/>
          </w:rPr>
          <w:t xml:space="preserve"> 46  </w:t>
        </w:r>
      </w:ins>
    </w:p>
    <w:p>
      <w:pPr>
        <w:shd w:val="clear" w:color="auto" w:fill="F7F7F7"/>
        <w:spacing w:before="0" w:after="0" w:line="180" w:lineRule="exact"/>
        <w:ind w:left="0" w:firstLine="0"/>
        <w:jc w:val="left"/>
        <w:rPr>
          <w:ins w:id="883270" w:author="Claude" w:date="2026-10-07T12:00:00Z"/>
        </w:rPr>
      </w:pPr>
      <w:ins w:id="883317" w:author="Claude" w:date="2026-10-07T12:00:00Z">
        <w:r>
          <w:rPr>
            <w:rFonts w:ascii="Consolas" w:hAnsi="Consolas" w:cs="Consolas"/>
            <w:sz w:val="14"/>
            <w:szCs w:val="14"/>
          </w:rPr>
          <w:t xml:space="preserve"> 47  def _2d(fluxos) -&gt; np.ndarray:</w:t>
        </w:r>
      </w:ins>
    </w:p>
    <w:p>
      <w:pPr>
        <w:shd w:val="clear" w:color="auto" w:fill="F7F7F7"/>
        <w:spacing w:before="0" w:after="0" w:line="180" w:lineRule="exact"/>
        <w:ind w:left="0" w:firstLine="0"/>
        <w:jc w:val="left"/>
        <w:rPr>
          <w:ins w:id="883270" w:author="Claude" w:date="2026-10-07T12:00:00Z"/>
        </w:rPr>
      </w:pPr>
      <w:ins w:id="883318" w:author="Claude" w:date="2026-10-07T12:00:00Z">
        <w:r>
          <w:rPr>
            <w:rFonts w:ascii="Consolas" w:hAnsi="Consolas" w:cs="Consolas"/>
            <w:sz w:val="14"/>
            <w:szCs w:val="14"/>
          </w:rPr>
          <w:t xml:space="preserve"> 48      f = np.asarray(fluxos, dtype=float)</w:t>
        </w:r>
      </w:ins>
    </w:p>
    <w:p>
      <w:pPr>
        <w:shd w:val="clear" w:color="auto" w:fill="F7F7F7"/>
        <w:spacing w:before="0" w:after="0" w:line="180" w:lineRule="exact"/>
        <w:ind w:left="0" w:firstLine="0"/>
        <w:jc w:val="left"/>
        <w:rPr>
          <w:ins w:id="883270" w:author="Claude" w:date="2026-10-07T12:00:00Z"/>
        </w:rPr>
      </w:pPr>
      <w:ins w:id="883319" w:author="Claude" w:date="2026-10-07T12:00:00Z">
        <w:r>
          <w:rPr>
            <w:rFonts w:ascii="Consolas" w:hAnsi="Consolas" w:cs="Consolas"/>
            <w:sz w:val="14"/>
            <w:szCs w:val="14"/>
          </w:rPr>
          <w:t xml:space="preserve"> 49      return f[None, :] if f.ndim == 1 else f</w:t>
        </w:r>
      </w:ins>
    </w:p>
    <w:p>
      <w:pPr>
        <w:shd w:val="clear" w:color="auto" w:fill="F7F7F7"/>
        <w:spacing w:before="0" w:after="0" w:line="180" w:lineRule="exact"/>
        <w:ind w:left="0" w:firstLine="0"/>
        <w:jc w:val="left"/>
        <w:rPr>
          <w:ins w:id="883270" w:author="Claude" w:date="2026-10-07T12:00:00Z"/>
        </w:rPr>
      </w:pPr>
      <w:ins w:id="883320" w:author="Claude" w:date="2026-10-07T12:00:00Z">
        <w:r>
          <w:rPr>
            <w:rFonts w:ascii="Consolas" w:hAnsi="Consolas" w:cs="Consolas"/>
            <w:sz w:val="14"/>
            <w:szCs w:val="14"/>
          </w:rPr>
          <w:t xml:space="preserve"> 50  </w:t>
        </w:r>
      </w:ins>
    </w:p>
    <w:p>
      <w:pPr>
        <w:shd w:val="clear" w:color="auto" w:fill="F7F7F7"/>
        <w:spacing w:before="0" w:after="0" w:line="180" w:lineRule="exact"/>
        <w:ind w:left="0" w:firstLine="0"/>
        <w:jc w:val="left"/>
        <w:rPr>
          <w:ins w:id="883270" w:author="Claude" w:date="2026-10-07T12:00:00Z"/>
        </w:rPr>
      </w:pPr>
      <w:ins w:id="883321" w:author="Claude" w:date="2026-10-07T12:00:00Z">
        <w:r>
          <w:rPr>
            <w:rFonts w:ascii="Consolas" w:hAnsi="Consolas" w:cs="Consolas"/>
            <w:sz w:val="14"/>
            <w:szCs w:val="14"/>
          </w:rPr>
          <w:t xml:space="preserve"> 51  </w:t>
        </w:r>
      </w:ins>
    </w:p>
    <w:p>
      <w:pPr>
        <w:shd w:val="clear" w:color="auto" w:fill="F7F7F7"/>
        <w:spacing w:before="0" w:after="0" w:line="180" w:lineRule="exact"/>
        <w:ind w:left="0" w:firstLine="0"/>
        <w:jc w:val="left"/>
        <w:rPr>
          <w:ins w:id="883270" w:author="Claude" w:date="2026-10-07T12:00:00Z"/>
        </w:rPr>
      </w:pPr>
      <w:ins w:id="883322" w:author="Claude" w:date="2026-10-07T12:00:00Z">
        <w:r>
          <w:rPr>
            <w:rFonts w:ascii="Consolas" w:hAnsi="Consolas" w:cs="Consolas"/>
            <w:sz w:val="14"/>
            <w:szCs w:val="14"/>
          </w:rPr>
          <w:t xml:space="preserve"> 52  def vpl(taxa, fluxos):</w:t>
        </w:r>
      </w:ins>
    </w:p>
    <w:p>
      <w:pPr>
        <w:shd w:val="clear" w:color="auto" w:fill="F7F7F7"/>
        <w:spacing w:before="0" w:after="0" w:line="180" w:lineRule="exact"/>
        <w:ind w:left="0" w:firstLine="0"/>
        <w:jc w:val="left"/>
        <w:rPr>
          <w:ins w:id="883270" w:author="Claude" w:date="2026-10-07T12:00:00Z"/>
        </w:rPr>
      </w:pPr>
      <w:ins w:id="883323" w:author="Claude" w:date="2026-10-07T12:00:00Z">
        <w:r>
          <w:rPr>
            <w:rFonts w:ascii="Consolas" w:hAnsi="Consolas" w:cs="Consolas"/>
            <w:sz w:val="14"/>
            <w:szCs w:val="14"/>
          </w:rPr>
          <w:t xml:space="preserve"> 53      """Valor presente líquido; o índice 0 é a data focal (não descontado)."""</w:t>
        </w:r>
      </w:ins>
    </w:p>
    <w:p>
      <w:pPr>
        <w:shd w:val="clear" w:color="auto" w:fill="F7F7F7"/>
        <w:spacing w:before="0" w:after="0" w:line="180" w:lineRule="exact"/>
        <w:ind w:left="0" w:firstLine="0"/>
        <w:jc w:val="left"/>
        <w:rPr>
          <w:ins w:id="883270" w:author="Claude" w:date="2026-10-07T12:00:00Z"/>
        </w:rPr>
      </w:pPr>
      <w:ins w:id="883324" w:author="Claude" w:date="2026-10-07T12:00:00Z">
        <w:r>
          <w:rPr>
            <w:rFonts w:ascii="Consolas" w:hAnsi="Consolas" w:cs="Consolas"/>
            <w:sz w:val="14"/>
            <w:szCs w:val="14"/>
          </w:rPr>
          <w:t xml:space="preserve"> 54      f = _2d(fluxos)</w:t>
        </w:r>
      </w:ins>
    </w:p>
    <w:p>
      <w:pPr>
        <w:shd w:val="clear" w:color="auto" w:fill="F7F7F7"/>
        <w:spacing w:before="0" w:after="0" w:line="180" w:lineRule="exact"/>
        <w:ind w:left="0" w:firstLine="0"/>
        <w:jc w:val="left"/>
        <w:rPr>
          <w:ins w:id="883270" w:author="Claude" w:date="2026-10-07T12:00:00Z"/>
        </w:rPr>
      </w:pPr>
      <w:ins w:id="883325" w:author="Claude" w:date="2026-10-07T12:00:00Z">
        <w:r>
          <w:rPr>
            <w:rFonts w:ascii="Consolas" w:hAnsi="Consolas" w:cs="Consolas"/>
            <w:sz w:val="14"/>
            <w:szCs w:val="14"/>
          </w:rPr>
          <w:t xml:space="preserve"> 55      taxa = np.asarray(taxa, dtype=float).reshape(-1, 1)</w:t>
        </w:r>
      </w:ins>
    </w:p>
    <w:p>
      <w:pPr>
        <w:shd w:val="clear" w:color="auto" w:fill="F7F7F7"/>
        <w:spacing w:before="0" w:after="0" w:line="180" w:lineRule="exact"/>
        <w:ind w:left="0" w:firstLine="0"/>
        <w:jc w:val="left"/>
        <w:rPr>
          <w:ins w:id="883270" w:author="Claude" w:date="2026-10-07T12:00:00Z"/>
        </w:rPr>
      </w:pPr>
      <w:ins w:id="883326" w:author="Claude" w:date="2026-10-07T12:00:00Z">
        <w:r>
          <w:rPr>
            <w:rFonts w:ascii="Consolas" w:hAnsi="Consolas" w:cs="Consolas"/>
            <w:sz w:val="14"/>
            <w:szCs w:val="14"/>
          </w:rPr>
          <w:t xml:space="preserve"> 56      t = np.arange(f.shape[1])[None, :]</w:t>
        </w:r>
      </w:ins>
    </w:p>
    <w:p>
      <w:pPr>
        <w:shd w:val="clear" w:color="auto" w:fill="F7F7F7"/>
        <w:spacing w:before="0" w:after="0" w:line="180" w:lineRule="exact"/>
        <w:ind w:left="0" w:firstLine="0"/>
        <w:jc w:val="left"/>
        <w:rPr>
          <w:ins w:id="883270" w:author="Claude" w:date="2026-10-07T12:00:00Z"/>
        </w:rPr>
      </w:pPr>
      <w:ins w:id="883327" w:author="Claude" w:date="2026-10-07T12:00:00Z">
        <w:r>
          <w:rPr>
            <w:rFonts w:ascii="Consolas" w:hAnsi="Consolas" w:cs="Consolas"/>
            <w:sz w:val="14"/>
            <w:szCs w:val="14"/>
          </w:rPr>
          <w:t xml:space="preserve"> 57      with np.errstate(over="ignore", invalid="ignore"):</w:t>
        </w:r>
      </w:ins>
    </w:p>
    <w:p>
      <w:pPr>
        <w:shd w:val="clear" w:color="auto" w:fill="F7F7F7"/>
        <w:spacing w:before="0" w:after="0" w:line="180" w:lineRule="exact"/>
        <w:ind w:left="0" w:firstLine="0"/>
        <w:jc w:val="left"/>
        <w:rPr>
          <w:ins w:id="883270" w:author="Claude" w:date="2026-10-07T12:00:00Z"/>
        </w:rPr>
      </w:pPr>
      <w:ins w:id="883328" w:author="Claude" w:date="2026-10-07T12:00:00Z">
        <w:r>
          <w:rPr>
            <w:rFonts w:ascii="Consolas" w:hAnsi="Consolas" w:cs="Consolas"/>
            <w:sz w:val="14"/>
            <w:szCs w:val="14"/>
          </w:rPr>
          <w:t xml:space="preserve"> 58          out = (f / (1 + taxa) ** t).sum(axis=1)</w:t>
        </w:r>
      </w:ins>
    </w:p>
    <w:p>
      <w:pPr>
        <w:shd w:val="clear" w:color="auto" w:fill="F7F7F7"/>
        <w:spacing w:before="0" w:after="0" w:line="180" w:lineRule="exact"/>
        <w:ind w:left="0" w:firstLine="0"/>
        <w:jc w:val="left"/>
        <w:rPr>
          <w:ins w:id="883270" w:author="Claude" w:date="2026-10-07T12:00:00Z"/>
        </w:rPr>
      </w:pPr>
      <w:ins w:id="883329" w:author="Claude" w:date="2026-10-07T12:00:00Z">
        <w:r>
          <w:rPr>
            <w:rFonts w:ascii="Consolas" w:hAnsi="Consolas" w:cs="Consolas"/>
            <w:sz w:val="14"/>
            <w:szCs w:val="14"/>
          </w:rPr>
          <w:t xml:space="preserve"> 59      return float(out[0]) if np.ndim(fluxos) == 1 else out</w:t>
        </w:r>
      </w:ins>
    </w:p>
    <w:p>
      <w:pPr>
        <w:shd w:val="clear" w:color="auto" w:fill="F7F7F7"/>
        <w:spacing w:before="0" w:after="0" w:line="180" w:lineRule="exact"/>
        <w:ind w:left="0" w:firstLine="0"/>
        <w:jc w:val="left"/>
        <w:rPr>
          <w:ins w:id="883270" w:author="Claude" w:date="2026-10-07T12:00:00Z"/>
        </w:rPr>
      </w:pPr>
      <w:ins w:id="883330" w:author="Claude" w:date="2026-10-07T12:00:00Z">
        <w:r>
          <w:rPr>
            <w:rFonts w:ascii="Consolas" w:hAnsi="Consolas" w:cs="Consolas"/>
            <w:sz w:val="14"/>
            <w:szCs w:val="14"/>
          </w:rPr>
          <w:t xml:space="preserve"> 60  </w:t>
        </w:r>
      </w:ins>
    </w:p>
    <w:p>
      <w:pPr>
        <w:shd w:val="clear" w:color="auto" w:fill="F7F7F7"/>
        <w:spacing w:before="0" w:after="0" w:line="180" w:lineRule="exact"/>
        <w:ind w:left="0" w:firstLine="0"/>
        <w:jc w:val="left"/>
        <w:rPr>
          <w:ins w:id="883270" w:author="Claude" w:date="2026-10-07T12:00:00Z"/>
        </w:rPr>
      </w:pPr>
      <w:ins w:id="883331" w:author="Claude" w:date="2026-10-07T12:00:00Z">
        <w:r>
          <w:rPr>
            <w:rFonts w:ascii="Consolas" w:hAnsi="Consolas" w:cs="Consolas"/>
            <w:sz w:val="14"/>
            <w:szCs w:val="14"/>
          </w:rPr>
          <w:t xml:space="preserve"> 61  </w:t>
        </w:r>
      </w:ins>
    </w:p>
    <w:p>
      <w:pPr>
        <w:shd w:val="clear" w:color="auto" w:fill="F7F7F7"/>
        <w:spacing w:before="0" w:after="0" w:line="180" w:lineRule="exact"/>
        <w:ind w:left="0" w:firstLine="0"/>
        <w:jc w:val="left"/>
        <w:rPr>
          <w:ins w:id="883270" w:author="Claude" w:date="2026-10-07T12:00:00Z"/>
        </w:rPr>
      </w:pPr>
      <w:ins w:id="883332" w:author="Claude" w:date="2026-10-07T12:00:00Z">
        <w:r>
          <w:rPr>
            <w:rFonts w:ascii="Consolas" w:hAnsi="Consolas" w:cs="Consolas"/>
            <w:sz w:val="14"/>
            <w:szCs w:val="14"/>
          </w:rPr>
          <w:t xml:space="preserve"> 62  def trocas_de_sinal(fluxos) -&gt; np.ndarray:</w:t>
        </w:r>
      </w:ins>
    </w:p>
    <w:p>
      <w:pPr>
        <w:shd w:val="clear" w:color="auto" w:fill="F7F7F7"/>
        <w:spacing w:before="0" w:after="0" w:line="180" w:lineRule="exact"/>
        <w:ind w:left="0" w:firstLine="0"/>
        <w:jc w:val="left"/>
        <w:rPr>
          <w:ins w:id="883270" w:author="Claude" w:date="2026-10-07T12:00:00Z"/>
        </w:rPr>
      </w:pPr>
      <w:ins w:id="883333" w:author="Claude" w:date="2026-10-07T12:00:00Z">
        <w:r>
          <w:rPr>
            <w:rFonts w:ascii="Consolas" w:hAnsi="Consolas" w:cs="Consolas"/>
            <w:sz w:val="14"/>
            <w:szCs w:val="14"/>
          </w:rPr>
          <w:t xml:space="preserve"> 63      f = _2d(fluxos)</w:t>
        </w:r>
      </w:ins>
    </w:p>
    <w:p>
      <w:pPr>
        <w:shd w:val="clear" w:color="auto" w:fill="F7F7F7"/>
        <w:spacing w:before="0" w:after="0" w:line="180" w:lineRule="exact"/>
        <w:ind w:left="0" w:firstLine="0"/>
        <w:jc w:val="left"/>
        <w:rPr>
          <w:ins w:id="883270" w:author="Claude" w:date="2026-10-07T12:00:00Z"/>
        </w:rPr>
      </w:pPr>
      <w:ins w:id="883334" w:author="Claude" w:date="2026-10-07T12:00:00Z">
        <w:r>
          <w:rPr>
            <w:rFonts w:ascii="Consolas" w:hAnsi="Consolas" w:cs="Consolas"/>
            <w:sz w:val="14"/>
            <w:szCs w:val="14"/>
          </w:rPr>
          <w:t xml:space="preserve"> 64      s = np.sign(f)</w:t>
        </w:r>
      </w:ins>
    </w:p>
    <w:p>
      <w:pPr>
        <w:shd w:val="clear" w:color="auto" w:fill="F7F7F7"/>
        <w:spacing w:before="0" w:after="0" w:line="180" w:lineRule="exact"/>
        <w:ind w:left="0" w:firstLine="0"/>
        <w:jc w:val="left"/>
        <w:rPr>
          <w:ins w:id="883270" w:author="Claude" w:date="2026-10-07T12:00:00Z"/>
        </w:rPr>
      </w:pPr>
      <w:ins w:id="883335" w:author="Claude" w:date="2026-10-07T12:00:00Z">
        <w:r>
          <w:rPr>
            <w:rFonts w:ascii="Consolas" w:hAnsi="Consolas" w:cs="Consolas"/>
            <w:sz w:val="14"/>
            <w:szCs w:val="14"/>
          </w:rPr>
          <w:t xml:space="preserve"> 65      out = np.zeros(f.shape[0], dtype=int)</w:t>
        </w:r>
      </w:ins>
    </w:p>
    <w:p>
      <w:pPr>
        <w:shd w:val="clear" w:color="auto" w:fill="F7F7F7"/>
        <w:spacing w:before="0" w:after="0" w:line="180" w:lineRule="exact"/>
        <w:ind w:left="0" w:firstLine="0"/>
        <w:jc w:val="left"/>
        <w:rPr>
          <w:ins w:id="883270" w:author="Claude" w:date="2026-10-07T12:00:00Z"/>
        </w:rPr>
      </w:pPr>
      <w:ins w:id="883336" w:author="Claude" w:date="2026-10-07T12:00:00Z">
        <w:r>
          <w:rPr>
            <w:rFonts w:ascii="Consolas" w:hAnsi="Consolas" w:cs="Consolas"/>
            <w:sz w:val="14"/>
            <w:szCs w:val="14"/>
          </w:rPr>
          <w:t xml:space="preserve"> 66      for i in range(f.shape[0]):</w:t>
        </w:r>
      </w:ins>
    </w:p>
    <w:p>
      <w:pPr>
        <w:shd w:val="clear" w:color="auto" w:fill="F7F7F7"/>
        <w:spacing w:before="0" w:after="0" w:line="180" w:lineRule="exact"/>
        <w:ind w:left="0" w:firstLine="0"/>
        <w:jc w:val="left"/>
        <w:rPr>
          <w:ins w:id="883270" w:author="Claude" w:date="2026-10-07T12:00:00Z"/>
        </w:rPr>
      </w:pPr>
      <w:ins w:id="883337" w:author="Claude" w:date="2026-10-07T12:00:00Z">
        <w:r>
          <w:rPr>
            <w:rFonts w:ascii="Consolas" w:hAnsi="Consolas" w:cs="Consolas"/>
            <w:sz w:val="14"/>
            <w:szCs w:val="14"/>
          </w:rPr>
          <w:t xml:space="preserve"> 67          nz = s[i][s[i] != 0]</w:t>
        </w:r>
      </w:ins>
    </w:p>
    <w:p>
      <w:pPr>
        <w:shd w:val="clear" w:color="auto" w:fill="F7F7F7"/>
        <w:spacing w:before="0" w:after="0" w:line="180" w:lineRule="exact"/>
        <w:ind w:left="0" w:firstLine="0"/>
        <w:jc w:val="left"/>
        <w:rPr>
          <w:ins w:id="883270" w:author="Claude" w:date="2026-10-07T12:00:00Z"/>
        </w:rPr>
      </w:pPr>
      <w:ins w:id="883338" w:author="Claude" w:date="2026-10-07T12:00:00Z">
        <w:r>
          <w:rPr>
            <w:rFonts w:ascii="Consolas" w:hAnsi="Consolas" w:cs="Consolas"/>
            <w:sz w:val="14"/>
            <w:szCs w:val="14"/>
          </w:rPr>
          <w:t xml:space="preserve"> 68          out[i] = int(np.sum(nz[1:] != nz[:-1])) if nz.size &gt; 1 else 0</w:t>
        </w:r>
      </w:ins>
    </w:p>
    <w:p>
      <w:pPr>
        <w:shd w:val="clear" w:color="auto" w:fill="F7F7F7"/>
        <w:spacing w:before="0" w:after="0" w:line="180" w:lineRule="exact"/>
        <w:ind w:left="0" w:firstLine="0"/>
        <w:jc w:val="left"/>
        <w:rPr>
          <w:ins w:id="883270" w:author="Claude" w:date="2026-10-07T12:00:00Z"/>
        </w:rPr>
      </w:pPr>
      <w:ins w:id="883339" w:author="Claude" w:date="2026-10-07T12:00:00Z">
        <w:r>
          <w:rPr>
            <w:rFonts w:ascii="Consolas" w:hAnsi="Consolas" w:cs="Consolas"/>
            <w:sz w:val="14"/>
            <w:szCs w:val="14"/>
          </w:rPr>
          <w:t xml:space="preserve"> 69      return out</w:t>
        </w:r>
      </w:ins>
    </w:p>
    <w:p>
      <w:pPr>
        <w:shd w:val="clear" w:color="auto" w:fill="F7F7F7"/>
        <w:spacing w:before="0" w:after="0" w:line="180" w:lineRule="exact"/>
        <w:ind w:left="0" w:firstLine="0"/>
        <w:jc w:val="left"/>
        <w:rPr>
          <w:ins w:id="883270" w:author="Claude" w:date="2026-10-07T12:00:00Z"/>
        </w:rPr>
      </w:pPr>
      <w:ins w:id="883340" w:author="Claude" w:date="2026-10-07T12:00:00Z">
        <w:r>
          <w:rPr>
            <w:rFonts w:ascii="Consolas" w:hAnsi="Consolas" w:cs="Consolas"/>
            <w:sz w:val="14"/>
            <w:szCs w:val="14"/>
          </w:rPr>
          <w:t xml:space="preserve"> 70  </w:t>
        </w:r>
      </w:ins>
    </w:p>
    <w:p>
      <w:pPr>
        <w:shd w:val="clear" w:color="auto" w:fill="F7F7F7"/>
        <w:spacing w:before="0" w:after="0" w:line="180" w:lineRule="exact"/>
        <w:ind w:left="0" w:firstLine="0"/>
        <w:jc w:val="left"/>
        <w:rPr>
          <w:ins w:id="883270" w:author="Claude" w:date="2026-10-07T12:00:00Z"/>
        </w:rPr>
      </w:pPr>
      <w:ins w:id="883341" w:author="Claude" w:date="2026-10-07T12:00:00Z">
        <w:r>
          <w:rPr>
            <w:rFonts w:ascii="Consolas" w:hAnsi="Consolas" w:cs="Consolas"/>
            <w:sz w:val="14"/>
            <w:szCs w:val="14"/>
          </w:rPr>
          <w:t xml:space="preserve"> 71  </w:t>
        </w:r>
      </w:ins>
    </w:p>
    <w:p>
      <w:pPr>
        <w:shd w:val="clear" w:color="auto" w:fill="F7F7F7"/>
        <w:spacing w:before="0" w:after="0" w:line="180" w:lineRule="exact"/>
        <w:ind w:left="0" w:firstLine="0"/>
        <w:jc w:val="left"/>
        <w:rPr>
          <w:ins w:id="883270" w:author="Claude" w:date="2026-10-07T12:00:00Z"/>
        </w:rPr>
      </w:pPr>
      <w:ins w:id="883342" w:author="Claude" w:date="2026-10-07T12:00:00Z">
        <w:r>
          <w:rPr>
            <w:rFonts w:ascii="Consolas" w:hAnsi="Consolas" w:cs="Consolas"/>
            <w:sz w:val="14"/>
            <w:szCs w:val="14"/>
          </w:rPr>
          <w:t xml:space="preserve"> 72  def tir(fluxos, lo: float = -0.90, hi: float = 1.0, pontos: int = 160,</w:t>
        </w:r>
      </w:ins>
    </w:p>
    <w:p>
      <w:pPr>
        <w:shd w:val="clear" w:color="auto" w:fill="F7F7F7"/>
        <w:spacing w:before="0" w:after="0" w:line="180" w:lineRule="exact"/>
        <w:ind w:left="0" w:firstLine="0"/>
        <w:jc w:val="left"/>
        <w:rPr>
          <w:ins w:id="883270" w:author="Claude" w:date="2026-10-07T12:00:00Z"/>
        </w:rPr>
      </w:pPr>
      <w:ins w:id="883343" w:author="Claude" w:date="2026-10-07T12:00:00Z">
        <w:r>
          <w:rPr>
            <w:rFonts w:ascii="Consolas" w:hAnsi="Consolas" w:cs="Consolas"/>
            <w:sz w:val="14"/>
            <w:szCs w:val="14"/>
          </w:rPr>
          <w:t xml:space="preserve"> 73          iteracoes: int = 100) -&gt; Tuple[np.ndarray, np.ndarray]:</w:t>
        </w:r>
      </w:ins>
    </w:p>
    <w:p>
      <w:pPr>
        <w:shd w:val="clear" w:color="auto" w:fill="F7F7F7"/>
        <w:spacing w:before="0" w:after="0" w:line="180" w:lineRule="exact"/>
        <w:ind w:left="0" w:firstLine="0"/>
        <w:jc w:val="left"/>
        <w:rPr>
          <w:ins w:id="883270" w:author="Claude" w:date="2026-10-07T12:00:00Z"/>
        </w:rPr>
      </w:pPr>
      <w:ins w:id="883344" w:author="Claude" w:date="2026-10-07T12:00:00Z">
        <w:r>
          <w:rPr>
            <w:rFonts w:ascii="Consolas" w:hAnsi="Consolas" w:cs="Consolas"/>
            <w:sz w:val="14"/>
            <w:szCs w:val="14"/>
          </w:rPr>
          <w:t xml:space="preserve"> 74      """TIR por varredura de malha + bisseção vetorizada, com diagnóstico explícito.</w:t>
        </w:r>
      </w:ins>
    </w:p>
    <w:p>
      <w:pPr>
        <w:shd w:val="clear" w:color="auto" w:fill="F7F7F7"/>
        <w:spacing w:before="0" w:after="0" w:line="180" w:lineRule="exact"/>
        <w:ind w:left="0" w:firstLine="0"/>
        <w:jc w:val="left"/>
        <w:rPr>
          <w:ins w:id="883270" w:author="Claude" w:date="2026-10-07T12:00:00Z"/>
        </w:rPr>
      </w:pPr>
      <w:ins w:id="883345" w:author="Claude" w:date="2026-10-07T12:00:00Z">
        <w:r>
          <w:rPr>
            <w:rFonts w:ascii="Consolas" w:hAnsi="Consolas" w:cs="Consolas"/>
            <w:sz w:val="14"/>
            <w:szCs w:val="14"/>
          </w:rPr>
          <w:t xml:space="preserve"> 75  </w:t>
        </w:r>
      </w:ins>
    </w:p>
    <w:p>
      <w:pPr>
        <w:shd w:val="clear" w:color="auto" w:fill="F7F7F7"/>
        <w:spacing w:before="0" w:after="0" w:line="180" w:lineRule="exact"/>
        <w:ind w:left="0" w:firstLine="0"/>
        <w:jc w:val="left"/>
        <w:rPr>
          <w:ins w:id="883270" w:author="Claude" w:date="2026-10-07T12:00:00Z"/>
        </w:rPr>
      </w:pPr>
      <w:ins w:id="883346" w:author="Claude" w:date="2026-10-07T12:00:00Z">
        <w:r>
          <w:rPr>
            <w:rFonts w:ascii="Consolas" w:hAnsi="Consolas" w:cs="Consolas"/>
            <w:sz w:val="14"/>
            <w:szCs w:val="14"/>
          </w:rPr>
          <w:t xml:space="preserve"> 76      Retorna (taxa por período, diagnóstico). A taxa é ``nan`` quando não há raiz</w:t>
        </w:r>
      </w:ins>
    </w:p>
    <w:p>
      <w:pPr>
        <w:shd w:val="clear" w:color="auto" w:fill="F7F7F7"/>
        <w:spacing w:before="0" w:after="0" w:line="180" w:lineRule="exact"/>
        <w:ind w:left="0" w:firstLine="0"/>
        <w:jc w:val="left"/>
        <w:rPr>
          <w:ins w:id="883270" w:author="Claude" w:date="2026-10-07T12:00:00Z"/>
        </w:rPr>
      </w:pPr>
      <w:ins w:id="883347" w:author="Claude" w:date="2026-10-07T12:00:00Z">
        <w:r>
          <w:rPr>
            <w:rFonts w:ascii="Consolas" w:hAnsi="Consolas" w:cs="Consolas"/>
            <w:sz w:val="14"/>
            <w:szCs w:val="14"/>
          </w:rPr>
          <w:t xml:space="preserve"> 77      no intervalo: nunca é forçada ao limite numérico (corrige a leitura de</w:t>
        </w:r>
      </w:ins>
    </w:p>
    <w:p>
      <w:pPr>
        <w:shd w:val="clear" w:color="auto" w:fill="F7F7F7"/>
        <w:spacing w:before="0" w:after="0" w:line="180" w:lineRule="exact"/>
        <w:ind w:left="0" w:firstLine="0"/>
        <w:jc w:val="left"/>
        <w:rPr>
          <w:ins w:id="883270" w:author="Claude" w:date="2026-10-07T12:00:00Z"/>
        </w:rPr>
      </w:pPr>
      <w:ins w:id="883348" w:author="Claude" w:date="2026-10-07T12:00:00Z">
        <w:r>
          <w:rPr>
            <w:rFonts w:ascii="Consolas" w:hAnsi="Consolas" w:cs="Consolas"/>
            <w:sz w:val="14"/>
            <w:szCs w:val="14"/>
          </w:rPr>
          <w:t xml:space="preserve"> 78      -0,95 relatada na Rev. 186). Diagnósticos: ``convencional`` (uma raiz e uma</w:t>
        </w:r>
      </w:ins>
    </w:p>
    <w:p>
      <w:pPr>
        <w:shd w:val="clear" w:color="auto" w:fill="F7F7F7"/>
        <w:spacing w:before="0" w:after="0" w:line="180" w:lineRule="exact"/>
        <w:ind w:left="0" w:firstLine="0"/>
        <w:jc w:val="left"/>
        <w:rPr>
          <w:ins w:id="883270" w:author="Claude" w:date="2026-10-07T12:00:00Z"/>
        </w:rPr>
      </w:pPr>
      <w:ins w:id="883349" w:author="Claude" w:date="2026-10-07T12:00:00Z">
        <w:r>
          <w:rPr>
            <w:rFonts w:ascii="Consolas" w:hAnsi="Consolas" w:cs="Consolas"/>
            <w:sz w:val="14"/>
            <w:szCs w:val="14"/>
          </w:rPr>
          <w:t xml:space="preserve"> 79      troca de sinal no fluxo), ``multiplas`` (mais de uma raiz na malha),</w:t>
        </w:r>
      </w:ins>
    </w:p>
    <w:p>
      <w:pPr>
        <w:shd w:val="clear" w:color="auto" w:fill="F7F7F7"/>
        <w:spacing w:before="0" w:after="0" w:line="180" w:lineRule="exact"/>
        <w:ind w:left="0" w:firstLine="0"/>
        <w:jc w:val="left"/>
        <w:rPr>
          <w:ins w:id="883270" w:author="Claude" w:date="2026-10-07T12:00:00Z"/>
        </w:rPr>
      </w:pPr>
      <w:ins w:id="883350" w:author="Claude" w:date="2026-10-07T12:00:00Z">
        <w:r>
          <w:rPr>
            <w:rFonts w:ascii="Consolas" w:hAnsi="Consolas" w:cs="Consolas"/>
            <w:sz w:val="14"/>
            <w:szCs w:val="14"/>
          </w:rPr>
          <w:t xml:space="preserve"> 80      ``multiplas_possiveis`` (uma raiz, mas mais de uma troca de sinal —</w:t>
        </w:r>
      </w:ins>
    </w:p>
    <w:p>
      <w:pPr>
        <w:shd w:val="clear" w:color="auto" w:fill="F7F7F7"/>
        <w:spacing w:before="0" w:after="0" w:line="180" w:lineRule="exact"/>
        <w:ind w:left="0" w:firstLine="0"/>
        <w:jc w:val="left"/>
        <w:rPr>
          <w:ins w:id="883270" w:author="Claude" w:date="2026-10-07T12:00:00Z"/>
        </w:rPr>
      </w:pPr>
      <w:ins w:id="883351" w:author="Claude" w:date="2026-10-07T12:00:00Z">
        <w:r>
          <w:rPr>
            <w:rFonts w:ascii="Consolas" w:hAnsi="Consolas" w:cs="Consolas"/>
            <w:sz w:val="14"/>
            <w:szCs w:val="14"/>
          </w:rPr>
          <w:t xml:space="preserve"> 81      regra de Descartes) e ``sem_solucao`` (o VPL não muda de sinal).</w:t>
        </w:r>
      </w:ins>
    </w:p>
    <w:p>
      <w:pPr>
        <w:shd w:val="clear" w:color="auto" w:fill="F7F7F7"/>
        <w:spacing w:before="0" w:after="0" w:line="180" w:lineRule="exact"/>
        <w:ind w:left="0" w:firstLine="0"/>
        <w:jc w:val="left"/>
        <w:rPr>
          <w:ins w:id="883270" w:author="Claude" w:date="2026-10-07T12:00:00Z"/>
        </w:rPr>
      </w:pPr>
      <w:ins w:id="883352" w:author="Claude" w:date="2026-10-07T12:00:00Z">
        <w:r>
          <w:rPr>
            <w:rFonts w:ascii="Consolas" w:hAnsi="Consolas" w:cs="Consolas"/>
            <w:sz w:val="14"/>
            <w:szCs w:val="14"/>
          </w:rPr>
          <w:t xml:space="preserve"> 82      """</w:t>
        </w:r>
      </w:ins>
    </w:p>
    <w:p>
      <w:pPr>
        <w:shd w:val="clear" w:color="auto" w:fill="F7F7F7"/>
        <w:spacing w:before="0" w:after="0" w:line="180" w:lineRule="exact"/>
        <w:ind w:left="0" w:firstLine="0"/>
        <w:jc w:val="left"/>
        <w:rPr>
          <w:ins w:id="883270" w:author="Claude" w:date="2026-10-07T12:00:00Z"/>
        </w:rPr>
      </w:pPr>
      <w:ins w:id="883353" w:author="Claude" w:date="2026-10-07T12:00:00Z">
        <w:r>
          <w:rPr>
            <w:rFonts w:ascii="Consolas" w:hAnsi="Consolas" w:cs="Consolas"/>
            <w:sz w:val="14"/>
            <w:szCs w:val="14"/>
          </w:rPr>
          <w:t xml:space="preserve"> 83      f = _2d(fluxos)</w:t>
        </w:r>
      </w:ins>
    </w:p>
    <w:p>
      <w:pPr>
        <w:shd w:val="clear" w:color="auto" w:fill="F7F7F7"/>
        <w:spacing w:before="0" w:after="0" w:line="180" w:lineRule="exact"/>
        <w:ind w:left="0" w:firstLine="0"/>
        <w:jc w:val="left"/>
        <w:rPr>
          <w:ins w:id="883270" w:author="Claude" w:date="2026-10-07T12:00:00Z"/>
        </w:rPr>
      </w:pPr>
      <w:ins w:id="883354" w:author="Claude" w:date="2026-10-07T12:00:00Z">
        <w:r>
          <w:rPr>
            <w:rFonts w:ascii="Consolas" w:hAnsi="Consolas" w:cs="Consolas"/>
            <w:sz w:val="14"/>
            <w:szCs w:val="14"/>
          </w:rPr>
          <w:t xml:space="preserve"> 84      n = f.shape[0]</w:t>
        </w:r>
      </w:ins>
    </w:p>
    <w:p>
      <w:pPr>
        <w:shd w:val="clear" w:color="auto" w:fill="F7F7F7"/>
        <w:spacing w:before="0" w:after="0" w:line="180" w:lineRule="exact"/>
        <w:ind w:left="0" w:firstLine="0"/>
        <w:jc w:val="left"/>
        <w:rPr>
          <w:ins w:id="883270" w:author="Claude" w:date="2026-10-07T12:00:00Z"/>
        </w:rPr>
      </w:pPr>
      <w:ins w:id="883355" w:author="Claude" w:date="2026-10-07T12:00:00Z">
        <w:r>
          <w:rPr>
            <w:rFonts w:ascii="Consolas" w:hAnsi="Consolas" w:cs="Consolas"/>
            <w:sz w:val="14"/>
            <w:szCs w:val="14"/>
          </w:rPr>
          <w:t xml:space="preserve"> 85      malha = np.unique(np.concatenate([np.linspace(lo, -0.5, 12), np.linspace(-0.5, hi, pontos)]))</w:t>
        </w:r>
      </w:ins>
    </w:p>
    <w:p>
      <w:pPr>
        <w:shd w:val="clear" w:color="auto" w:fill="F7F7F7"/>
        <w:spacing w:before="0" w:after="0" w:line="180" w:lineRule="exact"/>
        <w:ind w:left="0" w:firstLine="0"/>
        <w:jc w:val="left"/>
        <w:rPr>
          <w:ins w:id="883270" w:author="Claude" w:date="2026-10-07T12:00:00Z"/>
        </w:rPr>
      </w:pPr>
      <w:ins w:id="883356" w:author="Claude" w:date="2026-10-07T12:00:00Z">
        <w:r>
          <w:rPr>
            <w:rFonts w:ascii="Consolas" w:hAnsi="Consolas" w:cs="Consolas"/>
            <w:sz w:val="14"/>
            <w:szCs w:val="14"/>
          </w:rPr>
          <w:t xml:space="preserve"> 86      valores = np.vstack([vpl(np.full(n, r), f) for r in malha]).T          # (n, pontos)</w:t>
        </w:r>
      </w:ins>
    </w:p>
    <w:p>
      <w:pPr>
        <w:shd w:val="clear" w:color="auto" w:fill="F7F7F7"/>
        <w:spacing w:before="0" w:after="0" w:line="180" w:lineRule="exact"/>
        <w:ind w:left="0" w:firstLine="0"/>
        <w:jc w:val="left"/>
        <w:rPr>
          <w:ins w:id="883270" w:author="Claude" w:date="2026-10-07T12:00:00Z"/>
        </w:rPr>
      </w:pPr>
      <w:ins w:id="883357" w:author="Claude" w:date="2026-10-07T12:00:00Z">
        <w:r>
          <w:rPr>
            <w:rFonts w:ascii="Consolas" w:hAnsi="Consolas" w:cs="Consolas"/>
            <w:sz w:val="14"/>
            <w:szCs w:val="14"/>
          </w:rPr>
          <w:t xml:space="preserve"> 87      troca = (valores[:, :-1] * valores[:, 1:]) &lt;= 0</w:t>
        </w:r>
      </w:ins>
    </w:p>
    <w:p>
      <w:pPr>
        <w:shd w:val="clear" w:color="auto" w:fill="F7F7F7"/>
        <w:spacing w:before="0" w:after="0" w:line="180" w:lineRule="exact"/>
        <w:ind w:left="0" w:firstLine="0"/>
        <w:jc w:val="left"/>
        <w:rPr>
          <w:ins w:id="883270" w:author="Claude" w:date="2026-10-07T12:00:00Z"/>
        </w:rPr>
      </w:pPr>
      <w:ins w:id="883358" w:author="Claude" w:date="2026-10-07T12:00:00Z">
        <w:r>
          <w:rPr>
            <w:rFonts w:ascii="Consolas" w:hAnsi="Consolas" w:cs="Consolas"/>
            <w:sz w:val="14"/>
            <w:szCs w:val="14"/>
          </w:rPr>
          <w:t xml:space="preserve"> 88      n_raizes = troca.sum(axis=1)</w:t>
        </w:r>
      </w:ins>
    </w:p>
    <w:p>
      <w:pPr>
        <w:shd w:val="clear" w:color="auto" w:fill="F7F7F7"/>
        <w:spacing w:before="0" w:after="0" w:line="180" w:lineRule="exact"/>
        <w:ind w:left="0" w:firstLine="0"/>
        <w:jc w:val="left"/>
        <w:rPr>
          <w:ins w:id="883270" w:author="Claude" w:date="2026-10-07T12:00:00Z"/>
        </w:rPr>
      </w:pPr>
      <w:ins w:id="883359" w:author="Claude" w:date="2026-10-07T12:00:00Z">
        <w:r>
          <w:rPr>
            <w:rFonts w:ascii="Consolas" w:hAnsi="Consolas" w:cs="Consolas"/>
            <w:sz w:val="14"/>
            <w:szCs w:val="14"/>
          </w:rPr>
          <w:t xml:space="preserve"> 89      existe = n_raizes &gt; 0</w:t>
        </w:r>
      </w:ins>
    </w:p>
    <w:p>
      <w:pPr>
        <w:shd w:val="clear" w:color="auto" w:fill="F7F7F7"/>
        <w:spacing w:before="0" w:after="0" w:line="180" w:lineRule="exact"/>
        <w:ind w:left="0" w:firstLine="0"/>
        <w:jc w:val="left"/>
        <w:rPr>
          <w:ins w:id="883270" w:author="Claude" w:date="2026-10-07T12:00:00Z"/>
        </w:rPr>
      </w:pPr>
      <w:ins w:id="883360" w:author="Claude" w:date="2026-10-07T12:00:00Z">
        <w:r>
          <w:rPr>
            <w:rFonts w:ascii="Consolas" w:hAnsi="Consolas" w:cs="Consolas"/>
            <w:sz w:val="14"/>
            <w:szCs w:val="14"/>
          </w:rPr>
          <w:t xml:space="preserve"> 90      k = np.where(existe, troca.argmax(axis=1), 0)</w:t>
        </w:r>
      </w:ins>
    </w:p>
    <w:p>
      <w:pPr>
        <w:shd w:val="clear" w:color="auto" w:fill="F7F7F7"/>
        <w:spacing w:before="0" w:after="0" w:line="180" w:lineRule="exact"/>
        <w:ind w:left="0" w:firstLine="0"/>
        <w:jc w:val="left"/>
        <w:rPr>
          <w:ins w:id="883270" w:author="Claude" w:date="2026-10-07T12:00:00Z"/>
        </w:rPr>
      </w:pPr>
      <w:ins w:id="883361" w:author="Claude" w:date="2026-10-07T12:00:00Z">
        <w:r>
          <w:rPr>
            <w:rFonts w:ascii="Consolas" w:hAnsi="Consolas" w:cs="Consolas"/>
            <w:sz w:val="14"/>
            <w:szCs w:val="14"/>
          </w:rPr>
          <w:t xml:space="preserve"> 91      a, b = malha[k].astype(float), malha[k + 1].astype(float)</w:t>
        </w:r>
      </w:ins>
    </w:p>
    <w:p>
      <w:pPr>
        <w:shd w:val="clear" w:color="auto" w:fill="F7F7F7"/>
        <w:spacing w:before="0" w:after="0" w:line="180" w:lineRule="exact"/>
        <w:ind w:left="0" w:firstLine="0"/>
        <w:jc w:val="left"/>
        <w:rPr>
          <w:ins w:id="883270" w:author="Claude" w:date="2026-10-07T12:00:00Z"/>
        </w:rPr>
      </w:pPr>
      <w:ins w:id="883362" w:author="Claude" w:date="2026-10-07T12:00:00Z">
        <w:r>
          <w:rPr>
            <w:rFonts w:ascii="Consolas" w:hAnsi="Consolas" w:cs="Consolas"/>
            <w:sz w:val="14"/>
            <w:szCs w:val="14"/>
          </w:rPr>
          <w:t xml:space="preserve"> 92      fa = valores[np.arange(n), k]</w:t>
        </w:r>
      </w:ins>
    </w:p>
    <w:p>
      <w:pPr>
        <w:shd w:val="clear" w:color="auto" w:fill="F7F7F7"/>
        <w:spacing w:before="0" w:after="0" w:line="180" w:lineRule="exact"/>
        <w:ind w:left="0" w:firstLine="0"/>
        <w:jc w:val="left"/>
        <w:rPr>
          <w:ins w:id="883270" w:author="Claude" w:date="2026-10-07T12:00:00Z"/>
        </w:rPr>
      </w:pPr>
      <w:ins w:id="883363" w:author="Claude" w:date="2026-10-07T12:00:00Z">
        <w:r>
          <w:rPr>
            <w:rFonts w:ascii="Consolas" w:hAnsi="Consolas" w:cs="Consolas"/>
            <w:sz w:val="14"/>
            <w:szCs w:val="14"/>
          </w:rPr>
          <w:t xml:space="preserve"> 93      for _ in range(iteracoes):</w:t>
        </w:r>
      </w:ins>
    </w:p>
    <w:p>
      <w:pPr>
        <w:shd w:val="clear" w:color="auto" w:fill="F7F7F7"/>
        <w:spacing w:before="0" w:after="0" w:line="180" w:lineRule="exact"/>
        <w:ind w:left="0" w:firstLine="0"/>
        <w:jc w:val="left"/>
        <w:rPr>
          <w:ins w:id="883270" w:author="Claude" w:date="2026-10-07T12:00:00Z"/>
        </w:rPr>
      </w:pPr>
      <w:ins w:id="883364" w:author="Claude" w:date="2026-10-07T12:00:00Z">
        <w:r>
          <w:rPr>
            <w:rFonts w:ascii="Consolas" w:hAnsi="Consolas" w:cs="Consolas"/>
            <w:sz w:val="14"/>
            <w:szCs w:val="14"/>
          </w:rPr>
          <w:t xml:space="preserve"> 94          m = (a + b) / 2</w:t>
        </w:r>
      </w:ins>
    </w:p>
    <w:p>
      <w:pPr>
        <w:shd w:val="clear" w:color="auto" w:fill="F7F7F7"/>
        <w:spacing w:before="0" w:after="0" w:line="180" w:lineRule="exact"/>
        <w:ind w:left="0" w:firstLine="0"/>
        <w:jc w:val="left"/>
        <w:rPr>
          <w:ins w:id="883270" w:author="Claude" w:date="2026-10-07T12:00:00Z"/>
        </w:rPr>
      </w:pPr>
      <w:ins w:id="883365" w:author="Claude" w:date="2026-10-07T12:00:00Z">
        <w:r>
          <w:rPr>
            <w:rFonts w:ascii="Consolas" w:hAnsi="Consolas" w:cs="Consolas"/>
            <w:sz w:val="14"/>
            <w:szCs w:val="14"/>
          </w:rPr>
          <w:t xml:space="preserve"> 95          fm = vpl(m, f)</w:t>
        </w:r>
      </w:ins>
    </w:p>
    <w:p>
      <w:pPr>
        <w:shd w:val="clear" w:color="auto" w:fill="F7F7F7"/>
        <w:spacing w:before="0" w:after="0" w:line="180" w:lineRule="exact"/>
        <w:ind w:left="0" w:firstLine="0"/>
        <w:jc w:val="left"/>
        <w:rPr>
          <w:ins w:id="883270" w:author="Claude" w:date="2026-10-07T12:00:00Z"/>
        </w:rPr>
      </w:pPr>
      <w:ins w:id="883366" w:author="Claude" w:date="2026-10-07T12:00:00Z">
        <w:r>
          <w:rPr>
            <w:rFonts w:ascii="Consolas" w:hAnsi="Consolas" w:cs="Consolas"/>
            <w:sz w:val="14"/>
            <w:szCs w:val="14"/>
          </w:rPr>
          <w:t xml:space="preserve"> 96          esquerda = (fa * fm) &lt;= 0</w:t>
        </w:r>
      </w:ins>
    </w:p>
    <w:p>
      <w:pPr>
        <w:shd w:val="clear" w:color="auto" w:fill="F7F7F7"/>
        <w:spacing w:before="0" w:after="0" w:line="180" w:lineRule="exact"/>
        <w:ind w:left="0" w:firstLine="0"/>
        <w:jc w:val="left"/>
        <w:rPr>
          <w:ins w:id="883270" w:author="Claude" w:date="2026-10-07T12:00:00Z"/>
        </w:rPr>
      </w:pPr>
      <w:ins w:id="883367" w:author="Claude" w:date="2026-10-07T12:00:00Z">
        <w:r>
          <w:rPr>
            <w:rFonts w:ascii="Consolas" w:hAnsi="Consolas" w:cs="Consolas"/>
            <w:sz w:val="14"/>
            <w:szCs w:val="14"/>
          </w:rPr>
          <w:t xml:space="preserve"> 97          b = np.where(esquerda, m, b)</w:t>
        </w:r>
      </w:ins>
    </w:p>
    <w:p>
      <w:pPr>
        <w:shd w:val="clear" w:color="auto" w:fill="F7F7F7"/>
        <w:spacing w:before="0" w:after="0" w:line="180" w:lineRule="exact"/>
        <w:ind w:left="0" w:firstLine="0"/>
        <w:jc w:val="left"/>
        <w:rPr>
          <w:ins w:id="883270" w:author="Claude" w:date="2026-10-07T12:00:00Z"/>
        </w:rPr>
      </w:pPr>
      <w:ins w:id="883368" w:author="Claude" w:date="2026-10-07T12:00:00Z">
        <w:r>
          <w:rPr>
            <w:rFonts w:ascii="Consolas" w:hAnsi="Consolas" w:cs="Consolas"/>
            <w:sz w:val="14"/>
            <w:szCs w:val="14"/>
          </w:rPr>
          <w:t xml:space="preserve"> 98          a = np.where(esquerda, a, m)</w:t>
        </w:r>
      </w:ins>
    </w:p>
    <w:p>
      <w:pPr>
        <w:shd w:val="clear" w:color="auto" w:fill="F7F7F7"/>
        <w:spacing w:before="0" w:after="0" w:line="180" w:lineRule="exact"/>
        <w:ind w:left="0" w:firstLine="0"/>
        <w:jc w:val="left"/>
        <w:rPr>
          <w:ins w:id="883270" w:author="Claude" w:date="2026-10-07T12:00:00Z"/>
        </w:rPr>
      </w:pPr>
      <w:ins w:id="883369" w:author="Claude" w:date="2026-10-07T12:00:00Z">
        <w:r>
          <w:rPr>
            <w:rFonts w:ascii="Consolas" w:hAnsi="Consolas" w:cs="Consolas"/>
            <w:sz w:val="14"/>
            <w:szCs w:val="14"/>
          </w:rPr>
          <w:t xml:space="preserve"> 99          fa = np.where(esquerda, fa, fm)</w:t>
        </w:r>
      </w:ins>
    </w:p>
    <w:p>
      <w:pPr>
        <w:shd w:val="clear" w:color="auto" w:fill="F7F7F7"/>
        <w:spacing w:before="0" w:after="0" w:line="180" w:lineRule="exact"/>
        <w:ind w:left="0" w:firstLine="0"/>
        <w:jc w:val="left"/>
        <w:rPr>
          <w:ins w:id="883270" w:author="Claude" w:date="2026-10-07T12:00:00Z"/>
        </w:rPr>
      </w:pPr>
      <w:ins w:id="883370" w:author="Claude" w:date="2026-10-07T12:00:00Z">
        <w:r>
          <w:rPr>
            <w:rFonts w:ascii="Consolas" w:hAnsi="Consolas" w:cs="Consolas"/>
            <w:sz w:val="14"/>
            <w:szCs w:val="14"/>
          </w:rPr>
          <w:t xml:space="preserve">100      raiz = np.where(existe, (a + b) / 2, np.nan)</w:t>
        </w:r>
      </w:ins>
    </w:p>
    <w:p>
      <w:pPr>
        <w:shd w:val="clear" w:color="auto" w:fill="F7F7F7"/>
        <w:spacing w:before="0" w:after="0" w:line="180" w:lineRule="exact"/>
        <w:ind w:left="0" w:firstLine="0"/>
        <w:jc w:val="left"/>
        <w:rPr>
          <w:ins w:id="883270" w:author="Claude" w:date="2026-10-07T12:00:00Z"/>
        </w:rPr>
      </w:pPr>
      <w:ins w:id="883371" w:author="Claude" w:date="2026-10-07T12:00:00Z">
        <w:r>
          <w:rPr>
            <w:rFonts w:ascii="Consolas" w:hAnsi="Consolas" w:cs="Consolas"/>
            <w:sz w:val="14"/>
            <w:szCs w:val="14"/>
          </w:rPr>
          <w:t xml:space="preserve">101      trocas = trocas_de_sinal(f)</w:t>
        </w:r>
      </w:ins>
    </w:p>
    <w:p>
      <w:pPr>
        <w:shd w:val="clear" w:color="auto" w:fill="F7F7F7"/>
        <w:spacing w:before="0" w:after="0" w:line="180" w:lineRule="exact"/>
        <w:ind w:left="0" w:firstLine="0"/>
        <w:jc w:val="left"/>
        <w:rPr>
          <w:ins w:id="883270" w:author="Claude" w:date="2026-10-07T12:00:00Z"/>
        </w:rPr>
      </w:pPr>
      <w:ins w:id="883372" w:author="Claude" w:date="2026-10-07T12:00:00Z">
        <w:r>
          <w:rPr>
            <w:rFonts w:ascii="Consolas" w:hAnsi="Consolas" w:cs="Consolas"/>
            <w:sz w:val="14"/>
            <w:szCs w:val="14"/>
          </w:rPr>
          <w:t xml:space="preserve">102      diag = np.where(~existe, "sem_solucao",</w:t>
        </w:r>
      </w:ins>
    </w:p>
    <w:p>
      <w:pPr>
        <w:shd w:val="clear" w:color="auto" w:fill="F7F7F7"/>
        <w:spacing w:before="0" w:after="0" w:line="180" w:lineRule="exact"/>
        <w:ind w:left="0" w:firstLine="0"/>
        <w:jc w:val="left"/>
        <w:rPr>
          <w:ins w:id="883270" w:author="Claude" w:date="2026-10-07T12:00:00Z"/>
        </w:rPr>
      </w:pPr>
      <w:ins w:id="883373" w:author="Claude" w:date="2026-10-07T12:00:00Z">
        <w:r>
          <w:rPr>
            <w:rFonts w:ascii="Consolas" w:hAnsi="Consolas" w:cs="Consolas"/>
            <w:sz w:val="14"/>
            <w:szCs w:val="14"/>
          </w:rPr>
          <w:t xml:space="preserve">103                      np.where(n_raizes &gt; 1, "multiplas",</w:t>
        </w:r>
      </w:ins>
    </w:p>
    <w:p>
      <w:pPr>
        <w:shd w:val="clear" w:color="auto" w:fill="F7F7F7"/>
        <w:spacing w:before="0" w:after="0" w:line="180" w:lineRule="exact"/>
        <w:ind w:left="0" w:firstLine="0"/>
        <w:jc w:val="left"/>
        <w:rPr>
          <w:ins w:id="883270" w:author="Claude" w:date="2026-10-07T12:00:00Z"/>
        </w:rPr>
      </w:pPr>
      <w:ins w:id="883374" w:author="Claude" w:date="2026-10-07T12:00:00Z">
        <w:r>
          <w:rPr>
            <w:rFonts w:ascii="Consolas" w:hAnsi="Consolas" w:cs="Consolas"/>
            <w:sz w:val="14"/>
            <w:szCs w:val="14"/>
          </w:rPr>
          <w:t xml:space="preserve">104                               np.where(trocas &gt; 1, "multiplas_possiveis", "convencional")))</w:t>
        </w:r>
      </w:ins>
    </w:p>
    <w:p>
      <w:pPr>
        <w:shd w:val="clear" w:color="auto" w:fill="F7F7F7"/>
        <w:spacing w:before="0" w:after="0" w:line="180" w:lineRule="exact"/>
        <w:ind w:left="0" w:firstLine="0"/>
        <w:jc w:val="left"/>
        <w:rPr>
          <w:ins w:id="883270" w:author="Claude" w:date="2026-10-07T12:00:00Z"/>
        </w:rPr>
      </w:pPr>
      <w:ins w:id="883375" w:author="Claude" w:date="2026-10-07T12:00:00Z">
        <w:r>
          <w:rPr>
            <w:rFonts w:ascii="Consolas" w:hAnsi="Consolas" w:cs="Consolas"/>
            <w:sz w:val="14"/>
            <w:szCs w:val="14"/>
          </w:rPr>
          <w:t xml:space="preserve">105      return raiz, diag</w:t>
        </w:r>
      </w:ins>
    </w:p>
    <w:p>
      <w:pPr>
        <w:shd w:val="clear" w:color="auto" w:fill="F7F7F7"/>
        <w:spacing w:before="0" w:after="0" w:line="180" w:lineRule="exact"/>
        <w:ind w:left="0" w:firstLine="0"/>
        <w:jc w:val="left"/>
        <w:rPr>
          <w:ins w:id="883270" w:author="Claude" w:date="2026-10-07T12:00:00Z"/>
        </w:rPr>
      </w:pPr>
      <w:ins w:id="883376" w:author="Claude" w:date="2026-10-07T12:00:00Z">
        <w:r>
          <w:rPr>
            <w:rFonts w:ascii="Consolas" w:hAnsi="Consolas" w:cs="Consolas"/>
            <w:sz w:val="14"/>
            <w:szCs w:val="14"/>
          </w:rPr>
          <w:t xml:space="preserve">106  </w:t>
        </w:r>
      </w:ins>
    </w:p>
    <w:p>
      <w:pPr>
        <w:shd w:val="clear" w:color="auto" w:fill="F7F7F7"/>
        <w:spacing w:before="0" w:after="0" w:line="180" w:lineRule="exact"/>
        <w:ind w:left="0" w:firstLine="0"/>
        <w:jc w:val="left"/>
        <w:rPr>
          <w:ins w:id="883270" w:author="Claude" w:date="2026-10-07T12:00:00Z"/>
        </w:rPr>
      </w:pPr>
      <w:ins w:id="883377" w:author="Claude" w:date="2026-10-07T12:00:00Z">
        <w:r>
          <w:rPr>
            <w:rFonts w:ascii="Consolas" w:hAnsi="Consolas" w:cs="Consolas"/>
            <w:sz w:val="14"/>
            <w:szCs w:val="14"/>
          </w:rPr>
          <w:t xml:space="preserve">107  </w:t>
        </w:r>
      </w:ins>
    </w:p>
    <w:p>
      <w:pPr>
        <w:shd w:val="clear" w:color="auto" w:fill="F7F7F7"/>
        <w:spacing w:before="0" w:after="0" w:line="180" w:lineRule="exact"/>
        <w:ind w:left="0" w:firstLine="0"/>
        <w:jc w:val="left"/>
        <w:rPr>
          <w:ins w:id="883270" w:author="Claude" w:date="2026-10-07T12:00:00Z"/>
        </w:rPr>
      </w:pPr>
      <w:ins w:id="883378" w:author="Claude" w:date="2026-10-07T12:00:00Z">
        <w:r>
          <w:rPr>
            <w:rFonts w:ascii="Consolas" w:hAnsi="Consolas" w:cs="Consolas"/>
            <w:sz w:val="14"/>
            <w:szCs w:val="14"/>
          </w:rPr>
          <w:t xml:space="preserve">108  def payback(fluxos, taxa=None) -&gt; np.ndarray:</w:t>
        </w:r>
      </w:ins>
    </w:p>
    <w:p>
      <w:pPr>
        <w:shd w:val="clear" w:color="auto" w:fill="F7F7F7"/>
        <w:spacing w:before="0" w:after="0" w:line="180" w:lineRule="exact"/>
        <w:ind w:left="0" w:firstLine="0"/>
        <w:jc w:val="left"/>
        <w:rPr>
          <w:ins w:id="883270" w:author="Claude" w:date="2026-10-07T12:00:00Z"/>
        </w:rPr>
      </w:pPr>
      <w:ins w:id="883379" w:author="Claude" w:date="2026-10-07T12:00:00Z">
        <w:r>
          <w:rPr>
            <w:rFonts w:ascii="Consolas" w:hAnsi="Consolas" w:cs="Consolas"/>
            <w:sz w:val="14"/>
            <w:szCs w:val="14"/>
          </w:rPr>
          <w:t xml:space="preserve">109      """Payback (simples se ``taxa`` é None, descontado caso contrário), em períodos.</w:t>
        </w:r>
      </w:ins>
    </w:p>
    <w:p>
      <w:pPr>
        <w:shd w:val="clear" w:color="auto" w:fill="F7F7F7"/>
        <w:spacing w:before="0" w:after="0" w:line="180" w:lineRule="exact"/>
        <w:ind w:left="0" w:firstLine="0"/>
        <w:jc w:val="left"/>
        <w:rPr>
          <w:ins w:id="883270" w:author="Claude" w:date="2026-10-07T12:00:00Z"/>
        </w:rPr>
      </w:pPr>
      <w:ins w:id="883380" w:author="Claude" w:date="2026-10-07T12:00:00Z">
        <w:r>
          <w:rPr>
            <w:rFonts w:ascii="Consolas" w:hAnsi="Consolas" w:cs="Consolas"/>
            <w:sz w:val="14"/>
            <w:szCs w:val="14"/>
          </w:rPr>
          <w:t xml:space="preserve">110  </w:t>
        </w:r>
      </w:ins>
    </w:p>
    <w:p>
      <w:pPr>
        <w:shd w:val="clear" w:color="auto" w:fill="F7F7F7"/>
        <w:spacing w:before="0" w:after="0" w:line="180" w:lineRule="exact"/>
        <w:ind w:left="0" w:firstLine="0"/>
        <w:jc w:val="left"/>
        <w:rPr>
          <w:ins w:id="883270" w:author="Claude" w:date="2026-10-07T12:00:00Z"/>
        </w:rPr>
      </w:pPr>
      <w:ins w:id="883381" w:author="Claude" w:date="2026-10-07T12:00:00Z">
        <w:r>
          <w:rPr>
            <w:rFonts w:ascii="Consolas" w:hAnsi="Consolas" w:cs="Consolas"/>
            <w:sz w:val="14"/>
            <w:szCs w:val="14"/>
          </w:rPr>
          <w:t xml:space="preserve">111      Retorna ``nan`` quando o investimento não é recuperado no horizonte.</w:t>
        </w:r>
      </w:ins>
    </w:p>
    <w:p>
      <w:pPr>
        <w:shd w:val="clear" w:color="auto" w:fill="F7F7F7"/>
        <w:spacing w:before="0" w:after="0" w:line="180" w:lineRule="exact"/>
        <w:ind w:left="0" w:firstLine="0"/>
        <w:jc w:val="left"/>
        <w:rPr>
          <w:ins w:id="883270" w:author="Claude" w:date="2026-10-07T12:00:00Z"/>
        </w:rPr>
      </w:pPr>
      <w:ins w:id="883382" w:author="Claude" w:date="2026-10-07T12:00:00Z">
        <w:r>
          <w:rPr>
            <w:rFonts w:ascii="Consolas" w:hAnsi="Consolas" w:cs="Consolas"/>
            <w:sz w:val="14"/>
            <w:szCs w:val="14"/>
          </w:rPr>
          <w:t xml:space="preserve">112      Interpolação linear dentro do período de recuperação.</w:t>
        </w:r>
      </w:ins>
    </w:p>
    <w:p>
      <w:pPr>
        <w:shd w:val="clear" w:color="auto" w:fill="F7F7F7"/>
        <w:spacing w:before="0" w:after="0" w:line="180" w:lineRule="exact"/>
        <w:ind w:left="0" w:firstLine="0"/>
        <w:jc w:val="left"/>
        <w:rPr>
          <w:ins w:id="883270" w:author="Claude" w:date="2026-10-07T12:00:00Z"/>
        </w:rPr>
      </w:pPr>
      <w:ins w:id="883383" w:author="Claude" w:date="2026-10-07T12:00:00Z">
        <w:r>
          <w:rPr>
            <w:rFonts w:ascii="Consolas" w:hAnsi="Consolas" w:cs="Consolas"/>
            <w:sz w:val="14"/>
            <w:szCs w:val="14"/>
          </w:rPr>
          <w:t xml:space="preserve">113      """</w:t>
        </w:r>
      </w:ins>
    </w:p>
    <w:p>
      <w:pPr>
        <w:shd w:val="clear" w:color="auto" w:fill="F7F7F7"/>
        <w:spacing w:before="0" w:after="0" w:line="180" w:lineRule="exact"/>
        <w:ind w:left="0" w:firstLine="0"/>
        <w:jc w:val="left"/>
        <w:rPr>
          <w:ins w:id="883270" w:author="Claude" w:date="2026-10-07T12:00:00Z"/>
        </w:rPr>
      </w:pPr>
      <w:ins w:id="883384" w:author="Claude" w:date="2026-10-07T12:00:00Z">
        <w:r>
          <w:rPr>
            <w:rFonts w:ascii="Consolas" w:hAnsi="Consolas" w:cs="Consolas"/>
            <w:sz w:val="14"/>
            <w:szCs w:val="14"/>
          </w:rPr>
          <w:t xml:space="preserve">114      f = _2d(fluxos)</w:t>
        </w:r>
      </w:ins>
    </w:p>
    <w:p>
      <w:pPr>
        <w:shd w:val="clear" w:color="auto" w:fill="F7F7F7"/>
        <w:spacing w:before="0" w:after="0" w:line="180" w:lineRule="exact"/>
        <w:ind w:left="0" w:firstLine="0"/>
        <w:jc w:val="left"/>
        <w:rPr>
          <w:ins w:id="883270" w:author="Claude" w:date="2026-10-07T12:00:00Z"/>
        </w:rPr>
      </w:pPr>
      <w:ins w:id="883385" w:author="Claude" w:date="2026-10-07T12:00:00Z">
        <w:r>
          <w:rPr>
            <w:rFonts w:ascii="Consolas" w:hAnsi="Consolas" w:cs="Consolas"/>
            <w:sz w:val="14"/>
            <w:szCs w:val="14"/>
          </w:rPr>
          <w:t xml:space="preserve">115      if taxa is not None:</w:t>
        </w:r>
      </w:ins>
    </w:p>
    <w:p>
      <w:pPr>
        <w:shd w:val="clear" w:color="auto" w:fill="F7F7F7"/>
        <w:spacing w:before="0" w:after="0" w:line="180" w:lineRule="exact"/>
        <w:ind w:left="0" w:firstLine="0"/>
        <w:jc w:val="left"/>
        <w:rPr>
          <w:ins w:id="883270" w:author="Claude" w:date="2026-10-07T12:00:00Z"/>
        </w:rPr>
      </w:pPr>
      <w:ins w:id="883386" w:author="Claude" w:date="2026-10-07T12:00:00Z">
        <w:r>
          <w:rPr>
            <w:rFonts w:ascii="Consolas" w:hAnsi="Consolas" w:cs="Consolas"/>
            <w:sz w:val="14"/>
            <w:szCs w:val="14"/>
          </w:rPr>
          <w:t xml:space="preserve">116          t = np.arange(f.shape[1])[None, :]</w:t>
        </w:r>
      </w:ins>
    </w:p>
    <w:p>
      <w:pPr>
        <w:shd w:val="clear" w:color="auto" w:fill="F7F7F7"/>
        <w:spacing w:before="0" w:after="0" w:line="180" w:lineRule="exact"/>
        <w:ind w:left="0" w:firstLine="0"/>
        <w:jc w:val="left"/>
        <w:rPr>
          <w:ins w:id="883270" w:author="Claude" w:date="2026-10-07T12:00:00Z"/>
        </w:rPr>
      </w:pPr>
      <w:ins w:id="883387" w:author="Claude" w:date="2026-10-07T12:00:00Z">
        <w:r>
          <w:rPr>
            <w:rFonts w:ascii="Consolas" w:hAnsi="Consolas" w:cs="Consolas"/>
            <w:sz w:val="14"/>
            <w:szCs w:val="14"/>
          </w:rPr>
          <w:t xml:space="preserve">117          f = f / (1 + np.asarray(taxa, dtype=float).reshape(-1, 1)) ** t</w:t>
        </w:r>
      </w:ins>
    </w:p>
    <w:p>
      <w:pPr>
        <w:shd w:val="clear" w:color="auto" w:fill="F7F7F7"/>
        <w:spacing w:before="0" w:after="0" w:line="180" w:lineRule="exact"/>
        <w:ind w:left="0" w:firstLine="0"/>
        <w:jc w:val="left"/>
        <w:rPr>
          <w:ins w:id="883270" w:author="Claude" w:date="2026-10-07T12:00:00Z"/>
        </w:rPr>
      </w:pPr>
      <w:ins w:id="883388" w:author="Claude" w:date="2026-10-07T12:00:00Z">
        <w:r>
          <w:rPr>
            <w:rFonts w:ascii="Consolas" w:hAnsi="Consolas" w:cs="Consolas"/>
            <w:sz w:val="14"/>
            <w:szCs w:val="14"/>
          </w:rPr>
          <w:t xml:space="preserve">118      acum = np.cumsum(f, axis=1)</w:t>
        </w:r>
      </w:ins>
    </w:p>
    <w:p>
      <w:pPr>
        <w:shd w:val="clear" w:color="auto" w:fill="F7F7F7"/>
        <w:spacing w:before="0" w:after="0" w:line="180" w:lineRule="exact"/>
        <w:ind w:left="0" w:firstLine="0"/>
        <w:jc w:val="left"/>
        <w:rPr>
          <w:ins w:id="883270" w:author="Claude" w:date="2026-10-07T12:00:00Z"/>
        </w:rPr>
      </w:pPr>
      <w:ins w:id="883389" w:author="Claude" w:date="2026-10-07T12:00:00Z">
        <w:r>
          <w:rPr>
            <w:rFonts w:ascii="Consolas" w:hAnsi="Consolas" w:cs="Consolas"/>
            <w:sz w:val="14"/>
            <w:szCs w:val="14"/>
          </w:rPr>
          <w:t xml:space="preserve">119      out = np.full(f.shape[0], np.nan)</w:t>
        </w:r>
      </w:ins>
    </w:p>
    <w:p>
      <w:pPr>
        <w:shd w:val="clear" w:color="auto" w:fill="F7F7F7"/>
        <w:spacing w:before="0" w:after="0" w:line="180" w:lineRule="exact"/>
        <w:ind w:left="0" w:firstLine="0"/>
        <w:jc w:val="left"/>
        <w:rPr>
          <w:ins w:id="883270" w:author="Claude" w:date="2026-10-07T12:00:00Z"/>
        </w:rPr>
      </w:pPr>
      <w:ins w:id="883390" w:author="Claude" w:date="2026-10-07T12:00:00Z">
        <w:r>
          <w:rPr>
            <w:rFonts w:ascii="Consolas" w:hAnsi="Consolas" w:cs="Consolas"/>
            <w:sz w:val="14"/>
            <w:szCs w:val="14"/>
          </w:rPr>
          <w:t xml:space="preserve">120      for i in range(f.shape[0]):</w:t>
        </w:r>
      </w:ins>
    </w:p>
    <w:p>
      <w:pPr>
        <w:shd w:val="clear" w:color="auto" w:fill="F7F7F7"/>
        <w:spacing w:before="0" w:after="0" w:line="180" w:lineRule="exact"/>
        <w:ind w:left="0" w:firstLine="0"/>
        <w:jc w:val="left"/>
        <w:rPr>
          <w:ins w:id="883270" w:author="Claude" w:date="2026-10-07T12:00:00Z"/>
        </w:rPr>
      </w:pPr>
      <w:ins w:id="883391" w:author="Claude" w:date="2026-10-07T12:00:00Z">
        <w:r>
          <w:rPr>
            <w:rFonts w:ascii="Consolas" w:hAnsi="Consolas" w:cs="Consolas"/>
            <w:sz w:val="14"/>
            <w:szCs w:val="14"/>
          </w:rPr>
          <w:t xml:space="preserve">121          idx = np.where((acum[i, 1:] &gt;= 0) &amp; (acum[i, :-1] &lt; 0))[0]</w:t>
        </w:r>
      </w:ins>
    </w:p>
    <w:p>
      <w:pPr>
        <w:shd w:val="clear" w:color="auto" w:fill="F7F7F7"/>
        <w:spacing w:before="0" w:after="0" w:line="180" w:lineRule="exact"/>
        <w:ind w:left="0" w:firstLine="0"/>
        <w:jc w:val="left"/>
        <w:rPr>
          <w:ins w:id="883270" w:author="Claude" w:date="2026-10-07T12:00:00Z"/>
        </w:rPr>
      </w:pPr>
      <w:ins w:id="883392" w:author="Claude" w:date="2026-10-07T12:00:00Z">
        <w:r>
          <w:rPr>
            <w:rFonts w:ascii="Consolas" w:hAnsi="Consolas" w:cs="Consolas"/>
            <w:sz w:val="14"/>
            <w:szCs w:val="14"/>
          </w:rPr>
          <w:t xml:space="preserve">122          if idx.size:</w:t>
        </w:r>
      </w:ins>
    </w:p>
    <w:p>
      <w:pPr>
        <w:shd w:val="clear" w:color="auto" w:fill="F7F7F7"/>
        <w:spacing w:before="0" w:after="0" w:line="180" w:lineRule="exact"/>
        <w:ind w:left="0" w:firstLine="0"/>
        <w:jc w:val="left"/>
        <w:rPr>
          <w:ins w:id="883270" w:author="Claude" w:date="2026-10-07T12:00:00Z"/>
        </w:rPr>
      </w:pPr>
      <w:ins w:id="883393" w:author="Claude" w:date="2026-10-07T12:00:00Z">
        <w:r>
          <w:rPr>
            <w:rFonts w:ascii="Consolas" w:hAnsi="Consolas" w:cs="Consolas"/>
            <w:sz w:val="14"/>
            <w:szCs w:val="14"/>
          </w:rPr>
          <w:t xml:space="preserve">123              k = idx[0] + 1</w:t>
        </w:r>
      </w:ins>
    </w:p>
    <w:p>
      <w:pPr>
        <w:shd w:val="clear" w:color="auto" w:fill="F7F7F7"/>
        <w:spacing w:before="0" w:after="0" w:line="180" w:lineRule="exact"/>
        <w:ind w:left="0" w:firstLine="0"/>
        <w:jc w:val="left"/>
        <w:rPr>
          <w:ins w:id="883270" w:author="Claude" w:date="2026-10-07T12:00:00Z"/>
        </w:rPr>
      </w:pPr>
      <w:ins w:id="883394" w:author="Claude" w:date="2026-10-07T12:00:00Z">
        <w:r>
          <w:rPr>
            <w:rFonts w:ascii="Consolas" w:hAnsi="Consolas" w:cs="Consolas"/>
            <w:sz w:val="14"/>
            <w:szCs w:val="14"/>
          </w:rPr>
          <w:t xml:space="preserve">124              out[i] = (k - 1) + safe_div(-acum[i, k - 1], f[i, k], 0.0)</w:t>
        </w:r>
      </w:ins>
    </w:p>
    <w:p>
      <w:pPr>
        <w:shd w:val="clear" w:color="auto" w:fill="F7F7F7"/>
        <w:spacing w:before="0" w:after="0" w:line="180" w:lineRule="exact"/>
        <w:ind w:left="0" w:firstLine="0"/>
        <w:jc w:val="left"/>
        <w:rPr>
          <w:ins w:id="883270" w:author="Claude" w:date="2026-10-07T12:00:00Z"/>
        </w:rPr>
      </w:pPr>
      <w:ins w:id="883395" w:author="Claude" w:date="2026-10-07T12:00:00Z">
        <w:r>
          <w:rPr>
            <w:rFonts w:ascii="Consolas" w:hAnsi="Consolas" w:cs="Consolas"/>
            <w:sz w:val="14"/>
            <w:szCs w:val="14"/>
          </w:rPr>
          <w:t xml:space="preserve">125      return out</w:t>
        </w:r>
      </w:ins>
    </w:p>
    <w:p>
      <w:pPr>
        <w:shd w:val="clear" w:color="auto" w:fill="F7F7F7"/>
        <w:spacing w:before="0" w:after="0" w:line="180" w:lineRule="exact"/>
        <w:ind w:left="0" w:firstLine="0"/>
        <w:jc w:val="left"/>
        <w:rPr>
          <w:ins w:id="883270" w:author="Claude" w:date="2026-10-07T12:00:00Z"/>
        </w:rPr>
      </w:pPr>
      <w:ins w:id="883396" w:author="Claude" w:date="2026-10-07T12:00:00Z">
        <w:r>
          <w:rPr>
            <w:rFonts w:ascii="Consolas" w:hAnsi="Consolas" w:cs="Consolas"/>
            <w:sz w:val="14"/>
            <w:szCs w:val="14"/>
          </w:rPr>
          <w:t xml:space="preserve">126  </w:t>
        </w:r>
      </w:ins>
    </w:p>
    <w:p>
      <w:pPr>
        <w:shd w:val="clear" w:color="auto" w:fill="F7F7F7"/>
        <w:spacing w:before="0" w:after="0" w:line="180" w:lineRule="exact"/>
        <w:ind w:left="0" w:firstLine="0"/>
        <w:jc w:val="left"/>
        <w:rPr>
          <w:ins w:id="883270" w:author="Claude" w:date="2026-10-07T12:00:00Z"/>
        </w:rPr>
      </w:pPr>
      <w:ins w:id="883397" w:author="Claude" w:date="2026-10-07T12:00:00Z">
        <w:r>
          <w:rPr>
            <w:rFonts w:ascii="Consolas" w:hAnsi="Consolas" w:cs="Consolas"/>
            <w:sz w:val="14"/>
            <w:szCs w:val="14"/>
          </w:rPr>
          <w:t xml:space="preserve">127  </w:t>
        </w:r>
      </w:ins>
    </w:p>
    <w:p>
      <w:pPr>
        <w:shd w:val="clear" w:color="auto" w:fill="F7F7F7"/>
        <w:spacing w:before="0" w:after="0" w:line="180" w:lineRule="exact"/>
        <w:ind w:left="0" w:firstLine="0"/>
        <w:jc w:val="left"/>
        <w:rPr>
          <w:ins w:id="883270" w:author="Claude" w:date="2026-10-07T12:00:00Z"/>
        </w:rPr>
      </w:pPr>
      <w:ins w:id="883398" w:author="Claude" w:date="2026-10-07T12:00:00Z">
        <w:r>
          <w:rPr>
            <w:rFonts w:ascii="Consolas" w:hAnsi="Consolas" w:cs="Consolas"/>
            <w:sz w:val="14"/>
            <w:szCs w:val="14"/>
          </w:rPr>
          <w:t xml:space="preserve">128  def percentis(valores, ps=(1, 5, 10, 25, 50, 75, 90, 95, 99)) -&gt; Dict[str, float]:</w:t>
        </w:r>
      </w:ins>
    </w:p>
    <w:p>
      <w:pPr>
        <w:shd w:val="clear" w:color="auto" w:fill="F7F7F7"/>
        <w:spacing w:before="0" w:after="0" w:line="180" w:lineRule="exact"/>
        <w:ind w:left="0" w:firstLine="0"/>
        <w:jc w:val="left"/>
        <w:rPr>
          <w:ins w:id="883270" w:author="Claude" w:date="2026-10-07T12:00:00Z"/>
        </w:rPr>
      </w:pPr>
      <w:ins w:id="883399" w:author="Claude" w:date="2026-10-07T12:00:00Z">
        <w:r>
          <w:rPr>
            <w:rFonts w:ascii="Consolas" w:hAnsi="Consolas" w:cs="Consolas"/>
            <w:sz w:val="14"/>
            <w:szCs w:val="14"/>
          </w:rPr>
          <w:t xml:space="preserve">129      x = np.asarray(valores, dtype=float)</w:t>
        </w:r>
      </w:ins>
    </w:p>
    <w:p>
      <w:pPr>
        <w:shd w:val="clear" w:color="auto" w:fill="F7F7F7"/>
        <w:spacing w:before="0" w:after="0" w:line="180" w:lineRule="exact"/>
        <w:ind w:left="0" w:firstLine="0"/>
        <w:jc w:val="left"/>
        <w:rPr>
          <w:ins w:id="883270" w:author="Claude" w:date="2026-10-07T12:00:00Z"/>
        </w:rPr>
      </w:pPr>
      <w:ins w:id="883400" w:author="Claude" w:date="2026-10-07T12:00:00Z">
        <w:r>
          <w:rPr>
            <w:rFonts w:ascii="Consolas" w:hAnsi="Consolas" w:cs="Consolas"/>
            <w:sz w:val="14"/>
            <w:szCs w:val="14"/>
          </w:rPr>
          <w:t xml:space="preserve">130      x = x[np.isfinite(x)]</w:t>
        </w:r>
      </w:ins>
    </w:p>
    <w:p>
      <w:pPr>
        <w:shd w:val="clear" w:color="auto" w:fill="F7F7F7"/>
        <w:spacing w:before="0" w:after="0" w:line="180" w:lineRule="exact"/>
        <w:ind w:left="0" w:firstLine="0"/>
        <w:jc w:val="left"/>
        <w:rPr>
          <w:ins w:id="883270" w:author="Claude" w:date="2026-10-07T12:00:00Z"/>
        </w:rPr>
      </w:pPr>
      <w:ins w:id="883401" w:author="Claude" w:date="2026-10-07T12:00:00Z">
        <w:r>
          <w:rPr>
            <w:rFonts w:ascii="Consolas" w:hAnsi="Consolas" w:cs="Consolas"/>
            <w:sz w:val="14"/>
            <w:szCs w:val="14"/>
          </w:rPr>
          <w:t xml:space="preserve">131      if not x.size:</w:t>
        </w:r>
      </w:ins>
    </w:p>
    <w:p>
      <w:pPr>
        <w:shd w:val="clear" w:color="auto" w:fill="F7F7F7"/>
        <w:spacing w:before="0" w:after="0" w:line="180" w:lineRule="exact"/>
        <w:ind w:left="0" w:firstLine="0"/>
        <w:jc w:val="left"/>
        <w:rPr>
          <w:ins w:id="883270" w:author="Claude" w:date="2026-10-07T12:00:00Z"/>
        </w:rPr>
      </w:pPr>
      <w:ins w:id="883402" w:author="Claude" w:date="2026-10-07T12:00:00Z">
        <w:r>
          <w:rPr>
            <w:rFonts w:ascii="Consolas" w:hAnsi="Consolas" w:cs="Consolas"/>
            <w:sz w:val="14"/>
            <w:szCs w:val="14"/>
          </w:rPr>
          <w:t xml:space="preserve">132          return {f"p{p}": float("nan") for p in ps}</w:t>
        </w:r>
      </w:ins>
    </w:p>
    <w:p>
      <w:pPr>
        <w:shd w:val="clear" w:color="auto" w:fill="F7F7F7"/>
        <w:spacing w:before="0" w:after="0" w:line="180" w:lineRule="exact"/>
        <w:ind w:left="0" w:firstLine="0"/>
        <w:jc w:val="left"/>
        <w:rPr>
          <w:ins w:id="883270" w:author="Claude" w:date="2026-10-07T12:00:00Z"/>
        </w:rPr>
      </w:pPr>
      <w:ins w:id="883403" w:author="Claude" w:date="2026-10-07T12:00:00Z">
        <w:r>
          <w:rPr>
            <w:rFonts w:ascii="Consolas" w:hAnsi="Consolas" w:cs="Consolas"/>
            <w:sz w:val="14"/>
            <w:szCs w:val="14"/>
          </w:rPr>
          <w:t xml:space="preserve">133      return {f"p{p}": float(np.percentile(x, p)) for p in ps}</w:t>
        </w:r>
      </w:ins>
    </w:p>
    <w:p>
      <w:pPr>
        <w:pStyle w:val="Ttulo2"/>
        <w:pageBreakBefore w:val="0"/>
        <w:rPr>
          <w:ins w:id="883404" w:author="Claude" w:date="2026-10-07T12:00:00Z"/>
        </w:rPr>
      </w:pPr>
      <w:bookmarkStart w:id="990065" w:name="_TocRev187ApA4"/>
      <w:ins w:id="883405" w:author="Claude" w:date="2026-10-07T12:00:00Z">
        <w:r>
          <w:rPr>
            <w:rFonts w:ascii="Times New Roman" w:hAnsi="Times New Roman"/>
            <w:b w:val="0"/>
            <w:sz w:val="28"/>
          </w:rPr>
          <w:t xml:space="preserve">A.4 evteas_py/modelo.py — Núcleo de cálculo das dimensões técnica, econômica, ambiental e social</w:t>
        </w:r>
      </w:ins>
      <w:bookmarkEnd w:id="990065"/>
    </w:p>
    <w:p>
      <w:pPr>
        <w:shd w:val="clear" w:color="auto" w:fill="F7F7F7"/>
        <w:spacing w:before="0" w:after="0" w:line="180" w:lineRule="exact"/>
        <w:ind w:left="0" w:firstLine="0"/>
        <w:jc w:val="left"/>
        <w:rPr>
          <w:ins w:id="883406" w:author="Claude" w:date="2026-10-07T12:00:00Z"/>
        </w:rPr>
      </w:pPr>
      <w:ins w:id="883407" w:author="Claude" w:date="2026-10-07T12:00:00Z">
        <w:r>
          <w:rPr>
            <w:rFonts w:ascii="Consolas" w:hAnsi="Consolas" w:cs="Consolas"/>
            <w:sz w:val="14"/>
            <w:szCs w:val="14"/>
          </w:rPr>
          <w:t xml:space="preserve">  1  """Núcleo de cálculo vetorizado das quatro dimensões do EVTEAS.</w:t>
        </w:r>
      </w:ins>
    </w:p>
    <w:p>
      <w:pPr>
        <w:shd w:val="clear" w:color="auto" w:fill="F7F7F7"/>
        <w:spacing w:before="0" w:after="0" w:line="180" w:lineRule="exact"/>
        <w:ind w:left="0" w:firstLine="0"/>
        <w:jc w:val="left"/>
        <w:rPr>
          <w:ins w:id="883406" w:author="Claude" w:date="2026-10-07T12:00:00Z"/>
        </w:rPr>
      </w:pPr>
      <w:ins w:id="883408"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3406" w:author="Claude" w:date="2026-10-07T12:00:00Z"/>
        </w:rPr>
      </w:pPr>
      <w:ins w:id="883409" w:author="Claude" w:date="2026-10-07T12:00:00Z">
        <w:r>
          <w:rPr>
            <w:rFonts w:ascii="Consolas" w:hAnsi="Consolas" w:cs="Consolas"/>
            <w:sz w:val="14"/>
            <w:szCs w:val="14"/>
          </w:rPr>
          <w:t xml:space="preserve">  3  Cada função recebe um ``Contexto``, que devolve qualquer parâmetro numérico</w:t>
        </w:r>
      </w:ins>
    </w:p>
    <w:p>
      <w:pPr>
        <w:shd w:val="clear" w:color="auto" w:fill="F7F7F7"/>
        <w:spacing w:before="0" w:after="0" w:line="180" w:lineRule="exact"/>
        <w:ind w:left="0" w:firstLine="0"/>
        <w:jc w:val="left"/>
        <w:rPr>
          <w:ins w:id="883406" w:author="Claude" w:date="2026-10-07T12:00:00Z"/>
        </w:rPr>
      </w:pPr>
      <w:ins w:id="883410" w:author="Claude" w:date="2026-10-07T12:00:00Z">
        <w:r>
          <w:rPr>
            <w:rFonts w:ascii="Consolas" w:hAnsi="Consolas" w:cs="Consolas"/>
            <w:sz w:val="14"/>
            <w:szCs w:val="14"/>
          </w:rPr>
          <w:t xml:space="preserve">  4  como vetor de tamanho n. Com n = 1 o modelo é determinístico; com n = 10.000</w:t>
        </w:r>
      </w:ins>
    </w:p>
    <w:p>
      <w:pPr>
        <w:shd w:val="clear" w:color="auto" w:fill="F7F7F7"/>
        <w:spacing w:before="0" w:after="0" w:line="180" w:lineRule="exact"/>
        <w:ind w:left="0" w:firstLine="0"/>
        <w:jc w:val="left"/>
        <w:rPr>
          <w:ins w:id="883406" w:author="Claude" w:date="2026-10-07T12:00:00Z"/>
        </w:rPr>
      </w:pPr>
      <w:ins w:id="883411" w:author="Claude" w:date="2026-10-07T12:00:00Z">
        <w:r>
          <w:rPr>
            <w:rFonts w:ascii="Consolas" w:hAnsi="Consolas" w:cs="Consolas"/>
            <w:sz w:val="14"/>
            <w:szCs w:val="14"/>
          </w:rPr>
          <w:t xml:space="preserve">  5  ele é a própria simulação de Monte Carlo. Não existe um "modelo simplificado"</w:t>
        </w:r>
      </w:ins>
    </w:p>
    <w:p>
      <w:pPr>
        <w:shd w:val="clear" w:color="auto" w:fill="F7F7F7"/>
        <w:spacing w:before="0" w:after="0" w:line="180" w:lineRule="exact"/>
        <w:ind w:left="0" w:firstLine="0"/>
        <w:jc w:val="left"/>
        <w:rPr>
          <w:ins w:id="883406" w:author="Claude" w:date="2026-10-07T12:00:00Z"/>
        </w:rPr>
      </w:pPr>
      <w:ins w:id="883412" w:author="Claude" w:date="2026-10-07T12:00:00Z">
        <w:r>
          <w:rPr>
            <w:rFonts w:ascii="Consolas" w:hAnsi="Consolas" w:cs="Consolas"/>
            <w:sz w:val="14"/>
            <w:szCs w:val="14"/>
          </w:rPr>
          <w:t xml:space="preserve">  6  para a camada estocástica: o mesmo código produz os dois resultados.</w:t>
        </w:r>
      </w:ins>
    </w:p>
    <w:p>
      <w:pPr>
        <w:shd w:val="clear" w:color="auto" w:fill="F7F7F7"/>
        <w:spacing w:before="0" w:after="0" w:line="180" w:lineRule="exact"/>
        <w:ind w:left="0" w:firstLine="0"/>
        <w:jc w:val="left"/>
        <w:rPr>
          <w:ins w:id="883406" w:author="Claude" w:date="2026-10-07T12:00:00Z"/>
        </w:rPr>
      </w:pPr>
      <w:ins w:id="883413" w:author="Claude" w:date="2026-10-07T12:00:00Z">
        <w:r>
          <w:rPr>
            <w:rFonts w:ascii="Consolas" w:hAnsi="Consolas" w:cs="Consolas"/>
            <w:sz w:val="14"/>
            <w:szCs w:val="14"/>
          </w:rPr>
          <w:t xml:space="preserve">  7  """</w:t>
        </w:r>
      </w:ins>
    </w:p>
    <w:p>
      <w:pPr>
        <w:shd w:val="clear" w:color="auto" w:fill="F7F7F7"/>
        <w:spacing w:before="0" w:after="0" w:line="180" w:lineRule="exact"/>
        <w:ind w:left="0" w:firstLine="0"/>
        <w:jc w:val="left"/>
        <w:rPr>
          <w:ins w:id="883406" w:author="Claude" w:date="2026-10-07T12:00:00Z"/>
        </w:rPr>
      </w:pPr>
      <w:ins w:id="883414" w:author="Claude" w:date="2026-10-07T12:00:00Z">
        <w:r>
          <w:rPr>
            <w:rFonts w:ascii="Consolas" w:hAnsi="Consolas" w:cs="Consolas"/>
            <w:sz w:val="14"/>
            <w:szCs w:val="14"/>
          </w:rPr>
          <w:t xml:space="preserve">  8  from __future__ import annotations</w:t>
        </w:r>
      </w:ins>
    </w:p>
    <w:p>
      <w:pPr>
        <w:shd w:val="clear" w:color="auto" w:fill="F7F7F7"/>
        <w:spacing w:before="0" w:after="0" w:line="180" w:lineRule="exact"/>
        <w:ind w:left="0" w:firstLine="0"/>
        <w:jc w:val="left"/>
        <w:rPr>
          <w:ins w:id="883406" w:author="Claude" w:date="2026-10-07T12:00:00Z"/>
        </w:rPr>
      </w:pPr>
      <w:ins w:id="883415" w:author="Claude" w:date="2026-10-07T12:00:00Z">
        <w:r>
          <w:rPr>
            <w:rFonts w:ascii="Consolas" w:hAnsi="Consolas" w:cs="Consolas"/>
            <w:sz w:val="14"/>
            <w:szCs w:val="14"/>
          </w:rPr>
          <w:t xml:space="preserve">  9  </w:t>
        </w:r>
      </w:ins>
    </w:p>
    <w:p>
      <w:pPr>
        <w:shd w:val="clear" w:color="auto" w:fill="F7F7F7"/>
        <w:spacing w:before="0" w:after="0" w:line="180" w:lineRule="exact"/>
        <w:ind w:left="0" w:firstLine="0"/>
        <w:jc w:val="left"/>
        <w:rPr>
          <w:ins w:id="883406" w:author="Claude" w:date="2026-10-07T12:00:00Z"/>
        </w:rPr>
      </w:pPr>
      <w:ins w:id="883416" w:author="Claude" w:date="2026-10-07T12:00:00Z">
        <w:r>
          <w:rPr>
            <w:rFonts w:ascii="Consolas" w:hAnsi="Consolas" w:cs="Consolas"/>
            <w:sz w:val="14"/>
            <w:szCs w:val="14"/>
          </w:rPr>
          <w:t xml:space="preserve"> 10  import math</w:t>
        </w:r>
      </w:ins>
    </w:p>
    <w:p>
      <w:pPr>
        <w:shd w:val="clear" w:color="auto" w:fill="F7F7F7"/>
        <w:spacing w:before="0" w:after="0" w:line="180" w:lineRule="exact"/>
        <w:ind w:left="0" w:firstLine="0"/>
        <w:jc w:val="left"/>
        <w:rPr>
          <w:ins w:id="883406" w:author="Claude" w:date="2026-10-07T12:00:00Z"/>
        </w:rPr>
      </w:pPr>
      <w:ins w:id="883417" w:author="Claude" w:date="2026-10-07T12:00:00Z">
        <w:r>
          <w:rPr>
            <w:rFonts w:ascii="Consolas" w:hAnsi="Consolas" w:cs="Consolas"/>
            <w:sz w:val="14"/>
            <w:szCs w:val="14"/>
          </w:rPr>
          <w:t xml:space="preserve"> 11  from typing import Any, Dict, Optional</w:t>
        </w:r>
      </w:ins>
    </w:p>
    <w:p>
      <w:pPr>
        <w:shd w:val="clear" w:color="auto" w:fill="F7F7F7"/>
        <w:spacing w:before="0" w:after="0" w:line="180" w:lineRule="exact"/>
        <w:ind w:left="0" w:firstLine="0"/>
        <w:jc w:val="left"/>
        <w:rPr>
          <w:ins w:id="883406" w:author="Claude" w:date="2026-10-07T12:00:00Z"/>
        </w:rPr>
      </w:pPr>
      <w:ins w:id="883418" w:author="Claude" w:date="2026-10-07T12:00:00Z">
        <w:r>
          <w:rPr>
            <w:rFonts w:ascii="Consolas" w:hAnsi="Consolas" w:cs="Consolas"/>
            <w:sz w:val="14"/>
            <w:szCs w:val="14"/>
          </w:rPr>
          <w:t xml:space="preserve"> 12  </w:t>
        </w:r>
      </w:ins>
    </w:p>
    <w:p>
      <w:pPr>
        <w:shd w:val="clear" w:color="auto" w:fill="F7F7F7"/>
        <w:spacing w:before="0" w:after="0" w:line="180" w:lineRule="exact"/>
        <w:ind w:left="0" w:firstLine="0"/>
        <w:jc w:val="left"/>
        <w:rPr>
          <w:ins w:id="883406" w:author="Claude" w:date="2026-10-07T12:00:00Z"/>
        </w:rPr>
      </w:pPr>
      <w:ins w:id="883419" w:author="Claude" w:date="2026-10-07T12:00:00Z">
        <w:r>
          <w:rPr>
            <w:rFonts w:ascii="Consolas" w:hAnsi="Consolas" w:cs="Consolas"/>
            <w:sz w:val="14"/>
            <w:szCs w:val="14"/>
          </w:rPr>
          <w:t xml:space="preserve"> 13  import numpy as np</w:t>
        </w:r>
      </w:ins>
    </w:p>
    <w:p>
      <w:pPr>
        <w:shd w:val="clear" w:color="auto" w:fill="F7F7F7"/>
        <w:spacing w:before="0" w:after="0" w:line="180" w:lineRule="exact"/>
        <w:ind w:left="0" w:firstLine="0"/>
        <w:jc w:val="left"/>
        <w:rPr>
          <w:ins w:id="883406" w:author="Claude" w:date="2026-10-07T12:00:00Z"/>
        </w:rPr>
      </w:pPr>
      <w:ins w:id="883420" w:author="Claude" w:date="2026-10-07T12:00:00Z">
        <w:r>
          <w:rPr>
            <w:rFonts w:ascii="Consolas" w:hAnsi="Consolas" w:cs="Consolas"/>
            <w:sz w:val="14"/>
            <w:szCs w:val="14"/>
          </w:rPr>
          <w:t xml:space="preserve"> 14  import pandas as pd</w:t>
        </w:r>
      </w:ins>
    </w:p>
    <w:p>
      <w:pPr>
        <w:shd w:val="clear" w:color="auto" w:fill="F7F7F7"/>
        <w:spacing w:before="0" w:after="0" w:line="180" w:lineRule="exact"/>
        <w:ind w:left="0" w:firstLine="0"/>
        <w:jc w:val="left"/>
        <w:rPr>
          <w:ins w:id="883406" w:author="Claude" w:date="2026-10-07T12:00:00Z"/>
        </w:rPr>
      </w:pPr>
      <w:ins w:id="883421" w:author="Claude" w:date="2026-10-07T12:00:00Z">
        <w:r>
          <w:rPr>
            <w:rFonts w:ascii="Consolas" w:hAnsi="Consolas" w:cs="Consolas"/>
            <w:sz w:val="14"/>
            <w:szCs w:val="14"/>
          </w:rPr>
          <w:t xml:space="preserve"> 15  </w:t>
        </w:r>
      </w:ins>
    </w:p>
    <w:p>
      <w:pPr>
        <w:shd w:val="clear" w:color="auto" w:fill="F7F7F7"/>
        <w:spacing w:before="0" w:after="0" w:line="180" w:lineRule="exact"/>
        <w:ind w:left="0" w:firstLine="0"/>
        <w:jc w:val="left"/>
        <w:rPr>
          <w:ins w:id="883406" w:author="Claude" w:date="2026-10-07T12:00:00Z"/>
        </w:rPr>
      </w:pPr>
      <w:ins w:id="883422" w:author="Claude" w:date="2026-10-07T12:00:00Z">
        <w:r>
          <w:rPr>
            <w:rFonts w:ascii="Consolas" w:hAnsi="Consolas" w:cs="Consolas"/>
            <w:sz w:val="14"/>
            <w:szCs w:val="14"/>
          </w:rPr>
          <w:t xml:space="preserve"> 16  from .config import (CHECKLIST_AMBIENTAL, FATORES_EMISSAO_ENERGIA, RELACAO_COMUNIDADE,</w:t>
        </w:r>
      </w:ins>
    </w:p>
    <w:p>
      <w:pPr>
        <w:shd w:val="clear" w:color="auto" w:fill="F7F7F7"/>
        <w:spacing w:before="0" w:after="0" w:line="180" w:lineRule="exact"/>
        <w:ind w:left="0" w:firstLine="0"/>
        <w:jc w:val="left"/>
        <w:rPr>
          <w:ins w:id="883406" w:author="Claude" w:date="2026-10-07T12:00:00Z"/>
        </w:rPr>
      </w:pPr>
      <w:ins w:id="883423" w:author="Claude" w:date="2026-10-07T12:00:00Z">
        <w:r>
          <w:rPr>
            <w:rFonts w:ascii="Consolas" w:hAnsi="Consolas" w:cs="Consolas"/>
            <w:sz w:val="14"/>
            <w:szCs w:val="14"/>
          </w:rPr>
          <w:t xml:space="preserve"> 17                       SISTEMAS_PRODUTIVOS, VARIAVEIS_ESTOCASTICAS, EVTEASConfig, obter_por_caminho)</w:t>
        </w:r>
      </w:ins>
    </w:p>
    <w:p>
      <w:pPr>
        <w:shd w:val="clear" w:color="auto" w:fill="F7F7F7"/>
        <w:spacing w:before="0" w:after="0" w:line="180" w:lineRule="exact"/>
        <w:ind w:left="0" w:firstLine="0"/>
        <w:jc w:val="left"/>
        <w:rPr>
          <w:ins w:id="883406" w:author="Claude" w:date="2026-10-07T12:00:00Z"/>
        </w:rPr>
      </w:pPr>
      <w:ins w:id="883424" w:author="Claude" w:date="2026-10-07T12:00:00Z">
        <w:r>
          <w:rPr>
            <w:rFonts w:ascii="Consolas" w:hAnsi="Consolas" w:cs="Consolas"/>
            <w:sz w:val="14"/>
            <w:szCs w:val="14"/>
          </w:rPr>
          <w:t xml:space="preserve"> 18  from .financeiro import clamp, payback, pct, safe_div, taxa_anual_para_mensal, taxa_mensal_para_anual, tir, vpl</w:t>
        </w:r>
      </w:ins>
    </w:p>
    <w:p>
      <w:pPr>
        <w:shd w:val="clear" w:color="auto" w:fill="F7F7F7"/>
        <w:spacing w:before="0" w:after="0" w:line="180" w:lineRule="exact"/>
        <w:ind w:left="0" w:firstLine="0"/>
        <w:jc w:val="left"/>
        <w:rPr>
          <w:ins w:id="883406" w:author="Claude" w:date="2026-10-07T12:00:00Z"/>
        </w:rPr>
      </w:pPr>
      <w:ins w:id="883425" w:author="Claude" w:date="2026-10-07T12:00:00Z">
        <w:r>
          <w:rPr>
            <w:rFonts w:ascii="Consolas" w:hAnsi="Consolas" w:cs="Consolas"/>
            <w:sz w:val="14"/>
            <w:szCs w:val="14"/>
          </w:rPr>
          <w:t xml:space="preserve"> 19  </w:t>
        </w:r>
      </w:ins>
    </w:p>
    <w:p>
      <w:pPr>
        <w:shd w:val="clear" w:color="auto" w:fill="F7F7F7"/>
        <w:spacing w:before="0" w:after="0" w:line="180" w:lineRule="exact"/>
        <w:ind w:left="0" w:firstLine="0"/>
        <w:jc w:val="left"/>
        <w:rPr>
          <w:ins w:id="883406" w:author="Claude" w:date="2026-10-07T12:00:00Z"/>
        </w:rPr>
      </w:pPr>
      <w:ins w:id="883426" w:author="Claude" w:date="2026-10-07T12:00:00Z">
        <w:r>
          <w:rPr>
            <w:rFonts w:ascii="Consolas" w:hAnsi="Consolas" w:cs="Consolas"/>
            <w:sz w:val="14"/>
            <w:szCs w:val="14"/>
          </w:rPr>
          <w:t xml:space="preserve"> 20  </w:t>
        </w:r>
      </w:ins>
    </w:p>
    <w:p>
      <w:pPr>
        <w:shd w:val="clear" w:color="auto" w:fill="F7F7F7"/>
        <w:spacing w:before="0" w:after="0" w:line="180" w:lineRule="exact"/>
        <w:ind w:left="0" w:firstLine="0"/>
        <w:jc w:val="left"/>
        <w:rPr>
          <w:ins w:id="883406" w:author="Claude" w:date="2026-10-07T12:00:00Z"/>
        </w:rPr>
      </w:pPr>
      <w:ins w:id="883427" w:author="Claude" w:date="2026-10-07T12:00:00Z">
        <w:r>
          <w:rPr>
            <w:rFonts w:ascii="Consolas" w:hAnsi="Consolas" w:cs="Consolas"/>
            <w:sz w:val="14"/>
            <w:szCs w:val="14"/>
          </w:rPr>
          <w:t xml:space="preserve"> 21  class Contexto:</w:t>
        </w:r>
      </w:ins>
    </w:p>
    <w:p>
      <w:pPr>
        <w:shd w:val="clear" w:color="auto" w:fill="F7F7F7"/>
        <w:spacing w:before="0" w:after="0" w:line="180" w:lineRule="exact"/>
        <w:ind w:left="0" w:firstLine="0"/>
        <w:jc w:val="left"/>
        <w:rPr>
          <w:ins w:id="883406" w:author="Claude" w:date="2026-10-07T12:00:00Z"/>
        </w:rPr>
      </w:pPr>
      <w:ins w:id="883428" w:author="Claude" w:date="2026-10-07T12:00:00Z">
        <w:r>
          <w:rPr>
            <w:rFonts w:ascii="Consolas" w:hAnsi="Consolas" w:cs="Consolas"/>
            <w:sz w:val="14"/>
            <w:szCs w:val="14"/>
          </w:rPr>
          <w:t xml:space="preserve"> 22      """Acesso vetorizado aos parâmetros, com substituições (overrides) por caminho."""</w:t>
        </w:r>
      </w:ins>
    </w:p>
    <w:p>
      <w:pPr>
        <w:shd w:val="clear" w:color="auto" w:fill="F7F7F7"/>
        <w:spacing w:before="0" w:after="0" w:line="180" w:lineRule="exact"/>
        <w:ind w:left="0" w:firstLine="0"/>
        <w:jc w:val="left"/>
        <w:rPr>
          <w:ins w:id="883406" w:author="Claude" w:date="2026-10-07T12:00:00Z"/>
        </w:rPr>
      </w:pPr>
      <w:ins w:id="883429" w:author="Claude" w:date="2026-10-07T12:00:00Z">
        <w:r>
          <w:rPr>
            <w:rFonts w:ascii="Consolas" w:hAnsi="Consolas" w:cs="Consolas"/>
            <w:sz w:val="14"/>
            <w:szCs w:val="14"/>
          </w:rPr>
          <w:t xml:space="preserve"> 23  </w:t>
        </w:r>
      </w:ins>
    </w:p>
    <w:p>
      <w:pPr>
        <w:shd w:val="clear" w:color="auto" w:fill="F7F7F7"/>
        <w:spacing w:before="0" w:after="0" w:line="180" w:lineRule="exact"/>
        <w:ind w:left="0" w:firstLine="0"/>
        <w:jc w:val="left"/>
        <w:rPr>
          <w:ins w:id="883406" w:author="Claude" w:date="2026-10-07T12:00:00Z"/>
        </w:rPr>
      </w:pPr>
      <w:ins w:id="883430" w:author="Claude" w:date="2026-10-07T12:00:00Z">
        <w:r>
          <w:rPr>
            <w:rFonts w:ascii="Consolas" w:hAnsi="Consolas" w:cs="Consolas"/>
            <w:sz w:val="14"/>
            <w:szCs w:val="14"/>
          </w:rPr>
          <w:t xml:space="preserve"> 24      def __init__(self, cfg: EVTEASConfig, overrides: Optional[Dict[str, np.ndarray]] = None, n: int = 1):</w:t>
        </w:r>
      </w:ins>
    </w:p>
    <w:p>
      <w:pPr>
        <w:shd w:val="clear" w:color="auto" w:fill="F7F7F7"/>
        <w:spacing w:before="0" w:after="0" w:line="180" w:lineRule="exact"/>
        <w:ind w:left="0" w:firstLine="0"/>
        <w:jc w:val="left"/>
        <w:rPr>
          <w:ins w:id="883406" w:author="Claude" w:date="2026-10-07T12:00:00Z"/>
        </w:rPr>
      </w:pPr>
      <w:ins w:id="883431" w:author="Claude" w:date="2026-10-07T12:00:00Z">
        <w:r>
          <w:rPr>
            <w:rFonts w:ascii="Consolas" w:hAnsi="Consolas" w:cs="Consolas"/>
            <w:sz w:val="14"/>
            <w:szCs w:val="14"/>
          </w:rPr>
          <w:t xml:space="preserve"> 25          self.cfg = cfg</w:t>
        </w:r>
      </w:ins>
    </w:p>
    <w:p>
      <w:pPr>
        <w:shd w:val="clear" w:color="auto" w:fill="F7F7F7"/>
        <w:spacing w:before="0" w:after="0" w:line="180" w:lineRule="exact"/>
        <w:ind w:left="0" w:firstLine="0"/>
        <w:jc w:val="left"/>
        <w:rPr>
          <w:ins w:id="883406" w:author="Claude" w:date="2026-10-07T12:00:00Z"/>
        </w:rPr>
      </w:pPr>
      <w:ins w:id="883432" w:author="Claude" w:date="2026-10-07T12:00:00Z">
        <w:r>
          <w:rPr>
            <w:rFonts w:ascii="Consolas" w:hAnsi="Consolas" w:cs="Consolas"/>
            <w:sz w:val="14"/>
            <w:szCs w:val="14"/>
          </w:rPr>
          <w:t xml:space="preserve"> 26          self.overrides = overrides or {}</w:t>
        </w:r>
      </w:ins>
    </w:p>
    <w:p>
      <w:pPr>
        <w:shd w:val="clear" w:color="auto" w:fill="F7F7F7"/>
        <w:spacing w:before="0" w:after="0" w:line="180" w:lineRule="exact"/>
        <w:ind w:left="0" w:firstLine="0"/>
        <w:jc w:val="left"/>
        <w:rPr>
          <w:ins w:id="883406" w:author="Claude" w:date="2026-10-07T12:00:00Z"/>
        </w:rPr>
      </w:pPr>
      <w:ins w:id="883433" w:author="Claude" w:date="2026-10-07T12:00:00Z">
        <w:r>
          <w:rPr>
            <w:rFonts w:ascii="Consolas" w:hAnsi="Consolas" w:cs="Consolas"/>
            <w:sz w:val="14"/>
            <w:szCs w:val="14"/>
          </w:rPr>
          <w:t xml:space="preserve"> 27          self.n = int(n)</w:t>
        </w:r>
      </w:ins>
    </w:p>
    <w:p>
      <w:pPr>
        <w:shd w:val="clear" w:color="auto" w:fill="F7F7F7"/>
        <w:spacing w:before="0" w:after="0" w:line="180" w:lineRule="exact"/>
        <w:ind w:left="0" w:firstLine="0"/>
        <w:jc w:val="left"/>
        <w:rPr>
          <w:ins w:id="883406" w:author="Claude" w:date="2026-10-07T12:00:00Z"/>
        </w:rPr>
      </w:pPr>
      <w:ins w:id="883434" w:author="Claude" w:date="2026-10-07T12:00:00Z">
        <w:r>
          <w:rPr>
            <w:rFonts w:ascii="Consolas" w:hAnsi="Consolas" w:cs="Consolas"/>
            <w:sz w:val="14"/>
            <w:szCs w:val="14"/>
          </w:rPr>
          <w:t xml:space="preserve"> 28          desconhecidos = sorted(set(self.overrides) - set(VARIAVEIS_ESTOCASTICAS))</w:t>
        </w:r>
      </w:ins>
    </w:p>
    <w:p>
      <w:pPr>
        <w:shd w:val="clear" w:color="auto" w:fill="F7F7F7"/>
        <w:spacing w:before="0" w:after="0" w:line="180" w:lineRule="exact"/>
        <w:ind w:left="0" w:firstLine="0"/>
        <w:jc w:val="left"/>
        <w:rPr>
          <w:ins w:id="883406" w:author="Claude" w:date="2026-10-07T12:00:00Z"/>
        </w:rPr>
      </w:pPr>
      <w:ins w:id="883435" w:author="Claude" w:date="2026-10-07T12:00:00Z">
        <w:r>
          <w:rPr>
            <w:rFonts w:ascii="Consolas" w:hAnsi="Consolas" w:cs="Consolas"/>
            <w:sz w:val="14"/>
            <w:szCs w:val="14"/>
          </w:rPr>
          <w:t xml:space="preserve"> 29          if desconhecidos:</w:t>
        </w:r>
      </w:ins>
    </w:p>
    <w:p>
      <w:pPr>
        <w:shd w:val="clear" w:color="auto" w:fill="F7F7F7"/>
        <w:spacing w:before="0" w:after="0" w:line="180" w:lineRule="exact"/>
        <w:ind w:left="0" w:firstLine="0"/>
        <w:jc w:val="left"/>
        <w:rPr>
          <w:ins w:id="883406" w:author="Claude" w:date="2026-10-07T12:00:00Z"/>
        </w:rPr>
      </w:pPr>
      <w:ins w:id="883436" w:author="Claude" w:date="2026-10-07T12:00:00Z">
        <w:r>
          <w:rPr>
            <w:rFonts w:ascii="Consolas" w:hAnsi="Consolas" w:cs="Consolas"/>
            <w:sz w:val="14"/>
            <w:szCs w:val="14"/>
          </w:rPr>
          <w:t xml:space="preserve"> 30              raise ValueError("O modelo não amostra estes parâmetros (sem efeito no Monte Carlo): "</w:t>
        </w:r>
      </w:ins>
    </w:p>
    <w:p>
      <w:pPr>
        <w:shd w:val="clear" w:color="auto" w:fill="F7F7F7"/>
        <w:spacing w:before="0" w:after="0" w:line="180" w:lineRule="exact"/>
        <w:ind w:left="0" w:firstLine="0"/>
        <w:jc w:val="left"/>
        <w:rPr>
          <w:ins w:id="883406" w:author="Claude" w:date="2026-10-07T12:00:00Z"/>
        </w:rPr>
      </w:pPr>
      <w:ins w:id="883437" w:author="Claude" w:date="2026-10-07T12:00:00Z">
        <w:r>
          <w:rPr>
            <w:rFonts w:ascii="Consolas" w:hAnsi="Consolas" w:cs="Consolas"/>
            <w:sz w:val="14"/>
            <w:szCs w:val="14"/>
          </w:rPr>
          <w:t xml:space="preserve"> 31                               + ", ".join(desconhecidos))</w:t>
        </w:r>
      </w:ins>
    </w:p>
    <w:p>
      <w:pPr>
        <w:shd w:val="clear" w:color="auto" w:fill="F7F7F7"/>
        <w:spacing w:before="0" w:after="0" w:line="180" w:lineRule="exact"/>
        <w:ind w:left="0" w:firstLine="0"/>
        <w:jc w:val="left"/>
        <w:rPr>
          <w:ins w:id="883406" w:author="Claude" w:date="2026-10-07T12:00:00Z"/>
        </w:rPr>
      </w:pPr>
      <w:ins w:id="883438" w:author="Claude" w:date="2026-10-07T12:00:00Z">
        <w:r>
          <w:rPr>
            <w:rFonts w:ascii="Consolas" w:hAnsi="Consolas" w:cs="Consolas"/>
            <w:sz w:val="14"/>
            <w:szCs w:val="14"/>
          </w:rPr>
          <w:t xml:space="preserve"> 32          for k, v in self.overrides.items():</w:t>
        </w:r>
      </w:ins>
    </w:p>
    <w:p>
      <w:pPr>
        <w:shd w:val="clear" w:color="auto" w:fill="F7F7F7"/>
        <w:spacing w:before="0" w:after="0" w:line="180" w:lineRule="exact"/>
        <w:ind w:left="0" w:firstLine="0"/>
        <w:jc w:val="left"/>
        <w:rPr>
          <w:ins w:id="883406" w:author="Claude" w:date="2026-10-07T12:00:00Z"/>
        </w:rPr>
      </w:pPr>
      <w:ins w:id="883439" w:author="Claude" w:date="2026-10-07T12:00:00Z">
        <w:r>
          <w:rPr>
            <w:rFonts w:ascii="Consolas" w:hAnsi="Consolas" w:cs="Consolas"/>
            <w:sz w:val="14"/>
            <w:szCs w:val="14"/>
          </w:rPr>
          <w:t xml:space="preserve"> 33              if np.ndim(v) and len(v) != self.n:</w:t>
        </w:r>
      </w:ins>
    </w:p>
    <w:p>
      <w:pPr>
        <w:shd w:val="clear" w:color="auto" w:fill="F7F7F7"/>
        <w:spacing w:before="0" w:after="0" w:line="180" w:lineRule="exact"/>
        <w:ind w:left="0" w:firstLine="0"/>
        <w:jc w:val="left"/>
        <w:rPr>
          <w:ins w:id="883406" w:author="Claude" w:date="2026-10-07T12:00:00Z"/>
        </w:rPr>
      </w:pPr>
      <w:ins w:id="883440" w:author="Claude" w:date="2026-10-07T12:00:00Z">
        <w:r>
          <w:rPr>
            <w:rFonts w:ascii="Consolas" w:hAnsi="Consolas" w:cs="Consolas"/>
            <w:sz w:val="14"/>
            <w:szCs w:val="14"/>
          </w:rPr>
          <w:t xml:space="preserve"> 34                  raise ValueError(f"Override '{k}' com tamanho {len(v)} != n={self.n}")</w:t>
        </w:r>
      </w:ins>
    </w:p>
    <w:p>
      <w:pPr>
        <w:shd w:val="clear" w:color="auto" w:fill="F7F7F7"/>
        <w:spacing w:before="0" w:after="0" w:line="180" w:lineRule="exact"/>
        <w:ind w:left="0" w:firstLine="0"/>
        <w:jc w:val="left"/>
        <w:rPr>
          <w:ins w:id="883406" w:author="Claude" w:date="2026-10-07T12:00:00Z"/>
        </w:rPr>
      </w:pPr>
      <w:ins w:id="883441" w:author="Claude" w:date="2026-10-07T12:00:00Z">
        <w:r>
          <w:rPr>
            <w:rFonts w:ascii="Consolas" w:hAnsi="Consolas" w:cs="Consolas"/>
            <w:sz w:val="14"/>
            <w:szCs w:val="14"/>
          </w:rPr>
          <w:t xml:space="preserve"> 35  </w:t>
        </w:r>
      </w:ins>
    </w:p>
    <w:p>
      <w:pPr>
        <w:shd w:val="clear" w:color="auto" w:fill="F7F7F7"/>
        <w:spacing w:before="0" w:after="0" w:line="180" w:lineRule="exact"/>
        <w:ind w:left="0" w:firstLine="0"/>
        <w:jc w:val="left"/>
        <w:rPr>
          <w:ins w:id="883406" w:author="Claude" w:date="2026-10-07T12:00:00Z"/>
        </w:rPr>
      </w:pPr>
      <w:ins w:id="883442" w:author="Claude" w:date="2026-10-07T12:00:00Z">
        <w:r>
          <w:rPr>
            <w:rFonts w:ascii="Consolas" w:hAnsi="Consolas" w:cs="Consolas"/>
            <w:sz w:val="14"/>
            <w:szCs w:val="14"/>
          </w:rPr>
          <w:t xml:space="preserve"> 36      def v(self, caminho: str) -&gt; np.ndarray:</w:t>
        </w:r>
      </w:ins>
    </w:p>
    <w:p>
      <w:pPr>
        <w:shd w:val="clear" w:color="auto" w:fill="F7F7F7"/>
        <w:spacing w:before="0" w:after="0" w:line="180" w:lineRule="exact"/>
        <w:ind w:left="0" w:firstLine="0"/>
        <w:jc w:val="left"/>
        <w:rPr>
          <w:ins w:id="883406" w:author="Claude" w:date="2026-10-07T12:00:00Z"/>
        </w:rPr>
      </w:pPr>
      <w:ins w:id="883443" w:author="Claude" w:date="2026-10-07T12:00:00Z">
        <w:r>
          <w:rPr>
            <w:rFonts w:ascii="Consolas" w:hAnsi="Consolas" w:cs="Consolas"/>
            <w:sz w:val="14"/>
            <w:szCs w:val="14"/>
          </w:rPr>
          <w:t xml:space="preserve"> 37          if caminho not in VARIAVEIS_ESTOCASTICAS:</w:t>
        </w:r>
      </w:ins>
    </w:p>
    <w:p>
      <w:pPr>
        <w:shd w:val="clear" w:color="auto" w:fill="F7F7F7"/>
        <w:spacing w:before="0" w:after="0" w:line="180" w:lineRule="exact"/>
        <w:ind w:left="0" w:firstLine="0"/>
        <w:jc w:val="left"/>
        <w:rPr>
          <w:ins w:id="883406" w:author="Claude" w:date="2026-10-07T12:00:00Z"/>
        </w:rPr>
      </w:pPr>
      <w:ins w:id="883444" w:author="Claude" w:date="2026-10-07T12:00:00Z">
        <w:r>
          <w:rPr>
            <w:rFonts w:ascii="Consolas" w:hAnsi="Consolas" w:cs="Consolas"/>
            <w:sz w:val="14"/>
            <w:szCs w:val="14"/>
          </w:rPr>
          <w:t xml:space="preserve"> 38              raise KeyError(f"{caminho} não está em VARIAVEIS_ESTOCASTICAS (config.py)")</w:t>
        </w:r>
      </w:ins>
    </w:p>
    <w:p>
      <w:pPr>
        <w:shd w:val="clear" w:color="auto" w:fill="F7F7F7"/>
        <w:spacing w:before="0" w:after="0" w:line="180" w:lineRule="exact"/>
        <w:ind w:left="0" w:firstLine="0"/>
        <w:jc w:val="left"/>
        <w:rPr>
          <w:ins w:id="883406" w:author="Claude" w:date="2026-10-07T12:00:00Z"/>
        </w:rPr>
      </w:pPr>
      <w:ins w:id="883445" w:author="Claude" w:date="2026-10-07T12:00:00Z">
        <w:r>
          <w:rPr>
            <w:rFonts w:ascii="Consolas" w:hAnsi="Consolas" w:cs="Consolas"/>
            <w:sz w:val="14"/>
            <w:szCs w:val="14"/>
          </w:rPr>
          <w:t xml:space="preserve"> 39          if caminho in self.overrides:</w:t>
        </w:r>
      </w:ins>
    </w:p>
    <w:p>
      <w:pPr>
        <w:shd w:val="clear" w:color="auto" w:fill="F7F7F7"/>
        <w:spacing w:before="0" w:after="0" w:line="180" w:lineRule="exact"/>
        <w:ind w:left="0" w:firstLine="0"/>
        <w:jc w:val="left"/>
        <w:rPr>
          <w:ins w:id="883406" w:author="Claude" w:date="2026-10-07T12:00:00Z"/>
        </w:rPr>
      </w:pPr>
      <w:ins w:id="883446" w:author="Claude" w:date="2026-10-07T12:00:00Z">
        <w:r>
          <w:rPr>
            <w:rFonts w:ascii="Consolas" w:hAnsi="Consolas" w:cs="Consolas"/>
            <w:sz w:val="14"/>
            <w:szCs w:val="14"/>
          </w:rPr>
          <w:t xml:space="preserve"> 40              return np.broadcast_to(np.asarray(self.overrides[caminho], dtype=float), (self.n,)).astype(float)</w:t>
        </w:r>
      </w:ins>
    </w:p>
    <w:p>
      <w:pPr>
        <w:shd w:val="clear" w:color="auto" w:fill="F7F7F7"/>
        <w:spacing w:before="0" w:after="0" w:line="180" w:lineRule="exact"/>
        <w:ind w:left="0" w:firstLine="0"/>
        <w:jc w:val="left"/>
        <w:rPr>
          <w:ins w:id="883406" w:author="Claude" w:date="2026-10-07T12:00:00Z"/>
        </w:rPr>
      </w:pPr>
      <w:ins w:id="883447" w:author="Claude" w:date="2026-10-07T12:00:00Z">
        <w:r>
          <w:rPr>
            <w:rFonts w:ascii="Consolas" w:hAnsi="Consolas" w:cs="Consolas"/>
            <w:sz w:val="14"/>
            <w:szCs w:val="14"/>
          </w:rPr>
          <w:t xml:space="preserve"> 41          valor = obter_por_caminho(self.cfg, caminho)</w:t>
        </w:r>
      </w:ins>
    </w:p>
    <w:p>
      <w:pPr>
        <w:shd w:val="clear" w:color="auto" w:fill="F7F7F7"/>
        <w:spacing w:before="0" w:after="0" w:line="180" w:lineRule="exact"/>
        <w:ind w:left="0" w:firstLine="0"/>
        <w:jc w:val="left"/>
        <w:rPr>
          <w:ins w:id="883406" w:author="Claude" w:date="2026-10-07T12:00:00Z"/>
        </w:rPr>
      </w:pPr>
      <w:ins w:id="883448" w:author="Claude" w:date="2026-10-07T12:00:00Z">
        <w:r>
          <w:rPr>
            <w:rFonts w:ascii="Consolas" w:hAnsi="Consolas" w:cs="Consolas"/>
            <w:sz w:val="14"/>
            <w:szCs w:val="14"/>
          </w:rPr>
          <w:t xml:space="preserve"> 42          return np.full(self.n, float(valor), dtype=float)</w:t>
        </w:r>
      </w:ins>
    </w:p>
    <w:p>
      <w:pPr>
        <w:shd w:val="clear" w:color="auto" w:fill="F7F7F7"/>
        <w:spacing w:before="0" w:after="0" w:line="180" w:lineRule="exact"/>
        <w:ind w:left="0" w:firstLine="0"/>
        <w:jc w:val="left"/>
        <w:rPr>
          <w:ins w:id="883406" w:author="Claude" w:date="2026-10-07T12:00:00Z"/>
        </w:rPr>
      </w:pPr>
      <w:ins w:id="883449" w:author="Claude" w:date="2026-10-07T12:00:00Z">
        <w:r>
          <w:rPr>
            <w:rFonts w:ascii="Consolas" w:hAnsi="Consolas" w:cs="Consolas"/>
            <w:sz w:val="14"/>
            <w:szCs w:val="14"/>
          </w:rPr>
          <w:t xml:space="preserve"> 43  </w:t>
        </w:r>
      </w:ins>
    </w:p>
    <w:p>
      <w:pPr>
        <w:shd w:val="clear" w:color="auto" w:fill="F7F7F7"/>
        <w:spacing w:before="0" w:after="0" w:line="180" w:lineRule="exact"/>
        <w:ind w:left="0" w:firstLine="0"/>
        <w:jc w:val="left"/>
        <w:rPr>
          <w:ins w:id="883406" w:author="Claude" w:date="2026-10-07T12:00:00Z"/>
        </w:rPr>
      </w:pPr>
      <w:ins w:id="883450" w:author="Claude" w:date="2026-10-07T12:00:00Z">
        <w:r>
          <w:rPr>
            <w:rFonts w:ascii="Consolas" w:hAnsi="Consolas" w:cs="Consolas"/>
            <w:sz w:val="14"/>
            <w:szCs w:val="14"/>
          </w:rPr>
          <w:t xml:space="preserve"> 44  </w:t>
        </w:r>
      </w:ins>
    </w:p>
    <w:p>
      <w:pPr>
        <w:shd w:val="clear" w:color="auto" w:fill="F7F7F7"/>
        <w:spacing w:before="0" w:after="0" w:line="180" w:lineRule="exact"/>
        <w:ind w:left="0" w:firstLine="0"/>
        <w:jc w:val="left"/>
        <w:rPr>
          <w:ins w:id="883406" w:author="Claude" w:date="2026-10-07T12:00:00Z"/>
        </w:rPr>
      </w:pPr>
      <w:ins w:id="883451" w:author="Claude" w:date="2026-10-07T12:00:00Z">
        <w:r>
          <w:rPr>
            <w:rFonts w:ascii="Consolas" w:hAnsi="Consolas" w:cs="Consolas"/>
            <w:sz w:val="14"/>
            <w:szCs w:val="14"/>
          </w:rPr>
          <w:t xml:space="preserve"> 45  def referencia_sistema(cfg: EVTEASConfig, chave: str) -&gt; float:</w:t>
        </w:r>
      </w:ins>
    </w:p>
    <w:p>
      <w:pPr>
        <w:shd w:val="clear" w:color="auto" w:fill="F7F7F7"/>
        <w:spacing w:before="0" w:after="0" w:line="180" w:lineRule="exact"/>
        <w:ind w:left="0" w:firstLine="0"/>
        <w:jc w:val="left"/>
        <w:rPr>
          <w:ins w:id="883406" w:author="Claude" w:date="2026-10-07T12:00:00Z"/>
        </w:rPr>
      </w:pPr>
      <w:ins w:id="883452" w:author="Claude" w:date="2026-10-07T12:00:00Z">
        <w:r>
          <w:rPr>
            <w:rFonts w:ascii="Consolas" w:hAnsi="Consolas" w:cs="Consolas"/>
            <w:sz w:val="14"/>
            <w:szCs w:val="14"/>
          </w:rPr>
          <w:t xml:space="preserve"> 46      sistema = cfg.tecnico.sistema_produtivo</w:t>
        </w:r>
      </w:ins>
    </w:p>
    <w:p>
      <w:pPr>
        <w:shd w:val="clear" w:color="auto" w:fill="F7F7F7"/>
        <w:spacing w:before="0" w:after="0" w:line="180" w:lineRule="exact"/>
        <w:ind w:left="0" w:firstLine="0"/>
        <w:jc w:val="left"/>
        <w:rPr>
          <w:ins w:id="883406" w:author="Claude" w:date="2026-10-07T12:00:00Z"/>
        </w:rPr>
      </w:pPr>
      <w:ins w:id="883453" w:author="Claude" w:date="2026-10-07T12:00:00Z">
        <w:r>
          <w:rPr>
            <w:rFonts w:ascii="Consolas" w:hAnsi="Consolas" w:cs="Consolas"/>
            <w:sz w:val="14"/>
            <w:szCs w:val="14"/>
          </w:rPr>
          <w:t xml:space="preserve"> 47      if sistema not in SISTEMAS_PRODUTIVOS:</w:t>
        </w:r>
      </w:ins>
    </w:p>
    <w:p>
      <w:pPr>
        <w:shd w:val="clear" w:color="auto" w:fill="F7F7F7"/>
        <w:spacing w:before="0" w:after="0" w:line="180" w:lineRule="exact"/>
        <w:ind w:left="0" w:firstLine="0"/>
        <w:jc w:val="left"/>
        <w:rPr>
          <w:ins w:id="883406" w:author="Claude" w:date="2026-10-07T12:00:00Z"/>
        </w:rPr>
      </w:pPr>
      <w:ins w:id="883454" w:author="Claude" w:date="2026-10-07T12:00:00Z">
        <w:r>
          <w:rPr>
            <w:rFonts w:ascii="Consolas" w:hAnsi="Consolas" w:cs="Consolas"/>
            <w:sz w:val="14"/>
            <w:szCs w:val="14"/>
          </w:rPr>
          <w:t xml:space="preserve"> 48          raise ValueError(f"Sistema produtivo desconhecido: {sistema}")</w:t>
        </w:r>
      </w:ins>
    </w:p>
    <w:p>
      <w:pPr>
        <w:shd w:val="clear" w:color="auto" w:fill="F7F7F7"/>
        <w:spacing w:before="0" w:after="0" w:line="180" w:lineRule="exact"/>
        <w:ind w:left="0" w:firstLine="0"/>
        <w:jc w:val="left"/>
        <w:rPr>
          <w:ins w:id="883406" w:author="Claude" w:date="2026-10-07T12:00:00Z"/>
        </w:rPr>
      </w:pPr>
      <w:ins w:id="883455" w:author="Claude" w:date="2026-10-07T12:00:00Z">
        <w:r>
          <w:rPr>
            <w:rFonts w:ascii="Consolas" w:hAnsi="Consolas" w:cs="Consolas"/>
            <w:sz w:val="14"/>
            <w:szCs w:val="14"/>
          </w:rPr>
          <w:t xml:space="preserve"> 49      return float(SISTEMAS_PRODUTIVOS[sistema][chave])</w:t>
        </w:r>
      </w:ins>
    </w:p>
    <w:p>
      <w:pPr>
        <w:shd w:val="clear" w:color="auto" w:fill="F7F7F7"/>
        <w:spacing w:before="0" w:after="0" w:line="180" w:lineRule="exact"/>
        <w:ind w:left="0" w:firstLine="0"/>
        <w:jc w:val="left"/>
        <w:rPr>
          <w:ins w:id="883406" w:author="Claude" w:date="2026-10-07T12:00:00Z"/>
        </w:rPr>
      </w:pPr>
      <w:ins w:id="883456" w:author="Claude" w:date="2026-10-07T12:00:00Z">
        <w:r>
          <w:rPr>
            <w:rFonts w:ascii="Consolas" w:hAnsi="Consolas" w:cs="Consolas"/>
            <w:sz w:val="14"/>
            <w:szCs w:val="14"/>
          </w:rPr>
          <w:t xml:space="preserve"> 50  </w:t>
        </w:r>
      </w:ins>
    </w:p>
    <w:p>
      <w:pPr>
        <w:shd w:val="clear" w:color="auto" w:fill="F7F7F7"/>
        <w:spacing w:before="0" w:after="0" w:line="180" w:lineRule="exact"/>
        <w:ind w:left="0" w:firstLine="0"/>
        <w:jc w:val="left"/>
        <w:rPr>
          <w:ins w:id="883406" w:author="Claude" w:date="2026-10-07T12:00:00Z"/>
        </w:rPr>
      </w:pPr>
      <w:ins w:id="883457" w:author="Claude" w:date="2026-10-07T12:00:00Z">
        <w:r>
          <w:rPr>
            <w:rFonts w:ascii="Consolas" w:hAnsi="Consolas" w:cs="Consolas"/>
            <w:sz w:val="14"/>
            <w:szCs w:val="14"/>
          </w:rPr>
          <w:t xml:space="preserve"> 51  </w:t>
        </w:r>
      </w:ins>
    </w:p>
    <w:p>
      <w:pPr>
        <w:shd w:val="clear" w:color="auto" w:fill="F7F7F7"/>
        <w:spacing w:before="0" w:after="0" w:line="180" w:lineRule="exact"/>
        <w:ind w:left="0" w:firstLine="0"/>
        <w:jc w:val="left"/>
        <w:rPr>
          <w:ins w:id="883406" w:author="Claude" w:date="2026-10-07T12:00:00Z"/>
        </w:rPr>
      </w:pPr>
      <w:ins w:id="883458" w:author="Claude" w:date="2026-10-07T12:00:00Z">
        <w:r>
          <w:rPr>
            <w:rFonts w:ascii="Consolas" w:hAnsi="Consolas" w:cs="Consolas"/>
            <w:sz w:val="14"/>
            <w:szCs w:val="14"/>
          </w:rPr>
          <w:t xml:space="preserve"> 52  def capacidade_suporte(cfg: EVTEASConfig) -&gt; float:</w:t>
        </w:r>
      </w:ins>
    </w:p>
    <w:p>
      <w:pPr>
        <w:shd w:val="clear" w:color="auto" w:fill="F7F7F7"/>
        <w:spacing w:before="0" w:after="0" w:line="180" w:lineRule="exact"/>
        <w:ind w:left="0" w:firstLine="0"/>
        <w:jc w:val="left"/>
        <w:rPr>
          <w:ins w:id="883406" w:author="Claude" w:date="2026-10-07T12:00:00Z"/>
        </w:rPr>
      </w:pPr>
      <w:ins w:id="883459" w:author="Claude" w:date="2026-10-07T12:00:00Z">
        <w:r>
          <w:rPr>
            <w:rFonts w:ascii="Consolas" w:hAnsi="Consolas" w:cs="Consolas"/>
            <w:sz w:val="14"/>
            <w:szCs w:val="14"/>
          </w:rPr>
          <w:t xml:space="preserve"> 53      c = cfg.tecnico.capacidade_suporte_kg_m3</w:t>
        </w:r>
      </w:ins>
    </w:p>
    <w:p>
      <w:pPr>
        <w:shd w:val="clear" w:color="auto" w:fill="F7F7F7"/>
        <w:spacing w:before="0" w:after="0" w:line="180" w:lineRule="exact"/>
        <w:ind w:left="0" w:firstLine="0"/>
        <w:jc w:val="left"/>
        <w:rPr>
          <w:ins w:id="883406" w:author="Claude" w:date="2026-10-07T12:00:00Z"/>
        </w:rPr>
      </w:pPr>
      <w:ins w:id="883460" w:author="Claude" w:date="2026-10-07T12:00:00Z">
        <w:r>
          <w:rPr>
            <w:rFonts w:ascii="Consolas" w:hAnsi="Consolas" w:cs="Consolas"/>
            <w:sz w:val="14"/>
            <w:szCs w:val="14"/>
          </w:rPr>
          <w:t xml:space="preserve"> 54      return float(c) if c is not None else referencia_sistema(cfg, "capacidade_suporte_kg_m3")</w:t>
        </w:r>
      </w:ins>
    </w:p>
    <w:p>
      <w:pPr>
        <w:shd w:val="clear" w:color="auto" w:fill="F7F7F7"/>
        <w:spacing w:before="0" w:after="0" w:line="180" w:lineRule="exact"/>
        <w:ind w:left="0" w:firstLine="0"/>
        <w:jc w:val="left"/>
        <w:rPr>
          <w:ins w:id="883406" w:author="Claude" w:date="2026-10-07T12:00:00Z"/>
        </w:rPr>
      </w:pPr>
      <w:ins w:id="883461" w:author="Claude" w:date="2026-10-07T12:00:00Z">
        <w:r>
          <w:rPr>
            <w:rFonts w:ascii="Consolas" w:hAnsi="Consolas" w:cs="Consolas"/>
            <w:sz w:val="14"/>
            <w:szCs w:val="14"/>
          </w:rPr>
          <w:t xml:space="preserve"> 55  </w:t>
        </w:r>
      </w:ins>
    </w:p>
    <w:p>
      <w:pPr>
        <w:shd w:val="clear" w:color="auto" w:fill="F7F7F7"/>
        <w:spacing w:before="0" w:after="0" w:line="180" w:lineRule="exact"/>
        <w:ind w:left="0" w:firstLine="0"/>
        <w:jc w:val="left"/>
        <w:rPr>
          <w:ins w:id="883406" w:author="Claude" w:date="2026-10-07T12:00:00Z"/>
        </w:rPr>
      </w:pPr>
      <w:ins w:id="883462" w:author="Claude" w:date="2026-10-07T12:00:00Z">
        <w:r>
          <w:rPr>
            <w:rFonts w:ascii="Consolas" w:hAnsi="Consolas" w:cs="Consolas"/>
            <w:sz w:val="14"/>
            <w:szCs w:val="14"/>
          </w:rPr>
          <w:t xml:space="preserve"> 56  </w:t>
        </w:r>
      </w:ins>
    </w:p>
    <w:p>
      <w:pPr>
        <w:shd w:val="clear" w:color="auto" w:fill="F7F7F7"/>
        <w:spacing w:before="0" w:after="0" w:line="180" w:lineRule="exact"/>
        <w:ind w:left="0" w:firstLine="0"/>
        <w:jc w:val="left"/>
        <w:rPr>
          <w:ins w:id="883406" w:author="Claude" w:date="2026-10-07T12:00:00Z"/>
        </w:rPr>
      </w:pPr>
      <w:ins w:id="883463" w:author="Claude" w:date="2026-10-07T12:00:00Z">
        <w:r>
          <w:rPr>
            <w:rFonts w:ascii="Consolas" w:hAnsi="Consolas" w:cs="Consolas"/>
            <w:sz w:val="14"/>
            <w:szCs w:val="14"/>
          </w:rPr>
          <w:t xml:space="preserve"> 57  def energia_kwh_kg(cfg: EVTEASConfig) -&gt; float:</w:t>
        </w:r>
      </w:ins>
    </w:p>
    <w:p>
      <w:pPr>
        <w:shd w:val="clear" w:color="auto" w:fill="F7F7F7"/>
        <w:spacing w:before="0" w:after="0" w:line="180" w:lineRule="exact"/>
        <w:ind w:left="0" w:firstLine="0"/>
        <w:jc w:val="left"/>
        <w:rPr>
          <w:ins w:id="883406" w:author="Claude" w:date="2026-10-07T12:00:00Z"/>
        </w:rPr>
      </w:pPr>
      <w:ins w:id="883464" w:author="Claude" w:date="2026-10-07T12:00:00Z">
        <w:r>
          <w:rPr>
            <w:rFonts w:ascii="Consolas" w:hAnsi="Consolas" w:cs="Consolas"/>
            <w:sz w:val="14"/>
            <w:szCs w:val="14"/>
          </w:rPr>
          <w:t xml:space="preserve"> 58      e = cfg.ambiental.energia_kwh_kg</w:t>
        </w:r>
      </w:ins>
    </w:p>
    <w:p>
      <w:pPr>
        <w:shd w:val="clear" w:color="auto" w:fill="F7F7F7"/>
        <w:spacing w:before="0" w:after="0" w:line="180" w:lineRule="exact"/>
        <w:ind w:left="0" w:firstLine="0"/>
        <w:jc w:val="left"/>
        <w:rPr>
          <w:ins w:id="883406" w:author="Claude" w:date="2026-10-07T12:00:00Z"/>
        </w:rPr>
      </w:pPr>
      <w:ins w:id="883465" w:author="Claude" w:date="2026-10-07T12:00:00Z">
        <w:r>
          <w:rPr>
            <w:rFonts w:ascii="Consolas" w:hAnsi="Consolas" w:cs="Consolas"/>
            <w:sz w:val="14"/>
            <w:szCs w:val="14"/>
          </w:rPr>
          <w:t xml:space="preserve"> 59      return float(e) if e is not None else referencia_sistema(cfg, "energia_kwh_kg")</w:t>
        </w:r>
      </w:ins>
    </w:p>
    <w:p>
      <w:pPr>
        <w:shd w:val="clear" w:color="auto" w:fill="F7F7F7"/>
        <w:spacing w:before="0" w:after="0" w:line="180" w:lineRule="exact"/>
        <w:ind w:left="0" w:firstLine="0"/>
        <w:jc w:val="left"/>
        <w:rPr>
          <w:ins w:id="883406" w:author="Claude" w:date="2026-10-07T12:00:00Z"/>
        </w:rPr>
      </w:pPr>
      <w:ins w:id="883466" w:author="Claude" w:date="2026-10-07T12:00:00Z">
        <w:r>
          <w:rPr>
            <w:rFonts w:ascii="Consolas" w:hAnsi="Consolas" w:cs="Consolas"/>
            <w:sz w:val="14"/>
            <w:szCs w:val="14"/>
          </w:rPr>
          <w:t xml:space="preserve"> 60  </w:t>
        </w:r>
      </w:ins>
    </w:p>
    <w:p>
      <w:pPr>
        <w:shd w:val="clear" w:color="auto" w:fill="F7F7F7"/>
        <w:spacing w:before="0" w:after="0" w:line="180" w:lineRule="exact"/>
        <w:ind w:left="0" w:firstLine="0"/>
        <w:jc w:val="left"/>
        <w:rPr>
          <w:ins w:id="883406" w:author="Claude" w:date="2026-10-07T12:00:00Z"/>
        </w:rPr>
      </w:pPr>
      <w:ins w:id="883467" w:author="Claude" w:date="2026-10-07T12:00:00Z">
        <w:r>
          <w:rPr>
            <w:rFonts w:ascii="Consolas" w:hAnsi="Consolas" w:cs="Consolas"/>
            <w:sz w:val="14"/>
            <w:szCs w:val="14"/>
          </w:rPr>
          <w:t xml:space="preserve"> 61  </w:t>
        </w:r>
      </w:ins>
    </w:p>
    <w:p>
      <w:pPr>
        <w:shd w:val="clear" w:color="auto" w:fill="F7F7F7"/>
        <w:spacing w:before="0" w:after="0" w:line="180" w:lineRule="exact"/>
        <w:ind w:left="0" w:firstLine="0"/>
        <w:jc w:val="left"/>
        <w:rPr>
          <w:ins w:id="883406" w:author="Claude" w:date="2026-10-07T12:00:00Z"/>
        </w:rPr>
      </w:pPr>
      <w:ins w:id="883468" w:author="Claude" w:date="2026-10-07T12:00:00Z">
        <w:r>
          <w:rPr>
            <w:rFonts w:ascii="Consolas" w:hAnsi="Consolas" w:cs="Consolas"/>
            <w:sz w:val="14"/>
            <w:szCs w:val="14"/>
          </w:rPr>
          <w:t xml:space="preserve"> 62  def renovacao_pct_dia(cfg: EVTEASConfig) -&gt; float:</w:t>
        </w:r>
      </w:ins>
    </w:p>
    <w:p>
      <w:pPr>
        <w:shd w:val="clear" w:color="auto" w:fill="F7F7F7"/>
        <w:spacing w:before="0" w:after="0" w:line="180" w:lineRule="exact"/>
        <w:ind w:left="0" w:firstLine="0"/>
        <w:jc w:val="left"/>
        <w:rPr>
          <w:ins w:id="883406" w:author="Claude" w:date="2026-10-07T12:00:00Z"/>
        </w:rPr>
      </w:pPr>
      <w:ins w:id="883469" w:author="Claude" w:date="2026-10-07T12:00:00Z">
        <w:r>
          <w:rPr>
            <w:rFonts w:ascii="Consolas" w:hAnsi="Consolas" w:cs="Consolas"/>
            <w:sz w:val="14"/>
            <w:szCs w:val="14"/>
          </w:rPr>
          <w:t xml:space="preserve"> 63      r = cfg.ambiental.renovacao_pct_dia</w:t>
        </w:r>
      </w:ins>
    </w:p>
    <w:p>
      <w:pPr>
        <w:shd w:val="clear" w:color="auto" w:fill="F7F7F7"/>
        <w:spacing w:before="0" w:after="0" w:line="180" w:lineRule="exact"/>
        <w:ind w:left="0" w:firstLine="0"/>
        <w:jc w:val="left"/>
        <w:rPr>
          <w:ins w:id="883406" w:author="Claude" w:date="2026-10-07T12:00:00Z"/>
        </w:rPr>
      </w:pPr>
      <w:ins w:id="883470" w:author="Claude" w:date="2026-10-07T12:00:00Z">
        <w:r>
          <w:rPr>
            <w:rFonts w:ascii="Consolas" w:hAnsi="Consolas" w:cs="Consolas"/>
            <w:sz w:val="14"/>
            <w:szCs w:val="14"/>
          </w:rPr>
          <w:t xml:space="preserve"> 64      return float(r) if r is not None else referencia_sistema(cfg, "renovacao_pct_dia")</w:t>
        </w:r>
      </w:ins>
    </w:p>
    <w:p>
      <w:pPr>
        <w:shd w:val="clear" w:color="auto" w:fill="F7F7F7"/>
        <w:spacing w:before="0" w:after="0" w:line="180" w:lineRule="exact"/>
        <w:ind w:left="0" w:firstLine="0"/>
        <w:jc w:val="left"/>
        <w:rPr>
          <w:ins w:id="883406" w:author="Claude" w:date="2026-10-07T12:00:00Z"/>
        </w:rPr>
      </w:pPr>
      <w:ins w:id="883471" w:author="Claude" w:date="2026-10-07T12:00:00Z">
        <w:r>
          <w:rPr>
            <w:rFonts w:ascii="Consolas" w:hAnsi="Consolas" w:cs="Consolas"/>
            <w:sz w:val="14"/>
            <w:szCs w:val="14"/>
          </w:rPr>
          <w:t xml:space="preserve"> 65  </w:t>
        </w:r>
      </w:ins>
    </w:p>
    <w:p>
      <w:pPr>
        <w:shd w:val="clear" w:color="auto" w:fill="F7F7F7"/>
        <w:spacing w:before="0" w:after="0" w:line="180" w:lineRule="exact"/>
        <w:ind w:left="0" w:firstLine="0"/>
        <w:jc w:val="left"/>
        <w:rPr>
          <w:ins w:id="883406" w:author="Claude" w:date="2026-10-07T12:00:00Z"/>
        </w:rPr>
      </w:pPr>
      <w:ins w:id="883472" w:author="Claude" w:date="2026-10-07T12:00:00Z">
        <w:r>
          <w:rPr>
            <w:rFonts w:ascii="Consolas" w:hAnsi="Consolas" w:cs="Consolas"/>
            <w:sz w:val="14"/>
            <w:szCs w:val="14"/>
          </w:rPr>
          <w:t xml:space="preserve"> 66  </w:t>
        </w:r>
      </w:ins>
    </w:p>
    <w:p>
      <w:pPr>
        <w:shd w:val="clear" w:color="auto" w:fill="F7F7F7"/>
        <w:spacing w:before="0" w:after="0" w:line="180" w:lineRule="exact"/>
        <w:ind w:left="0" w:firstLine="0"/>
        <w:jc w:val="left"/>
        <w:rPr>
          <w:ins w:id="883406" w:author="Claude" w:date="2026-10-07T12:00:00Z"/>
        </w:rPr>
      </w:pPr>
      <w:ins w:id="883473" w:author="Claude" w:date="2026-10-07T12:00:00Z">
        <w:r>
          <w:rPr>
            <w:rFonts w:ascii="Consolas" w:hAnsi="Consolas" w:cs="Consolas"/>
            <w:sz w:val="14"/>
            <w:szCs w:val="14"/>
          </w:rPr>
          <w:t xml:space="preserve"> 67  # ---------------------------------------------------------------------------</w:t>
        </w:r>
      </w:ins>
    </w:p>
    <w:p>
      <w:pPr>
        <w:shd w:val="clear" w:color="auto" w:fill="F7F7F7"/>
        <w:spacing w:before="0" w:after="0" w:line="180" w:lineRule="exact"/>
        <w:ind w:left="0" w:firstLine="0"/>
        <w:jc w:val="left"/>
        <w:rPr>
          <w:ins w:id="883406" w:author="Claude" w:date="2026-10-07T12:00:00Z"/>
        </w:rPr>
      </w:pPr>
      <w:ins w:id="883474" w:author="Claude" w:date="2026-10-07T12:00:00Z">
        <w:r>
          <w:rPr>
            <w:rFonts w:ascii="Consolas" w:hAnsi="Consolas" w:cs="Consolas"/>
            <w:sz w:val="14"/>
            <w:szCs w:val="14"/>
          </w:rPr>
          <w:t xml:space="preserve"> 68  # 1. Dimensão técnica</w:t>
        </w:r>
      </w:ins>
    </w:p>
    <w:p>
      <w:pPr>
        <w:shd w:val="clear" w:color="auto" w:fill="F7F7F7"/>
        <w:spacing w:before="0" w:after="0" w:line="180" w:lineRule="exact"/>
        <w:ind w:left="0" w:firstLine="0"/>
        <w:jc w:val="left"/>
        <w:rPr>
          <w:ins w:id="883406" w:author="Claude" w:date="2026-10-07T12:00:00Z"/>
        </w:rPr>
      </w:pPr>
      <w:ins w:id="883475" w:author="Claude" w:date="2026-10-07T12:00:00Z">
        <w:r>
          <w:rPr>
            <w:rFonts w:ascii="Consolas" w:hAnsi="Consolas" w:cs="Consolas"/>
            <w:sz w:val="14"/>
            <w:szCs w:val="14"/>
          </w:rPr>
          <w:t xml:space="preserve"> 69  # ---------------------------------------------------------------------------</w:t>
        </w:r>
      </w:ins>
    </w:p>
    <w:p>
      <w:pPr>
        <w:shd w:val="clear" w:color="auto" w:fill="F7F7F7"/>
        <w:spacing w:before="0" w:after="0" w:line="180" w:lineRule="exact"/>
        <w:ind w:left="0" w:firstLine="0"/>
        <w:jc w:val="left"/>
        <w:rPr>
          <w:ins w:id="883406" w:author="Claude" w:date="2026-10-07T12:00:00Z"/>
        </w:rPr>
      </w:pPr>
      <w:ins w:id="883476" w:author="Claude" w:date="2026-10-07T12:00:00Z">
        <w:r>
          <w:rPr>
            <w:rFonts w:ascii="Consolas" w:hAnsi="Consolas" w:cs="Consolas"/>
            <w:sz w:val="14"/>
            <w:szCs w:val="14"/>
          </w:rPr>
          <w:t xml:space="preserve"> 70  </w:t>
        </w:r>
      </w:ins>
    </w:p>
    <w:p>
      <w:pPr>
        <w:shd w:val="clear" w:color="auto" w:fill="F7F7F7"/>
        <w:spacing w:before="0" w:after="0" w:line="180" w:lineRule="exact"/>
        <w:ind w:left="0" w:firstLine="0"/>
        <w:jc w:val="left"/>
        <w:rPr>
          <w:ins w:id="883406" w:author="Claude" w:date="2026-10-07T12:00:00Z"/>
        </w:rPr>
      </w:pPr>
      <w:ins w:id="883477" w:author="Claude" w:date="2026-10-07T12:00:00Z">
        <w:r>
          <w:rPr>
            <w:rFonts w:ascii="Consolas" w:hAnsi="Consolas" w:cs="Consolas"/>
            <w:sz w:val="14"/>
            <w:szCs w:val="14"/>
          </w:rPr>
          <w:t xml:space="preserve"> 71  def calcular_tecnico(ctx: Contexto) -&gt; Dict[str, Any]:</w:t>
        </w:r>
      </w:ins>
    </w:p>
    <w:p>
      <w:pPr>
        <w:shd w:val="clear" w:color="auto" w:fill="F7F7F7"/>
        <w:spacing w:before="0" w:after="0" w:line="180" w:lineRule="exact"/>
        <w:ind w:left="0" w:firstLine="0"/>
        <w:jc w:val="left"/>
        <w:rPr>
          <w:ins w:id="883406" w:author="Claude" w:date="2026-10-07T12:00:00Z"/>
        </w:rPr>
      </w:pPr>
      <w:ins w:id="883478" w:author="Claude" w:date="2026-10-07T12:00:00Z">
        <w:r>
          <w:rPr>
            <w:rFonts w:ascii="Consolas" w:hAnsi="Consolas" w:cs="Consolas"/>
            <w:sz w:val="14"/>
            <w:szCs w:val="14"/>
          </w:rPr>
          <w:t xml:space="preserve"> 72      t = ctx.cfg.tecnico</w:t>
        </w:r>
      </w:ins>
    </w:p>
    <w:p>
      <w:pPr>
        <w:shd w:val="clear" w:color="auto" w:fill="F7F7F7"/>
        <w:spacing w:before="0" w:after="0" w:line="180" w:lineRule="exact"/>
        <w:ind w:left="0" w:firstLine="0"/>
        <w:jc w:val="left"/>
        <w:rPr>
          <w:ins w:id="883406" w:author="Claude" w:date="2026-10-07T12:00:00Z"/>
        </w:rPr>
      </w:pPr>
      <w:ins w:id="883479" w:author="Claude" w:date="2026-10-07T12:00:00Z">
        <w:r>
          <w:rPr>
            <w:rFonts w:ascii="Consolas" w:hAnsi="Consolas" w:cs="Consolas"/>
            <w:sz w:val="14"/>
            <w:szCs w:val="14"/>
          </w:rPr>
          <w:t xml:space="preserve"> 73      vol = t.area_lamina_m2 * t.profundidade_media_m</w:t>
        </w:r>
      </w:ins>
    </w:p>
    <w:p>
      <w:pPr>
        <w:shd w:val="clear" w:color="auto" w:fill="F7F7F7"/>
        <w:spacing w:before="0" w:after="0" w:line="180" w:lineRule="exact"/>
        <w:ind w:left="0" w:firstLine="0"/>
        <w:jc w:val="left"/>
        <w:rPr>
          <w:ins w:id="883406" w:author="Claude" w:date="2026-10-07T12:00:00Z"/>
        </w:rPr>
      </w:pPr>
      <w:ins w:id="883480" w:author="Claude" w:date="2026-10-07T12:00:00Z">
        <w:r>
          <w:rPr>
            <w:rFonts w:ascii="Consolas" w:hAnsi="Consolas" w:cs="Consolas"/>
            <w:sz w:val="14"/>
            <w:szCs w:val="14"/>
          </w:rPr>
          <w:t xml:space="preserve"> 74      disponibilidade = safe_div(t.tanques_ativos, t.numero_tanques, 0.0)</w:t>
        </w:r>
      </w:ins>
    </w:p>
    <w:p>
      <w:pPr>
        <w:shd w:val="clear" w:color="auto" w:fill="F7F7F7"/>
        <w:spacing w:before="0" w:after="0" w:line="180" w:lineRule="exact"/>
        <w:ind w:left="0" w:firstLine="0"/>
        <w:jc w:val="left"/>
        <w:rPr>
          <w:ins w:id="883406" w:author="Claude" w:date="2026-10-07T12:00:00Z"/>
        </w:rPr>
      </w:pPr>
      <w:ins w:id="883481" w:author="Claude" w:date="2026-10-07T12:00:00Z">
        <w:r>
          <w:rPr>
            <w:rFonts w:ascii="Consolas" w:hAnsi="Consolas" w:cs="Consolas"/>
            <w:sz w:val="14"/>
            <w:szCs w:val="14"/>
          </w:rPr>
          <w:t xml:space="preserve"> 75      cap = capacidade_suporte(ctx.cfg)</w:t>
        </w:r>
      </w:ins>
    </w:p>
    <w:p>
      <w:pPr>
        <w:shd w:val="clear" w:color="auto" w:fill="F7F7F7"/>
        <w:spacing w:before="0" w:after="0" w:line="180" w:lineRule="exact"/>
        <w:ind w:left="0" w:firstLine="0"/>
        <w:jc w:val="left"/>
        <w:rPr>
          <w:ins w:id="883406" w:author="Claude" w:date="2026-10-07T12:00:00Z"/>
        </w:rPr>
      </w:pPr>
      <w:ins w:id="883482" w:author="Claude" w:date="2026-10-07T12:00:00Z">
        <w:r>
          <w:rPr>
            <w:rFonts w:ascii="Consolas" w:hAnsi="Consolas" w:cs="Consolas"/>
            <w:sz w:val="14"/>
            <w:szCs w:val="14"/>
          </w:rPr>
          <w:t xml:space="preserve"> 76  </w:t>
        </w:r>
      </w:ins>
    </w:p>
    <w:p>
      <w:pPr>
        <w:shd w:val="clear" w:color="auto" w:fill="F7F7F7"/>
        <w:spacing w:before="0" w:after="0" w:line="180" w:lineRule="exact"/>
        <w:ind w:left="0" w:firstLine="0"/>
        <w:jc w:val="left"/>
        <w:rPr>
          <w:ins w:id="883406" w:author="Claude" w:date="2026-10-07T12:00:00Z"/>
        </w:rPr>
      </w:pPr>
      <w:ins w:id="883483" w:author="Claude" w:date="2026-10-07T12:00:00Z">
        <w:r>
          <w:rPr>
            <w:rFonts w:ascii="Consolas" w:hAnsi="Consolas" w:cs="Consolas"/>
            <w:sz w:val="14"/>
            <w:szCs w:val="14"/>
          </w:rPr>
          <w:t xml:space="preserve"> 77      mort = np.clip(ctx.v("tecnico.mortalidade_pct"), 0, 100)</w:t>
        </w:r>
      </w:ins>
    </w:p>
    <w:p>
      <w:pPr>
        <w:shd w:val="clear" w:color="auto" w:fill="F7F7F7"/>
        <w:spacing w:before="0" w:after="0" w:line="180" w:lineRule="exact"/>
        <w:ind w:left="0" w:firstLine="0"/>
        <w:jc w:val="left"/>
        <w:rPr>
          <w:ins w:id="883406" w:author="Claude" w:date="2026-10-07T12:00:00Z"/>
        </w:rPr>
      </w:pPr>
      <w:ins w:id="883484" w:author="Claude" w:date="2026-10-07T12:00:00Z">
        <w:r>
          <w:rPr>
            <w:rFonts w:ascii="Consolas" w:hAnsi="Consolas" w:cs="Consolas"/>
            <w:sz w:val="14"/>
            <w:szCs w:val="14"/>
          </w:rPr>
          <w:t xml:space="preserve"> 78      sobrevivencia = 1 - mort / 100</w:t>
        </w:r>
      </w:ins>
    </w:p>
    <w:p>
      <w:pPr>
        <w:shd w:val="clear" w:color="auto" w:fill="F7F7F7"/>
        <w:spacing w:before="0" w:after="0" w:line="180" w:lineRule="exact"/>
        <w:ind w:left="0" w:firstLine="0"/>
        <w:jc w:val="left"/>
        <w:rPr>
          <w:ins w:id="883406" w:author="Claude" w:date="2026-10-07T12:00:00Z"/>
        </w:rPr>
      </w:pPr>
      <w:ins w:id="883485" w:author="Claude" w:date="2026-10-07T12:00:00Z">
        <w:r>
          <w:rPr>
            <w:rFonts w:ascii="Consolas" w:hAnsi="Consolas" w:cs="Consolas"/>
            <w:sz w:val="14"/>
            <w:szCs w:val="14"/>
          </w:rPr>
          <w:t xml:space="preserve"> 79      desempenho = np.clip(ctx.v("tecnico.desempenho_crescimento_pct"), 0, None) / 100</w:t>
        </w:r>
      </w:ins>
    </w:p>
    <w:p>
      <w:pPr>
        <w:shd w:val="clear" w:color="auto" w:fill="F7F7F7"/>
        <w:spacing w:before="0" w:after="0" w:line="180" w:lineRule="exact"/>
        <w:ind w:left="0" w:firstLine="0"/>
        <w:jc w:val="left"/>
        <w:rPr>
          <w:ins w:id="883406" w:author="Claude" w:date="2026-10-07T12:00:00Z"/>
        </w:rPr>
      </w:pPr>
      <w:ins w:id="883486" w:author="Claude" w:date="2026-10-07T12:00:00Z">
        <w:r>
          <w:rPr>
            <w:rFonts w:ascii="Consolas" w:hAnsi="Consolas" w:cs="Consolas"/>
            <w:sz w:val="14"/>
            <w:szCs w:val="14"/>
          </w:rPr>
          <w:t xml:space="preserve"> 80      fcr = np.maximum(ctx.v("tecnico.fcr"), 0)</w:t>
        </w:r>
      </w:ins>
    </w:p>
    <w:p>
      <w:pPr>
        <w:shd w:val="clear" w:color="auto" w:fill="F7F7F7"/>
        <w:spacing w:before="0" w:after="0" w:line="180" w:lineRule="exact"/>
        <w:ind w:left="0" w:firstLine="0"/>
        <w:jc w:val="left"/>
        <w:rPr>
          <w:ins w:id="883406" w:author="Claude" w:date="2026-10-07T12:00:00Z"/>
        </w:rPr>
      </w:pPr>
      <w:ins w:id="883487" w:author="Claude" w:date="2026-10-07T12:00:00Z">
        <w:r>
          <w:rPr>
            <w:rFonts w:ascii="Consolas" w:hAnsi="Consolas" w:cs="Consolas"/>
            <w:sz w:val="14"/>
            <w:szCs w:val="14"/>
          </w:rPr>
          <w:t xml:space="preserve"> 81      ciclos = max(float(t.ciclos_ano), 0.0)</w:t>
        </w:r>
      </w:ins>
    </w:p>
    <w:p>
      <w:pPr>
        <w:shd w:val="clear" w:color="auto" w:fill="F7F7F7"/>
        <w:spacing w:before="0" w:after="0" w:line="180" w:lineRule="exact"/>
        <w:ind w:left="0" w:firstLine="0"/>
        <w:jc w:val="left"/>
        <w:rPr>
          <w:ins w:id="883406" w:author="Claude" w:date="2026-10-07T12:00:00Z"/>
        </w:rPr>
      </w:pPr>
      <w:ins w:id="883488" w:author="Claude" w:date="2026-10-07T12:00:00Z">
        <w:r>
          <w:rPr>
            <w:rFonts w:ascii="Consolas" w:hAnsi="Consolas" w:cs="Consolas"/>
            <w:sz w:val="14"/>
            <w:szCs w:val="14"/>
          </w:rPr>
          <w:t xml:space="preserve"> 82  </w:t>
        </w:r>
      </w:ins>
    </w:p>
    <w:p>
      <w:pPr>
        <w:shd w:val="clear" w:color="auto" w:fill="F7F7F7"/>
        <w:spacing w:before="0" w:after="0" w:line="180" w:lineRule="exact"/>
        <w:ind w:left="0" w:firstLine="0"/>
        <w:jc w:val="left"/>
        <w:rPr>
          <w:ins w:id="883406" w:author="Claude" w:date="2026-10-07T12:00:00Z"/>
        </w:rPr>
      </w:pPr>
      <w:ins w:id="883489" w:author="Claude" w:date="2026-10-07T12:00:00Z">
        <w:r>
          <w:rPr>
            <w:rFonts w:ascii="Consolas" w:hAnsi="Consolas" w:cs="Consolas"/>
            <w:sz w:val="14"/>
            <w:szCs w:val="14"/>
          </w:rPr>
          <w:t xml:space="preserve"> 83      # Restrição dupla da biomassa: capacidade de suporte (volume) e produtividade (área)</w:t>
        </w:r>
      </w:ins>
    </w:p>
    <w:p>
      <w:pPr>
        <w:shd w:val="clear" w:color="auto" w:fill="F7F7F7"/>
        <w:spacing w:before="0" w:after="0" w:line="180" w:lineRule="exact"/>
        <w:ind w:left="0" w:firstLine="0"/>
        <w:jc w:val="left"/>
        <w:rPr>
          <w:ins w:id="883406" w:author="Claude" w:date="2026-10-07T12:00:00Z"/>
        </w:rPr>
      </w:pPr>
      <w:ins w:id="883490" w:author="Claude" w:date="2026-10-07T12:00:00Z">
        <w:r>
          <w:rPr>
            <w:rFonts w:ascii="Consolas" w:hAnsi="Consolas" w:cs="Consolas"/>
            <w:sz w:val="14"/>
            <w:szCs w:val="14"/>
          </w:rPr>
          <w:t xml:space="preserve"> 84      limite_volume = vol * cap * disponibilidade</w:t>
        </w:r>
      </w:ins>
    </w:p>
    <w:p>
      <w:pPr>
        <w:shd w:val="clear" w:color="auto" w:fill="F7F7F7"/>
        <w:spacing w:before="0" w:after="0" w:line="180" w:lineRule="exact"/>
        <w:ind w:left="0" w:firstLine="0"/>
        <w:jc w:val="left"/>
        <w:rPr>
          <w:ins w:id="883406" w:author="Claude" w:date="2026-10-07T12:00:00Z"/>
        </w:rPr>
      </w:pPr>
      <w:ins w:id="883491" w:author="Claude" w:date="2026-10-07T12:00:00Z">
        <w:r>
          <w:rPr>
            <w:rFonts w:ascii="Consolas" w:hAnsi="Consolas" w:cs="Consolas"/>
            <w:sz w:val="14"/>
            <w:szCs w:val="14"/>
          </w:rPr>
          <w:t xml:space="preserve"> 85      limite_area = (t.area_lamina_m2 * t.produtividade_esperada_kg_m2_ciclo * disponibilidade</w:t>
        </w:r>
      </w:ins>
    </w:p>
    <w:p>
      <w:pPr>
        <w:shd w:val="clear" w:color="auto" w:fill="F7F7F7"/>
        <w:spacing w:before="0" w:after="0" w:line="180" w:lineRule="exact"/>
        <w:ind w:left="0" w:firstLine="0"/>
        <w:jc w:val="left"/>
        <w:rPr>
          <w:ins w:id="883406" w:author="Claude" w:date="2026-10-07T12:00:00Z"/>
        </w:rPr>
      </w:pPr>
      <w:ins w:id="883492" w:author="Claude" w:date="2026-10-07T12:00:00Z">
        <w:r>
          <w:rPr>
            <w:rFonts w:ascii="Consolas" w:hAnsi="Consolas" w:cs="Consolas"/>
            <w:sz w:val="14"/>
            <w:szCs w:val="14"/>
          </w:rPr>
          <w:t xml:space="preserve"> 86                     if t.produtividade_esperada_kg_m2_ciclo &gt; 0 else np.inf)</w:t>
        </w:r>
      </w:ins>
    </w:p>
    <w:p>
      <w:pPr>
        <w:shd w:val="clear" w:color="auto" w:fill="F7F7F7"/>
        <w:spacing w:before="0" w:after="0" w:line="180" w:lineRule="exact"/>
        <w:ind w:left="0" w:firstLine="0"/>
        <w:jc w:val="left"/>
        <w:rPr>
          <w:ins w:id="883406" w:author="Claude" w:date="2026-10-07T12:00:00Z"/>
        </w:rPr>
      </w:pPr>
      <w:ins w:id="883493" w:author="Claude" w:date="2026-10-07T12:00:00Z">
        <w:r>
          <w:rPr>
            <w:rFonts w:ascii="Consolas" w:hAnsi="Consolas" w:cs="Consolas"/>
            <w:sz w:val="14"/>
            <w:szCs w:val="14"/>
          </w:rPr>
          <w:t xml:space="preserve"> 87      biomassa_alvo = min(limite_volume, limite_area)</w:t>
        </w:r>
      </w:ins>
    </w:p>
    <w:p>
      <w:pPr>
        <w:shd w:val="clear" w:color="auto" w:fill="F7F7F7"/>
        <w:spacing w:before="0" w:after="0" w:line="180" w:lineRule="exact"/>
        <w:ind w:left="0" w:firstLine="0"/>
        <w:jc w:val="left"/>
        <w:rPr>
          <w:ins w:id="883406" w:author="Claude" w:date="2026-10-07T12:00:00Z"/>
        </w:rPr>
      </w:pPr>
      <w:ins w:id="883494" w:author="Claude" w:date="2026-10-07T12:00:00Z">
        <w:r>
          <w:rPr>
            <w:rFonts w:ascii="Consolas" w:hAnsi="Consolas" w:cs="Consolas"/>
            <w:sz w:val="14"/>
            <w:szCs w:val="14"/>
          </w:rPr>
          <w:t xml:space="preserve"> 88      restricao = "capacidade de suporte (volume)" if limite_volume &lt;= limite_area else "produtividade por área"</w:t>
        </w:r>
      </w:ins>
    </w:p>
    <w:p>
      <w:pPr>
        <w:shd w:val="clear" w:color="auto" w:fill="F7F7F7"/>
        <w:spacing w:before="0" w:after="0" w:line="180" w:lineRule="exact"/>
        <w:ind w:left="0" w:firstLine="0"/>
        <w:jc w:val="left"/>
        <w:rPr>
          <w:ins w:id="883406" w:author="Claude" w:date="2026-10-07T12:00:00Z"/>
        </w:rPr>
      </w:pPr>
      <w:ins w:id="883495" w:author="Claude" w:date="2026-10-07T12:00:00Z">
        <w:r>
          <w:rPr>
            <w:rFonts w:ascii="Consolas" w:hAnsi="Consolas" w:cs="Consolas"/>
            <w:sz w:val="14"/>
            <w:szCs w:val="14"/>
          </w:rPr>
          <w:t xml:space="preserve"> 89  </w:t>
        </w:r>
      </w:ins>
    </w:p>
    <w:p>
      <w:pPr>
        <w:shd w:val="clear" w:color="auto" w:fill="F7F7F7"/>
        <w:spacing w:before="0" w:after="0" w:line="180" w:lineRule="exact"/>
        <w:ind w:left="0" w:firstLine="0"/>
        <w:jc w:val="left"/>
        <w:rPr>
          <w:ins w:id="883406" w:author="Claude" w:date="2026-10-07T12:00:00Z"/>
        </w:rPr>
      </w:pPr>
      <w:ins w:id="883496" w:author="Claude" w:date="2026-10-07T12:00:00Z">
        <w:r>
          <w:rPr>
            <w:rFonts w:ascii="Consolas" w:hAnsi="Consolas" w:cs="Consolas"/>
            <w:sz w:val="14"/>
            <w:szCs w:val="14"/>
          </w:rPr>
          <w:t xml:space="preserve"> 90      peso_final_kg = t.peso_final_g / 1000</w:t>
        </w:r>
      </w:ins>
    </w:p>
    <w:p>
      <w:pPr>
        <w:shd w:val="clear" w:color="auto" w:fill="F7F7F7"/>
        <w:spacing w:before="0" w:after="0" w:line="180" w:lineRule="exact"/>
        <w:ind w:left="0" w:firstLine="0"/>
        <w:jc w:val="left"/>
        <w:rPr>
          <w:ins w:id="883406" w:author="Claude" w:date="2026-10-07T12:00:00Z"/>
        </w:rPr>
      </w:pPr>
      <w:ins w:id="883497" w:author="Claude" w:date="2026-10-07T12:00:00Z">
        <w:r>
          <w:rPr>
            <w:rFonts w:ascii="Consolas" w:hAnsi="Consolas" w:cs="Consolas"/>
            <w:sz w:val="14"/>
            <w:szCs w:val="14"/>
          </w:rPr>
          <w:t xml:space="preserve"> 91      sobrevivencia_planejada = 1 - t.mortalidade_pct / 100</w:t>
        </w:r>
      </w:ins>
    </w:p>
    <w:p>
      <w:pPr>
        <w:shd w:val="clear" w:color="auto" w:fill="F7F7F7"/>
        <w:spacing w:before="0" w:after="0" w:line="180" w:lineRule="exact"/>
        <w:ind w:left="0" w:firstLine="0"/>
        <w:jc w:val="left"/>
        <w:rPr>
          <w:ins w:id="883406" w:author="Claude" w:date="2026-10-07T12:00:00Z"/>
        </w:rPr>
      </w:pPr>
      <w:ins w:id="883498" w:author="Claude" w:date="2026-10-07T12:00:00Z">
        <w:r>
          <w:rPr>
            <w:rFonts w:ascii="Consolas" w:hAnsi="Consolas" w:cs="Consolas"/>
            <w:sz w:val="14"/>
            <w:szCs w:val="14"/>
          </w:rPr>
          <w:t xml:space="preserve"> 92      alevinos = (t.alevinos_por_ciclo if t.alevinos_por_ciclo &gt; 0</w:t>
        </w:r>
      </w:ins>
    </w:p>
    <w:p>
      <w:pPr>
        <w:shd w:val="clear" w:color="auto" w:fill="F7F7F7"/>
        <w:spacing w:before="0" w:after="0" w:line="180" w:lineRule="exact"/>
        <w:ind w:left="0" w:firstLine="0"/>
        <w:jc w:val="left"/>
        <w:rPr>
          <w:ins w:id="883406" w:author="Claude" w:date="2026-10-07T12:00:00Z"/>
        </w:rPr>
      </w:pPr>
      <w:ins w:id="883499" w:author="Claude" w:date="2026-10-07T12:00:00Z">
        <w:r>
          <w:rPr>
            <w:rFonts w:ascii="Consolas" w:hAnsi="Consolas" w:cs="Consolas"/>
            <w:sz w:val="14"/>
            <w:szCs w:val="14"/>
          </w:rPr>
          <w:t xml:space="preserve"> 93                  else safe_div(biomassa_alvo, peso_final_kg * sobrevivencia_planejada, 0.0))</w:t>
        </w:r>
      </w:ins>
    </w:p>
    <w:p>
      <w:pPr>
        <w:shd w:val="clear" w:color="auto" w:fill="F7F7F7"/>
        <w:spacing w:before="0" w:after="0" w:line="180" w:lineRule="exact"/>
        <w:ind w:left="0" w:firstLine="0"/>
        <w:jc w:val="left"/>
        <w:rPr>
          <w:ins w:id="883406" w:author="Claude" w:date="2026-10-07T12:00:00Z"/>
        </w:rPr>
      </w:pPr>
      <w:ins w:id="883500" w:author="Claude" w:date="2026-10-07T12:00:00Z">
        <w:r>
          <w:rPr>
            <w:rFonts w:ascii="Consolas" w:hAnsi="Consolas" w:cs="Consolas"/>
            <w:sz w:val="14"/>
            <w:szCs w:val="14"/>
          </w:rPr>
          <w:t xml:space="preserve"> 94  </w:t>
        </w:r>
      </w:ins>
    </w:p>
    <w:p>
      <w:pPr>
        <w:shd w:val="clear" w:color="auto" w:fill="F7F7F7"/>
        <w:spacing w:before="0" w:after="0" w:line="180" w:lineRule="exact"/>
        <w:ind w:left="0" w:firstLine="0"/>
        <w:jc w:val="left"/>
        <w:rPr>
          <w:ins w:id="883406" w:author="Claude" w:date="2026-10-07T12:00:00Z"/>
        </w:rPr>
      </w:pPr>
      <w:ins w:id="883501" w:author="Claude" w:date="2026-10-07T12:00:00Z">
        <w:r>
          <w:rPr>
            <w:rFonts w:ascii="Consolas" w:hAnsi="Consolas" w:cs="Consolas"/>
            <w:sz w:val="14"/>
            <w:szCs w:val="14"/>
          </w:rPr>
          <w:t xml:space="preserve"> 95      # A estocagem é decisão de projeto; a mortalidade e o crescimento são incertos.</w:t>
        </w:r>
      </w:ins>
    </w:p>
    <w:p>
      <w:pPr>
        <w:shd w:val="clear" w:color="auto" w:fill="F7F7F7"/>
        <w:spacing w:before="0" w:after="0" w:line="180" w:lineRule="exact"/>
        <w:ind w:left="0" w:firstLine="0"/>
        <w:jc w:val="left"/>
        <w:rPr>
          <w:ins w:id="883406" w:author="Claude" w:date="2026-10-07T12:00:00Z"/>
        </w:rPr>
      </w:pPr>
      <w:ins w:id="883502" w:author="Claude" w:date="2026-10-07T12:00:00Z">
        <w:r>
          <w:rPr>
            <w:rFonts w:ascii="Consolas" w:hAnsi="Consolas" w:cs="Consolas"/>
            <w:sz w:val="14"/>
            <w:szCs w:val="14"/>
          </w:rPr>
          <w:t xml:space="preserve"> 96      biomassa_despesca = np.minimum(alevinos * sobrevivencia * peso_final_kg * desempenho, limite_volume)</w:t>
        </w:r>
      </w:ins>
    </w:p>
    <w:p>
      <w:pPr>
        <w:shd w:val="clear" w:color="auto" w:fill="F7F7F7"/>
        <w:spacing w:before="0" w:after="0" w:line="180" w:lineRule="exact"/>
        <w:ind w:left="0" w:firstLine="0"/>
        <w:jc w:val="left"/>
        <w:rPr>
          <w:ins w:id="883406" w:author="Claude" w:date="2026-10-07T12:00:00Z"/>
        </w:rPr>
      </w:pPr>
      <w:ins w:id="883503" w:author="Claude" w:date="2026-10-07T12:00:00Z">
        <w:r>
          <w:rPr>
            <w:rFonts w:ascii="Consolas" w:hAnsi="Consolas" w:cs="Consolas"/>
            <w:sz w:val="14"/>
            <w:szCs w:val="14"/>
          </w:rPr>
          <w:t xml:space="preserve"> 97      biomassa_inicial = alevinos * t.peso_inicial_g / 1000</w:t>
        </w:r>
      </w:ins>
    </w:p>
    <w:p>
      <w:pPr>
        <w:shd w:val="clear" w:color="auto" w:fill="F7F7F7"/>
        <w:spacing w:before="0" w:after="0" w:line="180" w:lineRule="exact"/>
        <w:ind w:left="0" w:firstLine="0"/>
        <w:jc w:val="left"/>
        <w:rPr>
          <w:ins w:id="883406" w:author="Claude" w:date="2026-10-07T12:00:00Z"/>
        </w:rPr>
      </w:pPr>
      <w:ins w:id="883504" w:author="Claude" w:date="2026-10-07T12:00:00Z">
        <w:r>
          <w:rPr>
            <w:rFonts w:ascii="Consolas" w:hAnsi="Consolas" w:cs="Consolas"/>
            <w:sz w:val="14"/>
            <w:szCs w:val="14"/>
          </w:rPr>
          <w:t xml:space="preserve"> 98      ganho_ciclo = np.maximum(biomassa_despesca - biomassa_inicial, 0)</w:t>
        </w:r>
      </w:ins>
    </w:p>
    <w:p>
      <w:pPr>
        <w:shd w:val="clear" w:color="auto" w:fill="F7F7F7"/>
        <w:spacing w:before="0" w:after="0" w:line="180" w:lineRule="exact"/>
        <w:ind w:left="0" w:firstLine="0"/>
        <w:jc w:val="left"/>
        <w:rPr>
          <w:ins w:id="883406" w:author="Claude" w:date="2026-10-07T12:00:00Z"/>
        </w:rPr>
      </w:pPr>
      <w:ins w:id="883505" w:author="Claude" w:date="2026-10-07T12:00:00Z">
        <w:r>
          <w:rPr>
            <w:rFonts w:ascii="Consolas" w:hAnsi="Consolas" w:cs="Consolas"/>
            <w:sz w:val="14"/>
            <w:szCs w:val="14"/>
          </w:rPr>
          <w:t xml:space="preserve"> 99      racao_ciclo = ganho_ciclo * fcr</w:t>
        </w:r>
      </w:ins>
    </w:p>
    <w:p>
      <w:pPr>
        <w:shd w:val="clear" w:color="auto" w:fill="F7F7F7"/>
        <w:spacing w:before="0" w:after="0" w:line="180" w:lineRule="exact"/>
        <w:ind w:left="0" w:firstLine="0"/>
        <w:jc w:val="left"/>
        <w:rPr>
          <w:ins w:id="883406" w:author="Claude" w:date="2026-10-07T12:00:00Z"/>
        </w:rPr>
      </w:pPr>
      <w:ins w:id="883506" w:author="Claude" w:date="2026-10-07T12:00:00Z">
        <w:r>
          <w:rPr>
            <w:rFonts w:ascii="Consolas" w:hAnsi="Consolas" w:cs="Consolas"/>
            <w:sz w:val="14"/>
            <w:szCs w:val="14"/>
          </w:rPr>
          <w:t xml:space="preserve">100  </w:t>
        </w:r>
      </w:ins>
    </w:p>
    <w:p>
      <w:pPr>
        <w:shd w:val="clear" w:color="auto" w:fill="F7F7F7"/>
        <w:spacing w:before="0" w:after="0" w:line="180" w:lineRule="exact"/>
        <w:ind w:left="0" w:firstLine="0"/>
        <w:jc w:val="left"/>
        <w:rPr>
          <w:ins w:id="883406" w:author="Claude" w:date="2026-10-07T12:00:00Z"/>
        </w:rPr>
      </w:pPr>
      <w:ins w:id="883507" w:author="Claude" w:date="2026-10-07T12:00:00Z">
        <w:r>
          <w:rPr>
            <w:rFonts w:ascii="Consolas" w:hAnsi="Consolas" w:cs="Consolas"/>
            <w:sz w:val="14"/>
            <w:szCs w:val="14"/>
          </w:rPr>
          <w:t xml:space="preserve">101      producao_ano = biomassa_despesca * ciclos</w:t>
        </w:r>
      </w:ins>
    </w:p>
    <w:p>
      <w:pPr>
        <w:shd w:val="clear" w:color="auto" w:fill="F7F7F7"/>
        <w:spacing w:before="0" w:after="0" w:line="180" w:lineRule="exact"/>
        <w:ind w:left="0" w:firstLine="0"/>
        <w:jc w:val="left"/>
        <w:rPr>
          <w:ins w:id="883406" w:author="Claude" w:date="2026-10-07T12:00:00Z"/>
        </w:rPr>
      </w:pPr>
      <w:ins w:id="883508" w:author="Claude" w:date="2026-10-07T12:00:00Z">
        <w:r>
          <w:rPr>
            <w:rFonts w:ascii="Consolas" w:hAnsi="Consolas" w:cs="Consolas"/>
            <w:sz w:val="14"/>
            <w:szCs w:val="14"/>
          </w:rPr>
          <w:t xml:space="preserve">102      performance = np.minimum(desempenho, 1.0)</w:t>
        </w:r>
      </w:ins>
    </w:p>
    <w:p>
      <w:pPr>
        <w:shd w:val="clear" w:color="auto" w:fill="F7F7F7"/>
        <w:spacing w:before="0" w:after="0" w:line="180" w:lineRule="exact"/>
        <w:ind w:left="0" w:firstLine="0"/>
        <w:jc w:val="left"/>
        <w:rPr>
          <w:ins w:id="883406" w:author="Claude" w:date="2026-10-07T12:00:00Z"/>
        </w:rPr>
      </w:pPr>
      <w:ins w:id="883509" w:author="Claude" w:date="2026-10-07T12:00:00Z">
        <w:r>
          <w:rPr>
            <w:rFonts w:ascii="Consolas" w:hAnsi="Consolas" w:cs="Consolas"/>
            <w:sz w:val="14"/>
            <w:szCs w:val="14"/>
          </w:rPr>
          <w:t xml:space="preserve">103      oee = disponibilidade * performance * sobrevivencia     # Quadro 5: Qualidade = sobrevivência</w:t>
        </w:r>
      </w:ins>
    </w:p>
    <w:p>
      <w:pPr>
        <w:shd w:val="clear" w:color="auto" w:fill="F7F7F7"/>
        <w:spacing w:before="0" w:after="0" w:line="180" w:lineRule="exact"/>
        <w:ind w:left="0" w:firstLine="0"/>
        <w:jc w:val="left"/>
        <w:rPr>
          <w:ins w:id="883406" w:author="Claude" w:date="2026-10-07T12:00:00Z"/>
        </w:rPr>
      </w:pPr>
      <w:ins w:id="883510" w:author="Claude" w:date="2026-10-07T12:00:00Z">
        <w:r>
          <w:rPr>
            <w:rFonts w:ascii="Consolas" w:hAnsi="Consolas" w:cs="Consolas"/>
            <w:sz w:val="14"/>
            <w:szCs w:val="14"/>
          </w:rPr>
          <w:t xml:space="preserve">104  </w:t>
        </w:r>
      </w:ins>
    </w:p>
    <w:p>
      <w:pPr>
        <w:shd w:val="clear" w:color="auto" w:fill="F7F7F7"/>
        <w:spacing w:before="0" w:after="0" w:line="180" w:lineRule="exact"/>
        <w:ind w:left="0" w:firstLine="0"/>
        <w:jc w:val="left"/>
        <w:rPr>
          <w:ins w:id="883406" w:author="Claude" w:date="2026-10-07T12:00:00Z"/>
        </w:rPr>
      </w:pPr>
      <w:ins w:id="883511" w:author="Claude" w:date="2026-10-07T12:00:00Z">
        <w:r>
          <w:rPr>
            <w:rFonts w:ascii="Consolas" w:hAnsi="Consolas" w:cs="Consolas"/>
            <w:sz w:val="14"/>
            <w:szCs w:val="14"/>
          </w:rPr>
          <w:t xml:space="preserve">105      potencial_kg_m2_ano = cap * t.profundidade_media_m * min(ciclos, 365 / max(t.ciclo_dias, 1))</w:t>
        </w:r>
      </w:ins>
    </w:p>
    <w:p>
      <w:pPr>
        <w:shd w:val="clear" w:color="auto" w:fill="F7F7F7"/>
        <w:spacing w:before="0" w:after="0" w:line="180" w:lineRule="exact"/>
        <w:ind w:left="0" w:firstLine="0"/>
        <w:jc w:val="left"/>
        <w:rPr>
          <w:ins w:id="883406" w:author="Claude" w:date="2026-10-07T12:00:00Z"/>
        </w:rPr>
      </w:pPr>
      <w:ins w:id="883512" w:author="Claude" w:date="2026-10-07T12:00:00Z">
        <w:r>
          <w:rPr>
            <w:rFonts w:ascii="Consolas" w:hAnsi="Consolas" w:cs="Consolas"/>
            <w:sz w:val="14"/>
            <w:szCs w:val="14"/>
          </w:rPr>
          <w:t xml:space="preserve">106      produtividade_kg_m2_ano = safe_div(producao_ano, t.area_lamina_m2, 0.0)</w:t>
        </w:r>
      </w:ins>
    </w:p>
    <w:p>
      <w:pPr>
        <w:shd w:val="clear" w:color="auto" w:fill="F7F7F7"/>
        <w:spacing w:before="0" w:after="0" w:line="180" w:lineRule="exact"/>
        <w:ind w:left="0" w:firstLine="0"/>
        <w:jc w:val="left"/>
        <w:rPr>
          <w:ins w:id="883406" w:author="Claude" w:date="2026-10-07T12:00:00Z"/>
        </w:rPr>
      </w:pPr>
      <w:ins w:id="883513" w:author="Claude" w:date="2026-10-07T12:00:00Z">
        <w:r>
          <w:rPr>
            <w:rFonts w:ascii="Consolas" w:hAnsi="Consolas" w:cs="Consolas"/>
            <w:sz w:val="14"/>
            <w:szCs w:val="14"/>
          </w:rPr>
          <w:t xml:space="preserve">107  </w:t>
        </w:r>
      </w:ins>
    </w:p>
    <w:p>
      <w:pPr>
        <w:shd w:val="clear" w:color="auto" w:fill="F7F7F7"/>
        <w:spacing w:before="0" w:after="0" w:line="180" w:lineRule="exact"/>
        <w:ind w:left="0" w:firstLine="0"/>
        <w:jc w:val="left"/>
        <w:rPr>
          <w:ins w:id="883406" w:author="Claude" w:date="2026-10-07T12:00:00Z"/>
        </w:rPr>
      </w:pPr>
      <w:ins w:id="883514" w:author="Claude" w:date="2026-10-07T12:00:00Z">
        <w:r>
          <w:rPr>
            <w:rFonts w:ascii="Consolas" w:hAnsi="Consolas" w:cs="Consolas"/>
            <w:sz w:val="14"/>
            <w:szCs w:val="14"/>
          </w:rPr>
          <w:t xml:space="preserve">108      return {</w:t>
        </w:r>
      </w:ins>
    </w:p>
    <w:p>
      <w:pPr>
        <w:shd w:val="clear" w:color="auto" w:fill="F7F7F7"/>
        <w:spacing w:before="0" w:after="0" w:line="180" w:lineRule="exact"/>
        <w:ind w:left="0" w:firstLine="0"/>
        <w:jc w:val="left"/>
        <w:rPr>
          <w:ins w:id="883406" w:author="Claude" w:date="2026-10-07T12:00:00Z"/>
        </w:rPr>
      </w:pPr>
      <w:ins w:id="883515" w:author="Claude" w:date="2026-10-07T12:00:00Z">
        <w:r>
          <w:rPr>
            <w:rFonts w:ascii="Consolas" w:hAnsi="Consolas" w:cs="Consolas"/>
            <w:sz w:val="14"/>
            <w:szCs w:val="14"/>
          </w:rPr>
          <w:t xml:space="preserve">109          "especie": t.especie,</w:t>
        </w:r>
      </w:ins>
    </w:p>
    <w:p>
      <w:pPr>
        <w:shd w:val="clear" w:color="auto" w:fill="F7F7F7"/>
        <w:spacing w:before="0" w:after="0" w:line="180" w:lineRule="exact"/>
        <w:ind w:left="0" w:firstLine="0"/>
        <w:jc w:val="left"/>
        <w:rPr>
          <w:ins w:id="883406" w:author="Claude" w:date="2026-10-07T12:00:00Z"/>
        </w:rPr>
      </w:pPr>
      <w:ins w:id="883516" w:author="Claude" w:date="2026-10-07T12:00:00Z">
        <w:r>
          <w:rPr>
            <w:rFonts w:ascii="Consolas" w:hAnsi="Consolas" w:cs="Consolas"/>
            <w:sz w:val="14"/>
            <w:szCs w:val="14"/>
          </w:rPr>
          <w:t xml:space="preserve">110          "sistema_produtivo": t.sistema_produtivo,</w:t>
        </w:r>
      </w:ins>
    </w:p>
    <w:p>
      <w:pPr>
        <w:shd w:val="clear" w:color="auto" w:fill="F7F7F7"/>
        <w:spacing w:before="0" w:after="0" w:line="180" w:lineRule="exact"/>
        <w:ind w:left="0" w:firstLine="0"/>
        <w:jc w:val="left"/>
        <w:rPr>
          <w:ins w:id="883406" w:author="Claude" w:date="2026-10-07T12:00:00Z"/>
        </w:rPr>
      </w:pPr>
      <w:ins w:id="883517" w:author="Claude" w:date="2026-10-07T12:00:00Z">
        <w:r>
          <w:rPr>
            <w:rFonts w:ascii="Consolas" w:hAnsi="Consolas" w:cs="Consolas"/>
            <w:sz w:val="14"/>
            <w:szCs w:val="14"/>
          </w:rPr>
          <w:t xml:space="preserve">111          "volume_util_m3": vol,</w:t>
        </w:r>
      </w:ins>
    </w:p>
    <w:p>
      <w:pPr>
        <w:shd w:val="clear" w:color="auto" w:fill="F7F7F7"/>
        <w:spacing w:before="0" w:after="0" w:line="180" w:lineRule="exact"/>
        <w:ind w:left="0" w:firstLine="0"/>
        <w:jc w:val="left"/>
        <w:rPr>
          <w:ins w:id="883406" w:author="Claude" w:date="2026-10-07T12:00:00Z"/>
        </w:rPr>
      </w:pPr>
      <w:ins w:id="883518" w:author="Claude" w:date="2026-10-07T12:00:00Z">
        <w:r>
          <w:rPr>
            <w:rFonts w:ascii="Consolas" w:hAnsi="Consolas" w:cs="Consolas"/>
            <w:sz w:val="14"/>
            <w:szCs w:val="14"/>
          </w:rPr>
          <w:t xml:space="preserve">112          "capacidade_suporte_kg_m3": cap,</w:t>
        </w:r>
      </w:ins>
    </w:p>
    <w:p>
      <w:pPr>
        <w:shd w:val="clear" w:color="auto" w:fill="F7F7F7"/>
        <w:spacing w:before="0" w:after="0" w:line="180" w:lineRule="exact"/>
        <w:ind w:left="0" w:firstLine="0"/>
        <w:jc w:val="left"/>
        <w:rPr>
          <w:ins w:id="883406" w:author="Claude" w:date="2026-10-07T12:00:00Z"/>
        </w:rPr>
      </w:pPr>
      <w:ins w:id="883519" w:author="Claude" w:date="2026-10-07T12:00:00Z">
        <w:r>
          <w:rPr>
            <w:rFonts w:ascii="Consolas" w:hAnsi="Consolas" w:cs="Consolas"/>
            <w:sz w:val="14"/>
            <w:szCs w:val="14"/>
          </w:rPr>
          <w:t xml:space="preserve">113          "restricao_biomassa": restricao,</w:t>
        </w:r>
      </w:ins>
    </w:p>
    <w:p>
      <w:pPr>
        <w:shd w:val="clear" w:color="auto" w:fill="F7F7F7"/>
        <w:spacing w:before="0" w:after="0" w:line="180" w:lineRule="exact"/>
        <w:ind w:left="0" w:firstLine="0"/>
        <w:jc w:val="left"/>
        <w:rPr>
          <w:ins w:id="883406" w:author="Claude" w:date="2026-10-07T12:00:00Z"/>
        </w:rPr>
      </w:pPr>
      <w:ins w:id="883520" w:author="Claude" w:date="2026-10-07T12:00:00Z">
        <w:r>
          <w:rPr>
            <w:rFonts w:ascii="Consolas" w:hAnsi="Consolas" w:cs="Consolas"/>
            <w:sz w:val="14"/>
            <w:szCs w:val="14"/>
          </w:rPr>
          <w:t xml:space="preserve">114          "disponibilidade": np.full(ctx.n, disponibilidade),</w:t>
        </w:r>
      </w:ins>
    </w:p>
    <w:p>
      <w:pPr>
        <w:shd w:val="clear" w:color="auto" w:fill="F7F7F7"/>
        <w:spacing w:before="0" w:after="0" w:line="180" w:lineRule="exact"/>
        <w:ind w:left="0" w:firstLine="0"/>
        <w:jc w:val="left"/>
        <w:rPr>
          <w:ins w:id="883406" w:author="Claude" w:date="2026-10-07T12:00:00Z"/>
        </w:rPr>
      </w:pPr>
      <w:ins w:id="883521" w:author="Claude" w:date="2026-10-07T12:00:00Z">
        <w:r>
          <w:rPr>
            <w:rFonts w:ascii="Consolas" w:hAnsi="Consolas" w:cs="Consolas"/>
            <w:sz w:val="14"/>
            <w:szCs w:val="14"/>
          </w:rPr>
          <w:t xml:space="preserve">115          "performance": performance,</w:t>
        </w:r>
      </w:ins>
    </w:p>
    <w:p>
      <w:pPr>
        <w:shd w:val="clear" w:color="auto" w:fill="F7F7F7"/>
        <w:spacing w:before="0" w:after="0" w:line="180" w:lineRule="exact"/>
        <w:ind w:left="0" w:firstLine="0"/>
        <w:jc w:val="left"/>
        <w:rPr>
          <w:ins w:id="883406" w:author="Claude" w:date="2026-10-07T12:00:00Z"/>
        </w:rPr>
      </w:pPr>
      <w:ins w:id="883522" w:author="Claude" w:date="2026-10-07T12:00:00Z">
        <w:r>
          <w:rPr>
            <w:rFonts w:ascii="Consolas" w:hAnsi="Consolas" w:cs="Consolas"/>
            <w:sz w:val="14"/>
            <w:szCs w:val="14"/>
          </w:rPr>
          <w:t xml:space="preserve">116          "qualidade": sobrevivencia,</w:t>
        </w:r>
      </w:ins>
    </w:p>
    <w:p>
      <w:pPr>
        <w:shd w:val="clear" w:color="auto" w:fill="F7F7F7"/>
        <w:spacing w:before="0" w:after="0" w:line="180" w:lineRule="exact"/>
        <w:ind w:left="0" w:firstLine="0"/>
        <w:jc w:val="left"/>
        <w:rPr>
          <w:ins w:id="883406" w:author="Claude" w:date="2026-10-07T12:00:00Z"/>
        </w:rPr>
      </w:pPr>
      <w:ins w:id="883523" w:author="Claude" w:date="2026-10-07T12:00:00Z">
        <w:r>
          <w:rPr>
            <w:rFonts w:ascii="Consolas" w:hAnsi="Consolas" w:cs="Consolas"/>
            <w:sz w:val="14"/>
            <w:szCs w:val="14"/>
          </w:rPr>
          <w:t xml:space="preserve">117          "oee": oee,</w:t>
        </w:r>
      </w:ins>
    </w:p>
    <w:p>
      <w:pPr>
        <w:shd w:val="clear" w:color="auto" w:fill="F7F7F7"/>
        <w:spacing w:before="0" w:after="0" w:line="180" w:lineRule="exact"/>
        <w:ind w:left="0" w:firstLine="0"/>
        <w:jc w:val="left"/>
        <w:rPr>
          <w:ins w:id="883406" w:author="Claude" w:date="2026-10-07T12:00:00Z"/>
        </w:rPr>
      </w:pPr>
      <w:ins w:id="883524" w:author="Claude" w:date="2026-10-07T12:00:00Z">
        <w:r>
          <w:rPr>
            <w:rFonts w:ascii="Consolas" w:hAnsi="Consolas" w:cs="Consolas"/>
            <w:sz w:val="14"/>
            <w:szCs w:val="14"/>
          </w:rPr>
          <w:t xml:space="preserve">118          "sobrevivencia": sobrevivencia,</w:t>
        </w:r>
      </w:ins>
    </w:p>
    <w:p>
      <w:pPr>
        <w:shd w:val="clear" w:color="auto" w:fill="F7F7F7"/>
        <w:spacing w:before="0" w:after="0" w:line="180" w:lineRule="exact"/>
        <w:ind w:left="0" w:firstLine="0"/>
        <w:jc w:val="left"/>
        <w:rPr>
          <w:ins w:id="883406" w:author="Claude" w:date="2026-10-07T12:00:00Z"/>
        </w:rPr>
      </w:pPr>
      <w:ins w:id="883525" w:author="Claude" w:date="2026-10-07T12:00:00Z">
        <w:r>
          <w:rPr>
            <w:rFonts w:ascii="Consolas" w:hAnsi="Consolas" w:cs="Consolas"/>
            <w:sz w:val="14"/>
            <w:szCs w:val="14"/>
          </w:rPr>
          <w:t xml:space="preserve">119          "fcr": fcr,</w:t>
        </w:r>
      </w:ins>
    </w:p>
    <w:p>
      <w:pPr>
        <w:shd w:val="clear" w:color="auto" w:fill="F7F7F7"/>
        <w:spacing w:before="0" w:after="0" w:line="180" w:lineRule="exact"/>
        <w:ind w:left="0" w:firstLine="0"/>
        <w:jc w:val="left"/>
        <w:rPr>
          <w:ins w:id="883406" w:author="Claude" w:date="2026-10-07T12:00:00Z"/>
        </w:rPr>
      </w:pPr>
      <w:ins w:id="883526" w:author="Claude" w:date="2026-10-07T12:00:00Z">
        <w:r>
          <w:rPr>
            <w:rFonts w:ascii="Consolas" w:hAnsi="Consolas" w:cs="Consolas"/>
            <w:sz w:val="14"/>
            <w:szCs w:val="14"/>
          </w:rPr>
          <w:t xml:space="preserve">120          "alevinos_ciclo": np.full(ctx.n, alevinos),</w:t>
        </w:r>
      </w:ins>
    </w:p>
    <w:p>
      <w:pPr>
        <w:shd w:val="clear" w:color="auto" w:fill="F7F7F7"/>
        <w:spacing w:before="0" w:after="0" w:line="180" w:lineRule="exact"/>
        <w:ind w:left="0" w:firstLine="0"/>
        <w:jc w:val="left"/>
        <w:rPr>
          <w:ins w:id="883406" w:author="Claude" w:date="2026-10-07T12:00:00Z"/>
        </w:rPr>
      </w:pPr>
      <w:ins w:id="883527" w:author="Claude" w:date="2026-10-07T12:00:00Z">
        <w:r>
          <w:rPr>
            <w:rFonts w:ascii="Consolas" w:hAnsi="Consolas" w:cs="Consolas"/>
            <w:sz w:val="14"/>
            <w:szCs w:val="14"/>
          </w:rPr>
          <w:t xml:space="preserve">121          "alevinos_ano": np.full(ctx.n, alevinos * ciclos),</w:t>
        </w:r>
      </w:ins>
    </w:p>
    <w:p>
      <w:pPr>
        <w:shd w:val="clear" w:color="auto" w:fill="F7F7F7"/>
        <w:spacing w:before="0" w:after="0" w:line="180" w:lineRule="exact"/>
        <w:ind w:left="0" w:firstLine="0"/>
        <w:jc w:val="left"/>
        <w:rPr>
          <w:ins w:id="883406" w:author="Claude" w:date="2026-10-07T12:00:00Z"/>
        </w:rPr>
      </w:pPr>
      <w:ins w:id="883528" w:author="Claude" w:date="2026-10-07T12:00:00Z">
        <w:r>
          <w:rPr>
            <w:rFonts w:ascii="Consolas" w:hAnsi="Consolas" w:cs="Consolas"/>
            <w:sz w:val="14"/>
            <w:szCs w:val="14"/>
          </w:rPr>
          <w:t xml:space="preserve">122          "densidade_estocagem_peixes_m3": np.full(ctx.n, safe_div(alevinos, vol * disponibilidade, 0.0)),</w:t>
        </w:r>
      </w:ins>
    </w:p>
    <w:p>
      <w:pPr>
        <w:shd w:val="clear" w:color="auto" w:fill="F7F7F7"/>
        <w:spacing w:before="0" w:after="0" w:line="180" w:lineRule="exact"/>
        <w:ind w:left="0" w:firstLine="0"/>
        <w:jc w:val="left"/>
        <w:rPr>
          <w:ins w:id="883406" w:author="Claude" w:date="2026-10-07T12:00:00Z"/>
        </w:rPr>
      </w:pPr>
      <w:ins w:id="883529" w:author="Claude" w:date="2026-10-07T12:00:00Z">
        <w:r>
          <w:rPr>
            <w:rFonts w:ascii="Consolas" w:hAnsi="Consolas" w:cs="Consolas"/>
            <w:sz w:val="14"/>
            <w:szCs w:val="14"/>
          </w:rPr>
          <w:t xml:space="preserve">123          "biomassa_inicial_ciclo_kg": np.full(ctx.n, biomassa_inicial),</w:t>
        </w:r>
      </w:ins>
    </w:p>
    <w:p>
      <w:pPr>
        <w:shd w:val="clear" w:color="auto" w:fill="F7F7F7"/>
        <w:spacing w:before="0" w:after="0" w:line="180" w:lineRule="exact"/>
        <w:ind w:left="0" w:firstLine="0"/>
        <w:jc w:val="left"/>
        <w:rPr>
          <w:ins w:id="883406" w:author="Claude" w:date="2026-10-07T12:00:00Z"/>
        </w:rPr>
      </w:pPr>
      <w:ins w:id="883530" w:author="Claude" w:date="2026-10-07T12:00:00Z">
        <w:r>
          <w:rPr>
            <w:rFonts w:ascii="Consolas" w:hAnsi="Consolas" w:cs="Consolas"/>
            <w:sz w:val="14"/>
            <w:szCs w:val="14"/>
          </w:rPr>
          <w:t xml:space="preserve">124          "biomassa_despesca_ciclo_kg": biomassa_despesca,</w:t>
        </w:r>
      </w:ins>
    </w:p>
    <w:p>
      <w:pPr>
        <w:shd w:val="clear" w:color="auto" w:fill="F7F7F7"/>
        <w:spacing w:before="0" w:after="0" w:line="180" w:lineRule="exact"/>
        <w:ind w:left="0" w:firstLine="0"/>
        <w:jc w:val="left"/>
        <w:rPr>
          <w:ins w:id="883406" w:author="Claude" w:date="2026-10-07T12:00:00Z"/>
        </w:rPr>
      </w:pPr>
      <w:ins w:id="883531" w:author="Claude" w:date="2026-10-07T12:00:00Z">
        <w:r>
          <w:rPr>
            <w:rFonts w:ascii="Consolas" w:hAnsi="Consolas" w:cs="Consolas"/>
            <w:sz w:val="14"/>
            <w:szCs w:val="14"/>
          </w:rPr>
          <w:t xml:space="preserve">125          "ganho_biomassa_ciclo_kg": ganho_ciclo,</w:t>
        </w:r>
      </w:ins>
    </w:p>
    <w:p>
      <w:pPr>
        <w:shd w:val="clear" w:color="auto" w:fill="F7F7F7"/>
        <w:spacing w:before="0" w:after="0" w:line="180" w:lineRule="exact"/>
        <w:ind w:left="0" w:firstLine="0"/>
        <w:jc w:val="left"/>
        <w:rPr>
          <w:ins w:id="883406" w:author="Claude" w:date="2026-10-07T12:00:00Z"/>
        </w:rPr>
      </w:pPr>
      <w:ins w:id="883532" w:author="Claude" w:date="2026-10-07T12:00:00Z">
        <w:r>
          <w:rPr>
            <w:rFonts w:ascii="Consolas" w:hAnsi="Consolas" w:cs="Consolas"/>
            <w:sz w:val="14"/>
            <w:szCs w:val="14"/>
          </w:rPr>
          <w:t xml:space="preserve">126          "ganho_biomassa_ano_kg": ganho_ciclo * ciclos,</w:t>
        </w:r>
      </w:ins>
    </w:p>
    <w:p>
      <w:pPr>
        <w:shd w:val="clear" w:color="auto" w:fill="F7F7F7"/>
        <w:spacing w:before="0" w:after="0" w:line="180" w:lineRule="exact"/>
        <w:ind w:left="0" w:firstLine="0"/>
        <w:jc w:val="left"/>
        <w:rPr>
          <w:ins w:id="883406" w:author="Claude" w:date="2026-10-07T12:00:00Z"/>
        </w:rPr>
      </w:pPr>
      <w:ins w:id="883533" w:author="Claude" w:date="2026-10-07T12:00:00Z">
        <w:r>
          <w:rPr>
            <w:rFonts w:ascii="Consolas" w:hAnsi="Consolas" w:cs="Consolas"/>
            <w:sz w:val="14"/>
            <w:szCs w:val="14"/>
          </w:rPr>
          <w:t xml:space="preserve">127          "racao_ciclo_kg": racao_ciclo,</w:t>
        </w:r>
      </w:ins>
    </w:p>
    <w:p>
      <w:pPr>
        <w:shd w:val="clear" w:color="auto" w:fill="F7F7F7"/>
        <w:spacing w:before="0" w:after="0" w:line="180" w:lineRule="exact"/>
        <w:ind w:left="0" w:firstLine="0"/>
        <w:jc w:val="left"/>
        <w:rPr>
          <w:ins w:id="883406" w:author="Claude" w:date="2026-10-07T12:00:00Z"/>
        </w:rPr>
      </w:pPr>
      <w:ins w:id="883534" w:author="Claude" w:date="2026-10-07T12:00:00Z">
        <w:r>
          <w:rPr>
            <w:rFonts w:ascii="Consolas" w:hAnsi="Consolas" w:cs="Consolas"/>
            <w:sz w:val="14"/>
            <w:szCs w:val="14"/>
          </w:rPr>
          <w:t xml:space="preserve">128          "racao_ano_kg": racao_ciclo * ciclos,</w:t>
        </w:r>
      </w:ins>
    </w:p>
    <w:p>
      <w:pPr>
        <w:shd w:val="clear" w:color="auto" w:fill="F7F7F7"/>
        <w:spacing w:before="0" w:after="0" w:line="180" w:lineRule="exact"/>
        <w:ind w:left="0" w:firstLine="0"/>
        <w:jc w:val="left"/>
        <w:rPr>
          <w:ins w:id="883406" w:author="Claude" w:date="2026-10-07T12:00:00Z"/>
        </w:rPr>
      </w:pPr>
      <w:ins w:id="883535" w:author="Claude" w:date="2026-10-07T12:00:00Z">
        <w:r>
          <w:rPr>
            <w:rFonts w:ascii="Consolas" w:hAnsi="Consolas" w:cs="Consolas"/>
            <w:sz w:val="14"/>
            <w:szCs w:val="14"/>
          </w:rPr>
          <w:t xml:space="preserve">129          "racao_por_kg_produzido": safe_div(racao_ciclo, biomassa_despesca, 0.0),</w:t>
        </w:r>
      </w:ins>
    </w:p>
    <w:p>
      <w:pPr>
        <w:shd w:val="clear" w:color="auto" w:fill="F7F7F7"/>
        <w:spacing w:before="0" w:after="0" w:line="180" w:lineRule="exact"/>
        <w:ind w:left="0" w:firstLine="0"/>
        <w:jc w:val="left"/>
        <w:rPr>
          <w:ins w:id="883406" w:author="Claude" w:date="2026-10-07T12:00:00Z"/>
        </w:rPr>
      </w:pPr>
      <w:ins w:id="883536" w:author="Claude" w:date="2026-10-07T12:00:00Z">
        <w:r>
          <w:rPr>
            <w:rFonts w:ascii="Consolas" w:hAnsi="Consolas" w:cs="Consolas"/>
            <w:sz w:val="14"/>
            <w:szCs w:val="14"/>
          </w:rPr>
          <w:t xml:space="preserve">130          "producao_kg_ano": producao_ano,</w:t>
        </w:r>
      </w:ins>
    </w:p>
    <w:p>
      <w:pPr>
        <w:shd w:val="clear" w:color="auto" w:fill="F7F7F7"/>
        <w:spacing w:before="0" w:after="0" w:line="180" w:lineRule="exact"/>
        <w:ind w:left="0" w:firstLine="0"/>
        <w:jc w:val="left"/>
        <w:rPr>
          <w:ins w:id="883406" w:author="Claude" w:date="2026-10-07T12:00:00Z"/>
        </w:rPr>
      </w:pPr>
      <w:ins w:id="883537" w:author="Claude" w:date="2026-10-07T12:00:00Z">
        <w:r>
          <w:rPr>
            <w:rFonts w:ascii="Consolas" w:hAnsi="Consolas" w:cs="Consolas"/>
            <w:sz w:val="14"/>
            <w:szCs w:val="14"/>
          </w:rPr>
          <w:t xml:space="preserve">131          "producao_kg_mes": producao_ano / 12,</w:t>
        </w:r>
      </w:ins>
    </w:p>
    <w:p>
      <w:pPr>
        <w:shd w:val="clear" w:color="auto" w:fill="F7F7F7"/>
        <w:spacing w:before="0" w:after="0" w:line="180" w:lineRule="exact"/>
        <w:ind w:left="0" w:firstLine="0"/>
        <w:jc w:val="left"/>
        <w:rPr>
          <w:ins w:id="883406" w:author="Claude" w:date="2026-10-07T12:00:00Z"/>
        </w:rPr>
      </w:pPr>
      <w:ins w:id="883538" w:author="Claude" w:date="2026-10-07T12:00:00Z">
        <w:r>
          <w:rPr>
            <w:rFonts w:ascii="Consolas" w:hAnsi="Consolas" w:cs="Consolas"/>
            <w:sz w:val="14"/>
            <w:szCs w:val="14"/>
          </w:rPr>
          <w:t xml:space="preserve">132          "produtividade_kg_m2_ano": produtividade_kg_m2_ano,</w:t>
        </w:r>
      </w:ins>
    </w:p>
    <w:p>
      <w:pPr>
        <w:shd w:val="clear" w:color="auto" w:fill="F7F7F7"/>
        <w:spacing w:before="0" w:after="0" w:line="180" w:lineRule="exact"/>
        <w:ind w:left="0" w:firstLine="0"/>
        <w:jc w:val="left"/>
        <w:rPr>
          <w:ins w:id="883406" w:author="Claude" w:date="2026-10-07T12:00:00Z"/>
        </w:rPr>
      </w:pPr>
      <w:ins w:id="883539" w:author="Claude" w:date="2026-10-07T12:00:00Z">
        <w:r>
          <w:rPr>
            <w:rFonts w:ascii="Consolas" w:hAnsi="Consolas" w:cs="Consolas"/>
            <w:sz w:val="14"/>
            <w:szCs w:val="14"/>
          </w:rPr>
          <w:t xml:space="preserve">133          "produtividade_volumetrica_kg_m3_ciclo": safe_div(biomassa_despesca, vol, 0.0),</w:t>
        </w:r>
      </w:ins>
    </w:p>
    <w:p>
      <w:pPr>
        <w:shd w:val="clear" w:color="auto" w:fill="F7F7F7"/>
        <w:spacing w:before="0" w:after="0" w:line="180" w:lineRule="exact"/>
        <w:ind w:left="0" w:firstLine="0"/>
        <w:jc w:val="left"/>
        <w:rPr>
          <w:ins w:id="883406" w:author="Claude" w:date="2026-10-07T12:00:00Z"/>
        </w:rPr>
      </w:pPr>
      <w:ins w:id="883540" w:author="Claude" w:date="2026-10-07T12:00:00Z">
        <w:r>
          <w:rPr>
            <w:rFonts w:ascii="Consolas" w:hAnsi="Consolas" w:cs="Consolas"/>
            <w:sz w:val="14"/>
            <w:szCs w:val="14"/>
          </w:rPr>
          <w:t xml:space="preserve">134          "produtividade_relativa": clamp(safe_div(produtividade_kg_m2_ano, potencial_kg_m2_ano, 0.0), 0, 1),</w:t>
        </w:r>
      </w:ins>
    </w:p>
    <w:p>
      <w:pPr>
        <w:shd w:val="clear" w:color="auto" w:fill="F7F7F7"/>
        <w:spacing w:before="0" w:after="0" w:line="180" w:lineRule="exact"/>
        <w:ind w:left="0" w:firstLine="0"/>
        <w:jc w:val="left"/>
        <w:rPr>
          <w:ins w:id="883406" w:author="Claude" w:date="2026-10-07T12:00:00Z"/>
        </w:rPr>
      </w:pPr>
      <w:ins w:id="883541" w:author="Claude" w:date="2026-10-07T12:00:00Z">
        <w:r>
          <w:rPr>
            <w:rFonts w:ascii="Consolas" w:hAnsi="Consolas" w:cs="Consolas"/>
            <w:sz w:val="14"/>
            <w:szCs w:val="14"/>
          </w:rPr>
          <w:t xml:space="preserve">135          "ciclos_ano": ciclos,</w:t>
        </w:r>
      </w:ins>
    </w:p>
    <w:p>
      <w:pPr>
        <w:shd w:val="clear" w:color="auto" w:fill="F7F7F7"/>
        <w:spacing w:before="0" w:after="0" w:line="180" w:lineRule="exact"/>
        <w:ind w:left="0" w:firstLine="0"/>
        <w:jc w:val="left"/>
        <w:rPr>
          <w:ins w:id="883406" w:author="Claude" w:date="2026-10-07T12:00:00Z"/>
        </w:rPr>
      </w:pPr>
      <w:ins w:id="883542" w:author="Claude" w:date="2026-10-07T12:00:00Z">
        <w:r>
          <w:rPr>
            <w:rFonts w:ascii="Consolas" w:hAnsi="Consolas" w:cs="Consolas"/>
            <w:sz w:val="14"/>
            <w:szCs w:val="14"/>
          </w:rPr>
          <w:t xml:space="preserve">136      }</w:t>
        </w:r>
      </w:ins>
    </w:p>
    <w:p>
      <w:pPr>
        <w:shd w:val="clear" w:color="auto" w:fill="F7F7F7"/>
        <w:spacing w:before="0" w:after="0" w:line="180" w:lineRule="exact"/>
        <w:ind w:left="0" w:firstLine="0"/>
        <w:jc w:val="left"/>
        <w:rPr>
          <w:ins w:id="883406" w:author="Claude" w:date="2026-10-07T12:00:00Z"/>
        </w:rPr>
      </w:pPr>
      <w:ins w:id="883543" w:author="Claude" w:date="2026-10-07T12:00:00Z">
        <w:r>
          <w:rPr>
            <w:rFonts w:ascii="Consolas" w:hAnsi="Consolas" w:cs="Consolas"/>
            <w:sz w:val="14"/>
            <w:szCs w:val="14"/>
          </w:rPr>
          <w:t xml:space="preserve">137  </w:t>
        </w:r>
      </w:ins>
    </w:p>
    <w:p>
      <w:pPr>
        <w:shd w:val="clear" w:color="auto" w:fill="F7F7F7"/>
        <w:spacing w:before="0" w:after="0" w:line="180" w:lineRule="exact"/>
        <w:ind w:left="0" w:firstLine="0"/>
        <w:jc w:val="left"/>
        <w:rPr>
          <w:ins w:id="883406" w:author="Claude" w:date="2026-10-07T12:00:00Z"/>
        </w:rPr>
      </w:pPr>
      <w:ins w:id="883544" w:author="Claude" w:date="2026-10-07T12:00:00Z">
        <w:r>
          <w:rPr>
            <w:rFonts w:ascii="Consolas" w:hAnsi="Consolas" w:cs="Consolas"/>
            <w:sz w:val="14"/>
            <w:szCs w:val="14"/>
          </w:rPr>
          <w:t xml:space="preserve">138  </w:t>
        </w:r>
      </w:ins>
    </w:p>
    <w:p>
      <w:pPr>
        <w:shd w:val="clear" w:color="auto" w:fill="F7F7F7"/>
        <w:spacing w:before="0" w:after="0" w:line="180" w:lineRule="exact"/>
        <w:ind w:left="0" w:firstLine="0"/>
        <w:jc w:val="left"/>
        <w:rPr>
          <w:ins w:id="883406" w:author="Claude" w:date="2026-10-07T12:00:00Z"/>
        </w:rPr>
      </w:pPr>
      <w:ins w:id="883545" w:author="Claude" w:date="2026-10-07T12:00:00Z">
        <w:r>
          <w:rPr>
            <w:rFonts w:ascii="Consolas" w:hAnsi="Consolas" w:cs="Consolas"/>
            <w:sz w:val="14"/>
            <w:szCs w:val="14"/>
          </w:rPr>
          <w:t xml:space="preserve">139  def curva_crescimento(cfg: EVTEASConfig, passo_dias: int = 7) -&gt; pd.DataFrame:</w:t>
        </w:r>
      </w:ins>
    </w:p>
    <w:p>
      <w:pPr>
        <w:shd w:val="clear" w:color="auto" w:fill="F7F7F7"/>
        <w:spacing w:before="0" w:after="0" w:line="180" w:lineRule="exact"/>
        <w:ind w:left="0" w:firstLine="0"/>
        <w:jc w:val="left"/>
        <w:rPr>
          <w:ins w:id="883406" w:author="Claude" w:date="2026-10-07T12:00:00Z"/>
        </w:rPr>
      </w:pPr>
      <w:ins w:id="883546" w:author="Claude" w:date="2026-10-07T12:00:00Z">
        <w:r>
          <w:rPr>
            <w:rFonts w:ascii="Consolas" w:hAnsi="Consolas" w:cs="Consolas"/>
            <w:sz w:val="14"/>
            <w:szCs w:val="14"/>
          </w:rPr>
          <w:t xml:space="preserve">140      """Curva de crescimento e de arraçoamento de um ciclo (modelo de TCE).</w:t>
        </w:r>
      </w:ins>
    </w:p>
    <w:p>
      <w:pPr>
        <w:shd w:val="clear" w:color="auto" w:fill="F7F7F7"/>
        <w:spacing w:before="0" w:after="0" w:line="180" w:lineRule="exact"/>
        <w:ind w:left="0" w:firstLine="0"/>
        <w:jc w:val="left"/>
        <w:rPr>
          <w:ins w:id="883406" w:author="Claude" w:date="2026-10-07T12:00:00Z"/>
        </w:rPr>
      </w:pPr>
      <w:ins w:id="883547" w:author="Claude" w:date="2026-10-07T12:00:00Z">
        <w:r>
          <w:rPr>
            <w:rFonts w:ascii="Consolas" w:hAnsi="Consolas" w:cs="Consolas"/>
            <w:sz w:val="14"/>
            <w:szCs w:val="14"/>
          </w:rPr>
          <w:t xml:space="preserve">141  </w:t>
        </w:r>
      </w:ins>
    </w:p>
    <w:p>
      <w:pPr>
        <w:shd w:val="clear" w:color="auto" w:fill="F7F7F7"/>
        <w:spacing w:before="0" w:after="0" w:line="180" w:lineRule="exact"/>
        <w:ind w:left="0" w:firstLine="0"/>
        <w:jc w:val="left"/>
        <w:rPr>
          <w:ins w:id="883406" w:author="Claude" w:date="2026-10-07T12:00:00Z"/>
        </w:rPr>
      </w:pPr>
      <w:ins w:id="883548" w:author="Claude" w:date="2026-10-07T12:00:00Z">
        <w:r>
          <w:rPr>
            <w:rFonts w:ascii="Consolas" w:hAnsi="Consolas" w:cs="Consolas"/>
            <w:sz w:val="14"/>
            <w:szCs w:val="14"/>
          </w:rPr>
          <w:t xml:space="preserve">142      Peso: W(d) = W0 · exp(TCE · d), TCE = ln(Wf/W0)/ciclo. Mortalidade</w:t>
        </w:r>
      </w:ins>
    </w:p>
    <w:p>
      <w:pPr>
        <w:shd w:val="clear" w:color="auto" w:fill="F7F7F7"/>
        <w:spacing w:before="0" w:after="0" w:line="180" w:lineRule="exact"/>
        <w:ind w:left="0" w:firstLine="0"/>
        <w:jc w:val="left"/>
        <w:rPr>
          <w:ins w:id="883406" w:author="Claude" w:date="2026-10-07T12:00:00Z"/>
        </w:rPr>
      </w:pPr>
      <w:ins w:id="883549" w:author="Claude" w:date="2026-10-07T12:00:00Z">
        <w:r>
          <w:rPr>
            <w:rFonts w:ascii="Consolas" w:hAnsi="Consolas" w:cs="Consolas"/>
            <w:sz w:val="14"/>
            <w:szCs w:val="14"/>
          </w:rPr>
          <w:t xml:space="preserve">143      distribuída exponencialmente ao longo do ciclo. A ração diária é</w:t>
        </w:r>
      </w:ins>
    </w:p>
    <w:p>
      <w:pPr>
        <w:shd w:val="clear" w:color="auto" w:fill="F7F7F7"/>
        <w:spacing w:before="0" w:after="0" w:line="180" w:lineRule="exact"/>
        <w:ind w:left="0" w:firstLine="0"/>
        <w:jc w:val="left"/>
        <w:rPr>
          <w:ins w:id="883406" w:author="Claude" w:date="2026-10-07T12:00:00Z"/>
        </w:rPr>
      </w:pPr>
      <w:ins w:id="883550" w:author="Claude" w:date="2026-10-07T12:00:00Z">
        <w:r>
          <w:rPr>
            <w:rFonts w:ascii="Consolas" w:hAnsi="Consolas" w:cs="Consolas"/>
            <w:sz w:val="14"/>
            <w:szCs w:val="14"/>
          </w:rPr>
          <w:t xml:space="preserve">144      proporcional ao ganho de biomassa e calibrada para reproduzir o FCR.</w:t>
        </w:r>
      </w:ins>
    </w:p>
    <w:p>
      <w:pPr>
        <w:shd w:val="clear" w:color="auto" w:fill="F7F7F7"/>
        <w:spacing w:before="0" w:after="0" w:line="180" w:lineRule="exact"/>
        <w:ind w:left="0" w:firstLine="0"/>
        <w:jc w:val="left"/>
        <w:rPr>
          <w:ins w:id="883406" w:author="Claude" w:date="2026-10-07T12:00:00Z"/>
        </w:rPr>
      </w:pPr>
      <w:ins w:id="883551" w:author="Claude" w:date="2026-10-07T12:00:00Z">
        <w:r>
          <w:rPr>
            <w:rFonts w:ascii="Consolas" w:hAnsi="Consolas" w:cs="Consolas"/>
            <w:sz w:val="14"/>
            <w:szCs w:val="14"/>
          </w:rPr>
          <w:t xml:space="preserve">145      """</w:t>
        </w:r>
      </w:ins>
    </w:p>
    <w:p>
      <w:pPr>
        <w:shd w:val="clear" w:color="auto" w:fill="F7F7F7"/>
        <w:spacing w:before="0" w:after="0" w:line="180" w:lineRule="exact"/>
        <w:ind w:left="0" w:firstLine="0"/>
        <w:jc w:val="left"/>
        <w:rPr>
          <w:ins w:id="883406" w:author="Claude" w:date="2026-10-07T12:00:00Z"/>
        </w:rPr>
      </w:pPr>
      <w:ins w:id="883552" w:author="Claude" w:date="2026-10-07T12:00:00Z">
        <w:r>
          <w:rPr>
            <w:rFonts w:ascii="Consolas" w:hAnsi="Consolas" w:cs="Consolas"/>
            <w:sz w:val="14"/>
            <w:szCs w:val="14"/>
          </w:rPr>
          <w:t xml:space="preserve">146      t = cfg.tecnico</w:t>
        </w:r>
      </w:ins>
    </w:p>
    <w:p>
      <w:pPr>
        <w:shd w:val="clear" w:color="auto" w:fill="F7F7F7"/>
        <w:spacing w:before="0" w:after="0" w:line="180" w:lineRule="exact"/>
        <w:ind w:left="0" w:firstLine="0"/>
        <w:jc w:val="left"/>
        <w:rPr>
          <w:ins w:id="883406" w:author="Claude" w:date="2026-10-07T12:00:00Z"/>
        </w:rPr>
      </w:pPr>
      <w:ins w:id="883553" w:author="Claude" w:date="2026-10-07T12:00:00Z">
        <w:r>
          <w:rPr>
            <w:rFonts w:ascii="Consolas" w:hAnsi="Consolas" w:cs="Consolas"/>
            <w:sz w:val="14"/>
            <w:szCs w:val="14"/>
          </w:rPr>
          <w:t xml:space="preserve">147      ctx = Contexto(cfg)</w:t>
        </w:r>
      </w:ins>
    </w:p>
    <w:p>
      <w:pPr>
        <w:shd w:val="clear" w:color="auto" w:fill="F7F7F7"/>
        <w:spacing w:before="0" w:after="0" w:line="180" w:lineRule="exact"/>
        <w:ind w:left="0" w:firstLine="0"/>
        <w:jc w:val="left"/>
        <w:rPr>
          <w:ins w:id="883406" w:author="Claude" w:date="2026-10-07T12:00:00Z"/>
        </w:rPr>
      </w:pPr>
      <w:ins w:id="883554" w:author="Claude" w:date="2026-10-07T12:00:00Z">
        <w:r>
          <w:rPr>
            <w:rFonts w:ascii="Consolas" w:hAnsi="Consolas" w:cs="Consolas"/>
            <w:sz w:val="14"/>
            <w:szCs w:val="14"/>
          </w:rPr>
          <w:t xml:space="preserve">148      tec = calcular_tecnico(ctx)</w:t>
        </w:r>
      </w:ins>
    </w:p>
    <w:p>
      <w:pPr>
        <w:shd w:val="clear" w:color="auto" w:fill="F7F7F7"/>
        <w:spacing w:before="0" w:after="0" w:line="180" w:lineRule="exact"/>
        <w:ind w:left="0" w:firstLine="0"/>
        <w:jc w:val="left"/>
        <w:rPr>
          <w:ins w:id="883406" w:author="Claude" w:date="2026-10-07T12:00:00Z"/>
        </w:rPr>
      </w:pPr>
      <w:ins w:id="883555" w:author="Claude" w:date="2026-10-07T12:00:00Z">
        <w:r>
          <w:rPr>
            <w:rFonts w:ascii="Consolas" w:hAnsi="Consolas" w:cs="Consolas"/>
            <w:sz w:val="14"/>
            <w:szCs w:val="14"/>
          </w:rPr>
          <w:t xml:space="preserve">149      n0 = float(tec["alevinos_ciclo"][0])</w:t>
        </w:r>
      </w:ins>
    </w:p>
    <w:p>
      <w:pPr>
        <w:shd w:val="clear" w:color="auto" w:fill="F7F7F7"/>
        <w:spacing w:before="0" w:after="0" w:line="180" w:lineRule="exact"/>
        <w:ind w:left="0" w:firstLine="0"/>
        <w:jc w:val="left"/>
        <w:rPr>
          <w:ins w:id="883406" w:author="Claude" w:date="2026-10-07T12:00:00Z"/>
        </w:rPr>
      </w:pPr>
      <w:ins w:id="883556" w:author="Claude" w:date="2026-10-07T12:00:00Z">
        <w:r>
          <w:rPr>
            <w:rFonts w:ascii="Consolas" w:hAnsi="Consolas" w:cs="Consolas"/>
            <w:sz w:val="14"/>
            <w:szCs w:val="14"/>
          </w:rPr>
          <w:t xml:space="preserve">150      w0, wf = t.peso_inicial_g / 1000, t.peso_final_g / 1000 * t.desempenho_crescimento_pct / 100</w:t>
        </w:r>
      </w:ins>
    </w:p>
    <w:p>
      <w:pPr>
        <w:shd w:val="clear" w:color="auto" w:fill="F7F7F7"/>
        <w:spacing w:before="0" w:after="0" w:line="180" w:lineRule="exact"/>
        <w:ind w:left="0" w:firstLine="0"/>
        <w:jc w:val="left"/>
        <w:rPr>
          <w:ins w:id="883406" w:author="Claude" w:date="2026-10-07T12:00:00Z"/>
        </w:rPr>
      </w:pPr>
      <w:ins w:id="883557" w:author="Claude" w:date="2026-10-07T12:00:00Z">
        <w:r>
          <w:rPr>
            <w:rFonts w:ascii="Consolas" w:hAnsi="Consolas" w:cs="Consolas"/>
            <w:sz w:val="14"/>
            <w:szCs w:val="14"/>
          </w:rPr>
          <w:t xml:space="preserve">151      dias = np.arange(0, t.ciclo_dias + 1)</w:t>
        </w:r>
      </w:ins>
    </w:p>
    <w:p>
      <w:pPr>
        <w:shd w:val="clear" w:color="auto" w:fill="F7F7F7"/>
        <w:spacing w:before="0" w:after="0" w:line="180" w:lineRule="exact"/>
        <w:ind w:left="0" w:firstLine="0"/>
        <w:jc w:val="left"/>
        <w:rPr>
          <w:ins w:id="883406" w:author="Claude" w:date="2026-10-07T12:00:00Z"/>
        </w:rPr>
      </w:pPr>
      <w:ins w:id="883558" w:author="Claude" w:date="2026-10-07T12:00:00Z">
        <w:r>
          <w:rPr>
            <w:rFonts w:ascii="Consolas" w:hAnsi="Consolas" w:cs="Consolas"/>
            <w:sz w:val="14"/>
            <w:szCs w:val="14"/>
          </w:rPr>
          <w:t xml:space="preserve">152      tce = math.log(wf / w0) / t.ciclo_dias if wf &gt; w0 &gt; 0 else 0.0</w:t>
        </w:r>
      </w:ins>
    </w:p>
    <w:p>
      <w:pPr>
        <w:shd w:val="clear" w:color="auto" w:fill="F7F7F7"/>
        <w:spacing w:before="0" w:after="0" w:line="180" w:lineRule="exact"/>
        <w:ind w:left="0" w:firstLine="0"/>
        <w:jc w:val="left"/>
        <w:rPr>
          <w:ins w:id="883406" w:author="Claude" w:date="2026-10-07T12:00:00Z"/>
        </w:rPr>
      </w:pPr>
      <w:ins w:id="883559" w:author="Claude" w:date="2026-10-07T12:00:00Z">
        <w:r>
          <w:rPr>
            <w:rFonts w:ascii="Consolas" w:hAnsi="Consolas" w:cs="Consolas"/>
            <w:sz w:val="14"/>
            <w:szCs w:val="14"/>
          </w:rPr>
          <w:t xml:space="preserve">153      peso = w0 * np.exp(tce * dias)</w:t>
        </w:r>
      </w:ins>
    </w:p>
    <w:p>
      <w:pPr>
        <w:shd w:val="clear" w:color="auto" w:fill="F7F7F7"/>
        <w:spacing w:before="0" w:after="0" w:line="180" w:lineRule="exact"/>
        <w:ind w:left="0" w:firstLine="0"/>
        <w:jc w:val="left"/>
        <w:rPr>
          <w:ins w:id="883406" w:author="Claude" w:date="2026-10-07T12:00:00Z"/>
        </w:rPr>
      </w:pPr>
      <w:ins w:id="883560" w:author="Claude" w:date="2026-10-07T12:00:00Z">
        <w:r>
          <w:rPr>
            <w:rFonts w:ascii="Consolas" w:hAnsi="Consolas" w:cs="Consolas"/>
            <w:sz w:val="14"/>
            <w:szCs w:val="14"/>
          </w:rPr>
          <w:t xml:space="preserve">154      m_diaria = 1 - (1 - t.mortalidade_pct / 100) ** (1 / t.ciclo_dias)</w:t>
        </w:r>
      </w:ins>
    </w:p>
    <w:p>
      <w:pPr>
        <w:shd w:val="clear" w:color="auto" w:fill="F7F7F7"/>
        <w:spacing w:before="0" w:after="0" w:line="180" w:lineRule="exact"/>
        <w:ind w:left="0" w:firstLine="0"/>
        <w:jc w:val="left"/>
        <w:rPr>
          <w:ins w:id="883406" w:author="Claude" w:date="2026-10-07T12:00:00Z"/>
        </w:rPr>
      </w:pPr>
      <w:ins w:id="883561" w:author="Claude" w:date="2026-10-07T12:00:00Z">
        <w:r>
          <w:rPr>
            <w:rFonts w:ascii="Consolas" w:hAnsi="Consolas" w:cs="Consolas"/>
            <w:sz w:val="14"/>
            <w:szCs w:val="14"/>
          </w:rPr>
          <w:t xml:space="preserve">155      vivos = n0 * (1 - m_diaria) ** dias</w:t>
        </w:r>
      </w:ins>
    </w:p>
    <w:p>
      <w:pPr>
        <w:shd w:val="clear" w:color="auto" w:fill="F7F7F7"/>
        <w:spacing w:before="0" w:after="0" w:line="180" w:lineRule="exact"/>
        <w:ind w:left="0" w:firstLine="0"/>
        <w:jc w:val="left"/>
        <w:rPr>
          <w:ins w:id="883406" w:author="Claude" w:date="2026-10-07T12:00:00Z"/>
        </w:rPr>
      </w:pPr>
      <w:ins w:id="883562" w:author="Claude" w:date="2026-10-07T12:00:00Z">
        <w:r>
          <w:rPr>
            <w:rFonts w:ascii="Consolas" w:hAnsi="Consolas" w:cs="Consolas"/>
            <w:sz w:val="14"/>
            <w:szCs w:val="14"/>
          </w:rPr>
          <w:t xml:space="preserve">156      biomassa = vivos * peso</w:t>
        </w:r>
      </w:ins>
    </w:p>
    <w:p>
      <w:pPr>
        <w:shd w:val="clear" w:color="auto" w:fill="F7F7F7"/>
        <w:spacing w:before="0" w:after="0" w:line="180" w:lineRule="exact"/>
        <w:ind w:left="0" w:firstLine="0"/>
        <w:jc w:val="left"/>
        <w:rPr>
          <w:ins w:id="883406" w:author="Claude" w:date="2026-10-07T12:00:00Z"/>
        </w:rPr>
      </w:pPr>
      <w:ins w:id="883563" w:author="Claude" w:date="2026-10-07T12:00:00Z">
        <w:r>
          <w:rPr>
            <w:rFonts w:ascii="Consolas" w:hAnsi="Consolas" w:cs="Consolas"/>
            <w:sz w:val="14"/>
            <w:szCs w:val="14"/>
          </w:rPr>
          <w:t xml:space="preserve">157      ganho = np.diff(biomassa, prepend=biomassa[0]).clip(min=0)</w:t>
        </w:r>
      </w:ins>
    </w:p>
    <w:p>
      <w:pPr>
        <w:shd w:val="clear" w:color="auto" w:fill="F7F7F7"/>
        <w:spacing w:before="0" w:after="0" w:line="180" w:lineRule="exact"/>
        <w:ind w:left="0" w:firstLine="0"/>
        <w:jc w:val="left"/>
        <w:rPr>
          <w:ins w:id="883406" w:author="Claude" w:date="2026-10-07T12:00:00Z"/>
        </w:rPr>
      </w:pPr>
      <w:ins w:id="883564" w:author="Claude" w:date="2026-10-07T12:00:00Z">
        <w:r>
          <w:rPr>
            <w:rFonts w:ascii="Consolas" w:hAnsi="Consolas" w:cs="Consolas"/>
            <w:sz w:val="14"/>
            <w:szCs w:val="14"/>
          </w:rPr>
          <w:t xml:space="preserve">158      racao_dia = ganho * t.fcr</w:t>
        </w:r>
      </w:ins>
    </w:p>
    <w:p>
      <w:pPr>
        <w:shd w:val="clear" w:color="auto" w:fill="F7F7F7"/>
        <w:spacing w:before="0" w:after="0" w:line="180" w:lineRule="exact"/>
        <w:ind w:left="0" w:firstLine="0"/>
        <w:jc w:val="left"/>
        <w:rPr>
          <w:ins w:id="883406" w:author="Claude" w:date="2026-10-07T12:00:00Z"/>
        </w:rPr>
      </w:pPr>
      <w:ins w:id="883565" w:author="Claude" w:date="2026-10-07T12:00:00Z">
        <w:r>
          <w:rPr>
            <w:rFonts w:ascii="Consolas" w:hAnsi="Consolas" w:cs="Consolas"/>
            <w:sz w:val="14"/>
            <w:szCs w:val="14"/>
          </w:rPr>
          <w:t xml:space="preserve">159      df = pd.DataFrame({</w:t>
        </w:r>
      </w:ins>
    </w:p>
    <w:p>
      <w:pPr>
        <w:shd w:val="clear" w:color="auto" w:fill="F7F7F7"/>
        <w:spacing w:before="0" w:after="0" w:line="180" w:lineRule="exact"/>
        <w:ind w:left="0" w:firstLine="0"/>
        <w:jc w:val="left"/>
        <w:rPr>
          <w:ins w:id="883406" w:author="Claude" w:date="2026-10-07T12:00:00Z"/>
        </w:rPr>
      </w:pPr>
      <w:ins w:id="883566" w:author="Claude" w:date="2026-10-07T12:00:00Z">
        <w:r>
          <w:rPr>
            <w:rFonts w:ascii="Consolas" w:hAnsi="Consolas" w:cs="Consolas"/>
            <w:sz w:val="14"/>
            <w:szCs w:val="14"/>
          </w:rPr>
          <w:t xml:space="preserve">160          "Dia": dias, "Peso médio (g)": peso * 1000, "Peixes vivos": vivos,</w:t>
        </w:r>
      </w:ins>
    </w:p>
    <w:p>
      <w:pPr>
        <w:shd w:val="clear" w:color="auto" w:fill="F7F7F7"/>
        <w:spacing w:before="0" w:after="0" w:line="180" w:lineRule="exact"/>
        <w:ind w:left="0" w:firstLine="0"/>
        <w:jc w:val="left"/>
        <w:rPr>
          <w:ins w:id="883406" w:author="Claude" w:date="2026-10-07T12:00:00Z"/>
        </w:rPr>
      </w:pPr>
      <w:ins w:id="883567" w:author="Claude" w:date="2026-10-07T12:00:00Z">
        <w:r>
          <w:rPr>
            <w:rFonts w:ascii="Consolas" w:hAnsi="Consolas" w:cs="Consolas"/>
            <w:sz w:val="14"/>
            <w:szCs w:val="14"/>
          </w:rPr>
          <w:t xml:space="preserve">161          "Biomassa (kg)": biomassa, "Ração do dia (kg)": racao_dia,</w:t>
        </w:r>
      </w:ins>
    </w:p>
    <w:p>
      <w:pPr>
        <w:shd w:val="clear" w:color="auto" w:fill="F7F7F7"/>
        <w:spacing w:before="0" w:after="0" w:line="180" w:lineRule="exact"/>
        <w:ind w:left="0" w:firstLine="0"/>
        <w:jc w:val="left"/>
        <w:rPr>
          <w:ins w:id="883406" w:author="Claude" w:date="2026-10-07T12:00:00Z"/>
        </w:rPr>
      </w:pPr>
      <w:ins w:id="883568" w:author="Claude" w:date="2026-10-07T12:00:00Z">
        <w:r>
          <w:rPr>
            <w:rFonts w:ascii="Consolas" w:hAnsi="Consolas" w:cs="Consolas"/>
            <w:sz w:val="14"/>
            <w:szCs w:val="14"/>
          </w:rPr>
          <w:t xml:space="preserve">162          "Ração acumulada (kg)": np.cumsum(racao_dia),</w:t>
        </w:r>
      </w:ins>
    </w:p>
    <w:p>
      <w:pPr>
        <w:shd w:val="clear" w:color="auto" w:fill="F7F7F7"/>
        <w:spacing w:before="0" w:after="0" w:line="180" w:lineRule="exact"/>
        <w:ind w:left="0" w:firstLine="0"/>
        <w:jc w:val="left"/>
        <w:rPr>
          <w:ins w:id="883406" w:author="Claude" w:date="2026-10-07T12:00:00Z"/>
        </w:rPr>
      </w:pPr>
      <w:ins w:id="883569" w:author="Claude" w:date="2026-10-07T12:00:00Z">
        <w:r>
          <w:rPr>
            <w:rFonts w:ascii="Consolas" w:hAnsi="Consolas" w:cs="Consolas"/>
            <w:sz w:val="14"/>
            <w:szCs w:val="14"/>
          </w:rPr>
          <w:t xml:space="preserve">163          "TCE (%/dia)": tce * 100,</w:t>
        </w:r>
      </w:ins>
    </w:p>
    <w:p>
      <w:pPr>
        <w:shd w:val="clear" w:color="auto" w:fill="F7F7F7"/>
        <w:spacing w:before="0" w:after="0" w:line="180" w:lineRule="exact"/>
        <w:ind w:left="0" w:firstLine="0"/>
        <w:jc w:val="left"/>
        <w:rPr>
          <w:ins w:id="883406" w:author="Claude" w:date="2026-10-07T12:00:00Z"/>
        </w:rPr>
      </w:pPr>
      <w:ins w:id="883570" w:author="Claude" w:date="2026-10-07T12:00:00Z">
        <w:r>
          <w:rPr>
            <w:rFonts w:ascii="Consolas" w:hAnsi="Consolas" w:cs="Consolas"/>
            <w:sz w:val="14"/>
            <w:szCs w:val="14"/>
          </w:rPr>
          <w:t xml:space="preserve">164      })</w:t>
        </w:r>
      </w:ins>
    </w:p>
    <w:p>
      <w:pPr>
        <w:shd w:val="clear" w:color="auto" w:fill="F7F7F7"/>
        <w:spacing w:before="0" w:after="0" w:line="180" w:lineRule="exact"/>
        <w:ind w:left="0" w:firstLine="0"/>
        <w:jc w:val="left"/>
        <w:rPr>
          <w:ins w:id="883406" w:author="Claude" w:date="2026-10-07T12:00:00Z"/>
        </w:rPr>
      </w:pPr>
      <w:ins w:id="883571" w:author="Claude" w:date="2026-10-07T12:00:00Z">
        <w:r>
          <w:rPr>
            <w:rFonts w:ascii="Consolas" w:hAnsi="Consolas" w:cs="Consolas"/>
            <w:sz w:val="14"/>
            <w:szCs w:val="14"/>
          </w:rPr>
          <w:t xml:space="preserve">165      if passo_dias &lt;= 1:</w:t>
        </w:r>
      </w:ins>
    </w:p>
    <w:p>
      <w:pPr>
        <w:shd w:val="clear" w:color="auto" w:fill="F7F7F7"/>
        <w:spacing w:before="0" w:after="0" w:line="180" w:lineRule="exact"/>
        <w:ind w:left="0" w:firstLine="0"/>
        <w:jc w:val="left"/>
        <w:rPr>
          <w:ins w:id="883406" w:author="Claude" w:date="2026-10-07T12:00:00Z"/>
        </w:rPr>
      </w:pPr>
      <w:ins w:id="883572" w:author="Claude" w:date="2026-10-07T12:00:00Z">
        <w:r>
          <w:rPr>
            <w:rFonts w:ascii="Consolas" w:hAnsi="Consolas" w:cs="Consolas"/>
            <w:sz w:val="14"/>
            <w:szCs w:val="14"/>
          </w:rPr>
          <w:t xml:space="preserve">166          return df</w:t>
        </w:r>
      </w:ins>
    </w:p>
    <w:p>
      <w:pPr>
        <w:shd w:val="clear" w:color="auto" w:fill="F7F7F7"/>
        <w:spacing w:before="0" w:after="0" w:line="180" w:lineRule="exact"/>
        <w:ind w:left="0" w:firstLine="0"/>
        <w:jc w:val="left"/>
        <w:rPr>
          <w:ins w:id="883406" w:author="Claude" w:date="2026-10-07T12:00:00Z"/>
        </w:rPr>
      </w:pPr>
      <w:ins w:id="883573" w:author="Claude" w:date="2026-10-07T12:00:00Z">
        <w:r>
          <w:rPr>
            <w:rFonts w:ascii="Consolas" w:hAnsi="Consolas" w:cs="Consolas"/>
            <w:sz w:val="14"/>
            <w:szCs w:val="14"/>
          </w:rPr>
          <w:t xml:space="preserve">167      return df[(df["Dia"] % passo_dias == 0) | (df["Dia"] == t.ciclo_dias)].reset_index(drop=True)</w:t>
        </w:r>
      </w:ins>
    </w:p>
    <w:p>
      <w:pPr>
        <w:shd w:val="clear" w:color="auto" w:fill="F7F7F7"/>
        <w:spacing w:before="0" w:after="0" w:line="180" w:lineRule="exact"/>
        <w:ind w:left="0" w:firstLine="0"/>
        <w:jc w:val="left"/>
        <w:rPr>
          <w:ins w:id="883406" w:author="Claude" w:date="2026-10-07T12:00:00Z"/>
        </w:rPr>
      </w:pPr>
      <w:ins w:id="883574" w:author="Claude" w:date="2026-10-07T12:00:00Z">
        <w:r>
          <w:rPr>
            <w:rFonts w:ascii="Consolas" w:hAnsi="Consolas" w:cs="Consolas"/>
            <w:sz w:val="14"/>
            <w:szCs w:val="14"/>
          </w:rPr>
          <w:t xml:space="preserve">168  </w:t>
        </w:r>
      </w:ins>
    </w:p>
    <w:p>
      <w:pPr>
        <w:shd w:val="clear" w:color="auto" w:fill="F7F7F7"/>
        <w:spacing w:before="0" w:after="0" w:line="180" w:lineRule="exact"/>
        <w:ind w:left="0" w:firstLine="0"/>
        <w:jc w:val="left"/>
        <w:rPr>
          <w:ins w:id="883406" w:author="Claude" w:date="2026-10-07T12:00:00Z"/>
        </w:rPr>
      </w:pPr>
      <w:ins w:id="883575" w:author="Claude" w:date="2026-10-07T12:00:00Z">
        <w:r>
          <w:rPr>
            <w:rFonts w:ascii="Consolas" w:hAnsi="Consolas" w:cs="Consolas"/>
            <w:sz w:val="14"/>
            <w:szCs w:val="14"/>
          </w:rPr>
          <w:t xml:space="preserve">169  </w:t>
        </w:r>
      </w:ins>
    </w:p>
    <w:p>
      <w:pPr>
        <w:shd w:val="clear" w:color="auto" w:fill="F7F7F7"/>
        <w:spacing w:before="0" w:after="0" w:line="180" w:lineRule="exact"/>
        <w:ind w:left="0" w:firstLine="0"/>
        <w:jc w:val="left"/>
        <w:rPr>
          <w:ins w:id="883406" w:author="Claude" w:date="2026-10-07T12:00:00Z"/>
        </w:rPr>
      </w:pPr>
      <w:ins w:id="883576" w:author="Claude" w:date="2026-10-07T12:00:00Z">
        <w:r>
          <w:rPr>
            <w:rFonts w:ascii="Consolas" w:hAnsi="Consolas" w:cs="Consolas"/>
            <w:sz w:val="14"/>
            <w:szCs w:val="14"/>
          </w:rPr>
          <w:t xml:space="preserve">170  # ---------------------------------------------------------------------------</w:t>
        </w:r>
      </w:ins>
    </w:p>
    <w:p>
      <w:pPr>
        <w:shd w:val="clear" w:color="auto" w:fill="F7F7F7"/>
        <w:spacing w:before="0" w:after="0" w:line="180" w:lineRule="exact"/>
        <w:ind w:left="0" w:firstLine="0"/>
        <w:jc w:val="left"/>
        <w:rPr>
          <w:ins w:id="883406" w:author="Claude" w:date="2026-10-07T12:00:00Z"/>
        </w:rPr>
      </w:pPr>
      <w:ins w:id="883577" w:author="Claude" w:date="2026-10-07T12:00:00Z">
        <w:r>
          <w:rPr>
            <w:rFonts w:ascii="Consolas" w:hAnsi="Consolas" w:cs="Consolas"/>
            <w:sz w:val="14"/>
            <w:szCs w:val="14"/>
          </w:rPr>
          <w:t xml:space="preserve">171  # 2. Dimensão econômica</w:t>
        </w:r>
      </w:ins>
    </w:p>
    <w:p>
      <w:pPr>
        <w:shd w:val="clear" w:color="auto" w:fill="F7F7F7"/>
        <w:spacing w:before="0" w:after="0" w:line="180" w:lineRule="exact"/>
        <w:ind w:left="0" w:firstLine="0"/>
        <w:jc w:val="left"/>
        <w:rPr>
          <w:ins w:id="883406" w:author="Claude" w:date="2026-10-07T12:00:00Z"/>
        </w:rPr>
      </w:pPr>
      <w:ins w:id="883578" w:author="Claude" w:date="2026-10-07T12:00:00Z">
        <w:r>
          <w:rPr>
            <w:rFonts w:ascii="Consolas" w:hAnsi="Consolas" w:cs="Consolas"/>
            <w:sz w:val="14"/>
            <w:szCs w:val="14"/>
          </w:rPr>
          <w:t xml:space="preserve">172  # ---------------------------------------------------------------------------</w:t>
        </w:r>
      </w:ins>
    </w:p>
    <w:p>
      <w:pPr>
        <w:shd w:val="clear" w:color="auto" w:fill="F7F7F7"/>
        <w:spacing w:before="0" w:after="0" w:line="180" w:lineRule="exact"/>
        <w:ind w:left="0" w:firstLine="0"/>
        <w:jc w:val="left"/>
        <w:rPr>
          <w:ins w:id="883406" w:author="Claude" w:date="2026-10-07T12:00:00Z"/>
        </w:rPr>
      </w:pPr>
      <w:ins w:id="883579" w:author="Claude" w:date="2026-10-07T12:00:00Z">
        <w:r>
          <w:rPr>
            <w:rFonts w:ascii="Consolas" w:hAnsi="Consolas" w:cs="Consolas"/>
            <w:sz w:val="14"/>
            <w:szCs w:val="14"/>
          </w:rPr>
          <w:t xml:space="preserve">173  </w:t>
        </w:r>
      </w:ins>
    </w:p>
    <w:p>
      <w:pPr>
        <w:shd w:val="clear" w:color="auto" w:fill="F7F7F7"/>
        <w:spacing w:before="0" w:after="0" w:line="180" w:lineRule="exact"/>
        <w:ind w:left="0" w:firstLine="0"/>
        <w:jc w:val="left"/>
        <w:rPr>
          <w:ins w:id="883406" w:author="Claude" w:date="2026-10-07T12:00:00Z"/>
        </w:rPr>
      </w:pPr>
      <w:ins w:id="883580" w:author="Claude" w:date="2026-10-07T12:00:00Z">
        <w:r>
          <w:rPr>
            <w:rFonts w:ascii="Consolas" w:hAnsi="Consolas" w:cs="Consolas"/>
            <w:sz w:val="14"/>
            <w:szCs w:val="14"/>
          </w:rPr>
          <w:t xml:space="preserve">174  def preco_medio(cfg: EVTEASConfig) -&gt; float:</w:t>
        </w:r>
      </w:ins>
    </w:p>
    <w:p>
      <w:pPr>
        <w:shd w:val="clear" w:color="auto" w:fill="F7F7F7"/>
        <w:spacing w:before="0" w:after="0" w:line="180" w:lineRule="exact"/>
        <w:ind w:left="0" w:firstLine="0"/>
        <w:jc w:val="left"/>
        <w:rPr>
          <w:ins w:id="883406" w:author="Claude" w:date="2026-10-07T12:00:00Z"/>
        </w:rPr>
      </w:pPr>
      <w:ins w:id="883581" w:author="Claude" w:date="2026-10-07T12:00:00Z">
        <w:r>
          <w:rPr>
            <w:rFonts w:ascii="Consolas" w:hAnsi="Consolas" w:cs="Consolas"/>
            <w:sz w:val="14"/>
            <w:szCs w:val="14"/>
          </w:rPr>
          <w:t xml:space="preserve">175      mix = cfg.economico.mix_produtos</w:t>
        </w:r>
      </w:ins>
    </w:p>
    <w:p>
      <w:pPr>
        <w:shd w:val="clear" w:color="auto" w:fill="F7F7F7"/>
        <w:spacing w:before="0" w:after="0" w:line="180" w:lineRule="exact"/>
        <w:ind w:left="0" w:firstLine="0"/>
        <w:jc w:val="left"/>
        <w:rPr>
          <w:ins w:id="883406" w:author="Claude" w:date="2026-10-07T12:00:00Z"/>
        </w:rPr>
      </w:pPr>
      <w:ins w:id="883582" w:author="Claude" w:date="2026-10-07T12:00:00Z">
        <w:r>
          <w:rPr>
            <w:rFonts w:ascii="Consolas" w:hAnsi="Consolas" w:cs="Consolas"/>
            <w:sz w:val="14"/>
            <w:szCs w:val="14"/>
          </w:rPr>
          <w:t xml:space="preserve">176      if not mix:</w:t>
        </w:r>
      </w:ins>
    </w:p>
    <w:p>
      <w:pPr>
        <w:shd w:val="clear" w:color="auto" w:fill="F7F7F7"/>
        <w:spacing w:before="0" w:after="0" w:line="180" w:lineRule="exact"/>
        <w:ind w:left="0" w:firstLine="0"/>
        <w:jc w:val="left"/>
        <w:rPr>
          <w:ins w:id="883406" w:author="Claude" w:date="2026-10-07T12:00:00Z"/>
        </w:rPr>
      </w:pPr>
      <w:ins w:id="883583" w:author="Claude" w:date="2026-10-07T12:00:00Z">
        <w:r>
          <w:rPr>
            <w:rFonts w:ascii="Consolas" w:hAnsi="Consolas" w:cs="Consolas"/>
            <w:sz w:val="14"/>
            <w:szCs w:val="14"/>
          </w:rPr>
          <w:t xml:space="preserve">177          return float(cfg.economico.preco_venda_kg)</w:t>
        </w:r>
      </w:ins>
    </w:p>
    <w:p>
      <w:pPr>
        <w:shd w:val="clear" w:color="auto" w:fill="F7F7F7"/>
        <w:spacing w:before="0" w:after="0" w:line="180" w:lineRule="exact"/>
        <w:ind w:left="0" w:firstLine="0"/>
        <w:jc w:val="left"/>
        <w:rPr>
          <w:ins w:id="883406" w:author="Claude" w:date="2026-10-07T12:00:00Z"/>
        </w:rPr>
      </w:pPr>
      <w:ins w:id="883584" w:author="Claude" w:date="2026-10-07T12:00:00Z">
        <w:r>
          <w:rPr>
            <w:rFonts w:ascii="Consolas" w:hAnsi="Consolas" w:cs="Consolas"/>
            <w:sz w:val="14"/>
            <w:szCs w:val="14"/>
          </w:rPr>
          <w:t xml:space="preserve">178      part = np.array([float(p.get("participacao_pct", 0)) for p in mix])</w:t>
        </w:r>
      </w:ins>
    </w:p>
    <w:p>
      <w:pPr>
        <w:shd w:val="clear" w:color="auto" w:fill="F7F7F7"/>
        <w:spacing w:before="0" w:after="0" w:line="180" w:lineRule="exact"/>
        <w:ind w:left="0" w:firstLine="0"/>
        <w:jc w:val="left"/>
        <w:rPr>
          <w:ins w:id="883406" w:author="Claude" w:date="2026-10-07T12:00:00Z"/>
        </w:rPr>
      </w:pPr>
      <w:ins w:id="883585" w:author="Claude" w:date="2026-10-07T12:00:00Z">
        <w:r>
          <w:rPr>
            <w:rFonts w:ascii="Consolas" w:hAnsi="Consolas" w:cs="Consolas"/>
            <w:sz w:val="14"/>
            <w:szCs w:val="14"/>
          </w:rPr>
          <w:t xml:space="preserve">179      preco = np.array([float(p.get("preco_kg", cfg.economico.preco_venda_kg)) for p in mix])</w:t>
        </w:r>
      </w:ins>
    </w:p>
    <w:p>
      <w:pPr>
        <w:shd w:val="clear" w:color="auto" w:fill="F7F7F7"/>
        <w:spacing w:before="0" w:after="0" w:line="180" w:lineRule="exact"/>
        <w:ind w:left="0" w:firstLine="0"/>
        <w:jc w:val="left"/>
        <w:rPr>
          <w:ins w:id="883406" w:author="Claude" w:date="2026-10-07T12:00:00Z"/>
        </w:rPr>
      </w:pPr>
      <w:ins w:id="883586" w:author="Claude" w:date="2026-10-07T12:00:00Z">
        <w:r>
          <w:rPr>
            <w:rFonts w:ascii="Consolas" w:hAnsi="Consolas" w:cs="Consolas"/>
            <w:sz w:val="14"/>
            <w:szCs w:val="14"/>
          </w:rPr>
          <w:t xml:space="preserve">180      if part.sum() &lt;= 0:</w:t>
        </w:r>
      </w:ins>
    </w:p>
    <w:p>
      <w:pPr>
        <w:shd w:val="clear" w:color="auto" w:fill="F7F7F7"/>
        <w:spacing w:before="0" w:after="0" w:line="180" w:lineRule="exact"/>
        <w:ind w:left="0" w:firstLine="0"/>
        <w:jc w:val="left"/>
        <w:rPr>
          <w:ins w:id="883406" w:author="Claude" w:date="2026-10-07T12:00:00Z"/>
        </w:rPr>
      </w:pPr>
      <w:ins w:id="883587" w:author="Claude" w:date="2026-10-07T12:00:00Z">
        <w:r>
          <w:rPr>
            <w:rFonts w:ascii="Consolas" w:hAnsi="Consolas" w:cs="Consolas"/>
            <w:sz w:val="14"/>
            <w:szCs w:val="14"/>
          </w:rPr>
          <w:t xml:space="preserve">181          raise ValueError("Participações do mix de produtos devem somar mais que zero")</w:t>
        </w:r>
      </w:ins>
    </w:p>
    <w:p>
      <w:pPr>
        <w:shd w:val="clear" w:color="auto" w:fill="F7F7F7"/>
        <w:spacing w:before="0" w:after="0" w:line="180" w:lineRule="exact"/>
        <w:ind w:left="0" w:firstLine="0"/>
        <w:jc w:val="left"/>
        <w:rPr>
          <w:ins w:id="883406" w:author="Claude" w:date="2026-10-07T12:00:00Z"/>
        </w:rPr>
      </w:pPr>
      <w:ins w:id="883588" w:author="Claude" w:date="2026-10-07T12:00:00Z">
        <w:r>
          <w:rPr>
            <w:rFonts w:ascii="Consolas" w:hAnsi="Consolas" w:cs="Consolas"/>
            <w:sz w:val="14"/>
            <w:szCs w:val="14"/>
          </w:rPr>
          <w:t xml:space="preserve">182      return float((part / part.sum() * preco).sum())</w:t>
        </w:r>
      </w:ins>
    </w:p>
    <w:p>
      <w:pPr>
        <w:shd w:val="clear" w:color="auto" w:fill="F7F7F7"/>
        <w:spacing w:before="0" w:after="0" w:line="180" w:lineRule="exact"/>
        <w:ind w:left="0" w:firstLine="0"/>
        <w:jc w:val="left"/>
        <w:rPr>
          <w:ins w:id="883406" w:author="Claude" w:date="2026-10-07T12:00:00Z"/>
        </w:rPr>
      </w:pPr>
      <w:ins w:id="883589" w:author="Claude" w:date="2026-10-07T12:00:00Z">
        <w:r>
          <w:rPr>
            <w:rFonts w:ascii="Consolas" w:hAnsi="Consolas" w:cs="Consolas"/>
            <w:sz w:val="14"/>
            <w:szCs w:val="14"/>
          </w:rPr>
          <w:t xml:space="preserve">183  </w:t>
        </w:r>
      </w:ins>
    </w:p>
    <w:p>
      <w:pPr>
        <w:shd w:val="clear" w:color="auto" w:fill="F7F7F7"/>
        <w:spacing w:before="0" w:after="0" w:line="180" w:lineRule="exact"/>
        <w:ind w:left="0" w:firstLine="0"/>
        <w:jc w:val="left"/>
        <w:rPr>
          <w:ins w:id="883406" w:author="Claude" w:date="2026-10-07T12:00:00Z"/>
        </w:rPr>
      </w:pPr>
      <w:ins w:id="883590" w:author="Claude" w:date="2026-10-07T12:00:00Z">
        <w:r>
          <w:rPr>
            <w:rFonts w:ascii="Consolas" w:hAnsi="Consolas" w:cs="Consolas"/>
            <w:sz w:val="14"/>
            <w:szCs w:val="14"/>
          </w:rPr>
          <w:t xml:space="preserve">184  </w:t>
        </w:r>
      </w:ins>
    </w:p>
    <w:p>
      <w:pPr>
        <w:shd w:val="clear" w:color="auto" w:fill="F7F7F7"/>
        <w:spacing w:before="0" w:after="0" w:line="180" w:lineRule="exact"/>
        <w:ind w:left="0" w:firstLine="0"/>
        <w:jc w:val="left"/>
        <w:rPr>
          <w:ins w:id="883406" w:author="Claude" w:date="2026-10-07T12:00:00Z"/>
        </w:rPr>
      </w:pPr>
      <w:ins w:id="883591" w:author="Claude" w:date="2026-10-07T12:00:00Z">
        <w:r>
          <w:rPr>
            <w:rFonts w:ascii="Consolas" w:hAnsi="Consolas" w:cs="Consolas"/>
            <w:sz w:val="14"/>
            <w:szCs w:val="14"/>
          </w:rPr>
          <w:t xml:space="preserve">185  BASES_TRIBUTARIAS = {</w:t>
        </w:r>
      </w:ins>
    </w:p>
    <w:p>
      <w:pPr>
        <w:shd w:val="clear" w:color="auto" w:fill="F7F7F7"/>
        <w:spacing w:before="0" w:after="0" w:line="180" w:lineRule="exact"/>
        <w:ind w:left="0" w:firstLine="0"/>
        <w:jc w:val="left"/>
        <w:rPr>
          <w:ins w:id="883406" w:author="Claude" w:date="2026-10-07T12:00:00Z"/>
        </w:rPr>
      </w:pPr>
      <w:ins w:id="883592" w:author="Claude" w:date="2026-10-07T12:00:00Z">
        <w:r>
          <w:rPr>
            <w:rFonts w:ascii="Consolas" w:hAnsi="Consolas" w:cs="Consolas"/>
            <w:sz w:val="14"/>
            <w:szCs w:val="14"/>
          </w:rPr>
          <w:t xml:space="preserve">186      # base interna: apelidos aceitos (inclui os nomes das versões anteriores do notebook)</w:t>
        </w:r>
      </w:ins>
    </w:p>
    <w:p>
      <w:pPr>
        <w:shd w:val="clear" w:color="auto" w:fill="F7F7F7"/>
        <w:spacing w:before="0" w:after="0" w:line="180" w:lineRule="exact"/>
        <w:ind w:left="0" w:firstLine="0"/>
        <w:jc w:val="left"/>
        <w:rPr>
          <w:ins w:id="883406" w:author="Claude" w:date="2026-10-07T12:00:00Z"/>
        </w:rPr>
      </w:pPr>
      <w:ins w:id="883593" w:author="Claude" w:date="2026-10-07T12:00:00Z">
        <w:r>
          <w:rPr>
            <w:rFonts w:ascii="Consolas" w:hAnsi="Consolas" w:cs="Consolas"/>
            <w:sz w:val="14"/>
            <w:szCs w:val="14"/>
          </w:rPr>
          <w:t xml:space="preserve">187      "faturamento": ("faturamento", "faturamento_bruto"),</w:t>
        </w:r>
      </w:ins>
    </w:p>
    <w:p>
      <w:pPr>
        <w:shd w:val="clear" w:color="auto" w:fill="F7F7F7"/>
        <w:spacing w:before="0" w:after="0" w:line="180" w:lineRule="exact"/>
        <w:ind w:left="0" w:firstLine="0"/>
        <w:jc w:val="left"/>
        <w:rPr>
          <w:ins w:id="883406" w:author="Claude" w:date="2026-10-07T12:00:00Z"/>
        </w:rPr>
      </w:pPr>
      <w:ins w:id="883594" w:author="Claude" w:date="2026-10-07T12:00:00Z">
        <w:r>
          <w:rPr>
            <w:rFonts w:ascii="Consolas" w:hAnsi="Consolas" w:cs="Consolas"/>
            <w:sz w:val="14"/>
            <w:szCs w:val="14"/>
          </w:rPr>
          <w:t xml:space="preserve">188      "produtos": ("produtos",),</w:t>
        </w:r>
      </w:ins>
    </w:p>
    <w:p>
      <w:pPr>
        <w:shd w:val="clear" w:color="auto" w:fill="F7F7F7"/>
        <w:spacing w:before="0" w:after="0" w:line="180" w:lineRule="exact"/>
        <w:ind w:left="0" w:firstLine="0"/>
        <w:jc w:val="left"/>
        <w:rPr>
          <w:ins w:id="883406" w:author="Claude" w:date="2026-10-07T12:00:00Z"/>
        </w:rPr>
      </w:pPr>
      <w:ins w:id="883595" w:author="Claude" w:date="2026-10-07T12:00:00Z">
        <w:r>
          <w:rPr>
            <w:rFonts w:ascii="Consolas" w:hAnsi="Consolas" w:cs="Consolas"/>
            <w:sz w:val="14"/>
            <w:szCs w:val="14"/>
          </w:rPr>
          <w:t xml:space="preserve">189      "servicos": ("servicos", "serviços"),</w:t>
        </w:r>
      </w:ins>
    </w:p>
    <w:p>
      <w:pPr>
        <w:shd w:val="clear" w:color="auto" w:fill="F7F7F7"/>
        <w:spacing w:before="0" w:after="0" w:line="180" w:lineRule="exact"/>
        <w:ind w:left="0" w:firstLine="0"/>
        <w:jc w:val="left"/>
        <w:rPr>
          <w:ins w:id="883406" w:author="Claude" w:date="2026-10-07T12:00:00Z"/>
        </w:rPr>
      </w:pPr>
      <w:ins w:id="883596" w:author="Claude" w:date="2026-10-07T12:00:00Z">
        <w:r>
          <w:rPr>
            <w:rFonts w:ascii="Consolas" w:hAnsi="Consolas" w:cs="Consolas"/>
            <w:sz w:val="14"/>
            <w:szCs w:val="14"/>
          </w:rPr>
          <w:t xml:space="preserve">190      "lucro": ("lucro", "lucro_antes_ir_csll"),</w:t>
        </w:r>
      </w:ins>
    </w:p>
    <w:p>
      <w:pPr>
        <w:shd w:val="clear" w:color="auto" w:fill="F7F7F7"/>
        <w:spacing w:before="0" w:after="0" w:line="180" w:lineRule="exact"/>
        <w:ind w:left="0" w:firstLine="0"/>
        <w:jc w:val="left"/>
        <w:rPr>
          <w:ins w:id="883406" w:author="Claude" w:date="2026-10-07T12:00:00Z"/>
        </w:rPr>
      </w:pPr>
      <w:ins w:id="883597" w:author="Claude" w:date="2026-10-07T12:00:00Z">
        <w:r>
          <w:rPr>
            <w:rFonts w:ascii="Consolas" w:hAnsi="Consolas" w:cs="Consolas"/>
            <w:sz w:val="14"/>
            <w:szCs w:val="14"/>
          </w:rPr>
          <w:t xml:space="preserve">191      "folha": ("folha",),</w:t>
        </w:r>
      </w:ins>
    </w:p>
    <w:p>
      <w:pPr>
        <w:shd w:val="clear" w:color="auto" w:fill="F7F7F7"/>
        <w:spacing w:before="0" w:after="0" w:line="180" w:lineRule="exact"/>
        <w:ind w:left="0" w:firstLine="0"/>
        <w:jc w:val="left"/>
        <w:rPr>
          <w:ins w:id="883406" w:author="Claude" w:date="2026-10-07T12:00:00Z"/>
        </w:rPr>
      </w:pPr>
      <w:ins w:id="883598" w:author="Claude" w:date="2026-10-07T12:00:00Z">
        <w:r>
          <w:rPr>
            <w:rFonts w:ascii="Consolas" w:hAnsi="Consolas" w:cs="Consolas"/>
            <w:sz w:val="14"/>
            <w:szCs w:val="14"/>
          </w:rPr>
          <w:t xml:space="preserve">192      "folha_clt": ("folha_clt",),</w:t>
        </w:r>
      </w:ins>
    </w:p>
    <w:p>
      <w:pPr>
        <w:shd w:val="clear" w:color="auto" w:fill="F7F7F7"/>
        <w:spacing w:before="0" w:after="0" w:line="180" w:lineRule="exact"/>
        <w:ind w:left="0" w:firstLine="0"/>
        <w:jc w:val="left"/>
        <w:rPr>
          <w:ins w:id="883406" w:author="Claude" w:date="2026-10-07T12:00:00Z"/>
        </w:rPr>
      </w:pPr>
      <w:ins w:id="883599" w:author="Claude" w:date="2026-10-07T12:00:00Z">
        <w:r>
          <w:rPr>
            <w:rFonts w:ascii="Consolas" w:hAnsi="Consolas" w:cs="Consolas"/>
            <w:sz w:val="14"/>
            <w:szCs w:val="14"/>
          </w:rPr>
          <w:t xml:space="preserve">193      "pro_labore": ("pro_labore", "pro_labore_cooperados"),</w:t>
        </w:r>
      </w:ins>
    </w:p>
    <w:p>
      <w:pPr>
        <w:shd w:val="clear" w:color="auto" w:fill="F7F7F7"/>
        <w:spacing w:before="0" w:after="0" w:line="180" w:lineRule="exact"/>
        <w:ind w:left="0" w:firstLine="0"/>
        <w:jc w:val="left"/>
        <w:rPr>
          <w:ins w:id="883406" w:author="Claude" w:date="2026-10-07T12:00:00Z"/>
        </w:rPr>
      </w:pPr>
      <w:ins w:id="883600" w:author="Claude" w:date="2026-10-07T12:00:00Z">
        <w:r>
          <w:rPr>
            <w:rFonts w:ascii="Consolas" w:hAnsi="Consolas" w:cs="Consolas"/>
            <w:sz w:val="14"/>
            <w:szCs w:val="14"/>
          </w:rPr>
          <w:t xml:space="preserve">194  }</w:t>
        </w:r>
      </w:ins>
    </w:p>
    <w:p>
      <w:pPr>
        <w:shd w:val="clear" w:color="auto" w:fill="F7F7F7"/>
        <w:spacing w:before="0" w:after="0" w:line="180" w:lineRule="exact"/>
        <w:ind w:left="0" w:firstLine="0"/>
        <w:jc w:val="left"/>
        <w:rPr>
          <w:ins w:id="883406" w:author="Claude" w:date="2026-10-07T12:00:00Z"/>
        </w:rPr>
      </w:pPr>
      <w:ins w:id="883601" w:author="Claude" w:date="2026-10-07T12:00:00Z">
        <w:r>
          <w:rPr>
            <w:rFonts w:ascii="Consolas" w:hAnsi="Consolas" w:cs="Consolas"/>
            <w:sz w:val="14"/>
            <w:szCs w:val="14"/>
          </w:rPr>
          <w:t xml:space="preserve">195  </w:t>
        </w:r>
      </w:ins>
    </w:p>
    <w:p>
      <w:pPr>
        <w:shd w:val="clear" w:color="auto" w:fill="F7F7F7"/>
        <w:spacing w:before="0" w:after="0" w:line="180" w:lineRule="exact"/>
        <w:ind w:left="0" w:firstLine="0"/>
        <w:jc w:val="left"/>
        <w:rPr>
          <w:ins w:id="883406" w:author="Claude" w:date="2026-10-07T12:00:00Z"/>
        </w:rPr>
      </w:pPr>
      <w:ins w:id="883602" w:author="Claude" w:date="2026-10-07T12:00:00Z">
        <w:r>
          <w:rPr>
            <w:rFonts w:ascii="Consolas" w:hAnsi="Consolas" w:cs="Consolas"/>
            <w:sz w:val="14"/>
            <w:szCs w:val="14"/>
          </w:rPr>
          <w:t xml:space="preserve">196  </w:t>
        </w:r>
      </w:ins>
    </w:p>
    <w:p>
      <w:pPr>
        <w:shd w:val="clear" w:color="auto" w:fill="F7F7F7"/>
        <w:spacing w:before="0" w:after="0" w:line="180" w:lineRule="exact"/>
        <w:ind w:left="0" w:firstLine="0"/>
        <w:jc w:val="left"/>
        <w:rPr>
          <w:ins w:id="883406" w:author="Claude" w:date="2026-10-07T12:00:00Z"/>
        </w:rPr>
      </w:pPr>
      <w:ins w:id="883603" w:author="Claude" w:date="2026-10-07T12:00:00Z">
        <w:r>
          <w:rPr>
            <w:rFonts w:ascii="Consolas" w:hAnsi="Consolas" w:cs="Consolas"/>
            <w:sz w:val="14"/>
            <w:szCs w:val="14"/>
          </w:rPr>
          <w:t xml:space="preserve">197  def aliquotas_configuradas(cfg: EVTEASConfig) -&gt; Dict[str, float]:</w:t>
        </w:r>
      </w:ins>
    </w:p>
    <w:p>
      <w:pPr>
        <w:shd w:val="clear" w:color="auto" w:fill="F7F7F7"/>
        <w:spacing w:before="0" w:after="0" w:line="180" w:lineRule="exact"/>
        <w:ind w:left="0" w:firstLine="0"/>
        <w:jc w:val="left"/>
        <w:rPr>
          <w:ins w:id="883406" w:author="Claude" w:date="2026-10-07T12:00:00Z"/>
        </w:rPr>
      </w:pPr>
      <w:ins w:id="883604" w:author="Claude" w:date="2026-10-07T12:00:00Z">
        <w:r>
          <w:rPr>
            <w:rFonts w:ascii="Consolas" w:hAnsi="Consolas" w:cs="Consolas"/>
            <w:sz w:val="14"/>
            <w:szCs w:val="14"/>
          </w:rPr>
          <w:t xml:space="preserve">198      """Consolida alíquotas individuais (ICMS, IPI, ISS, PIS, COFINS, CSLL, IRPJ, INSS, FGTS) por base."""</w:t>
        </w:r>
      </w:ins>
    </w:p>
    <w:p>
      <w:pPr>
        <w:shd w:val="clear" w:color="auto" w:fill="F7F7F7"/>
        <w:spacing w:before="0" w:after="0" w:line="180" w:lineRule="exact"/>
        <w:ind w:left="0" w:firstLine="0"/>
        <w:jc w:val="left"/>
        <w:rPr>
          <w:ins w:id="883406" w:author="Claude" w:date="2026-10-07T12:00:00Z"/>
        </w:rPr>
      </w:pPr>
      <w:ins w:id="883605" w:author="Claude" w:date="2026-10-07T12:00:00Z">
        <w:r>
          <w:rPr>
            <w:rFonts w:ascii="Consolas" w:hAnsi="Consolas" w:cs="Consolas"/>
            <w:sz w:val="14"/>
            <w:szCs w:val="14"/>
          </w:rPr>
          <w:t xml:space="preserve">199      base = {k: 0.0 for k in BASES_TRIBUTARIAS}</w:t>
        </w:r>
      </w:ins>
    </w:p>
    <w:p>
      <w:pPr>
        <w:shd w:val="clear" w:color="auto" w:fill="F7F7F7"/>
        <w:spacing w:before="0" w:after="0" w:line="180" w:lineRule="exact"/>
        <w:ind w:left="0" w:firstLine="0"/>
        <w:jc w:val="left"/>
        <w:rPr>
          <w:ins w:id="883406" w:author="Claude" w:date="2026-10-07T12:00:00Z"/>
        </w:rPr>
      </w:pPr>
      <w:ins w:id="883606" w:author="Claude" w:date="2026-10-07T12:00:00Z">
        <w:r>
          <w:rPr>
            <w:rFonts w:ascii="Consolas" w:hAnsi="Consolas" w:cs="Consolas"/>
            <w:sz w:val="14"/>
            <w:szCs w:val="14"/>
          </w:rPr>
          <w:t xml:space="preserve">200      base["faturamento"] = float(cfg.economico.taxa_impostos_faturamento_pct) / 100</w:t>
        </w:r>
      </w:ins>
    </w:p>
    <w:p>
      <w:pPr>
        <w:shd w:val="clear" w:color="auto" w:fill="F7F7F7"/>
        <w:spacing w:before="0" w:after="0" w:line="180" w:lineRule="exact"/>
        <w:ind w:left="0" w:firstLine="0"/>
        <w:jc w:val="left"/>
        <w:rPr>
          <w:ins w:id="883406" w:author="Claude" w:date="2026-10-07T12:00:00Z"/>
        </w:rPr>
      </w:pPr>
      <w:ins w:id="883607" w:author="Claude" w:date="2026-10-07T12:00:00Z">
        <w:r>
          <w:rPr>
            <w:rFonts w:ascii="Consolas" w:hAnsi="Consolas" w:cs="Consolas"/>
            <w:sz w:val="14"/>
            <w:szCs w:val="14"/>
          </w:rPr>
          <w:t xml:space="preserve">201      base["lucro"] = float(cfg.economico.taxa_impostos_lucro_pct) / 100</w:t>
        </w:r>
      </w:ins>
    </w:p>
    <w:p>
      <w:pPr>
        <w:shd w:val="clear" w:color="auto" w:fill="F7F7F7"/>
        <w:spacing w:before="0" w:after="0" w:line="180" w:lineRule="exact"/>
        <w:ind w:left="0" w:firstLine="0"/>
        <w:jc w:val="left"/>
        <w:rPr>
          <w:ins w:id="883406" w:author="Claude" w:date="2026-10-07T12:00:00Z"/>
        </w:rPr>
      </w:pPr>
      <w:ins w:id="883608" w:author="Claude" w:date="2026-10-07T12:00:00Z">
        <w:r>
          <w:rPr>
            <w:rFonts w:ascii="Consolas" w:hAnsi="Consolas" w:cs="Consolas"/>
            <w:sz w:val="14"/>
            <w:szCs w:val="14"/>
          </w:rPr>
          <w:t xml:space="preserve">202      base["folha"] = float(cfg.economico.encargos_mao_obra_pct) / 100</w:t>
        </w:r>
      </w:ins>
    </w:p>
    <w:p>
      <w:pPr>
        <w:shd w:val="clear" w:color="auto" w:fill="F7F7F7"/>
        <w:spacing w:before="0" w:after="0" w:line="180" w:lineRule="exact"/>
        <w:ind w:left="0" w:firstLine="0"/>
        <w:jc w:val="left"/>
        <w:rPr>
          <w:ins w:id="883406" w:author="Claude" w:date="2026-10-07T12:00:00Z"/>
        </w:rPr>
      </w:pPr>
      <w:ins w:id="883609" w:author="Claude" w:date="2026-10-07T12:00:00Z">
        <w:r>
          <w:rPr>
            <w:rFonts w:ascii="Consolas" w:hAnsi="Consolas" w:cs="Consolas"/>
            <w:sz w:val="14"/>
            <w:szCs w:val="14"/>
          </w:rPr>
          <w:t xml:space="preserve">203      apelidos = {a: k for k, v in BASES_TRIBUTARIAS.items() for a in v}</w:t>
        </w:r>
      </w:ins>
    </w:p>
    <w:p>
      <w:pPr>
        <w:shd w:val="clear" w:color="auto" w:fill="F7F7F7"/>
        <w:spacing w:before="0" w:after="0" w:line="180" w:lineRule="exact"/>
        <w:ind w:left="0" w:firstLine="0"/>
        <w:jc w:val="left"/>
        <w:rPr>
          <w:ins w:id="883406" w:author="Claude" w:date="2026-10-07T12:00:00Z"/>
        </w:rPr>
      </w:pPr>
      <w:ins w:id="883610" w:author="Claude" w:date="2026-10-07T12:00:00Z">
        <w:r>
          <w:rPr>
            <w:rFonts w:ascii="Consolas" w:hAnsi="Consolas" w:cs="Consolas"/>
            <w:sz w:val="14"/>
            <w:szCs w:val="14"/>
          </w:rPr>
          <w:t xml:space="preserve">204      for imp in cfg.economico.impostos_configurados:</w:t>
        </w:r>
      </w:ins>
    </w:p>
    <w:p>
      <w:pPr>
        <w:shd w:val="clear" w:color="auto" w:fill="F7F7F7"/>
        <w:spacing w:before="0" w:after="0" w:line="180" w:lineRule="exact"/>
        <w:ind w:left="0" w:firstLine="0"/>
        <w:jc w:val="left"/>
        <w:rPr>
          <w:ins w:id="883406" w:author="Claude" w:date="2026-10-07T12:00:00Z"/>
        </w:rPr>
      </w:pPr>
      <w:ins w:id="883611" w:author="Claude" w:date="2026-10-07T12:00:00Z">
        <w:r>
          <w:rPr>
            <w:rFonts w:ascii="Consolas" w:hAnsi="Consolas" w:cs="Consolas"/>
            <w:sz w:val="14"/>
            <w:szCs w:val="14"/>
          </w:rPr>
          <w:t xml:space="preserve">205          b = apelidos.get(imp.get("base", "faturamento"))</w:t>
        </w:r>
      </w:ins>
    </w:p>
    <w:p>
      <w:pPr>
        <w:shd w:val="clear" w:color="auto" w:fill="F7F7F7"/>
        <w:spacing w:before="0" w:after="0" w:line="180" w:lineRule="exact"/>
        <w:ind w:left="0" w:firstLine="0"/>
        <w:jc w:val="left"/>
        <w:rPr>
          <w:ins w:id="883406" w:author="Claude" w:date="2026-10-07T12:00:00Z"/>
        </w:rPr>
      </w:pPr>
      <w:ins w:id="883612" w:author="Claude" w:date="2026-10-07T12:00:00Z">
        <w:r>
          <w:rPr>
            <w:rFonts w:ascii="Consolas" w:hAnsi="Consolas" w:cs="Consolas"/>
            <w:sz w:val="14"/>
            <w:szCs w:val="14"/>
          </w:rPr>
          <w:t xml:space="preserve">206          if b is None:</w:t>
        </w:r>
      </w:ins>
    </w:p>
    <w:p>
      <w:pPr>
        <w:shd w:val="clear" w:color="auto" w:fill="F7F7F7"/>
        <w:spacing w:before="0" w:after="0" w:line="180" w:lineRule="exact"/>
        <w:ind w:left="0" w:firstLine="0"/>
        <w:jc w:val="left"/>
        <w:rPr>
          <w:ins w:id="883406" w:author="Claude" w:date="2026-10-07T12:00:00Z"/>
        </w:rPr>
      </w:pPr>
      <w:ins w:id="883613" w:author="Claude" w:date="2026-10-07T12:00:00Z">
        <w:r>
          <w:rPr>
            <w:rFonts w:ascii="Consolas" w:hAnsi="Consolas" w:cs="Consolas"/>
            <w:sz w:val="14"/>
            <w:szCs w:val="14"/>
          </w:rPr>
          <w:t xml:space="preserve">207              raise ValueError(f"Base tributária desconhecida: {imp.get('base')}")</w:t>
        </w:r>
      </w:ins>
    </w:p>
    <w:p>
      <w:pPr>
        <w:shd w:val="clear" w:color="auto" w:fill="F7F7F7"/>
        <w:spacing w:before="0" w:after="0" w:line="180" w:lineRule="exact"/>
        <w:ind w:left="0" w:firstLine="0"/>
        <w:jc w:val="left"/>
        <w:rPr>
          <w:ins w:id="883406" w:author="Claude" w:date="2026-10-07T12:00:00Z"/>
        </w:rPr>
      </w:pPr>
      <w:ins w:id="883614" w:author="Claude" w:date="2026-10-07T12:00:00Z">
        <w:r>
          <w:rPr>
            <w:rFonts w:ascii="Consolas" w:hAnsi="Consolas" w:cs="Consolas"/>
            <w:sz w:val="14"/>
            <w:szCs w:val="14"/>
          </w:rPr>
          <w:t xml:space="preserve">208          aliq = imp["aliquota_pct"] / 100 if "aliquota_pct" in imp else float(imp.get("aliquota", 0))</w:t>
        </w:r>
      </w:ins>
    </w:p>
    <w:p>
      <w:pPr>
        <w:shd w:val="clear" w:color="auto" w:fill="F7F7F7"/>
        <w:spacing w:before="0" w:after="0" w:line="180" w:lineRule="exact"/>
        <w:ind w:left="0" w:firstLine="0"/>
        <w:jc w:val="left"/>
        <w:rPr>
          <w:ins w:id="883406" w:author="Claude" w:date="2026-10-07T12:00:00Z"/>
        </w:rPr>
      </w:pPr>
      <w:ins w:id="883615" w:author="Claude" w:date="2026-10-07T12:00:00Z">
        <w:r>
          <w:rPr>
            <w:rFonts w:ascii="Consolas" w:hAnsi="Consolas" w:cs="Consolas"/>
            <w:sz w:val="14"/>
            <w:szCs w:val="14"/>
          </w:rPr>
          <w:t xml:space="preserve">209          base[b] += float(aliq)</w:t>
        </w:r>
      </w:ins>
    </w:p>
    <w:p>
      <w:pPr>
        <w:shd w:val="clear" w:color="auto" w:fill="F7F7F7"/>
        <w:spacing w:before="0" w:after="0" w:line="180" w:lineRule="exact"/>
        <w:ind w:left="0" w:firstLine="0"/>
        <w:jc w:val="left"/>
        <w:rPr>
          <w:ins w:id="883406" w:author="Claude" w:date="2026-10-07T12:00:00Z"/>
        </w:rPr>
      </w:pPr>
      <w:ins w:id="883616" w:author="Claude" w:date="2026-10-07T12:00:00Z">
        <w:r>
          <w:rPr>
            <w:rFonts w:ascii="Consolas" w:hAnsi="Consolas" w:cs="Consolas"/>
            <w:sz w:val="14"/>
            <w:szCs w:val="14"/>
          </w:rPr>
          <w:t xml:space="preserve">210      return base</w:t>
        </w:r>
      </w:ins>
    </w:p>
    <w:p>
      <w:pPr>
        <w:shd w:val="clear" w:color="auto" w:fill="F7F7F7"/>
        <w:spacing w:before="0" w:after="0" w:line="180" w:lineRule="exact"/>
        <w:ind w:left="0" w:firstLine="0"/>
        <w:jc w:val="left"/>
        <w:rPr>
          <w:ins w:id="883406" w:author="Claude" w:date="2026-10-07T12:00:00Z"/>
        </w:rPr>
      </w:pPr>
      <w:ins w:id="883617" w:author="Claude" w:date="2026-10-07T12:00:00Z">
        <w:r>
          <w:rPr>
            <w:rFonts w:ascii="Consolas" w:hAnsi="Consolas" w:cs="Consolas"/>
            <w:sz w:val="14"/>
            <w:szCs w:val="14"/>
          </w:rPr>
          <w:t xml:space="preserve">211  </w:t>
        </w:r>
      </w:ins>
    </w:p>
    <w:p>
      <w:pPr>
        <w:shd w:val="clear" w:color="auto" w:fill="F7F7F7"/>
        <w:spacing w:before="0" w:after="0" w:line="180" w:lineRule="exact"/>
        <w:ind w:left="0" w:firstLine="0"/>
        <w:jc w:val="left"/>
        <w:rPr>
          <w:ins w:id="883406" w:author="Claude" w:date="2026-10-07T12:00:00Z"/>
        </w:rPr>
      </w:pPr>
      <w:ins w:id="883618" w:author="Claude" w:date="2026-10-07T12:00:00Z">
        <w:r>
          <w:rPr>
            <w:rFonts w:ascii="Consolas" w:hAnsi="Consolas" w:cs="Consolas"/>
            <w:sz w:val="14"/>
            <w:szCs w:val="14"/>
          </w:rPr>
          <w:t xml:space="preserve">212  </w:t>
        </w:r>
      </w:ins>
    </w:p>
    <w:p>
      <w:pPr>
        <w:shd w:val="clear" w:color="auto" w:fill="F7F7F7"/>
        <w:spacing w:before="0" w:after="0" w:line="180" w:lineRule="exact"/>
        <w:ind w:left="0" w:firstLine="0"/>
        <w:jc w:val="left"/>
        <w:rPr>
          <w:ins w:id="883406" w:author="Claude" w:date="2026-10-07T12:00:00Z"/>
        </w:rPr>
      </w:pPr>
      <w:ins w:id="883619" w:author="Claude" w:date="2026-10-07T12:00:00Z">
        <w:r>
          <w:rPr>
            <w:rFonts w:ascii="Consolas" w:hAnsi="Consolas" w:cs="Consolas"/>
            <w:sz w:val="14"/>
            <w:szCs w:val="14"/>
          </w:rPr>
          <w:t xml:space="preserve">213  def remuneracao_mensal(cfg: EVTEASConfig) -&gt; Dict[str, float]:</w:t>
        </w:r>
      </w:ins>
    </w:p>
    <w:p>
      <w:pPr>
        <w:shd w:val="clear" w:color="auto" w:fill="F7F7F7"/>
        <w:spacing w:before="0" w:after="0" w:line="180" w:lineRule="exact"/>
        <w:ind w:left="0" w:firstLine="0"/>
        <w:jc w:val="left"/>
        <w:rPr>
          <w:ins w:id="883406" w:author="Claude" w:date="2026-10-07T12:00:00Z"/>
        </w:rPr>
      </w:pPr>
      <w:ins w:id="883620" w:author="Claude" w:date="2026-10-07T12:00:00Z">
        <w:r>
          <w:rPr>
            <w:rFonts w:ascii="Consolas" w:hAnsi="Consolas" w:cs="Consolas"/>
            <w:sz w:val="14"/>
            <w:szCs w:val="14"/>
          </w:rPr>
          <w:t xml:space="preserve">214      """Remuneração bruta mensal: CLT (por cargo), retirada dos cooperados e mão de obra genérica."""</w:t>
        </w:r>
      </w:ins>
    </w:p>
    <w:p>
      <w:pPr>
        <w:shd w:val="clear" w:color="auto" w:fill="F7F7F7"/>
        <w:spacing w:before="0" w:after="0" w:line="180" w:lineRule="exact"/>
        <w:ind w:left="0" w:firstLine="0"/>
        <w:jc w:val="left"/>
        <w:rPr>
          <w:ins w:id="883406" w:author="Claude" w:date="2026-10-07T12:00:00Z"/>
        </w:rPr>
      </w:pPr>
      <w:ins w:id="883621" w:author="Claude" w:date="2026-10-07T12:00:00Z">
        <w:r>
          <w:rPr>
            <w:rFonts w:ascii="Consolas" w:hAnsi="Consolas" w:cs="Consolas"/>
            <w:sz w:val="14"/>
            <w:szCs w:val="14"/>
          </w:rPr>
          <w:t xml:space="preserve">215      e = cfg.economico</w:t>
        </w:r>
      </w:ins>
    </w:p>
    <w:p>
      <w:pPr>
        <w:shd w:val="clear" w:color="auto" w:fill="F7F7F7"/>
        <w:spacing w:before="0" w:after="0" w:line="180" w:lineRule="exact"/>
        <w:ind w:left="0" w:firstLine="0"/>
        <w:jc w:val="left"/>
        <w:rPr>
          <w:ins w:id="883406" w:author="Claude" w:date="2026-10-07T12:00:00Z"/>
        </w:rPr>
      </w:pPr>
      <w:ins w:id="883622" w:author="Claude" w:date="2026-10-07T12:00:00Z">
        <w:r>
          <w:rPr>
            <w:rFonts w:ascii="Consolas" w:hAnsi="Consolas" w:cs="Consolas"/>
            <w:sz w:val="14"/>
            <w:szCs w:val="14"/>
          </w:rPr>
          <w:t xml:space="preserve">216      clt = float(sum(e.salarios_clt_por_cargo.values()))</w:t>
        </w:r>
      </w:ins>
    </w:p>
    <w:p>
      <w:pPr>
        <w:shd w:val="clear" w:color="auto" w:fill="F7F7F7"/>
        <w:spacing w:before="0" w:after="0" w:line="180" w:lineRule="exact"/>
        <w:ind w:left="0" w:firstLine="0"/>
        <w:jc w:val="left"/>
        <w:rPr>
          <w:ins w:id="883406" w:author="Claude" w:date="2026-10-07T12:00:00Z"/>
        </w:rPr>
      </w:pPr>
      <w:ins w:id="883623" w:author="Claude" w:date="2026-10-07T12:00:00Z">
        <w:r>
          <w:rPr>
            <w:rFonts w:ascii="Consolas" w:hAnsi="Consolas" w:cs="Consolas"/>
            <w:sz w:val="14"/>
            <w:szCs w:val="14"/>
          </w:rPr>
          <w:t xml:space="preserve">217      ret = float(e.retirada_cooperados_mes)</w:t>
        </w:r>
      </w:ins>
    </w:p>
    <w:p>
      <w:pPr>
        <w:shd w:val="clear" w:color="auto" w:fill="F7F7F7"/>
        <w:spacing w:before="0" w:after="0" w:line="180" w:lineRule="exact"/>
        <w:ind w:left="0" w:firstLine="0"/>
        <w:jc w:val="left"/>
        <w:rPr>
          <w:ins w:id="883406" w:author="Claude" w:date="2026-10-07T12:00:00Z"/>
        </w:rPr>
      </w:pPr>
      <w:ins w:id="883624" w:author="Claude" w:date="2026-10-07T12:00:00Z">
        <w:r>
          <w:rPr>
            <w:rFonts w:ascii="Consolas" w:hAnsi="Consolas" w:cs="Consolas"/>
            <w:sz w:val="14"/>
            <w:szCs w:val="14"/>
          </w:rPr>
          <w:t xml:space="preserve">218      outros = float(e.mao_obra_mes)</w:t>
        </w:r>
      </w:ins>
    </w:p>
    <w:p>
      <w:pPr>
        <w:shd w:val="clear" w:color="auto" w:fill="F7F7F7"/>
        <w:spacing w:before="0" w:after="0" w:line="180" w:lineRule="exact"/>
        <w:ind w:left="0" w:firstLine="0"/>
        <w:jc w:val="left"/>
        <w:rPr>
          <w:ins w:id="883406" w:author="Claude" w:date="2026-10-07T12:00:00Z"/>
        </w:rPr>
      </w:pPr>
      <w:ins w:id="883625" w:author="Claude" w:date="2026-10-07T12:00:00Z">
        <w:r>
          <w:rPr>
            <w:rFonts w:ascii="Consolas" w:hAnsi="Consolas" w:cs="Consolas"/>
            <w:sz w:val="14"/>
            <w:szCs w:val="14"/>
          </w:rPr>
          <w:t xml:space="preserve">219      return {"clt": clt, "retirada": ret, "outros": outros, "total": clt + ret + outros}</w:t>
        </w:r>
      </w:ins>
    </w:p>
    <w:p>
      <w:pPr>
        <w:shd w:val="clear" w:color="auto" w:fill="F7F7F7"/>
        <w:spacing w:before="0" w:after="0" w:line="180" w:lineRule="exact"/>
        <w:ind w:left="0" w:firstLine="0"/>
        <w:jc w:val="left"/>
        <w:rPr>
          <w:ins w:id="883406" w:author="Claude" w:date="2026-10-07T12:00:00Z"/>
        </w:rPr>
      </w:pPr>
      <w:ins w:id="883626" w:author="Claude" w:date="2026-10-07T12:00:00Z">
        <w:r>
          <w:rPr>
            <w:rFonts w:ascii="Consolas" w:hAnsi="Consolas" w:cs="Consolas"/>
            <w:sz w:val="14"/>
            <w:szCs w:val="14"/>
          </w:rPr>
          <w:t xml:space="preserve">220  </w:t>
        </w:r>
      </w:ins>
    </w:p>
    <w:p>
      <w:pPr>
        <w:shd w:val="clear" w:color="auto" w:fill="F7F7F7"/>
        <w:spacing w:before="0" w:after="0" w:line="180" w:lineRule="exact"/>
        <w:ind w:left="0" w:firstLine="0"/>
        <w:jc w:val="left"/>
        <w:rPr>
          <w:ins w:id="883406" w:author="Claude" w:date="2026-10-07T12:00:00Z"/>
        </w:rPr>
      </w:pPr>
      <w:ins w:id="883627" w:author="Claude" w:date="2026-10-07T12:00:00Z">
        <w:r>
          <w:rPr>
            <w:rFonts w:ascii="Consolas" w:hAnsi="Consolas" w:cs="Consolas"/>
            <w:sz w:val="14"/>
            <w:szCs w:val="14"/>
          </w:rPr>
          <w:t xml:space="preserve">221  </w:t>
        </w:r>
      </w:ins>
    </w:p>
    <w:p>
      <w:pPr>
        <w:shd w:val="clear" w:color="auto" w:fill="F7F7F7"/>
        <w:spacing w:before="0" w:after="0" w:line="180" w:lineRule="exact"/>
        <w:ind w:left="0" w:firstLine="0"/>
        <w:jc w:val="left"/>
        <w:rPr>
          <w:ins w:id="883406" w:author="Claude" w:date="2026-10-07T12:00:00Z"/>
        </w:rPr>
      </w:pPr>
      <w:ins w:id="883628" w:author="Claude" w:date="2026-10-07T12:00:00Z">
        <w:r>
          <w:rPr>
            <w:rFonts w:ascii="Consolas" w:hAnsi="Consolas" w:cs="Consolas"/>
            <w:sz w:val="14"/>
            <w:szCs w:val="14"/>
          </w:rPr>
          <w:t xml:space="preserve">222  def custo_pessoal_mensal(cfg: EVTEASConfig, aliq: Dict[str, float]) -&gt; float:</w:t>
        </w:r>
      </w:ins>
    </w:p>
    <w:p>
      <w:pPr>
        <w:shd w:val="clear" w:color="auto" w:fill="F7F7F7"/>
        <w:spacing w:before="0" w:after="0" w:line="180" w:lineRule="exact"/>
        <w:ind w:left="0" w:firstLine="0"/>
        <w:jc w:val="left"/>
        <w:rPr>
          <w:ins w:id="883406" w:author="Claude" w:date="2026-10-07T12:00:00Z"/>
        </w:rPr>
      </w:pPr>
      <w:ins w:id="883629" w:author="Claude" w:date="2026-10-07T12:00:00Z">
        <w:r>
          <w:rPr>
            <w:rFonts w:ascii="Consolas" w:hAnsi="Consolas" w:cs="Consolas"/>
            <w:sz w:val="14"/>
            <w:szCs w:val="14"/>
          </w:rPr>
          <w:t xml:space="preserve">223      r = remuneracao_mensal(cfg)</w:t>
        </w:r>
      </w:ins>
    </w:p>
    <w:p>
      <w:pPr>
        <w:shd w:val="clear" w:color="auto" w:fill="F7F7F7"/>
        <w:spacing w:before="0" w:after="0" w:line="180" w:lineRule="exact"/>
        <w:ind w:left="0" w:firstLine="0"/>
        <w:jc w:val="left"/>
        <w:rPr>
          <w:ins w:id="883406" w:author="Claude" w:date="2026-10-07T12:00:00Z"/>
        </w:rPr>
      </w:pPr>
      <w:ins w:id="883630" w:author="Claude" w:date="2026-10-07T12:00:00Z">
        <w:r>
          <w:rPr>
            <w:rFonts w:ascii="Consolas" w:hAnsi="Consolas" w:cs="Consolas"/>
            <w:sz w:val="14"/>
            <w:szCs w:val="14"/>
          </w:rPr>
          <w:t xml:space="preserve">224      return r["clt"] * (1 + aliq["folha_clt"]) + r["retirada"] * (1 + aliq["pro_labore"]) + r["outros"] * (1 + aliq["folha"])</w:t>
        </w:r>
      </w:ins>
    </w:p>
    <w:p>
      <w:pPr>
        <w:shd w:val="clear" w:color="auto" w:fill="F7F7F7"/>
        <w:spacing w:before="0" w:after="0" w:line="180" w:lineRule="exact"/>
        <w:ind w:left="0" w:firstLine="0"/>
        <w:jc w:val="left"/>
        <w:rPr>
          <w:ins w:id="883406" w:author="Claude" w:date="2026-10-07T12:00:00Z"/>
        </w:rPr>
      </w:pPr>
      <w:ins w:id="883631" w:author="Claude" w:date="2026-10-07T12:00:00Z">
        <w:r>
          <w:rPr>
            <w:rFonts w:ascii="Consolas" w:hAnsi="Consolas" w:cs="Consolas"/>
            <w:sz w:val="14"/>
            <w:szCs w:val="14"/>
          </w:rPr>
          <w:t xml:space="preserve">225  </w:t>
        </w:r>
      </w:ins>
    </w:p>
    <w:p>
      <w:pPr>
        <w:shd w:val="clear" w:color="auto" w:fill="F7F7F7"/>
        <w:spacing w:before="0" w:after="0" w:line="180" w:lineRule="exact"/>
        <w:ind w:left="0" w:firstLine="0"/>
        <w:jc w:val="left"/>
        <w:rPr>
          <w:ins w:id="883406" w:author="Claude" w:date="2026-10-07T12:00:00Z"/>
        </w:rPr>
      </w:pPr>
      <w:ins w:id="883632" w:author="Claude" w:date="2026-10-07T12:00:00Z">
        <w:r>
          <w:rPr>
            <w:rFonts w:ascii="Consolas" w:hAnsi="Consolas" w:cs="Consolas"/>
            <w:sz w:val="14"/>
            <w:szCs w:val="14"/>
          </w:rPr>
          <w:t xml:space="preserve">226  </w:t>
        </w:r>
      </w:ins>
    </w:p>
    <w:p>
      <w:pPr>
        <w:shd w:val="clear" w:color="auto" w:fill="F7F7F7"/>
        <w:spacing w:before="0" w:after="0" w:line="180" w:lineRule="exact"/>
        <w:ind w:left="0" w:firstLine="0"/>
        <w:jc w:val="left"/>
        <w:rPr>
          <w:ins w:id="883406" w:author="Claude" w:date="2026-10-07T12:00:00Z"/>
        </w:rPr>
      </w:pPr>
      <w:ins w:id="883633" w:author="Claude" w:date="2026-10-07T12:00:00Z">
        <w:r>
          <w:rPr>
            <w:rFonts w:ascii="Consolas" w:hAnsi="Consolas" w:cs="Consolas"/>
            <w:sz w:val="14"/>
            <w:szCs w:val="14"/>
          </w:rPr>
          <w:t xml:space="preserve">227  def meses_ate_despesca(cfg: EVTEASConfig) -&gt; int:</w:t>
        </w:r>
      </w:ins>
    </w:p>
    <w:p>
      <w:pPr>
        <w:shd w:val="clear" w:color="auto" w:fill="F7F7F7"/>
        <w:spacing w:before="0" w:after="0" w:line="180" w:lineRule="exact"/>
        <w:ind w:left="0" w:firstLine="0"/>
        <w:jc w:val="left"/>
        <w:rPr>
          <w:ins w:id="883406" w:author="Claude" w:date="2026-10-07T12:00:00Z"/>
        </w:rPr>
      </w:pPr>
      <w:ins w:id="883634" w:author="Claude" w:date="2026-10-07T12:00:00Z">
        <w:r>
          <w:rPr>
            <w:rFonts w:ascii="Consolas" w:hAnsi="Consolas" w:cs="Consolas"/>
            <w:sz w:val="14"/>
            <w:szCs w:val="14"/>
          </w:rPr>
          <w:t xml:space="preserve">228      e = cfg.economico</w:t>
        </w:r>
      </w:ins>
    </w:p>
    <w:p>
      <w:pPr>
        <w:shd w:val="clear" w:color="auto" w:fill="F7F7F7"/>
        <w:spacing w:before="0" w:after="0" w:line="180" w:lineRule="exact"/>
        <w:ind w:left="0" w:firstLine="0"/>
        <w:jc w:val="left"/>
        <w:rPr>
          <w:ins w:id="883406" w:author="Claude" w:date="2026-10-07T12:00:00Z"/>
        </w:rPr>
      </w:pPr>
      <w:ins w:id="883635" w:author="Claude" w:date="2026-10-07T12:00:00Z">
        <w:r>
          <w:rPr>
            <w:rFonts w:ascii="Consolas" w:hAnsi="Consolas" w:cs="Consolas"/>
            <w:sz w:val="14"/>
            <w:szCs w:val="14"/>
          </w:rPr>
          <w:t xml:space="preserve">229      if e.meses_ate_primeira_receita &gt; 0 or not e.carencia_automatica:</w:t>
        </w:r>
      </w:ins>
    </w:p>
    <w:p>
      <w:pPr>
        <w:shd w:val="clear" w:color="auto" w:fill="F7F7F7"/>
        <w:spacing w:before="0" w:after="0" w:line="180" w:lineRule="exact"/>
        <w:ind w:left="0" w:firstLine="0"/>
        <w:jc w:val="left"/>
        <w:rPr>
          <w:ins w:id="883406" w:author="Claude" w:date="2026-10-07T12:00:00Z"/>
        </w:rPr>
      </w:pPr>
      <w:ins w:id="883636" w:author="Claude" w:date="2026-10-07T12:00:00Z">
        <w:r>
          <w:rPr>
            <w:rFonts w:ascii="Consolas" w:hAnsi="Consolas" w:cs="Consolas"/>
            <w:sz w:val="14"/>
            <w:szCs w:val="14"/>
          </w:rPr>
          <w:t xml:space="preserve">230          return int(max(e.meses_ate_primeira_receita, 0))</w:t>
        </w:r>
      </w:ins>
    </w:p>
    <w:p>
      <w:pPr>
        <w:shd w:val="clear" w:color="auto" w:fill="F7F7F7"/>
        <w:spacing w:before="0" w:after="0" w:line="180" w:lineRule="exact"/>
        <w:ind w:left="0" w:firstLine="0"/>
        <w:jc w:val="left"/>
        <w:rPr>
          <w:ins w:id="883406" w:author="Claude" w:date="2026-10-07T12:00:00Z"/>
        </w:rPr>
      </w:pPr>
      <w:ins w:id="883637" w:author="Claude" w:date="2026-10-07T12:00:00Z">
        <w:r>
          <w:rPr>
            <w:rFonts w:ascii="Consolas" w:hAnsi="Consolas" w:cs="Consolas"/>
            <w:sz w:val="14"/>
            <w:szCs w:val="14"/>
          </w:rPr>
          <w:t xml:space="preserve">231      return int(math.ceil(cfg.tecnico.ciclo_dias / 30.4375))</w:t>
        </w:r>
      </w:ins>
    </w:p>
    <w:p>
      <w:pPr>
        <w:shd w:val="clear" w:color="auto" w:fill="F7F7F7"/>
        <w:spacing w:before="0" w:after="0" w:line="180" w:lineRule="exact"/>
        <w:ind w:left="0" w:firstLine="0"/>
        <w:jc w:val="left"/>
        <w:rPr>
          <w:ins w:id="883406" w:author="Claude" w:date="2026-10-07T12:00:00Z"/>
        </w:rPr>
      </w:pPr>
      <w:ins w:id="883638" w:author="Claude" w:date="2026-10-07T12:00:00Z">
        <w:r>
          <w:rPr>
            <w:rFonts w:ascii="Consolas" w:hAnsi="Consolas" w:cs="Consolas"/>
            <w:sz w:val="14"/>
            <w:szCs w:val="14"/>
          </w:rPr>
          <w:t xml:space="preserve">232  </w:t>
        </w:r>
      </w:ins>
    </w:p>
    <w:p>
      <w:pPr>
        <w:shd w:val="clear" w:color="auto" w:fill="F7F7F7"/>
        <w:spacing w:before="0" w:after="0" w:line="180" w:lineRule="exact"/>
        <w:ind w:left="0" w:firstLine="0"/>
        <w:jc w:val="left"/>
        <w:rPr>
          <w:ins w:id="883406" w:author="Claude" w:date="2026-10-07T12:00:00Z"/>
        </w:rPr>
      </w:pPr>
      <w:ins w:id="883639" w:author="Claude" w:date="2026-10-07T12:00:00Z">
        <w:r>
          <w:rPr>
            <w:rFonts w:ascii="Consolas" w:hAnsi="Consolas" w:cs="Consolas"/>
            <w:sz w:val="14"/>
            <w:szCs w:val="14"/>
          </w:rPr>
          <w:t xml:space="preserve">233  </w:t>
        </w:r>
      </w:ins>
    </w:p>
    <w:p>
      <w:pPr>
        <w:shd w:val="clear" w:color="auto" w:fill="F7F7F7"/>
        <w:spacing w:before="0" w:after="0" w:line="180" w:lineRule="exact"/>
        <w:ind w:left="0" w:firstLine="0"/>
        <w:jc w:val="left"/>
        <w:rPr>
          <w:ins w:id="883406" w:author="Claude" w:date="2026-10-07T12:00:00Z"/>
        </w:rPr>
      </w:pPr>
      <w:ins w:id="883640" w:author="Claude" w:date="2026-10-07T12:00:00Z">
        <w:r>
          <w:rPr>
            <w:rFonts w:ascii="Consolas" w:hAnsi="Consolas" w:cs="Consolas"/>
            <w:sz w:val="14"/>
            <w:szCs w:val="14"/>
          </w:rPr>
          <w:t xml:space="preserve">234  def calcular_economico(ctx: Contexto, tec: Dict[str, Any]) -&gt; Dict[str, Any]:</w:t>
        </w:r>
      </w:ins>
    </w:p>
    <w:p>
      <w:pPr>
        <w:shd w:val="clear" w:color="auto" w:fill="F7F7F7"/>
        <w:spacing w:before="0" w:after="0" w:line="180" w:lineRule="exact"/>
        <w:ind w:left="0" w:firstLine="0"/>
        <w:jc w:val="left"/>
        <w:rPr>
          <w:ins w:id="883406" w:author="Claude" w:date="2026-10-07T12:00:00Z"/>
        </w:rPr>
      </w:pPr>
      <w:ins w:id="883641" w:author="Claude" w:date="2026-10-07T12:00:00Z">
        <w:r>
          <w:rPr>
            <w:rFonts w:ascii="Consolas" w:hAnsi="Consolas" w:cs="Consolas"/>
            <w:sz w:val="14"/>
            <w:szCs w:val="14"/>
          </w:rPr>
          <w:t xml:space="preserve">235      cfg, e = ctx.cfg, ctx.cfg.economico</w:t>
        </w:r>
      </w:ins>
    </w:p>
    <w:p>
      <w:pPr>
        <w:shd w:val="clear" w:color="auto" w:fill="F7F7F7"/>
        <w:spacing w:before="0" w:after="0" w:line="180" w:lineRule="exact"/>
        <w:ind w:left="0" w:firstLine="0"/>
        <w:jc w:val="left"/>
        <w:rPr>
          <w:ins w:id="883406" w:author="Claude" w:date="2026-10-07T12:00:00Z"/>
        </w:rPr>
      </w:pPr>
      <w:ins w:id="883642" w:author="Claude" w:date="2026-10-07T12:00:00Z">
        <w:r>
          <w:rPr>
            <w:rFonts w:ascii="Consolas" w:hAnsi="Consolas" w:cs="Consolas"/>
            <w:sz w:val="14"/>
            <w:szCs w:val="14"/>
          </w:rPr>
          <w:t xml:space="preserve">236      n = ctx.n</w:t>
        </w:r>
      </w:ins>
    </w:p>
    <w:p>
      <w:pPr>
        <w:shd w:val="clear" w:color="auto" w:fill="F7F7F7"/>
        <w:spacing w:before="0" w:after="0" w:line="180" w:lineRule="exact"/>
        <w:ind w:left="0" w:firstLine="0"/>
        <w:jc w:val="left"/>
        <w:rPr>
          <w:ins w:id="883406" w:author="Claude" w:date="2026-10-07T12:00:00Z"/>
        </w:rPr>
      </w:pPr>
      <w:ins w:id="883643" w:author="Claude" w:date="2026-10-07T12:00:00Z">
        <w:r>
          <w:rPr>
            <w:rFonts w:ascii="Consolas" w:hAnsi="Consolas" w:cs="Consolas"/>
            <w:sz w:val="14"/>
            <w:szCs w:val="14"/>
          </w:rPr>
          <w:t xml:space="preserve">237      H = int(max(e.horizonte_anos, 1))</w:t>
        </w:r>
      </w:ins>
    </w:p>
    <w:p>
      <w:pPr>
        <w:shd w:val="clear" w:color="auto" w:fill="F7F7F7"/>
        <w:spacing w:before="0" w:after="0" w:line="180" w:lineRule="exact"/>
        <w:ind w:left="0" w:firstLine="0"/>
        <w:jc w:val="left"/>
        <w:rPr>
          <w:ins w:id="883406" w:author="Claude" w:date="2026-10-07T12:00:00Z"/>
        </w:rPr>
      </w:pPr>
      <w:ins w:id="883644" w:author="Claude" w:date="2026-10-07T12:00:00Z">
        <w:r>
          <w:rPr>
            <w:rFonts w:ascii="Consolas" w:hAnsi="Consolas" w:cs="Consolas"/>
            <w:sz w:val="14"/>
            <w:szCs w:val="14"/>
          </w:rPr>
          <w:t xml:space="preserve">238      M = H * 12</w:t>
        </w:r>
      </w:ins>
    </w:p>
    <w:p>
      <w:pPr>
        <w:shd w:val="clear" w:color="auto" w:fill="F7F7F7"/>
        <w:spacing w:before="0" w:after="0" w:line="180" w:lineRule="exact"/>
        <w:ind w:left="0" w:firstLine="0"/>
        <w:jc w:val="left"/>
        <w:rPr>
          <w:ins w:id="883406" w:author="Claude" w:date="2026-10-07T12:00:00Z"/>
        </w:rPr>
      </w:pPr>
      <w:ins w:id="883645" w:author="Claude" w:date="2026-10-07T12:00:00Z">
        <w:r>
          <w:rPr>
            <w:rFonts w:ascii="Consolas" w:hAnsi="Consolas" w:cs="Consolas"/>
            <w:sz w:val="14"/>
            <w:szCs w:val="14"/>
          </w:rPr>
          <w:t xml:space="preserve">239      meses = np.arange(1, M + 1)</w:t>
        </w:r>
      </w:ins>
    </w:p>
    <w:p>
      <w:pPr>
        <w:shd w:val="clear" w:color="auto" w:fill="F7F7F7"/>
        <w:spacing w:before="0" w:after="0" w:line="180" w:lineRule="exact"/>
        <w:ind w:left="0" w:firstLine="0"/>
        <w:jc w:val="left"/>
        <w:rPr>
          <w:ins w:id="883406" w:author="Claude" w:date="2026-10-07T12:00:00Z"/>
        </w:rPr>
      </w:pPr>
      <w:ins w:id="883646" w:author="Claude" w:date="2026-10-07T12:00:00Z">
        <w:r>
          <w:rPr>
            <w:rFonts w:ascii="Consolas" w:hAnsi="Consolas" w:cs="Consolas"/>
            <w:sz w:val="14"/>
            <w:szCs w:val="14"/>
          </w:rPr>
          <w:t xml:space="preserve">240      ano = np.ceil(meses / 12).astype(int)</w:t>
        </w:r>
      </w:ins>
    </w:p>
    <w:p>
      <w:pPr>
        <w:shd w:val="clear" w:color="auto" w:fill="F7F7F7"/>
        <w:spacing w:before="0" w:after="0" w:line="180" w:lineRule="exact"/>
        <w:ind w:left="0" w:firstLine="0"/>
        <w:jc w:val="left"/>
        <w:rPr>
          <w:ins w:id="883406" w:author="Claude" w:date="2026-10-07T12:00:00Z"/>
        </w:rPr>
      </w:pPr>
      <w:ins w:id="883647" w:author="Claude" w:date="2026-10-07T12:00:00Z">
        <w:r>
          <w:rPr>
            <w:rFonts w:ascii="Consolas" w:hAnsi="Consolas" w:cs="Consolas"/>
            <w:sz w:val="14"/>
            <w:szCs w:val="14"/>
          </w:rPr>
          <w:t xml:space="preserve">241      L = meses_ate_despesca(cfg)</w:t>
        </w:r>
      </w:ins>
    </w:p>
    <w:p>
      <w:pPr>
        <w:shd w:val="clear" w:color="auto" w:fill="F7F7F7"/>
        <w:spacing w:before="0" w:after="0" w:line="180" w:lineRule="exact"/>
        <w:ind w:left="0" w:firstLine="0"/>
        <w:jc w:val="left"/>
        <w:rPr>
          <w:ins w:id="883406" w:author="Claude" w:date="2026-10-07T12:00:00Z"/>
        </w:rPr>
      </w:pPr>
      <w:ins w:id="883648" w:author="Claude" w:date="2026-10-07T12:00:00Z">
        <w:r>
          <w:rPr>
            <w:rFonts w:ascii="Consolas" w:hAnsi="Consolas" w:cs="Consolas"/>
            <w:sz w:val="14"/>
            <w:szCs w:val="14"/>
          </w:rPr>
          <w:t xml:space="preserve">242      if L &gt;= M:</w:t>
        </w:r>
      </w:ins>
    </w:p>
    <w:p>
      <w:pPr>
        <w:shd w:val="clear" w:color="auto" w:fill="F7F7F7"/>
        <w:spacing w:before="0" w:after="0" w:line="180" w:lineRule="exact"/>
        <w:ind w:left="0" w:firstLine="0"/>
        <w:jc w:val="left"/>
        <w:rPr>
          <w:ins w:id="883406" w:author="Claude" w:date="2026-10-07T12:00:00Z"/>
        </w:rPr>
      </w:pPr>
      <w:ins w:id="883649" w:author="Claude" w:date="2026-10-07T12:00:00Z">
        <w:r>
          <w:rPr>
            <w:rFonts w:ascii="Consolas" w:hAnsi="Consolas" w:cs="Consolas"/>
            <w:sz w:val="14"/>
            <w:szCs w:val="14"/>
          </w:rPr>
          <w:t xml:space="preserve">243          raise ValueError(f"A carência até a primeira receita ({L} meses) deve ser menor que o horizonte ({M} meses)")</w:t>
        </w:r>
      </w:ins>
    </w:p>
    <w:p>
      <w:pPr>
        <w:shd w:val="clear" w:color="auto" w:fill="F7F7F7"/>
        <w:spacing w:before="0" w:after="0" w:line="180" w:lineRule="exact"/>
        <w:ind w:left="0" w:firstLine="0"/>
        <w:jc w:val="left"/>
        <w:rPr>
          <w:ins w:id="883406" w:author="Claude" w:date="2026-10-07T12:00:00Z"/>
        </w:rPr>
      </w:pPr>
      <w:ins w:id="883650" w:author="Claude" w:date="2026-10-07T12:00:00Z">
        <w:r>
          <w:rPr>
            <w:rFonts w:ascii="Consolas" w:hAnsi="Consolas" w:cs="Consolas"/>
            <w:sz w:val="14"/>
            <w:szCs w:val="14"/>
          </w:rPr>
          <w:t xml:space="preserve">244      aliq = aliquotas_configuradas(cfg)</w:t>
        </w:r>
      </w:ins>
    </w:p>
    <w:p>
      <w:pPr>
        <w:shd w:val="clear" w:color="auto" w:fill="F7F7F7"/>
        <w:spacing w:before="0" w:after="0" w:line="180" w:lineRule="exact"/>
        <w:ind w:left="0" w:firstLine="0"/>
        <w:jc w:val="left"/>
        <w:rPr>
          <w:ins w:id="883406" w:author="Claude" w:date="2026-10-07T12:00:00Z"/>
        </w:rPr>
      </w:pPr>
      <w:ins w:id="883651" w:author="Claude" w:date="2026-10-07T12:00:00Z">
        <w:r>
          <w:rPr>
            <w:rFonts w:ascii="Consolas" w:hAnsi="Consolas" w:cs="Consolas"/>
            <w:sz w:val="14"/>
            <w:szCs w:val="14"/>
          </w:rPr>
          <w:t xml:space="preserve">245  </w:t>
        </w:r>
      </w:ins>
    </w:p>
    <w:p>
      <w:pPr>
        <w:shd w:val="clear" w:color="auto" w:fill="F7F7F7"/>
        <w:spacing w:before="0" w:after="0" w:line="180" w:lineRule="exact"/>
        <w:ind w:left="0" w:firstLine="0"/>
        <w:jc w:val="left"/>
        <w:rPr>
          <w:ins w:id="883406" w:author="Claude" w:date="2026-10-07T12:00:00Z"/>
        </w:rPr>
      </w:pPr>
      <w:ins w:id="883652" w:author="Claude" w:date="2026-10-07T12:00:00Z">
        <w:r>
          <w:rPr>
            <w:rFonts w:ascii="Consolas" w:hAnsi="Consolas" w:cs="Consolas"/>
            <w:sz w:val="14"/>
            <w:szCs w:val="14"/>
          </w:rPr>
          <w:t xml:space="preserve">246      # Rampa de capacidade (aprendizado) aplicada à produção em engorda</w:t>
        </w:r>
      </w:ins>
    </w:p>
    <w:p>
      <w:pPr>
        <w:shd w:val="clear" w:color="auto" w:fill="F7F7F7"/>
        <w:spacing w:before="0" w:after="0" w:line="180" w:lineRule="exact"/>
        <w:ind w:left="0" w:firstLine="0"/>
        <w:jc w:val="left"/>
        <w:rPr>
          <w:ins w:id="883406" w:author="Claude" w:date="2026-10-07T12:00:00Z"/>
        </w:rPr>
      </w:pPr>
      <w:ins w:id="883653" w:author="Claude" w:date="2026-10-07T12:00:00Z">
        <w:r>
          <w:rPr>
            <w:rFonts w:ascii="Consolas" w:hAnsi="Consolas" w:cs="Consolas"/>
            <w:sz w:val="14"/>
            <w:szCs w:val="14"/>
          </w:rPr>
          <w:t xml:space="preserve">247      cap0 = e.capacidade_inicial_pct / 100</w:t>
        </w:r>
      </w:ins>
    </w:p>
    <w:p>
      <w:pPr>
        <w:shd w:val="clear" w:color="auto" w:fill="F7F7F7"/>
        <w:spacing w:before="0" w:after="0" w:line="180" w:lineRule="exact"/>
        <w:ind w:left="0" w:firstLine="0"/>
        <w:jc w:val="left"/>
        <w:rPr>
          <w:ins w:id="883406" w:author="Claude" w:date="2026-10-07T12:00:00Z"/>
        </w:rPr>
      </w:pPr>
      <w:ins w:id="883654" w:author="Claude" w:date="2026-10-07T12:00:00Z">
        <w:r>
          <w:rPr>
            <w:rFonts w:ascii="Consolas" w:hAnsi="Consolas" w:cs="Consolas"/>
            <w:sz w:val="14"/>
            <w:szCs w:val="14"/>
          </w:rPr>
          <w:t xml:space="preserve">248      rampa = cap0 + (1 - cap0) * np.minimum((meses - 1) / max(e.meses_rampa, 1), 1.0) if e.meses_rampa &gt; 0 else np.ones(M)</w:t>
        </w:r>
      </w:ins>
    </w:p>
    <w:p>
      <w:pPr>
        <w:shd w:val="clear" w:color="auto" w:fill="F7F7F7"/>
        <w:spacing w:before="0" w:after="0" w:line="180" w:lineRule="exact"/>
        <w:ind w:left="0" w:firstLine="0"/>
        <w:jc w:val="left"/>
        <w:rPr>
          <w:ins w:id="883406" w:author="Claude" w:date="2026-10-07T12:00:00Z"/>
        </w:rPr>
      </w:pPr>
      <w:ins w:id="883655" w:author="Claude" w:date="2026-10-07T12:00:00Z">
        <w:r>
          <w:rPr>
            <w:rFonts w:ascii="Consolas" w:hAnsi="Consolas" w:cs="Consolas"/>
            <w:sz w:val="14"/>
            <w:szCs w:val="14"/>
          </w:rPr>
          <w:t xml:space="preserve">249      rampa = rampa[None, :]</w:t>
        </w:r>
      </w:ins>
    </w:p>
    <w:p>
      <w:pPr>
        <w:shd w:val="clear" w:color="auto" w:fill="F7F7F7"/>
        <w:spacing w:before="0" w:after="0" w:line="180" w:lineRule="exact"/>
        <w:ind w:left="0" w:firstLine="0"/>
        <w:jc w:val="left"/>
        <w:rPr>
          <w:ins w:id="883406" w:author="Claude" w:date="2026-10-07T12:00:00Z"/>
        </w:rPr>
      </w:pPr>
      <w:ins w:id="883656" w:author="Claude" w:date="2026-10-07T12:00:00Z">
        <w:r>
          <w:rPr>
            <w:rFonts w:ascii="Consolas" w:hAnsi="Consolas" w:cs="Consolas"/>
            <w:sz w:val="14"/>
            <w:szCs w:val="14"/>
          </w:rPr>
          <w:t xml:space="preserve">250  </w:t>
        </w:r>
      </w:ins>
    </w:p>
    <w:p>
      <w:pPr>
        <w:shd w:val="clear" w:color="auto" w:fill="F7F7F7"/>
        <w:spacing w:before="0" w:after="0" w:line="180" w:lineRule="exact"/>
        <w:ind w:left="0" w:firstLine="0"/>
        <w:jc w:val="left"/>
        <w:rPr>
          <w:ins w:id="883406" w:author="Claude" w:date="2026-10-07T12:00:00Z"/>
        </w:rPr>
      </w:pPr>
      <w:ins w:id="883657" w:author="Claude" w:date="2026-10-07T12:00:00Z">
        <w:r>
          <w:rPr>
            <w:rFonts w:ascii="Consolas" w:hAnsi="Consolas" w:cs="Consolas"/>
            <w:sz w:val="14"/>
            <w:szCs w:val="14"/>
          </w:rPr>
          <w:t xml:space="preserve">251      fator_preco = ((1 + e.crescimento_preco_aa_pct / 100) ** (ano - 1))[None, :]</w:t>
        </w:r>
      </w:ins>
    </w:p>
    <w:p>
      <w:pPr>
        <w:shd w:val="clear" w:color="auto" w:fill="F7F7F7"/>
        <w:spacing w:before="0" w:after="0" w:line="180" w:lineRule="exact"/>
        <w:ind w:left="0" w:firstLine="0"/>
        <w:jc w:val="left"/>
        <w:rPr>
          <w:ins w:id="883406" w:author="Claude" w:date="2026-10-07T12:00:00Z"/>
        </w:rPr>
      </w:pPr>
      <w:ins w:id="883658" w:author="Claude" w:date="2026-10-07T12:00:00Z">
        <w:r>
          <w:rPr>
            <w:rFonts w:ascii="Consolas" w:hAnsi="Consolas" w:cs="Consolas"/>
            <w:sz w:val="14"/>
            <w:szCs w:val="14"/>
          </w:rPr>
          <w:t xml:space="preserve">252      fator_custo = ((1 + e.crescimento_custos_aa_pct / 100) ** (ano - 1))[None, :]</w:t>
        </w:r>
      </w:ins>
    </w:p>
    <w:p>
      <w:pPr>
        <w:shd w:val="clear" w:color="auto" w:fill="F7F7F7"/>
        <w:spacing w:before="0" w:after="0" w:line="180" w:lineRule="exact"/>
        <w:ind w:left="0" w:firstLine="0"/>
        <w:jc w:val="left"/>
        <w:rPr>
          <w:ins w:id="883406" w:author="Claude" w:date="2026-10-07T12:00:00Z"/>
        </w:rPr>
      </w:pPr>
      <w:ins w:id="883659" w:author="Claude" w:date="2026-10-07T12:00:00Z">
        <w:r>
          <w:rPr>
            <w:rFonts w:ascii="Consolas" w:hAnsi="Consolas" w:cs="Consolas"/>
            <w:sz w:val="14"/>
            <w:szCs w:val="14"/>
          </w:rPr>
          <w:t xml:space="preserve">253  </w:t>
        </w:r>
      </w:ins>
    </w:p>
    <w:p>
      <w:pPr>
        <w:shd w:val="clear" w:color="auto" w:fill="F7F7F7"/>
        <w:spacing w:before="0" w:after="0" w:line="180" w:lineRule="exact"/>
        <w:ind w:left="0" w:firstLine="0"/>
        <w:jc w:val="left"/>
        <w:rPr>
          <w:ins w:id="883406" w:author="Claude" w:date="2026-10-07T12:00:00Z"/>
        </w:rPr>
      </w:pPr>
      <w:ins w:id="883660" w:author="Claude" w:date="2026-10-07T12:00:00Z">
        <w:r>
          <w:rPr>
            <w:rFonts w:ascii="Consolas" w:hAnsi="Consolas" w:cs="Consolas"/>
            <w:sz w:val="14"/>
            <w:szCs w:val="14"/>
          </w:rPr>
          <w:t xml:space="preserve">254      fator_vendas = ((1 + e.crescimento_vendas_aa_pct / 100) ** (ano - 1))[None, :]</w:t>
        </w:r>
      </w:ins>
    </w:p>
    <w:p>
      <w:pPr>
        <w:shd w:val="clear" w:color="auto" w:fill="F7F7F7"/>
        <w:spacing w:before="0" w:after="0" w:line="180" w:lineRule="exact"/>
        <w:ind w:left="0" w:firstLine="0"/>
        <w:jc w:val="left"/>
        <w:rPr>
          <w:ins w:id="883406" w:author="Claude" w:date="2026-10-07T12:00:00Z"/>
        </w:rPr>
      </w:pPr>
      <w:ins w:id="883661" w:author="Claude" w:date="2026-10-07T12:00:00Z">
        <w:r>
          <w:rPr>
            <w:rFonts w:ascii="Consolas" w:hAnsi="Consolas" w:cs="Consolas"/>
            <w:sz w:val="14"/>
            <w:szCs w:val="14"/>
          </w:rPr>
          <w:t xml:space="preserve">255      prod_mes = tec["producao_kg_mes"][:, None]</w:t>
        </w:r>
      </w:ins>
    </w:p>
    <w:p>
      <w:pPr>
        <w:shd w:val="clear" w:color="auto" w:fill="F7F7F7"/>
        <w:spacing w:before="0" w:after="0" w:line="180" w:lineRule="exact"/>
        <w:ind w:left="0" w:firstLine="0"/>
        <w:jc w:val="left"/>
        <w:rPr>
          <w:ins w:id="883406" w:author="Claude" w:date="2026-10-07T12:00:00Z"/>
        </w:rPr>
      </w:pPr>
      <w:ins w:id="883662" w:author="Claude" w:date="2026-10-07T12:00:00Z">
        <w:r>
          <w:rPr>
            <w:rFonts w:ascii="Consolas" w:hAnsi="Consolas" w:cs="Consolas"/>
            <w:sz w:val="14"/>
            <w:szCs w:val="14"/>
          </w:rPr>
          <w:t xml:space="preserve">256      if e.producao_vendas_kg_mes &gt; 0:</w:t>
        </w:r>
      </w:ins>
    </w:p>
    <w:p>
      <w:pPr>
        <w:shd w:val="clear" w:color="auto" w:fill="F7F7F7"/>
        <w:spacing w:before="0" w:after="0" w:line="180" w:lineRule="exact"/>
        <w:ind w:left="0" w:firstLine="0"/>
        <w:jc w:val="left"/>
        <w:rPr>
          <w:ins w:id="883406" w:author="Claude" w:date="2026-10-07T12:00:00Z"/>
        </w:rPr>
      </w:pPr>
      <w:ins w:id="883663" w:author="Claude" w:date="2026-10-07T12:00:00Z">
        <w:r>
          <w:rPr>
            <w:rFonts w:ascii="Consolas" w:hAnsi="Consolas" w:cs="Consolas"/>
            <w:sz w:val="14"/>
            <w:szCs w:val="14"/>
          </w:rPr>
          <w:t xml:space="preserve">257          # volume de vendas informado no mix; a incerteza técnica é preservada pela razão amostra/base</w:t>
        </w:r>
      </w:ins>
    </w:p>
    <w:p>
      <w:pPr>
        <w:shd w:val="clear" w:color="auto" w:fill="F7F7F7"/>
        <w:spacing w:before="0" w:after="0" w:line="180" w:lineRule="exact"/>
        <w:ind w:left="0" w:firstLine="0"/>
        <w:jc w:val="left"/>
        <w:rPr>
          <w:ins w:id="883406" w:author="Claude" w:date="2026-10-07T12:00:00Z"/>
        </w:rPr>
      </w:pPr>
      <w:ins w:id="883664" w:author="Claude" w:date="2026-10-07T12:00:00Z">
        <w:r>
          <w:rPr>
            <w:rFonts w:ascii="Consolas" w:hAnsi="Consolas" w:cs="Consolas"/>
            <w:sz w:val="14"/>
            <w:szCs w:val="14"/>
          </w:rPr>
          <w:t xml:space="preserve">258          base_tec = float(calcular_tecnico(Contexto(cfg))["producao_kg_mes"][0])</w:t>
        </w:r>
      </w:ins>
    </w:p>
    <w:p>
      <w:pPr>
        <w:shd w:val="clear" w:color="auto" w:fill="F7F7F7"/>
        <w:spacing w:before="0" w:after="0" w:line="180" w:lineRule="exact"/>
        <w:ind w:left="0" w:firstLine="0"/>
        <w:jc w:val="left"/>
        <w:rPr>
          <w:ins w:id="883406" w:author="Claude" w:date="2026-10-07T12:00:00Z"/>
        </w:rPr>
      </w:pPr>
      <w:ins w:id="883665" w:author="Claude" w:date="2026-10-07T12:00:00Z">
        <w:r>
          <w:rPr>
            <w:rFonts w:ascii="Consolas" w:hAnsi="Consolas" w:cs="Consolas"/>
            <w:sz w:val="14"/>
            <w:szCs w:val="14"/>
          </w:rPr>
          <w:t xml:space="preserve">259          prod_mes = e.producao_vendas_kg_mes * safe_div(prod_mes, base_tec, 1.0)</w:t>
        </w:r>
      </w:ins>
    </w:p>
    <w:p>
      <w:pPr>
        <w:shd w:val="clear" w:color="auto" w:fill="F7F7F7"/>
        <w:spacing w:before="0" w:after="0" w:line="180" w:lineRule="exact"/>
        <w:ind w:left="0" w:firstLine="0"/>
        <w:jc w:val="left"/>
        <w:rPr>
          <w:ins w:id="883406" w:author="Claude" w:date="2026-10-07T12:00:00Z"/>
        </w:rPr>
      </w:pPr>
      <w:ins w:id="883666" w:author="Claude" w:date="2026-10-07T12:00:00Z">
        <w:r>
          <w:rPr>
            <w:rFonts w:ascii="Consolas" w:hAnsi="Consolas" w:cs="Consolas"/>
            <w:sz w:val="14"/>
            <w:szCs w:val="14"/>
          </w:rPr>
          <w:t xml:space="preserve">260      em_engorda = prod_mes * rampa * fator_vendas                    # kg/mês em crescimento</w:t>
        </w:r>
      </w:ins>
    </w:p>
    <w:p>
      <w:pPr>
        <w:shd w:val="clear" w:color="auto" w:fill="F7F7F7"/>
        <w:spacing w:before="0" w:after="0" w:line="180" w:lineRule="exact"/>
        <w:ind w:left="0" w:firstLine="0"/>
        <w:jc w:val="left"/>
        <w:rPr>
          <w:ins w:id="883406" w:author="Claude" w:date="2026-10-07T12:00:00Z"/>
        </w:rPr>
      </w:pPr>
      <w:ins w:id="883667" w:author="Claude" w:date="2026-10-07T12:00:00Z">
        <w:r>
          <w:rPr>
            <w:rFonts w:ascii="Consolas" w:hAnsi="Consolas" w:cs="Consolas"/>
            <w:sz w:val="14"/>
            <w:szCs w:val="14"/>
          </w:rPr>
          <w:t xml:space="preserve">261      vendida = np.zeros((n, M))</w:t>
        </w:r>
      </w:ins>
    </w:p>
    <w:p>
      <w:pPr>
        <w:shd w:val="clear" w:color="auto" w:fill="F7F7F7"/>
        <w:spacing w:before="0" w:after="0" w:line="180" w:lineRule="exact"/>
        <w:ind w:left="0" w:firstLine="0"/>
        <w:jc w:val="left"/>
        <w:rPr>
          <w:ins w:id="883406" w:author="Claude" w:date="2026-10-07T12:00:00Z"/>
        </w:rPr>
      </w:pPr>
      <w:ins w:id="883668" w:author="Claude" w:date="2026-10-07T12:00:00Z">
        <w:r>
          <w:rPr>
            <w:rFonts w:ascii="Consolas" w:hAnsi="Consolas" w:cs="Consolas"/>
            <w:sz w:val="14"/>
            <w:szCs w:val="14"/>
          </w:rPr>
          <w:t xml:space="preserve">262      vendida[:, L:] = em_engorda[:, : M - L]                        # despesca após o 1º ciclo</w:t>
        </w:r>
      </w:ins>
    </w:p>
    <w:p>
      <w:pPr>
        <w:shd w:val="clear" w:color="auto" w:fill="F7F7F7"/>
        <w:spacing w:before="0" w:after="0" w:line="180" w:lineRule="exact"/>
        <w:ind w:left="0" w:firstLine="0"/>
        <w:jc w:val="left"/>
        <w:rPr>
          <w:ins w:id="883406" w:author="Claude" w:date="2026-10-07T12:00:00Z"/>
        </w:rPr>
      </w:pPr>
      <w:ins w:id="883669" w:author="Claude" w:date="2026-10-07T12:00:00Z">
        <w:r>
          <w:rPr>
            <w:rFonts w:ascii="Consolas" w:hAnsi="Consolas" w:cs="Consolas"/>
            <w:sz w:val="14"/>
            <w:szCs w:val="14"/>
          </w:rPr>
          <w:t xml:space="preserve">263  </w:t>
        </w:r>
      </w:ins>
    </w:p>
    <w:p>
      <w:pPr>
        <w:shd w:val="clear" w:color="auto" w:fill="F7F7F7"/>
        <w:spacing w:before="0" w:after="0" w:line="180" w:lineRule="exact"/>
        <w:ind w:left="0" w:firstLine="0"/>
        <w:jc w:val="left"/>
        <w:rPr>
          <w:ins w:id="883406" w:author="Claude" w:date="2026-10-07T12:00:00Z"/>
        </w:rPr>
      </w:pPr>
      <w:ins w:id="883670" w:author="Claude" w:date="2026-10-07T12:00:00Z">
        <w:r>
          <w:rPr>
            <w:rFonts w:ascii="Consolas" w:hAnsi="Consolas" w:cs="Consolas"/>
            <w:sz w:val="14"/>
            <w:szCs w:val="14"/>
          </w:rPr>
          <w:t xml:space="preserve">264      escala_preco = safe_div(ctx.v("economico.preco_venda_kg"), e.preco_venda_kg, 1.0)</w:t>
        </w:r>
      </w:ins>
    </w:p>
    <w:p>
      <w:pPr>
        <w:shd w:val="clear" w:color="auto" w:fill="F7F7F7"/>
        <w:spacing w:before="0" w:after="0" w:line="180" w:lineRule="exact"/>
        <w:ind w:left="0" w:firstLine="0"/>
        <w:jc w:val="left"/>
        <w:rPr>
          <w:ins w:id="883406" w:author="Claude" w:date="2026-10-07T12:00:00Z"/>
        </w:rPr>
      </w:pPr>
      <w:ins w:id="883671" w:author="Claude" w:date="2026-10-07T12:00:00Z">
        <w:r>
          <w:rPr>
            <w:rFonts w:ascii="Consolas" w:hAnsi="Consolas" w:cs="Consolas"/>
            <w:sz w:val="14"/>
            <w:szCs w:val="14"/>
          </w:rPr>
          <w:t xml:space="preserve">265      preco = preco_medio(cfg) * escala_preco[:, None] * fator_preco</w:t>
        </w:r>
      </w:ins>
    </w:p>
    <w:p>
      <w:pPr>
        <w:shd w:val="clear" w:color="auto" w:fill="F7F7F7"/>
        <w:spacing w:before="0" w:after="0" w:line="180" w:lineRule="exact"/>
        <w:ind w:left="0" w:firstLine="0"/>
        <w:jc w:val="left"/>
        <w:rPr>
          <w:ins w:id="883406" w:author="Claude" w:date="2026-10-07T12:00:00Z"/>
        </w:rPr>
      </w:pPr>
      <w:ins w:id="883672" w:author="Claude" w:date="2026-10-07T12:00:00Z">
        <w:r>
          <w:rPr>
            <w:rFonts w:ascii="Consolas" w:hAnsi="Consolas" w:cs="Consolas"/>
            <w:sz w:val="14"/>
            <w:szCs w:val="14"/>
          </w:rPr>
          <w:t xml:space="preserve">266      receita_produtos = vendida * preco</w:t>
        </w:r>
      </w:ins>
    </w:p>
    <w:p>
      <w:pPr>
        <w:shd w:val="clear" w:color="auto" w:fill="F7F7F7"/>
        <w:spacing w:before="0" w:after="0" w:line="180" w:lineRule="exact"/>
        <w:ind w:left="0" w:firstLine="0"/>
        <w:jc w:val="left"/>
        <w:rPr>
          <w:ins w:id="883406" w:author="Claude" w:date="2026-10-07T12:00:00Z"/>
        </w:rPr>
      </w:pPr>
      <w:ins w:id="883673" w:author="Claude" w:date="2026-10-07T12:00:00Z">
        <w:r>
          <w:rPr>
            <w:rFonts w:ascii="Consolas" w:hAnsi="Consolas" w:cs="Consolas"/>
            <w:sz w:val="14"/>
            <w:szCs w:val="14"/>
          </w:rPr>
          <w:t xml:space="preserve">267      receita_servicos = np.where(meses &gt; L, e.receita_servicos_mes, 0.0)[None, :] * fator_preco * np.ones((n, 1))</w:t>
        </w:r>
      </w:ins>
    </w:p>
    <w:p>
      <w:pPr>
        <w:shd w:val="clear" w:color="auto" w:fill="F7F7F7"/>
        <w:spacing w:before="0" w:after="0" w:line="180" w:lineRule="exact"/>
        <w:ind w:left="0" w:firstLine="0"/>
        <w:jc w:val="left"/>
        <w:rPr>
          <w:ins w:id="883406" w:author="Claude" w:date="2026-10-07T12:00:00Z"/>
        </w:rPr>
      </w:pPr>
      <w:ins w:id="883674" w:author="Claude" w:date="2026-10-07T12:00:00Z">
        <w:r>
          <w:rPr>
            <w:rFonts w:ascii="Consolas" w:hAnsi="Consolas" w:cs="Consolas"/>
            <w:sz w:val="14"/>
            <w:szCs w:val="14"/>
          </w:rPr>
          <w:t xml:space="preserve">268      receita = receita_produtos + receita_servicos</w:t>
        </w:r>
      </w:ins>
    </w:p>
    <w:p>
      <w:pPr>
        <w:shd w:val="clear" w:color="auto" w:fill="F7F7F7"/>
        <w:spacing w:before="0" w:after="0" w:line="180" w:lineRule="exact"/>
        <w:ind w:left="0" w:firstLine="0"/>
        <w:jc w:val="left"/>
        <w:rPr>
          <w:ins w:id="883406" w:author="Claude" w:date="2026-10-07T12:00:00Z"/>
        </w:rPr>
      </w:pPr>
      <w:ins w:id="883675" w:author="Claude" w:date="2026-10-07T12:00:00Z">
        <w:r>
          <w:rPr>
            <w:rFonts w:ascii="Consolas" w:hAnsi="Consolas" w:cs="Consolas"/>
            <w:sz w:val="14"/>
            <w:szCs w:val="14"/>
          </w:rPr>
          <w:t xml:space="preserve">269  </w:t>
        </w:r>
      </w:ins>
    </w:p>
    <w:p>
      <w:pPr>
        <w:shd w:val="clear" w:color="auto" w:fill="F7F7F7"/>
        <w:spacing w:before="0" w:after="0" w:line="180" w:lineRule="exact"/>
        <w:ind w:left="0" w:firstLine="0"/>
        <w:jc w:val="left"/>
        <w:rPr>
          <w:ins w:id="883406" w:author="Claude" w:date="2026-10-07T12:00:00Z"/>
        </w:rPr>
      </w:pPr>
      <w:ins w:id="883676" w:author="Claude" w:date="2026-10-07T12:00:00Z">
        <w:r>
          <w:rPr>
            <w:rFonts w:ascii="Consolas" w:hAnsi="Consolas" w:cs="Consolas"/>
            <w:sz w:val="14"/>
            <w:szCs w:val="14"/>
          </w:rPr>
          <w:t xml:space="preserve">270      custo_racao = em_engorda * tec["racao_por_kg_produzido"][:, None] * ctx.v("economico.custo_racao_kg")[:, None] * fator_custo</w:t>
        </w:r>
      </w:ins>
    </w:p>
    <w:p>
      <w:pPr>
        <w:shd w:val="clear" w:color="auto" w:fill="F7F7F7"/>
        <w:spacing w:before="0" w:after="0" w:line="180" w:lineRule="exact"/>
        <w:ind w:left="0" w:firstLine="0"/>
        <w:jc w:val="left"/>
        <w:rPr>
          <w:ins w:id="883406" w:author="Claude" w:date="2026-10-07T12:00:00Z"/>
        </w:rPr>
      </w:pPr>
      <w:ins w:id="883677" w:author="Claude" w:date="2026-10-07T12:00:00Z">
        <w:r>
          <w:rPr>
            <w:rFonts w:ascii="Consolas" w:hAnsi="Consolas" w:cs="Consolas"/>
            <w:sz w:val="14"/>
            <w:szCs w:val="14"/>
          </w:rPr>
          <w:t xml:space="preserve">271      # escala de volume: vendas informadas no mix e crescimento de vendas também movem a estocagem</w:t>
        </w:r>
      </w:ins>
    </w:p>
    <w:p>
      <w:pPr>
        <w:shd w:val="clear" w:color="auto" w:fill="F7F7F7"/>
        <w:spacing w:before="0" w:after="0" w:line="180" w:lineRule="exact"/>
        <w:ind w:left="0" w:firstLine="0"/>
        <w:jc w:val="left"/>
        <w:rPr>
          <w:ins w:id="883406" w:author="Claude" w:date="2026-10-07T12:00:00Z"/>
        </w:rPr>
      </w:pPr>
      <w:ins w:id="883678" w:author="Claude" w:date="2026-10-07T12:00:00Z">
        <w:r>
          <w:rPr>
            <w:rFonts w:ascii="Consolas" w:hAnsi="Consolas" w:cs="Consolas"/>
            <w:sz w:val="14"/>
            <w:szCs w:val="14"/>
          </w:rPr>
          <w:t xml:space="preserve">272      escala_volume = safe_div(prod_mes, tec["producao_kg_mes"][:, None], 1.0) * fator_vendas</w:t>
        </w:r>
      </w:ins>
    </w:p>
    <w:p>
      <w:pPr>
        <w:shd w:val="clear" w:color="auto" w:fill="F7F7F7"/>
        <w:spacing w:before="0" w:after="0" w:line="180" w:lineRule="exact"/>
        <w:ind w:left="0" w:firstLine="0"/>
        <w:jc w:val="left"/>
        <w:rPr>
          <w:ins w:id="883406" w:author="Claude" w:date="2026-10-07T12:00:00Z"/>
        </w:rPr>
      </w:pPr>
      <w:ins w:id="883679" w:author="Claude" w:date="2026-10-07T12:00:00Z">
        <w:r>
          <w:rPr>
            <w:rFonts w:ascii="Consolas" w:hAnsi="Consolas" w:cs="Consolas"/>
            <w:sz w:val="14"/>
            <w:szCs w:val="14"/>
          </w:rPr>
          <w:t xml:space="preserve">273      alevinos_mes = tec["alevinos_ano"][:, None] / 12 * rampa * escala_volume</w:t>
        </w:r>
      </w:ins>
    </w:p>
    <w:p>
      <w:pPr>
        <w:shd w:val="clear" w:color="auto" w:fill="F7F7F7"/>
        <w:spacing w:before="0" w:after="0" w:line="180" w:lineRule="exact"/>
        <w:ind w:left="0" w:firstLine="0"/>
        <w:jc w:val="left"/>
        <w:rPr>
          <w:ins w:id="883406" w:author="Claude" w:date="2026-10-07T12:00:00Z"/>
        </w:rPr>
      </w:pPr>
      <w:ins w:id="883680" w:author="Claude" w:date="2026-10-07T12:00:00Z">
        <w:r>
          <w:rPr>
            <w:rFonts w:ascii="Consolas" w:hAnsi="Consolas" w:cs="Consolas"/>
            <w:sz w:val="14"/>
            <w:szCs w:val="14"/>
          </w:rPr>
          <w:t xml:space="preserve">274      custo_alevinos = alevinos_mes * ctx.v("economico.custo_alevino_milheiro")[:, None] / 1000 * fator_custo</w:t>
        </w:r>
      </w:ins>
    </w:p>
    <w:p>
      <w:pPr>
        <w:shd w:val="clear" w:color="auto" w:fill="F7F7F7"/>
        <w:spacing w:before="0" w:after="0" w:line="180" w:lineRule="exact"/>
        <w:ind w:left="0" w:firstLine="0"/>
        <w:jc w:val="left"/>
        <w:rPr>
          <w:ins w:id="883406" w:author="Claude" w:date="2026-10-07T12:00:00Z"/>
        </w:rPr>
      </w:pPr>
      <w:ins w:id="883681" w:author="Claude" w:date="2026-10-07T12:00:00Z">
        <w:r>
          <w:rPr>
            <w:rFonts w:ascii="Consolas" w:hAnsi="Consolas" w:cs="Consolas"/>
            <w:sz w:val="14"/>
            <w:szCs w:val="14"/>
          </w:rPr>
          <w:t xml:space="preserve">275      kwh_kg = energia_kwh_kg(cfg)</w:t>
        </w:r>
      </w:ins>
    </w:p>
    <w:p>
      <w:pPr>
        <w:shd w:val="clear" w:color="auto" w:fill="F7F7F7"/>
        <w:spacing w:before="0" w:after="0" w:line="180" w:lineRule="exact"/>
        <w:ind w:left="0" w:firstLine="0"/>
        <w:jc w:val="left"/>
        <w:rPr>
          <w:ins w:id="883406" w:author="Claude" w:date="2026-10-07T12:00:00Z"/>
        </w:rPr>
      </w:pPr>
      <w:ins w:id="883682" w:author="Claude" w:date="2026-10-07T12:00:00Z">
        <w:r>
          <w:rPr>
            <w:rFonts w:ascii="Consolas" w:hAnsi="Consolas" w:cs="Consolas"/>
            <w:sz w:val="14"/>
            <w:szCs w:val="14"/>
          </w:rPr>
          <w:t xml:space="preserve">276      custo_energia = em_engorda * kwh_kg * ctx.v("economico.tarifa_energia_kwh")[:, None] * fator_custo</w:t>
        </w:r>
      </w:ins>
    </w:p>
    <w:p>
      <w:pPr>
        <w:shd w:val="clear" w:color="auto" w:fill="F7F7F7"/>
        <w:spacing w:before="0" w:after="0" w:line="180" w:lineRule="exact"/>
        <w:ind w:left="0" w:firstLine="0"/>
        <w:jc w:val="left"/>
        <w:rPr>
          <w:ins w:id="883406" w:author="Claude" w:date="2026-10-07T12:00:00Z"/>
        </w:rPr>
      </w:pPr>
      <w:ins w:id="883683" w:author="Claude" w:date="2026-10-07T12:00:00Z">
        <w:r>
          <w:rPr>
            <w:rFonts w:ascii="Consolas" w:hAnsi="Consolas" w:cs="Consolas"/>
            <w:sz w:val="14"/>
            <w:szCs w:val="14"/>
          </w:rPr>
          <w:t xml:space="preserve">277      # valor mensal informado "a 100% da capacidade": acompanha a rampa e o crescimento de vendas</w:t>
        </w:r>
      </w:ins>
    </w:p>
    <w:p>
      <w:pPr>
        <w:shd w:val="clear" w:color="auto" w:fill="F7F7F7"/>
        <w:spacing w:before="0" w:after="0" w:line="180" w:lineRule="exact"/>
        <w:ind w:left="0" w:firstLine="0"/>
        <w:jc w:val="left"/>
        <w:rPr>
          <w:ins w:id="883406" w:author="Claude" w:date="2026-10-07T12:00:00Z"/>
        </w:rPr>
      </w:pPr>
      <w:ins w:id="883684" w:author="Claude" w:date="2026-10-07T12:00:00Z">
        <w:r>
          <w:rPr>
            <w:rFonts w:ascii="Consolas" w:hAnsi="Consolas" w:cs="Consolas"/>
            <w:sz w:val="14"/>
            <w:szCs w:val="14"/>
          </w:rPr>
          <w:t xml:space="preserve">278      outros_var = (vendida * e.outros_custos_variaveis_kg</w:t>
        </w:r>
      </w:ins>
    </w:p>
    <w:p>
      <w:pPr>
        <w:shd w:val="clear" w:color="auto" w:fill="F7F7F7"/>
        <w:spacing w:before="0" w:after="0" w:line="180" w:lineRule="exact"/>
        <w:ind w:left="0" w:firstLine="0"/>
        <w:jc w:val="left"/>
        <w:rPr>
          <w:ins w:id="883406" w:author="Claude" w:date="2026-10-07T12:00:00Z"/>
        </w:rPr>
      </w:pPr>
      <w:ins w:id="883685" w:author="Claude" w:date="2026-10-07T12:00:00Z">
        <w:r>
          <w:rPr>
            <w:rFonts w:ascii="Consolas" w:hAnsi="Consolas" w:cs="Consolas"/>
            <w:sz w:val="14"/>
            <w:szCs w:val="14"/>
          </w:rPr>
          <w:t xml:space="preserve">279                    + e.outros_custos_variaveis_mes * rampa * fator_vendas) * fator_custo</w:t>
        </w:r>
      </w:ins>
    </w:p>
    <w:p>
      <w:pPr>
        <w:shd w:val="clear" w:color="auto" w:fill="F7F7F7"/>
        <w:spacing w:before="0" w:after="0" w:line="180" w:lineRule="exact"/>
        <w:ind w:left="0" w:firstLine="0"/>
        <w:jc w:val="left"/>
        <w:rPr>
          <w:ins w:id="883406" w:author="Claude" w:date="2026-10-07T12:00:00Z"/>
        </w:rPr>
      </w:pPr>
      <w:ins w:id="883686" w:author="Claude" w:date="2026-10-07T12:00:00Z">
        <w:r>
          <w:rPr>
            <w:rFonts w:ascii="Consolas" w:hAnsi="Consolas" w:cs="Consolas"/>
            <w:sz w:val="14"/>
            <w:szCs w:val="14"/>
          </w:rPr>
          <w:t xml:space="preserve">280      custos_variaveis = custo_racao + custo_alevinos + custo_energia + outros_var</w:t>
        </w:r>
      </w:ins>
    </w:p>
    <w:p>
      <w:pPr>
        <w:shd w:val="clear" w:color="auto" w:fill="F7F7F7"/>
        <w:spacing w:before="0" w:after="0" w:line="180" w:lineRule="exact"/>
        <w:ind w:left="0" w:firstLine="0"/>
        <w:jc w:val="left"/>
        <w:rPr>
          <w:ins w:id="883406" w:author="Claude" w:date="2026-10-07T12:00:00Z"/>
        </w:rPr>
      </w:pPr>
      <w:ins w:id="883687" w:author="Claude" w:date="2026-10-07T12:00:00Z">
        <w:r>
          <w:rPr>
            <w:rFonts w:ascii="Consolas" w:hAnsi="Consolas" w:cs="Consolas"/>
            <w:sz w:val="14"/>
            <w:szCs w:val="14"/>
          </w:rPr>
          <w:t xml:space="preserve">281  </w:t>
        </w:r>
      </w:ins>
    </w:p>
    <w:p>
      <w:pPr>
        <w:shd w:val="clear" w:color="auto" w:fill="F7F7F7"/>
        <w:spacing w:before="0" w:after="0" w:line="180" w:lineRule="exact"/>
        <w:ind w:left="0" w:firstLine="0"/>
        <w:jc w:val="left"/>
        <w:rPr>
          <w:ins w:id="883406" w:author="Claude" w:date="2026-10-07T12:00:00Z"/>
        </w:rPr>
      </w:pPr>
      <w:ins w:id="883688" w:author="Claude" w:date="2026-10-07T12:00:00Z">
        <w:r>
          <w:rPr>
            <w:rFonts w:ascii="Consolas" w:hAnsi="Consolas" w:cs="Consolas"/>
            <w:sz w:val="14"/>
            <w:szCs w:val="14"/>
          </w:rPr>
          <w:t xml:space="preserve">282      capex = e.capex_total * ctx.v("economico.capex_fator")</w:t>
        </w:r>
      </w:ins>
    </w:p>
    <w:p>
      <w:pPr>
        <w:shd w:val="clear" w:color="auto" w:fill="F7F7F7"/>
        <w:spacing w:before="0" w:after="0" w:line="180" w:lineRule="exact"/>
        <w:ind w:left="0" w:firstLine="0"/>
        <w:jc w:val="left"/>
        <w:rPr>
          <w:ins w:id="883406" w:author="Claude" w:date="2026-10-07T12:00:00Z"/>
        </w:rPr>
      </w:pPr>
      <w:ins w:id="883689" w:author="Claude" w:date="2026-10-07T12:00:00Z">
        <w:r>
          <w:rPr>
            <w:rFonts w:ascii="Consolas" w:hAnsi="Consolas" w:cs="Consolas"/>
            <w:sz w:val="14"/>
            <w:szCs w:val="14"/>
          </w:rPr>
          <w:t xml:space="preserve">283      fixos_fator = ctx.v("economico.custos_fixos_fator")[:, None]</w:t>
        </w:r>
      </w:ins>
    </w:p>
    <w:p>
      <w:pPr>
        <w:shd w:val="clear" w:color="auto" w:fill="F7F7F7"/>
        <w:spacing w:before="0" w:after="0" w:line="180" w:lineRule="exact"/>
        <w:ind w:left="0" w:firstLine="0"/>
        <w:jc w:val="left"/>
        <w:rPr>
          <w:ins w:id="883406" w:author="Claude" w:date="2026-10-07T12:00:00Z"/>
        </w:rPr>
      </w:pPr>
      <w:ins w:id="883690" w:author="Claude" w:date="2026-10-07T12:00:00Z">
        <w:r>
          <w:rPr>
            <w:rFonts w:ascii="Consolas" w:hAnsi="Consolas" w:cs="Consolas"/>
            <w:sz w:val="14"/>
            <w:szCs w:val="14"/>
          </w:rPr>
          <w:t xml:space="preserve">284      pessoal = custo_pessoal_mensal(cfg, aliq)</w:t>
        </w:r>
      </w:ins>
    </w:p>
    <w:p>
      <w:pPr>
        <w:shd w:val="clear" w:color="auto" w:fill="F7F7F7"/>
        <w:spacing w:before="0" w:after="0" w:line="180" w:lineRule="exact"/>
        <w:ind w:left="0" w:firstLine="0"/>
        <w:jc w:val="left"/>
        <w:rPr>
          <w:ins w:id="883406" w:author="Claude" w:date="2026-10-07T12:00:00Z"/>
        </w:rPr>
      </w:pPr>
      <w:ins w:id="883691" w:author="Claude" w:date="2026-10-07T12:00:00Z">
        <w:r>
          <w:rPr>
            <w:rFonts w:ascii="Consolas" w:hAnsi="Consolas" w:cs="Consolas"/>
            <w:sz w:val="14"/>
            <w:szCs w:val="14"/>
          </w:rPr>
          <w:t xml:space="preserve">285      if e.manutencao_mes is not None:</w:t>
        </w:r>
      </w:ins>
    </w:p>
    <w:p>
      <w:pPr>
        <w:shd w:val="clear" w:color="auto" w:fill="F7F7F7"/>
        <w:spacing w:before="0" w:after="0" w:line="180" w:lineRule="exact"/>
        <w:ind w:left="0" w:firstLine="0"/>
        <w:jc w:val="left"/>
        <w:rPr>
          <w:ins w:id="883406" w:author="Claude" w:date="2026-10-07T12:00:00Z"/>
        </w:rPr>
      </w:pPr>
      <w:ins w:id="883692" w:author="Claude" w:date="2026-10-07T12:00:00Z">
        <w:r>
          <w:rPr>
            <w:rFonts w:ascii="Consolas" w:hAnsi="Consolas" w:cs="Consolas"/>
            <w:sz w:val="14"/>
            <w:szCs w:val="14"/>
          </w:rPr>
          <w:t xml:space="preserve">286          # valor informado em R$/mês para o CAPEX estimado; acompanha o CAPEX sorteado no Monte Carlo</w:t>
        </w:r>
      </w:ins>
    </w:p>
    <w:p>
      <w:pPr>
        <w:shd w:val="clear" w:color="auto" w:fill="F7F7F7"/>
        <w:spacing w:before="0" w:after="0" w:line="180" w:lineRule="exact"/>
        <w:ind w:left="0" w:firstLine="0"/>
        <w:jc w:val="left"/>
        <w:rPr>
          <w:ins w:id="883406" w:author="Claude" w:date="2026-10-07T12:00:00Z"/>
        </w:rPr>
      </w:pPr>
      <w:ins w:id="883693" w:author="Claude" w:date="2026-10-07T12:00:00Z">
        <w:r>
          <w:rPr>
            <w:rFonts w:ascii="Consolas" w:hAnsi="Consolas" w:cs="Consolas"/>
            <w:sz w:val="14"/>
            <w:szCs w:val="14"/>
          </w:rPr>
          <w:t xml:space="preserve">287          manutencao = float(e.manutencao_mes) * ctx.v("economico.capex_fator")[:, None]</w:t>
        </w:r>
      </w:ins>
    </w:p>
    <w:p>
      <w:pPr>
        <w:shd w:val="clear" w:color="auto" w:fill="F7F7F7"/>
        <w:spacing w:before="0" w:after="0" w:line="180" w:lineRule="exact"/>
        <w:ind w:left="0" w:firstLine="0"/>
        <w:jc w:val="left"/>
        <w:rPr>
          <w:ins w:id="883406" w:author="Claude" w:date="2026-10-07T12:00:00Z"/>
        </w:rPr>
      </w:pPr>
      <w:ins w:id="883694" w:author="Claude" w:date="2026-10-07T12:00:00Z">
        <w:r>
          <w:rPr>
            <w:rFonts w:ascii="Consolas" w:hAnsi="Consolas" w:cs="Consolas"/>
            <w:sz w:val="14"/>
            <w:szCs w:val="14"/>
          </w:rPr>
          <w:t xml:space="preserve">288      else:</w:t>
        </w:r>
      </w:ins>
    </w:p>
    <w:p>
      <w:pPr>
        <w:shd w:val="clear" w:color="auto" w:fill="F7F7F7"/>
        <w:spacing w:before="0" w:after="0" w:line="180" w:lineRule="exact"/>
        <w:ind w:left="0" w:firstLine="0"/>
        <w:jc w:val="left"/>
        <w:rPr>
          <w:ins w:id="883406" w:author="Claude" w:date="2026-10-07T12:00:00Z"/>
        </w:rPr>
      </w:pPr>
      <w:ins w:id="883695" w:author="Claude" w:date="2026-10-07T12:00:00Z">
        <w:r>
          <w:rPr>
            <w:rFonts w:ascii="Consolas" w:hAnsi="Consolas" w:cs="Consolas"/>
            <w:sz w:val="14"/>
            <w:szCs w:val="14"/>
          </w:rPr>
          <w:t xml:space="preserve">289          manutencao = capex[:, None] * e.manutencao_capex_pct_aa / 100 / 12</w:t>
        </w:r>
      </w:ins>
    </w:p>
    <w:p>
      <w:pPr>
        <w:shd w:val="clear" w:color="auto" w:fill="F7F7F7"/>
        <w:spacing w:before="0" w:after="0" w:line="180" w:lineRule="exact"/>
        <w:ind w:left="0" w:firstLine="0"/>
        <w:jc w:val="left"/>
        <w:rPr>
          <w:ins w:id="883406" w:author="Claude" w:date="2026-10-07T12:00:00Z"/>
        </w:rPr>
      </w:pPr>
      <w:ins w:id="883696" w:author="Claude" w:date="2026-10-07T12:00:00Z">
        <w:r>
          <w:rPr>
            <w:rFonts w:ascii="Consolas" w:hAnsi="Consolas" w:cs="Consolas"/>
            <w:sz w:val="14"/>
            <w:szCs w:val="14"/>
          </w:rPr>
          <w:t xml:space="preserve">290      custos_fixos = (pessoal + e.assistencia_tecnica_mes + e.administrativo_mes + manutencao) * fixos_fator * fator_custo</w:t>
        </w:r>
      </w:ins>
    </w:p>
    <w:p>
      <w:pPr>
        <w:shd w:val="clear" w:color="auto" w:fill="F7F7F7"/>
        <w:spacing w:before="0" w:after="0" w:line="180" w:lineRule="exact"/>
        <w:ind w:left="0" w:firstLine="0"/>
        <w:jc w:val="left"/>
        <w:rPr>
          <w:ins w:id="883406" w:author="Claude" w:date="2026-10-07T12:00:00Z"/>
        </w:rPr>
      </w:pPr>
      <w:ins w:id="883697" w:author="Claude" w:date="2026-10-07T12:00:00Z">
        <w:r>
          <w:rPr>
            <w:rFonts w:ascii="Consolas" w:hAnsi="Consolas" w:cs="Consolas"/>
            <w:sz w:val="14"/>
            <w:szCs w:val="14"/>
          </w:rPr>
          <w:t xml:space="preserve">291  </w:t>
        </w:r>
      </w:ins>
    </w:p>
    <w:p>
      <w:pPr>
        <w:shd w:val="clear" w:color="auto" w:fill="F7F7F7"/>
        <w:spacing w:before="0" w:after="0" w:line="180" w:lineRule="exact"/>
        <w:ind w:left="0" w:firstLine="0"/>
        <w:jc w:val="left"/>
        <w:rPr>
          <w:ins w:id="883406" w:author="Claude" w:date="2026-10-07T12:00:00Z"/>
        </w:rPr>
      </w:pPr>
      <w:ins w:id="883698" w:author="Claude" w:date="2026-10-07T12:00:00Z">
        <w:r>
          <w:rPr>
            <w:rFonts w:ascii="Consolas" w:hAnsi="Consolas" w:cs="Consolas"/>
            <w:sz w:val="14"/>
            <w:szCs w:val="14"/>
          </w:rPr>
          <w:t xml:space="preserve">292      vida_meses = max(e.vida_util_anos, 0.0) * 12</w:t>
        </w:r>
      </w:ins>
    </w:p>
    <w:p>
      <w:pPr>
        <w:shd w:val="clear" w:color="auto" w:fill="F7F7F7"/>
        <w:spacing w:before="0" w:after="0" w:line="180" w:lineRule="exact"/>
        <w:ind w:left="0" w:firstLine="0"/>
        <w:jc w:val="left"/>
        <w:rPr>
          <w:ins w:id="883406" w:author="Claude" w:date="2026-10-07T12:00:00Z"/>
        </w:rPr>
      </w:pPr>
      <w:ins w:id="883699" w:author="Claude" w:date="2026-10-07T12:00:00Z">
        <w:r>
          <w:rPr>
            <w:rFonts w:ascii="Consolas" w:hAnsi="Consolas" w:cs="Consolas"/>
            <w:sz w:val="14"/>
            <w:szCs w:val="14"/>
          </w:rPr>
          <w:t xml:space="preserve">293      depreciacao = np.where(meses &lt;= vida_meses, 1.0, 0.0)[None, :] * safe_div(capex, vida_meses, 0.0)[:, None]</w:t>
        </w:r>
      </w:ins>
    </w:p>
    <w:p>
      <w:pPr>
        <w:shd w:val="clear" w:color="auto" w:fill="F7F7F7"/>
        <w:spacing w:before="0" w:after="0" w:line="180" w:lineRule="exact"/>
        <w:ind w:left="0" w:firstLine="0"/>
        <w:jc w:val="left"/>
        <w:rPr>
          <w:ins w:id="883406" w:author="Claude" w:date="2026-10-07T12:00:00Z"/>
        </w:rPr>
      </w:pPr>
      <w:ins w:id="883700" w:author="Claude" w:date="2026-10-07T12:00:00Z">
        <w:r>
          <w:rPr>
            <w:rFonts w:ascii="Consolas" w:hAnsi="Consolas" w:cs="Consolas"/>
            <w:sz w:val="14"/>
            <w:szCs w:val="14"/>
          </w:rPr>
          <w:t xml:space="preserve">294  </w:t>
        </w:r>
      </w:ins>
    </w:p>
    <w:p>
      <w:pPr>
        <w:shd w:val="clear" w:color="auto" w:fill="F7F7F7"/>
        <w:spacing w:before="0" w:after="0" w:line="180" w:lineRule="exact"/>
        <w:ind w:left="0" w:firstLine="0"/>
        <w:jc w:val="left"/>
        <w:rPr>
          <w:ins w:id="883406" w:author="Claude" w:date="2026-10-07T12:00:00Z"/>
        </w:rPr>
      </w:pPr>
      <w:ins w:id="883701" w:author="Claude" w:date="2026-10-07T12:00:00Z">
        <w:r>
          <w:rPr>
            <w:rFonts w:ascii="Consolas" w:hAnsi="Consolas" w:cs="Consolas"/>
            <w:sz w:val="14"/>
            <w:szCs w:val="14"/>
          </w:rPr>
          <w:t xml:space="preserve">295      impostos_fat = (receita_produtos * (aliq["faturamento"] + aliq["produtos"])</w:t>
        </w:r>
      </w:ins>
    </w:p>
    <w:p>
      <w:pPr>
        <w:shd w:val="clear" w:color="auto" w:fill="F7F7F7"/>
        <w:spacing w:before="0" w:after="0" w:line="180" w:lineRule="exact"/>
        <w:ind w:left="0" w:firstLine="0"/>
        <w:jc w:val="left"/>
        <w:rPr>
          <w:ins w:id="883406" w:author="Claude" w:date="2026-10-07T12:00:00Z"/>
        </w:rPr>
      </w:pPr>
      <w:ins w:id="883702" w:author="Claude" w:date="2026-10-07T12:00:00Z">
        <w:r>
          <w:rPr>
            <w:rFonts w:ascii="Consolas" w:hAnsi="Consolas" w:cs="Consolas"/>
            <w:sz w:val="14"/>
            <w:szCs w:val="14"/>
          </w:rPr>
          <w:t xml:space="preserve">296                      + receita_servicos * (aliq["faturamento"] + aliq["servicos"]))</w:t>
        </w:r>
      </w:ins>
    </w:p>
    <w:p>
      <w:pPr>
        <w:shd w:val="clear" w:color="auto" w:fill="F7F7F7"/>
        <w:spacing w:before="0" w:after="0" w:line="180" w:lineRule="exact"/>
        <w:ind w:left="0" w:firstLine="0"/>
        <w:jc w:val="left"/>
        <w:rPr>
          <w:ins w:id="883406" w:author="Claude" w:date="2026-10-07T12:00:00Z"/>
        </w:rPr>
      </w:pPr>
      <w:ins w:id="883703" w:author="Claude" w:date="2026-10-07T12:00:00Z">
        <w:r>
          <w:rPr>
            <w:rFonts w:ascii="Consolas" w:hAnsi="Consolas" w:cs="Consolas"/>
            <w:sz w:val="14"/>
            <w:szCs w:val="14"/>
          </w:rPr>
          <w:t xml:space="preserve">297      receita_liquida = receita - impostos_fat</w:t>
        </w:r>
      </w:ins>
    </w:p>
    <w:p>
      <w:pPr>
        <w:shd w:val="clear" w:color="auto" w:fill="F7F7F7"/>
        <w:spacing w:before="0" w:after="0" w:line="180" w:lineRule="exact"/>
        <w:ind w:left="0" w:firstLine="0"/>
        <w:jc w:val="left"/>
        <w:rPr>
          <w:ins w:id="883406" w:author="Claude" w:date="2026-10-07T12:00:00Z"/>
        </w:rPr>
      </w:pPr>
      <w:ins w:id="883704" w:author="Claude" w:date="2026-10-07T12:00:00Z">
        <w:r>
          <w:rPr>
            <w:rFonts w:ascii="Consolas" w:hAnsi="Consolas" w:cs="Consolas"/>
            <w:sz w:val="14"/>
            <w:szCs w:val="14"/>
          </w:rPr>
          <w:t xml:space="preserve">298      lucro_bruto = receita_liquida - custos_variaveis</w:t>
        </w:r>
      </w:ins>
    </w:p>
    <w:p>
      <w:pPr>
        <w:shd w:val="clear" w:color="auto" w:fill="F7F7F7"/>
        <w:spacing w:before="0" w:after="0" w:line="180" w:lineRule="exact"/>
        <w:ind w:left="0" w:firstLine="0"/>
        <w:jc w:val="left"/>
        <w:rPr>
          <w:ins w:id="883406" w:author="Claude" w:date="2026-10-07T12:00:00Z"/>
        </w:rPr>
      </w:pPr>
      <w:ins w:id="883705" w:author="Claude" w:date="2026-10-07T12:00:00Z">
        <w:r>
          <w:rPr>
            <w:rFonts w:ascii="Consolas" w:hAnsi="Consolas" w:cs="Consolas"/>
            <w:sz w:val="14"/>
            <w:szCs w:val="14"/>
          </w:rPr>
          <w:t xml:space="preserve">299      ebitda = lucro_bruto - custos_fixos</w:t>
        </w:r>
      </w:ins>
    </w:p>
    <w:p>
      <w:pPr>
        <w:shd w:val="clear" w:color="auto" w:fill="F7F7F7"/>
        <w:spacing w:before="0" w:after="0" w:line="180" w:lineRule="exact"/>
        <w:ind w:left="0" w:firstLine="0"/>
        <w:jc w:val="left"/>
        <w:rPr>
          <w:ins w:id="883406" w:author="Claude" w:date="2026-10-07T12:00:00Z"/>
        </w:rPr>
      </w:pPr>
      <w:ins w:id="883706" w:author="Claude" w:date="2026-10-07T12:00:00Z">
        <w:r>
          <w:rPr>
            <w:rFonts w:ascii="Consolas" w:hAnsi="Consolas" w:cs="Consolas"/>
            <w:sz w:val="14"/>
            <w:szCs w:val="14"/>
          </w:rPr>
          <w:t xml:space="preserve">300      lair = ebitda - depreciacao</w:t>
        </w:r>
      </w:ins>
    </w:p>
    <w:p>
      <w:pPr>
        <w:shd w:val="clear" w:color="auto" w:fill="F7F7F7"/>
        <w:spacing w:before="0" w:after="0" w:line="180" w:lineRule="exact"/>
        <w:ind w:left="0" w:firstLine="0"/>
        <w:jc w:val="left"/>
        <w:rPr>
          <w:ins w:id="883406" w:author="Claude" w:date="2026-10-07T12:00:00Z"/>
        </w:rPr>
      </w:pPr>
      <w:ins w:id="883707" w:author="Claude" w:date="2026-10-07T12:00:00Z">
        <w:r>
          <w:rPr>
            <w:rFonts w:ascii="Consolas" w:hAnsi="Consolas" w:cs="Consolas"/>
            <w:sz w:val="14"/>
            <w:szCs w:val="14"/>
          </w:rPr>
          <w:t xml:space="preserve">301      impostos_lucro = np.maximum(lair, 0) * aliq["lucro"]</w:t>
        </w:r>
      </w:ins>
    </w:p>
    <w:p>
      <w:pPr>
        <w:shd w:val="clear" w:color="auto" w:fill="F7F7F7"/>
        <w:spacing w:before="0" w:after="0" w:line="180" w:lineRule="exact"/>
        <w:ind w:left="0" w:firstLine="0"/>
        <w:jc w:val="left"/>
        <w:rPr>
          <w:ins w:id="883406" w:author="Claude" w:date="2026-10-07T12:00:00Z"/>
        </w:rPr>
      </w:pPr>
      <w:ins w:id="883708" w:author="Claude" w:date="2026-10-07T12:00:00Z">
        <w:r>
          <w:rPr>
            <w:rFonts w:ascii="Consolas" w:hAnsi="Consolas" w:cs="Consolas"/>
            <w:sz w:val="14"/>
            <w:szCs w:val="14"/>
          </w:rPr>
          <w:t xml:space="preserve">302      lucro_liquido = lair - impostos_lucro</w:t>
        </w:r>
      </w:ins>
    </w:p>
    <w:p>
      <w:pPr>
        <w:shd w:val="clear" w:color="auto" w:fill="F7F7F7"/>
        <w:spacing w:before="0" w:after="0" w:line="180" w:lineRule="exact"/>
        <w:ind w:left="0" w:firstLine="0"/>
        <w:jc w:val="left"/>
        <w:rPr>
          <w:ins w:id="883406" w:author="Claude" w:date="2026-10-07T12:00:00Z"/>
        </w:rPr>
      </w:pPr>
      <w:ins w:id="883709" w:author="Claude" w:date="2026-10-07T12:00:00Z">
        <w:r>
          <w:rPr>
            <w:rFonts w:ascii="Consolas" w:hAnsi="Consolas" w:cs="Consolas"/>
            <w:sz w:val="14"/>
            <w:szCs w:val="14"/>
          </w:rPr>
          <w:t xml:space="preserve">303      fco = lucro_liquido + depreciacao</w:t>
        </w:r>
      </w:ins>
    </w:p>
    <w:p>
      <w:pPr>
        <w:shd w:val="clear" w:color="auto" w:fill="F7F7F7"/>
        <w:spacing w:before="0" w:after="0" w:line="180" w:lineRule="exact"/>
        <w:ind w:left="0" w:firstLine="0"/>
        <w:jc w:val="left"/>
        <w:rPr>
          <w:ins w:id="883406" w:author="Claude" w:date="2026-10-07T12:00:00Z"/>
        </w:rPr>
      </w:pPr>
      <w:ins w:id="883710" w:author="Claude" w:date="2026-10-07T12:00:00Z">
        <w:r>
          <w:rPr>
            <w:rFonts w:ascii="Consolas" w:hAnsi="Consolas" w:cs="Consolas"/>
            <w:sz w:val="14"/>
            <w:szCs w:val="14"/>
          </w:rPr>
          <w:t xml:space="preserve">304  </w:t>
        </w:r>
      </w:ins>
    </w:p>
    <w:p>
      <w:pPr>
        <w:shd w:val="clear" w:color="auto" w:fill="F7F7F7"/>
        <w:spacing w:before="0" w:after="0" w:line="180" w:lineRule="exact"/>
        <w:ind w:left="0" w:firstLine="0"/>
        <w:jc w:val="left"/>
        <w:rPr>
          <w:ins w:id="883406" w:author="Claude" w:date="2026-10-07T12:00:00Z"/>
        </w:rPr>
      </w:pPr>
      <w:ins w:id="883711" w:author="Claude" w:date="2026-10-07T12:00:00Z">
        <w:r>
          <w:rPr>
            <w:rFonts w:ascii="Consolas" w:hAnsi="Consolas" w:cs="Consolas"/>
            <w:sz w:val="14"/>
            <w:szCs w:val="14"/>
          </w:rPr>
          <w:t xml:space="preserve">305      investimento = capex + e.capital_giro</w:t>
        </w:r>
      </w:ins>
    </w:p>
    <w:p>
      <w:pPr>
        <w:shd w:val="clear" w:color="auto" w:fill="F7F7F7"/>
        <w:spacing w:before="0" w:after="0" w:line="180" w:lineRule="exact"/>
        <w:ind w:left="0" w:firstLine="0"/>
        <w:jc w:val="left"/>
        <w:rPr>
          <w:ins w:id="883406" w:author="Claude" w:date="2026-10-07T12:00:00Z"/>
        </w:rPr>
      </w:pPr>
      <w:ins w:id="883712" w:author="Claude" w:date="2026-10-07T12:00:00Z">
        <w:r>
          <w:rPr>
            <w:rFonts w:ascii="Consolas" w:hAnsi="Consolas" w:cs="Consolas"/>
            <w:sz w:val="14"/>
            <w:szCs w:val="14"/>
          </w:rPr>
          <w:t xml:space="preserve">306      residual = (float(e.valor_residual_rs) * ctx.v("economico.capex_fator") if e.valor_residual_rs is not None</w:t>
        </w:r>
      </w:ins>
    </w:p>
    <w:p>
      <w:pPr>
        <w:shd w:val="clear" w:color="auto" w:fill="F7F7F7"/>
        <w:spacing w:before="0" w:after="0" w:line="180" w:lineRule="exact"/>
        <w:ind w:left="0" w:firstLine="0"/>
        <w:jc w:val="left"/>
        <w:rPr>
          <w:ins w:id="883406" w:author="Claude" w:date="2026-10-07T12:00:00Z"/>
        </w:rPr>
      </w:pPr>
      <w:ins w:id="883713" w:author="Claude" w:date="2026-10-07T12:00:00Z">
        <w:r>
          <w:rPr>
            <w:rFonts w:ascii="Consolas" w:hAnsi="Consolas" w:cs="Consolas"/>
            <w:sz w:val="14"/>
            <w:szCs w:val="14"/>
          </w:rPr>
          <w:t xml:space="preserve">307                  else capex * e.valor_residual_pct / 100)</w:t>
        </w:r>
      </w:ins>
    </w:p>
    <w:p>
      <w:pPr>
        <w:shd w:val="clear" w:color="auto" w:fill="F7F7F7"/>
        <w:spacing w:before="0" w:after="0" w:line="180" w:lineRule="exact"/>
        <w:ind w:left="0" w:firstLine="0"/>
        <w:jc w:val="left"/>
        <w:rPr>
          <w:ins w:id="883406" w:author="Claude" w:date="2026-10-07T12:00:00Z"/>
        </w:rPr>
      </w:pPr>
      <w:ins w:id="883714" w:author="Claude" w:date="2026-10-07T12:00:00Z">
        <w:r>
          <w:rPr>
            <w:rFonts w:ascii="Consolas" w:hAnsi="Consolas" w:cs="Consolas"/>
            <w:sz w:val="14"/>
            <w:szCs w:val="14"/>
          </w:rPr>
          <w:t xml:space="preserve">308      estoque_final = (custo_racao + custo_alevinos + custo_energia)[:, M - L:].sum(axis=1) if L &gt; 0 else np.zeros(n)</w:t>
        </w:r>
      </w:ins>
    </w:p>
    <w:p>
      <w:pPr>
        <w:shd w:val="clear" w:color="auto" w:fill="F7F7F7"/>
        <w:spacing w:before="0" w:after="0" w:line="180" w:lineRule="exact"/>
        <w:ind w:left="0" w:firstLine="0"/>
        <w:jc w:val="left"/>
        <w:rPr>
          <w:ins w:id="883406" w:author="Claude" w:date="2026-10-07T12:00:00Z"/>
        </w:rPr>
      </w:pPr>
      <w:ins w:id="883715" w:author="Claude" w:date="2026-10-07T12:00:00Z">
        <w:r>
          <w:rPr>
            <w:rFonts w:ascii="Consolas" w:hAnsi="Consolas" w:cs="Consolas"/>
            <w:sz w:val="14"/>
            <w:szCs w:val="14"/>
          </w:rPr>
          <w:t xml:space="preserve">309      terminal = residual + e.capital_giro + estoque_final</w:t>
        </w:r>
      </w:ins>
    </w:p>
    <w:p>
      <w:pPr>
        <w:shd w:val="clear" w:color="auto" w:fill="F7F7F7"/>
        <w:spacing w:before="0" w:after="0" w:line="180" w:lineRule="exact"/>
        <w:ind w:left="0" w:firstLine="0"/>
        <w:jc w:val="left"/>
        <w:rPr>
          <w:ins w:id="883406" w:author="Claude" w:date="2026-10-07T12:00:00Z"/>
        </w:rPr>
      </w:pPr>
      <w:ins w:id="883716" w:author="Claude" w:date="2026-10-07T12:00:00Z">
        <w:r>
          <w:rPr>
            <w:rFonts w:ascii="Consolas" w:hAnsi="Consolas" w:cs="Consolas"/>
            <w:sz w:val="14"/>
            <w:szCs w:val="14"/>
          </w:rPr>
          <w:t xml:space="preserve">310  </w:t>
        </w:r>
      </w:ins>
    </w:p>
    <w:p>
      <w:pPr>
        <w:shd w:val="clear" w:color="auto" w:fill="F7F7F7"/>
        <w:spacing w:before="0" w:after="0" w:line="180" w:lineRule="exact"/>
        <w:ind w:left="0" w:firstLine="0"/>
        <w:jc w:val="left"/>
        <w:rPr>
          <w:ins w:id="883406" w:author="Claude" w:date="2026-10-07T12:00:00Z"/>
        </w:rPr>
      </w:pPr>
      <w:ins w:id="883717" w:author="Claude" w:date="2026-10-07T12:00:00Z">
        <w:r>
          <w:rPr>
            <w:rFonts w:ascii="Consolas" w:hAnsi="Consolas" w:cs="Consolas"/>
            <w:sz w:val="14"/>
            <w:szCs w:val="14"/>
          </w:rPr>
          <w:t xml:space="preserve">311      fluxo = np.zeros((n, M + 1))</w:t>
        </w:r>
      </w:ins>
    </w:p>
    <w:p>
      <w:pPr>
        <w:shd w:val="clear" w:color="auto" w:fill="F7F7F7"/>
        <w:spacing w:before="0" w:after="0" w:line="180" w:lineRule="exact"/>
        <w:ind w:left="0" w:firstLine="0"/>
        <w:jc w:val="left"/>
        <w:rPr>
          <w:ins w:id="883406" w:author="Claude" w:date="2026-10-07T12:00:00Z"/>
        </w:rPr>
      </w:pPr>
      <w:ins w:id="883718" w:author="Claude" w:date="2026-10-07T12:00:00Z">
        <w:r>
          <w:rPr>
            <w:rFonts w:ascii="Consolas" w:hAnsi="Consolas" w:cs="Consolas"/>
            <w:sz w:val="14"/>
            <w:szCs w:val="14"/>
          </w:rPr>
          <w:t xml:space="preserve">312      fluxo[:, 0] = -investimento</w:t>
        </w:r>
      </w:ins>
    </w:p>
    <w:p>
      <w:pPr>
        <w:shd w:val="clear" w:color="auto" w:fill="F7F7F7"/>
        <w:spacing w:before="0" w:after="0" w:line="180" w:lineRule="exact"/>
        <w:ind w:left="0" w:firstLine="0"/>
        <w:jc w:val="left"/>
        <w:rPr>
          <w:ins w:id="883406" w:author="Claude" w:date="2026-10-07T12:00:00Z"/>
        </w:rPr>
      </w:pPr>
      <w:ins w:id="883719" w:author="Claude" w:date="2026-10-07T12:00:00Z">
        <w:r>
          <w:rPr>
            <w:rFonts w:ascii="Consolas" w:hAnsi="Consolas" w:cs="Consolas"/>
            <w:sz w:val="14"/>
            <w:szCs w:val="14"/>
          </w:rPr>
          <w:t xml:space="preserve">313      fluxo[:, 1:] = fco</w:t>
        </w:r>
      </w:ins>
    </w:p>
    <w:p>
      <w:pPr>
        <w:shd w:val="clear" w:color="auto" w:fill="F7F7F7"/>
        <w:spacing w:before="0" w:after="0" w:line="180" w:lineRule="exact"/>
        <w:ind w:left="0" w:firstLine="0"/>
        <w:jc w:val="left"/>
        <w:rPr>
          <w:ins w:id="883406" w:author="Claude" w:date="2026-10-07T12:00:00Z"/>
        </w:rPr>
      </w:pPr>
      <w:ins w:id="883720" w:author="Claude" w:date="2026-10-07T12:00:00Z">
        <w:r>
          <w:rPr>
            <w:rFonts w:ascii="Consolas" w:hAnsi="Consolas" w:cs="Consolas"/>
            <w:sz w:val="14"/>
            <w:szCs w:val="14"/>
          </w:rPr>
          <w:t xml:space="preserve">314      fluxo[:, -1] += terminal</w:t>
        </w:r>
      </w:ins>
    </w:p>
    <w:p>
      <w:pPr>
        <w:shd w:val="clear" w:color="auto" w:fill="F7F7F7"/>
        <w:spacing w:before="0" w:after="0" w:line="180" w:lineRule="exact"/>
        <w:ind w:left="0" w:firstLine="0"/>
        <w:jc w:val="left"/>
        <w:rPr>
          <w:ins w:id="883406" w:author="Claude" w:date="2026-10-07T12:00:00Z"/>
        </w:rPr>
      </w:pPr>
      <w:ins w:id="883721" w:author="Claude" w:date="2026-10-07T12:00:00Z">
        <w:r>
          <w:rPr>
            <w:rFonts w:ascii="Consolas" w:hAnsi="Consolas" w:cs="Consolas"/>
            <w:sz w:val="14"/>
            <w:szCs w:val="14"/>
          </w:rPr>
          <w:t xml:space="preserve">315  </w:t>
        </w:r>
      </w:ins>
    </w:p>
    <w:p>
      <w:pPr>
        <w:shd w:val="clear" w:color="auto" w:fill="F7F7F7"/>
        <w:spacing w:before="0" w:after="0" w:line="180" w:lineRule="exact"/>
        <w:ind w:left="0" w:firstLine="0"/>
        <w:jc w:val="left"/>
        <w:rPr>
          <w:ins w:id="883406" w:author="Claude" w:date="2026-10-07T12:00:00Z"/>
        </w:rPr>
      </w:pPr>
      <w:ins w:id="883722" w:author="Claude" w:date="2026-10-07T12:00:00Z">
        <w:r>
          <w:rPr>
            <w:rFonts w:ascii="Consolas" w:hAnsi="Consolas" w:cs="Consolas"/>
            <w:sz w:val="14"/>
            <w:szCs w:val="14"/>
          </w:rPr>
          <w:t xml:space="preserve">316      tma_am = float(taxa_anual_para_mensal(e.tma_aa_pct / 100))</w:t>
        </w:r>
      </w:ins>
    </w:p>
    <w:p>
      <w:pPr>
        <w:shd w:val="clear" w:color="auto" w:fill="F7F7F7"/>
        <w:spacing w:before="0" w:after="0" w:line="180" w:lineRule="exact"/>
        <w:ind w:left="0" w:firstLine="0"/>
        <w:jc w:val="left"/>
        <w:rPr>
          <w:ins w:id="883406" w:author="Claude" w:date="2026-10-07T12:00:00Z"/>
        </w:rPr>
      </w:pPr>
      <w:ins w:id="883723" w:author="Claude" w:date="2026-10-07T12:00:00Z">
        <w:r>
          <w:rPr>
            <w:rFonts w:ascii="Consolas" w:hAnsi="Consolas" w:cs="Consolas"/>
            <w:sz w:val="14"/>
            <w:szCs w:val="14"/>
          </w:rPr>
          <w:t xml:space="preserve">317      vpl_v = vpl(np.full(n, tma_am), fluxo)</w:t>
        </w:r>
      </w:ins>
    </w:p>
    <w:p>
      <w:pPr>
        <w:shd w:val="clear" w:color="auto" w:fill="F7F7F7"/>
        <w:spacing w:before="0" w:after="0" w:line="180" w:lineRule="exact"/>
        <w:ind w:left="0" w:firstLine="0"/>
        <w:jc w:val="left"/>
        <w:rPr>
          <w:ins w:id="883406" w:author="Claude" w:date="2026-10-07T12:00:00Z"/>
        </w:rPr>
      </w:pPr>
      <w:ins w:id="883724" w:author="Claude" w:date="2026-10-07T12:00:00Z">
        <w:r>
          <w:rPr>
            <w:rFonts w:ascii="Consolas" w:hAnsi="Consolas" w:cs="Consolas"/>
            <w:sz w:val="14"/>
            <w:szCs w:val="14"/>
          </w:rPr>
          <w:t xml:space="preserve">318      tir_am, diag_tir = tir(fluxo)</w:t>
        </w:r>
      </w:ins>
    </w:p>
    <w:p>
      <w:pPr>
        <w:shd w:val="clear" w:color="auto" w:fill="F7F7F7"/>
        <w:spacing w:before="0" w:after="0" w:line="180" w:lineRule="exact"/>
        <w:ind w:left="0" w:firstLine="0"/>
        <w:jc w:val="left"/>
        <w:rPr>
          <w:ins w:id="883406" w:author="Claude" w:date="2026-10-07T12:00:00Z"/>
        </w:rPr>
      </w:pPr>
      <w:ins w:id="883725" w:author="Claude" w:date="2026-10-07T12:00:00Z">
        <w:r>
          <w:rPr>
            <w:rFonts w:ascii="Consolas" w:hAnsi="Consolas" w:cs="Consolas"/>
            <w:sz w:val="14"/>
            <w:szCs w:val="14"/>
          </w:rPr>
          <w:t xml:space="preserve">319      tir_aa = taxa_mensal_para_anual(tir_am)</w:t>
        </w:r>
      </w:ins>
    </w:p>
    <w:p>
      <w:pPr>
        <w:shd w:val="clear" w:color="auto" w:fill="F7F7F7"/>
        <w:spacing w:before="0" w:after="0" w:line="180" w:lineRule="exact"/>
        <w:ind w:left="0" w:firstLine="0"/>
        <w:jc w:val="left"/>
        <w:rPr>
          <w:ins w:id="883406" w:author="Claude" w:date="2026-10-07T12:00:00Z"/>
        </w:rPr>
      </w:pPr>
      <w:ins w:id="883726" w:author="Claude" w:date="2026-10-07T12:00:00Z">
        <w:r>
          <w:rPr>
            <w:rFonts w:ascii="Consolas" w:hAnsi="Consolas" w:cs="Consolas"/>
            <w:sz w:val="14"/>
            <w:szCs w:val="14"/>
          </w:rPr>
          <w:t xml:space="preserve">320      pb_s = payback(fluxo)</w:t>
        </w:r>
      </w:ins>
    </w:p>
    <w:p>
      <w:pPr>
        <w:shd w:val="clear" w:color="auto" w:fill="F7F7F7"/>
        <w:spacing w:before="0" w:after="0" w:line="180" w:lineRule="exact"/>
        <w:ind w:left="0" w:firstLine="0"/>
        <w:jc w:val="left"/>
        <w:rPr>
          <w:ins w:id="883406" w:author="Claude" w:date="2026-10-07T12:00:00Z"/>
        </w:rPr>
      </w:pPr>
      <w:ins w:id="883727" w:author="Claude" w:date="2026-10-07T12:00:00Z">
        <w:r>
          <w:rPr>
            <w:rFonts w:ascii="Consolas" w:hAnsi="Consolas" w:cs="Consolas"/>
            <w:sz w:val="14"/>
            <w:szCs w:val="14"/>
          </w:rPr>
          <w:t xml:space="preserve">321      pb_d = payback(fluxo, np.full(n, tma_am))</w:t>
        </w:r>
      </w:ins>
    </w:p>
    <w:p>
      <w:pPr>
        <w:shd w:val="clear" w:color="auto" w:fill="F7F7F7"/>
        <w:spacing w:before="0" w:after="0" w:line="180" w:lineRule="exact"/>
        <w:ind w:left="0" w:firstLine="0"/>
        <w:jc w:val="left"/>
        <w:rPr>
          <w:ins w:id="883406" w:author="Claude" w:date="2026-10-07T12:00:00Z"/>
        </w:rPr>
      </w:pPr>
      <w:ins w:id="883728" w:author="Claude" w:date="2026-10-07T12:00:00Z">
        <w:r>
          <w:rPr>
            <w:rFonts w:ascii="Consolas" w:hAnsi="Consolas" w:cs="Consolas"/>
            <w:sz w:val="14"/>
            <w:szCs w:val="14"/>
          </w:rPr>
          <w:t xml:space="preserve">322      il = safe_div(vpl_v + investimento, investimento, np.nan)</w:t>
        </w:r>
      </w:ins>
    </w:p>
    <w:p>
      <w:pPr>
        <w:shd w:val="clear" w:color="auto" w:fill="F7F7F7"/>
        <w:spacing w:before="0" w:after="0" w:line="180" w:lineRule="exact"/>
        <w:ind w:left="0" w:firstLine="0"/>
        <w:jc w:val="left"/>
        <w:rPr>
          <w:ins w:id="883406" w:author="Claude" w:date="2026-10-07T12:00:00Z"/>
        </w:rPr>
      </w:pPr>
      <w:ins w:id="883729" w:author="Claude" w:date="2026-10-07T12:00:00Z">
        <w:r>
          <w:rPr>
            <w:rFonts w:ascii="Consolas" w:hAnsi="Consolas" w:cs="Consolas"/>
            <w:sz w:val="14"/>
            <w:szCs w:val="14"/>
          </w:rPr>
          <w:t xml:space="preserve">323  </w:t>
        </w:r>
      </w:ins>
    </w:p>
    <w:p>
      <w:pPr>
        <w:shd w:val="clear" w:color="auto" w:fill="F7F7F7"/>
        <w:spacing w:before="0" w:after="0" w:line="180" w:lineRule="exact"/>
        <w:ind w:left="0" w:firstLine="0"/>
        <w:jc w:val="left"/>
        <w:rPr>
          <w:ins w:id="883406" w:author="Claude" w:date="2026-10-07T12:00:00Z"/>
        </w:rPr>
      </w:pPr>
      <w:ins w:id="883730" w:author="Claude" w:date="2026-10-07T12:00:00Z">
        <w:r>
          <w:rPr>
            <w:rFonts w:ascii="Consolas" w:hAnsi="Consolas" w:cs="Consolas"/>
            <w:sz w:val="14"/>
            <w:szCs w:val="14"/>
          </w:rPr>
          <w:t xml:space="preserve">324      # Perspectiva do beneficiário: parte do CAPEX aportada por fomento não reembolsável</w:t>
        </w:r>
      </w:ins>
    </w:p>
    <w:p>
      <w:pPr>
        <w:shd w:val="clear" w:color="auto" w:fill="F7F7F7"/>
        <w:spacing w:before="0" w:after="0" w:line="180" w:lineRule="exact"/>
        <w:ind w:left="0" w:firstLine="0"/>
        <w:jc w:val="left"/>
        <w:rPr>
          <w:ins w:id="883406" w:author="Claude" w:date="2026-10-07T12:00:00Z"/>
        </w:rPr>
      </w:pPr>
      <w:ins w:id="883731" w:author="Claude" w:date="2026-10-07T12:00:00Z">
        <w:r>
          <w:rPr>
            <w:rFonts w:ascii="Consolas" w:hAnsi="Consolas" w:cs="Consolas"/>
            <w:sz w:val="14"/>
            <w:szCs w:val="14"/>
          </w:rPr>
          <w:t xml:space="preserve">325      fomento = capex * e.fomento_nao_reembolsavel_pct / 100</w:t>
        </w:r>
      </w:ins>
    </w:p>
    <w:p>
      <w:pPr>
        <w:shd w:val="clear" w:color="auto" w:fill="F7F7F7"/>
        <w:spacing w:before="0" w:after="0" w:line="180" w:lineRule="exact"/>
        <w:ind w:left="0" w:firstLine="0"/>
        <w:jc w:val="left"/>
        <w:rPr>
          <w:ins w:id="883406" w:author="Claude" w:date="2026-10-07T12:00:00Z"/>
        </w:rPr>
      </w:pPr>
      <w:ins w:id="883732" w:author="Claude" w:date="2026-10-07T12:00:00Z">
        <w:r>
          <w:rPr>
            <w:rFonts w:ascii="Consolas" w:hAnsi="Consolas" w:cs="Consolas"/>
            <w:sz w:val="14"/>
            <w:szCs w:val="14"/>
          </w:rPr>
          <w:t xml:space="preserve">326      fluxo_benef = fluxo.copy()</w:t>
        </w:r>
      </w:ins>
    </w:p>
    <w:p>
      <w:pPr>
        <w:shd w:val="clear" w:color="auto" w:fill="F7F7F7"/>
        <w:spacing w:before="0" w:after="0" w:line="180" w:lineRule="exact"/>
        <w:ind w:left="0" w:firstLine="0"/>
        <w:jc w:val="left"/>
        <w:rPr>
          <w:ins w:id="883406" w:author="Claude" w:date="2026-10-07T12:00:00Z"/>
        </w:rPr>
      </w:pPr>
      <w:ins w:id="883733" w:author="Claude" w:date="2026-10-07T12:00:00Z">
        <w:r>
          <w:rPr>
            <w:rFonts w:ascii="Consolas" w:hAnsi="Consolas" w:cs="Consolas"/>
            <w:sz w:val="14"/>
            <w:szCs w:val="14"/>
          </w:rPr>
          <w:t xml:space="preserve">327      fluxo_benef[:, 0] += fomento</w:t>
        </w:r>
      </w:ins>
    </w:p>
    <w:p>
      <w:pPr>
        <w:shd w:val="clear" w:color="auto" w:fill="F7F7F7"/>
        <w:spacing w:before="0" w:after="0" w:line="180" w:lineRule="exact"/>
        <w:ind w:left="0" w:firstLine="0"/>
        <w:jc w:val="left"/>
        <w:rPr>
          <w:ins w:id="883406" w:author="Claude" w:date="2026-10-07T12:00:00Z"/>
        </w:rPr>
      </w:pPr>
      <w:ins w:id="883734" w:author="Claude" w:date="2026-10-07T12:00:00Z">
        <w:r>
          <w:rPr>
            <w:rFonts w:ascii="Consolas" w:hAnsi="Consolas" w:cs="Consolas"/>
            <w:sz w:val="14"/>
            <w:szCs w:val="14"/>
          </w:rPr>
          <w:t xml:space="preserve">328      vpl_benef = vpl(np.full(n, tma_am), fluxo_benef)</w:t>
        </w:r>
      </w:ins>
    </w:p>
    <w:p>
      <w:pPr>
        <w:shd w:val="clear" w:color="auto" w:fill="F7F7F7"/>
        <w:spacing w:before="0" w:after="0" w:line="180" w:lineRule="exact"/>
        <w:ind w:left="0" w:firstLine="0"/>
        <w:jc w:val="left"/>
        <w:rPr>
          <w:ins w:id="883406" w:author="Claude" w:date="2026-10-07T12:00:00Z"/>
        </w:rPr>
      </w:pPr>
      <w:ins w:id="883735" w:author="Claude" w:date="2026-10-07T12:00:00Z">
        <w:r>
          <w:rPr>
            <w:rFonts w:ascii="Consolas" w:hAnsi="Consolas" w:cs="Consolas"/>
            <w:sz w:val="14"/>
            <w:szCs w:val="14"/>
          </w:rPr>
          <w:t xml:space="preserve">329      tir_benef_am, _ = tir(fluxo_benef)</w:t>
        </w:r>
      </w:ins>
    </w:p>
    <w:p>
      <w:pPr>
        <w:shd w:val="clear" w:color="auto" w:fill="F7F7F7"/>
        <w:spacing w:before="0" w:after="0" w:line="180" w:lineRule="exact"/>
        <w:ind w:left="0" w:firstLine="0"/>
        <w:jc w:val="left"/>
        <w:rPr>
          <w:ins w:id="883406" w:author="Claude" w:date="2026-10-07T12:00:00Z"/>
        </w:rPr>
      </w:pPr>
      <w:ins w:id="883736" w:author="Claude" w:date="2026-10-07T12:00:00Z">
        <w:r>
          <w:rPr>
            <w:rFonts w:ascii="Consolas" w:hAnsi="Consolas" w:cs="Consolas"/>
            <w:sz w:val="14"/>
            <w:szCs w:val="14"/>
          </w:rPr>
          <w:t xml:space="preserve">330  </w:t>
        </w:r>
      </w:ins>
    </w:p>
    <w:p>
      <w:pPr>
        <w:shd w:val="clear" w:color="auto" w:fill="F7F7F7"/>
        <w:spacing w:before="0" w:after="0" w:line="180" w:lineRule="exact"/>
        <w:ind w:left="0" w:firstLine="0"/>
        <w:jc w:val="left"/>
        <w:rPr>
          <w:ins w:id="883406" w:author="Claude" w:date="2026-10-07T12:00:00Z"/>
        </w:rPr>
      </w:pPr>
      <w:ins w:id="883737" w:author="Claude" w:date="2026-10-07T12:00:00Z">
        <w:r>
          <w:rPr>
            <w:rFonts w:ascii="Consolas" w:hAnsi="Consolas" w:cs="Consolas"/>
            <w:sz w:val="14"/>
            <w:szCs w:val="14"/>
          </w:rPr>
          <w:t xml:space="preserve">331      # Ano de regime: primeiro ano inteiro com capacidade plena e vendas</w:t>
        </w:r>
      </w:ins>
    </w:p>
    <w:p>
      <w:pPr>
        <w:shd w:val="clear" w:color="auto" w:fill="F7F7F7"/>
        <w:spacing w:before="0" w:after="0" w:line="180" w:lineRule="exact"/>
        <w:ind w:left="0" w:firstLine="0"/>
        <w:jc w:val="left"/>
        <w:rPr>
          <w:ins w:id="883406" w:author="Claude" w:date="2026-10-07T12:00:00Z"/>
        </w:rPr>
      </w:pPr>
      <w:ins w:id="883738" w:author="Claude" w:date="2026-10-07T12:00:00Z">
        <w:r>
          <w:rPr>
            <w:rFonts w:ascii="Consolas" w:hAnsi="Consolas" w:cs="Consolas"/>
            <w:sz w:val="14"/>
            <w:szCs w:val="14"/>
          </w:rPr>
          <w:t xml:space="preserve">332      ano_regime = int(min(math.ceil((max(e.meses_rampa, 0) + L) / 12) + 1, H))</w:t>
        </w:r>
      </w:ins>
    </w:p>
    <w:p>
      <w:pPr>
        <w:shd w:val="clear" w:color="auto" w:fill="F7F7F7"/>
        <w:spacing w:before="0" w:after="0" w:line="180" w:lineRule="exact"/>
        <w:ind w:left="0" w:firstLine="0"/>
        <w:jc w:val="left"/>
        <w:rPr>
          <w:ins w:id="883406" w:author="Claude" w:date="2026-10-07T12:00:00Z"/>
        </w:rPr>
      </w:pPr>
      <w:ins w:id="883739" w:author="Claude" w:date="2026-10-07T12:00:00Z">
        <w:r>
          <w:rPr>
            <w:rFonts w:ascii="Consolas" w:hAnsi="Consolas" w:cs="Consolas"/>
            <w:sz w:val="14"/>
            <w:szCs w:val="14"/>
          </w:rPr>
          <w:t xml:space="preserve">333      sel = ano == ano_regime</w:t>
        </w:r>
      </w:ins>
    </w:p>
    <w:p>
      <w:pPr>
        <w:shd w:val="clear" w:color="auto" w:fill="F7F7F7"/>
        <w:spacing w:before="0" w:after="0" w:line="180" w:lineRule="exact"/>
        <w:ind w:left="0" w:firstLine="0"/>
        <w:jc w:val="left"/>
        <w:rPr>
          <w:ins w:id="883406" w:author="Claude" w:date="2026-10-07T12:00:00Z"/>
        </w:rPr>
      </w:pPr>
      <w:ins w:id="883740" w:author="Claude" w:date="2026-10-07T12:00:00Z">
        <w:r>
          <w:rPr>
            <w:rFonts w:ascii="Consolas" w:hAnsi="Consolas" w:cs="Consolas"/>
            <w:sz w:val="14"/>
            <w:szCs w:val="14"/>
          </w:rPr>
          <w:t xml:space="preserve">334  </w:t>
        </w:r>
      </w:ins>
    </w:p>
    <w:p>
      <w:pPr>
        <w:shd w:val="clear" w:color="auto" w:fill="F7F7F7"/>
        <w:spacing w:before="0" w:after="0" w:line="180" w:lineRule="exact"/>
        <w:ind w:left="0" w:firstLine="0"/>
        <w:jc w:val="left"/>
        <w:rPr>
          <w:ins w:id="883406" w:author="Claude" w:date="2026-10-07T12:00:00Z"/>
        </w:rPr>
      </w:pPr>
      <w:ins w:id="883741" w:author="Claude" w:date="2026-10-07T12:00:00Z">
        <w:r>
          <w:rPr>
            <w:rFonts w:ascii="Consolas" w:hAnsi="Consolas" w:cs="Consolas"/>
            <w:sz w:val="14"/>
            <w:szCs w:val="14"/>
          </w:rPr>
          <w:t xml:space="preserve">335      def anual(x):</w:t>
        </w:r>
      </w:ins>
    </w:p>
    <w:p>
      <w:pPr>
        <w:shd w:val="clear" w:color="auto" w:fill="F7F7F7"/>
        <w:spacing w:before="0" w:after="0" w:line="180" w:lineRule="exact"/>
        <w:ind w:left="0" w:firstLine="0"/>
        <w:jc w:val="left"/>
        <w:rPr>
          <w:ins w:id="883406" w:author="Claude" w:date="2026-10-07T12:00:00Z"/>
        </w:rPr>
      </w:pPr>
      <w:ins w:id="883742" w:author="Claude" w:date="2026-10-07T12:00:00Z">
        <w:r>
          <w:rPr>
            <w:rFonts w:ascii="Consolas" w:hAnsi="Consolas" w:cs="Consolas"/>
            <w:sz w:val="14"/>
            <w:szCs w:val="14"/>
          </w:rPr>
          <w:t xml:space="preserve">336          return x[:, sel].sum(axis=1)</w:t>
        </w:r>
      </w:ins>
    </w:p>
    <w:p>
      <w:pPr>
        <w:shd w:val="clear" w:color="auto" w:fill="F7F7F7"/>
        <w:spacing w:before="0" w:after="0" w:line="180" w:lineRule="exact"/>
        <w:ind w:left="0" w:firstLine="0"/>
        <w:jc w:val="left"/>
        <w:rPr>
          <w:ins w:id="883406" w:author="Claude" w:date="2026-10-07T12:00:00Z"/>
        </w:rPr>
      </w:pPr>
      <w:ins w:id="883743" w:author="Claude" w:date="2026-10-07T12:00:00Z">
        <w:r>
          <w:rPr>
            <w:rFonts w:ascii="Consolas" w:hAnsi="Consolas" w:cs="Consolas"/>
            <w:sz w:val="14"/>
            <w:szCs w:val="14"/>
          </w:rPr>
          <w:t xml:space="preserve">337  </w:t>
        </w:r>
      </w:ins>
    </w:p>
    <w:p>
      <w:pPr>
        <w:shd w:val="clear" w:color="auto" w:fill="F7F7F7"/>
        <w:spacing w:before="0" w:after="0" w:line="180" w:lineRule="exact"/>
        <w:ind w:left="0" w:firstLine="0"/>
        <w:jc w:val="left"/>
        <w:rPr>
          <w:ins w:id="883406" w:author="Claude" w:date="2026-10-07T12:00:00Z"/>
        </w:rPr>
      </w:pPr>
      <w:ins w:id="883744" w:author="Claude" w:date="2026-10-07T12:00:00Z">
        <w:r>
          <w:rPr>
            <w:rFonts w:ascii="Consolas" w:hAnsi="Consolas" w:cs="Consolas"/>
            <w:sz w:val="14"/>
            <w:szCs w:val="14"/>
          </w:rPr>
          <w:t xml:space="preserve">338      rec_r, var_r, fix_r = anual(receita), anual(custos_variaveis), anual(custos_fixos)</w:t>
        </w:r>
      </w:ins>
    </w:p>
    <w:p>
      <w:pPr>
        <w:shd w:val="clear" w:color="auto" w:fill="F7F7F7"/>
        <w:spacing w:before="0" w:after="0" w:line="180" w:lineRule="exact"/>
        <w:ind w:left="0" w:firstLine="0"/>
        <w:jc w:val="left"/>
        <w:rPr>
          <w:ins w:id="883406" w:author="Claude" w:date="2026-10-07T12:00:00Z"/>
        </w:rPr>
      </w:pPr>
      <w:ins w:id="883745" w:author="Claude" w:date="2026-10-07T12:00:00Z">
        <w:r>
          <w:rPr>
            <w:rFonts w:ascii="Consolas" w:hAnsi="Consolas" w:cs="Consolas"/>
            <w:sz w:val="14"/>
            <w:szCs w:val="14"/>
          </w:rPr>
          <w:t xml:space="preserve">339      imp_r, dep_r, ll_r = anual(impostos_fat), anual(depreciacao), anual(lucro_liquido)</w:t>
        </w:r>
      </w:ins>
    </w:p>
    <w:p>
      <w:pPr>
        <w:shd w:val="clear" w:color="auto" w:fill="F7F7F7"/>
        <w:spacing w:before="0" w:after="0" w:line="180" w:lineRule="exact"/>
        <w:ind w:left="0" w:firstLine="0"/>
        <w:jc w:val="left"/>
        <w:rPr>
          <w:ins w:id="883406" w:author="Claude" w:date="2026-10-07T12:00:00Z"/>
        </w:rPr>
      </w:pPr>
      <w:ins w:id="883746" w:author="Claude" w:date="2026-10-07T12:00:00Z">
        <w:r>
          <w:rPr>
            <w:rFonts w:ascii="Consolas" w:hAnsi="Consolas" w:cs="Consolas"/>
            <w:sz w:val="14"/>
            <w:szCs w:val="14"/>
          </w:rPr>
          <w:t xml:space="preserve">340      kg_r = anual(vendida)</w:t>
        </w:r>
      </w:ins>
    </w:p>
    <w:p>
      <w:pPr>
        <w:shd w:val="clear" w:color="auto" w:fill="F7F7F7"/>
        <w:spacing w:before="0" w:after="0" w:line="180" w:lineRule="exact"/>
        <w:ind w:left="0" w:firstLine="0"/>
        <w:jc w:val="left"/>
        <w:rPr>
          <w:ins w:id="883406" w:author="Claude" w:date="2026-10-07T12:00:00Z"/>
        </w:rPr>
      </w:pPr>
      <w:ins w:id="883747" w:author="Claude" w:date="2026-10-07T12:00:00Z">
        <w:r>
          <w:rPr>
            <w:rFonts w:ascii="Consolas" w:hAnsi="Consolas" w:cs="Consolas"/>
            <w:sz w:val="14"/>
            <w:szCs w:val="14"/>
          </w:rPr>
          <w:t xml:space="preserve">341      imc = safe_div(rec_r - imp_r - var_r, rec_r, 0.0)</w:t>
        </w:r>
      </w:ins>
    </w:p>
    <w:p>
      <w:pPr>
        <w:shd w:val="clear" w:color="auto" w:fill="F7F7F7"/>
        <w:spacing w:before="0" w:after="0" w:line="180" w:lineRule="exact"/>
        <w:ind w:left="0" w:firstLine="0"/>
        <w:jc w:val="left"/>
        <w:rPr>
          <w:ins w:id="883406" w:author="Claude" w:date="2026-10-07T12:00:00Z"/>
        </w:rPr>
      </w:pPr>
      <w:ins w:id="883748" w:author="Claude" w:date="2026-10-07T12:00:00Z">
        <w:r>
          <w:rPr>
            <w:rFonts w:ascii="Consolas" w:hAnsi="Consolas" w:cs="Consolas"/>
            <w:sz w:val="14"/>
            <w:szCs w:val="14"/>
          </w:rPr>
          <w:t xml:space="preserve">342      pe_receita = np.where(imc &gt; 0, safe_div(fix_r + dep_r, np.where(imc &gt; 0, imc, 1.0), np.nan), np.nan)</w:t>
        </w:r>
      </w:ins>
    </w:p>
    <w:p>
      <w:pPr>
        <w:shd w:val="clear" w:color="auto" w:fill="F7F7F7"/>
        <w:spacing w:before="0" w:after="0" w:line="180" w:lineRule="exact"/>
        <w:ind w:left="0" w:firstLine="0"/>
        <w:jc w:val="left"/>
        <w:rPr>
          <w:ins w:id="883406" w:author="Claude" w:date="2026-10-07T12:00:00Z"/>
        </w:rPr>
      </w:pPr>
      <w:ins w:id="883749" w:author="Claude" w:date="2026-10-07T12:00:00Z">
        <w:r>
          <w:rPr>
            <w:rFonts w:ascii="Consolas" w:hAnsi="Consolas" w:cs="Consolas"/>
            <w:sz w:val="14"/>
            <w:szCs w:val="14"/>
          </w:rPr>
          <w:t xml:space="preserve">343      margem_seg = np.where(np.isfinite(pe_receita), safe_div(rec_r - pe_receita, rec_r, np.nan), -1.0)</w:t>
        </w:r>
      </w:ins>
    </w:p>
    <w:p>
      <w:pPr>
        <w:shd w:val="clear" w:color="auto" w:fill="F7F7F7"/>
        <w:spacing w:before="0" w:after="0" w:line="180" w:lineRule="exact"/>
        <w:ind w:left="0" w:firstLine="0"/>
        <w:jc w:val="left"/>
        <w:rPr>
          <w:ins w:id="883406" w:author="Claude" w:date="2026-10-07T12:00:00Z"/>
        </w:rPr>
      </w:pPr>
      <w:ins w:id="883750" w:author="Claude" w:date="2026-10-07T12:00:00Z">
        <w:r>
          <w:rPr>
            <w:rFonts w:ascii="Consolas" w:hAnsi="Consolas" w:cs="Consolas"/>
            <w:sz w:val="14"/>
            <w:szCs w:val="14"/>
          </w:rPr>
          <w:t xml:space="preserve">344      valor_adicionado = rec_r - (anual(custo_racao) + anual(custo_alevinos) + anual(custo_energia) + anual(outros_var))</w:t>
        </w:r>
      </w:ins>
    </w:p>
    <w:p>
      <w:pPr>
        <w:shd w:val="clear" w:color="auto" w:fill="F7F7F7"/>
        <w:spacing w:before="0" w:after="0" w:line="180" w:lineRule="exact"/>
        <w:ind w:left="0" w:firstLine="0"/>
        <w:jc w:val="left"/>
        <w:rPr>
          <w:ins w:id="883406" w:author="Claude" w:date="2026-10-07T12:00:00Z"/>
        </w:rPr>
      </w:pPr>
      <w:ins w:id="883751" w:author="Claude" w:date="2026-10-07T12:00:00Z">
        <w:r>
          <w:rPr>
            <w:rFonts w:ascii="Consolas" w:hAnsi="Consolas" w:cs="Consolas"/>
            <w:sz w:val="14"/>
            <w:szCs w:val="14"/>
          </w:rPr>
          <w:t xml:space="preserve">345  </w:t>
        </w:r>
      </w:ins>
    </w:p>
    <w:p>
      <w:pPr>
        <w:shd w:val="clear" w:color="auto" w:fill="F7F7F7"/>
        <w:spacing w:before="0" w:after="0" w:line="180" w:lineRule="exact"/>
        <w:ind w:left="0" w:firstLine="0"/>
        <w:jc w:val="left"/>
        <w:rPr>
          <w:ins w:id="883406" w:author="Claude" w:date="2026-10-07T12:00:00Z"/>
        </w:rPr>
      </w:pPr>
      <w:ins w:id="883752" w:author="Claude" w:date="2026-10-07T12:00:00Z">
        <w:r>
          <w:rPr>
            <w:rFonts w:ascii="Consolas" w:hAnsi="Consolas" w:cs="Consolas"/>
            <w:sz w:val="14"/>
            <w:szCs w:val="14"/>
          </w:rPr>
          <w:t xml:space="preserve">346      return {</w:t>
        </w:r>
      </w:ins>
    </w:p>
    <w:p>
      <w:pPr>
        <w:shd w:val="clear" w:color="auto" w:fill="F7F7F7"/>
        <w:spacing w:before="0" w:after="0" w:line="180" w:lineRule="exact"/>
        <w:ind w:left="0" w:firstLine="0"/>
        <w:jc w:val="left"/>
        <w:rPr>
          <w:ins w:id="883406" w:author="Claude" w:date="2026-10-07T12:00:00Z"/>
        </w:rPr>
      </w:pPr>
      <w:ins w:id="883753" w:author="Claude" w:date="2026-10-07T12:00:00Z">
        <w:r>
          <w:rPr>
            <w:rFonts w:ascii="Consolas" w:hAnsi="Consolas" w:cs="Consolas"/>
            <w:sz w:val="14"/>
            <w:szCs w:val="14"/>
          </w:rPr>
          <w:t xml:space="preserve">347          "meses_ate_despesca": L,</w:t>
        </w:r>
      </w:ins>
    </w:p>
    <w:p>
      <w:pPr>
        <w:shd w:val="clear" w:color="auto" w:fill="F7F7F7"/>
        <w:spacing w:before="0" w:after="0" w:line="180" w:lineRule="exact"/>
        <w:ind w:left="0" w:firstLine="0"/>
        <w:jc w:val="left"/>
        <w:rPr>
          <w:ins w:id="883406" w:author="Claude" w:date="2026-10-07T12:00:00Z"/>
        </w:rPr>
      </w:pPr>
      <w:ins w:id="883754" w:author="Claude" w:date="2026-10-07T12:00:00Z">
        <w:r>
          <w:rPr>
            <w:rFonts w:ascii="Consolas" w:hAnsi="Consolas" w:cs="Consolas"/>
            <w:sz w:val="14"/>
            <w:szCs w:val="14"/>
          </w:rPr>
          <w:t xml:space="preserve">348          "ano_regime": ano_regime,</w:t>
        </w:r>
      </w:ins>
    </w:p>
    <w:p>
      <w:pPr>
        <w:shd w:val="clear" w:color="auto" w:fill="F7F7F7"/>
        <w:spacing w:before="0" w:after="0" w:line="180" w:lineRule="exact"/>
        <w:ind w:left="0" w:firstLine="0"/>
        <w:jc w:val="left"/>
        <w:rPr>
          <w:ins w:id="883406" w:author="Claude" w:date="2026-10-07T12:00:00Z"/>
        </w:rPr>
      </w:pPr>
      <w:ins w:id="883755" w:author="Claude" w:date="2026-10-07T12:00:00Z">
        <w:r>
          <w:rPr>
            <w:rFonts w:ascii="Consolas" w:hAnsi="Consolas" w:cs="Consolas"/>
            <w:sz w:val="14"/>
            <w:szCs w:val="14"/>
          </w:rPr>
          <w:t xml:space="preserve">349          "aliquotas": aliq,</w:t>
        </w:r>
      </w:ins>
    </w:p>
    <w:p>
      <w:pPr>
        <w:shd w:val="clear" w:color="auto" w:fill="F7F7F7"/>
        <w:spacing w:before="0" w:after="0" w:line="180" w:lineRule="exact"/>
        <w:ind w:left="0" w:firstLine="0"/>
        <w:jc w:val="left"/>
        <w:rPr>
          <w:ins w:id="883406" w:author="Claude" w:date="2026-10-07T12:00:00Z"/>
        </w:rPr>
      </w:pPr>
      <w:ins w:id="883756" w:author="Claude" w:date="2026-10-07T12:00:00Z">
        <w:r>
          <w:rPr>
            <w:rFonts w:ascii="Consolas" w:hAnsi="Consolas" w:cs="Consolas"/>
            <w:sz w:val="14"/>
            <w:szCs w:val="14"/>
          </w:rPr>
          <w:t xml:space="preserve">350          "preco_medio_kg": preco[:, 0],</w:t>
        </w:r>
      </w:ins>
    </w:p>
    <w:p>
      <w:pPr>
        <w:shd w:val="clear" w:color="auto" w:fill="F7F7F7"/>
        <w:spacing w:before="0" w:after="0" w:line="180" w:lineRule="exact"/>
        <w:ind w:left="0" w:firstLine="0"/>
        <w:jc w:val="left"/>
        <w:rPr>
          <w:ins w:id="883406" w:author="Claude" w:date="2026-10-07T12:00:00Z"/>
        </w:rPr>
      </w:pPr>
      <w:ins w:id="883757" w:author="Claude" w:date="2026-10-07T12:00:00Z">
        <w:r>
          <w:rPr>
            <w:rFonts w:ascii="Consolas" w:hAnsi="Consolas" w:cs="Consolas"/>
            <w:sz w:val="14"/>
            <w:szCs w:val="14"/>
          </w:rPr>
          <w:t xml:space="preserve">351          "capex": capex,</w:t>
        </w:r>
      </w:ins>
    </w:p>
    <w:p>
      <w:pPr>
        <w:shd w:val="clear" w:color="auto" w:fill="F7F7F7"/>
        <w:spacing w:before="0" w:after="0" w:line="180" w:lineRule="exact"/>
        <w:ind w:left="0" w:firstLine="0"/>
        <w:jc w:val="left"/>
        <w:rPr>
          <w:ins w:id="883406" w:author="Claude" w:date="2026-10-07T12:00:00Z"/>
        </w:rPr>
      </w:pPr>
      <w:ins w:id="883758" w:author="Claude" w:date="2026-10-07T12:00:00Z">
        <w:r>
          <w:rPr>
            <w:rFonts w:ascii="Consolas" w:hAnsi="Consolas" w:cs="Consolas"/>
            <w:sz w:val="14"/>
            <w:szCs w:val="14"/>
          </w:rPr>
          <w:t xml:space="preserve">352          "investimento_total": investimento,</w:t>
        </w:r>
      </w:ins>
    </w:p>
    <w:p>
      <w:pPr>
        <w:shd w:val="clear" w:color="auto" w:fill="F7F7F7"/>
        <w:spacing w:before="0" w:after="0" w:line="180" w:lineRule="exact"/>
        <w:ind w:left="0" w:firstLine="0"/>
        <w:jc w:val="left"/>
        <w:rPr>
          <w:ins w:id="883406" w:author="Claude" w:date="2026-10-07T12:00:00Z"/>
        </w:rPr>
      </w:pPr>
      <w:ins w:id="883759" w:author="Claude" w:date="2026-10-07T12:00:00Z">
        <w:r>
          <w:rPr>
            <w:rFonts w:ascii="Consolas" w:hAnsi="Consolas" w:cs="Consolas"/>
            <w:sz w:val="14"/>
            <w:szCs w:val="14"/>
          </w:rPr>
          <w:t xml:space="preserve">353          "fluxo_caixa": fluxo,</w:t>
        </w:r>
      </w:ins>
    </w:p>
    <w:p>
      <w:pPr>
        <w:shd w:val="clear" w:color="auto" w:fill="F7F7F7"/>
        <w:spacing w:before="0" w:after="0" w:line="180" w:lineRule="exact"/>
        <w:ind w:left="0" w:firstLine="0"/>
        <w:jc w:val="left"/>
        <w:rPr>
          <w:ins w:id="883406" w:author="Claude" w:date="2026-10-07T12:00:00Z"/>
        </w:rPr>
      </w:pPr>
      <w:ins w:id="883760" w:author="Claude" w:date="2026-10-07T12:00:00Z">
        <w:r>
          <w:rPr>
            <w:rFonts w:ascii="Consolas" w:hAnsi="Consolas" w:cs="Consolas"/>
            <w:sz w:val="14"/>
            <w:szCs w:val="14"/>
          </w:rPr>
          <w:t xml:space="preserve">354          "tma_mensal": tma_am,</w:t>
        </w:r>
      </w:ins>
    </w:p>
    <w:p>
      <w:pPr>
        <w:shd w:val="clear" w:color="auto" w:fill="F7F7F7"/>
        <w:spacing w:before="0" w:after="0" w:line="180" w:lineRule="exact"/>
        <w:ind w:left="0" w:firstLine="0"/>
        <w:jc w:val="left"/>
        <w:rPr>
          <w:ins w:id="883406" w:author="Claude" w:date="2026-10-07T12:00:00Z"/>
        </w:rPr>
      </w:pPr>
      <w:ins w:id="883761" w:author="Claude" w:date="2026-10-07T12:00:00Z">
        <w:r>
          <w:rPr>
            <w:rFonts w:ascii="Consolas" w:hAnsi="Consolas" w:cs="Consolas"/>
            <w:sz w:val="14"/>
            <w:szCs w:val="14"/>
          </w:rPr>
          <w:t xml:space="preserve">355          "vpl": vpl_v,</w:t>
        </w:r>
      </w:ins>
    </w:p>
    <w:p>
      <w:pPr>
        <w:shd w:val="clear" w:color="auto" w:fill="F7F7F7"/>
        <w:spacing w:before="0" w:after="0" w:line="180" w:lineRule="exact"/>
        <w:ind w:left="0" w:firstLine="0"/>
        <w:jc w:val="left"/>
        <w:rPr>
          <w:ins w:id="883406" w:author="Claude" w:date="2026-10-07T12:00:00Z"/>
        </w:rPr>
      </w:pPr>
      <w:ins w:id="883762" w:author="Claude" w:date="2026-10-07T12:00:00Z">
        <w:r>
          <w:rPr>
            <w:rFonts w:ascii="Consolas" w:hAnsi="Consolas" w:cs="Consolas"/>
            <w:sz w:val="14"/>
            <w:szCs w:val="14"/>
          </w:rPr>
          <w:t xml:space="preserve">356          "tir_mensal": tir_am,</w:t>
        </w:r>
      </w:ins>
    </w:p>
    <w:p>
      <w:pPr>
        <w:shd w:val="clear" w:color="auto" w:fill="F7F7F7"/>
        <w:spacing w:before="0" w:after="0" w:line="180" w:lineRule="exact"/>
        <w:ind w:left="0" w:firstLine="0"/>
        <w:jc w:val="left"/>
        <w:rPr>
          <w:ins w:id="883406" w:author="Claude" w:date="2026-10-07T12:00:00Z"/>
        </w:rPr>
      </w:pPr>
      <w:ins w:id="883763" w:author="Claude" w:date="2026-10-07T12:00:00Z">
        <w:r>
          <w:rPr>
            <w:rFonts w:ascii="Consolas" w:hAnsi="Consolas" w:cs="Consolas"/>
            <w:sz w:val="14"/>
            <w:szCs w:val="14"/>
          </w:rPr>
          <w:t xml:space="preserve">357          "tir_anual": tir_aa,</w:t>
        </w:r>
      </w:ins>
    </w:p>
    <w:p>
      <w:pPr>
        <w:shd w:val="clear" w:color="auto" w:fill="F7F7F7"/>
        <w:spacing w:before="0" w:after="0" w:line="180" w:lineRule="exact"/>
        <w:ind w:left="0" w:firstLine="0"/>
        <w:jc w:val="left"/>
        <w:rPr>
          <w:ins w:id="883406" w:author="Claude" w:date="2026-10-07T12:00:00Z"/>
        </w:rPr>
      </w:pPr>
      <w:ins w:id="883764" w:author="Claude" w:date="2026-10-07T12:00:00Z">
        <w:r>
          <w:rPr>
            <w:rFonts w:ascii="Consolas" w:hAnsi="Consolas" w:cs="Consolas"/>
            <w:sz w:val="14"/>
            <w:szCs w:val="14"/>
          </w:rPr>
          <w:t xml:space="preserve">358          "diagnostico_tir": diag_tir,</w:t>
        </w:r>
      </w:ins>
    </w:p>
    <w:p>
      <w:pPr>
        <w:shd w:val="clear" w:color="auto" w:fill="F7F7F7"/>
        <w:spacing w:before="0" w:after="0" w:line="180" w:lineRule="exact"/>
        <w:ind w:left="0" w:firstLine="0"/>
        <w:jc w:val="left"/>
        <w:rPr>
          <w:ins w:id="883406" w:author="Claude" w:date="2026-10-07T12:00:00Z"/>
        </w:rPr>
      </w:pPr>
      <w:ins w:id="883765" w:author="Claude" w:date="2026-10-07T12:00:00Z">
        <w:r>
          <w:rPr>
            <w:rFonts w:ascii="Consolas" w:hAnsi="Consolas" w:cs="Consolas"/>
            <w:sz w:val="14"/>
            <w:szCs w:val="14"/>
          </w:rPr>
          <w:t xml:space="preserve">359          "payback_simples_meses": pb_s,</w:t>
        </w:r>
      </w:ins>
    </w:p>
    <w:p>
      <w:pPr>
        <w:shd w:val="clear" w:color="auto" w:fill="F7F7F7"/>
        <w:spacing w:before="0" w:after="0" w:line="180" w:lineRule="exact"/>
        <w:ind w:left="0" w:firstLine="0"/>
        <w:jc w:val="left"/>
        <w:rPr>
          <w:ins w:id="883406" w:author="Claude" w:date="2026-10-07T12:00:00Z"/>
        </w:rPr>
      </w:pPr>
      <w:ins w:id="883766" w:author="Claude" w:date="2026-10-07T12:00:00Z">
        <w:r>
          <w:rPr>
            <w:rFonts w:ascii="Consolas" w:hAnsi="Consolas" w:cs="Consolas"/>
            <w:sz w:val="14"/>
            <w:szCs w:val="14"/>
          </w:rPr>
          <w:t xml:space="preserve">360          "payback_descontado_meses": pb_d,</w:t>
        </w:r>
      </w:ins>
    </w:p>
    <w:p>
      <w:pPr>
        <w:shd w:val="clear" w:color="auto" w:fill="F7F7F7"/>
        <w:spacing w:before="0" w:after="0" w:line="180" w:lineRule="exact"/>
        <w:ind w:left="0" w:firstLine="0"/>
        <w:jc w:val="left"/>
        <w:rPr>
          <w:ins w:id="883406" w:author="Claude" w:date="2026-10-07T12:00:00Z"/>
        </w:rPr>
      </w:pPr>
      <w:ins w:id="883767" w:author="Claude" w:date="2026-10-07T12:00:00Z">
        <w:r>
          <w:rPr>
            <w:rFonts w:ascii="Consolas" w:hAnsi="Consolas" w:cs="Consolas"/>
            <w:sz w:val="14"/>
            <w:szCs w:val="14"/>
          </w:rPr>
          <w:t xml:space="preserve">361          "indice_lucratividade": il,</w:t>
        </w:r>
      </w:ins>
    </w:p>
    <w:p>
      <w:pPr>
        <w:shd w:val="clear" w:color="auto" w:fill="F7F7F7"/>
        <w:spacing w:before="0" w:after="0" w:line="180" w:lineRule="exact"/>
        <w:ind w:left="0" w:firstLine="0"/>
        <w:jc w:val="left"/>
        <w:rPr>
          <w:ins w:id="883406" w:author="Claude" w:date="2026-10-07T12:00:00Z"/>
        </w:rPr>
      </w:pPr>
      <w:ins w:id="883768" w:author="Claude" w:date="2026-10-07T12:00:00Z">
        <w:r>
          <w:rPr>
            <w:rFonts w:ascii="Consolas" w:hAnsi="Consolas" w:cs="Consolas"/>
            <w:sz w:val="14"/>
            <w:szCs w:val="14"/>
          </w:rPr>
          <w:t xml:space="preserve">362          "fomento_nao_reembolsavel": fomento,</w:t>
        </w:r>
      </w:ins>
    </w:p>
    <w:p>
      <w:pPr>
        <w:shd w:val="clear" w:color="auto" w:fill="F7F7F7"/>
        <w:spacing w:before="0" w:after="0" w:line="180" w:lineRule="exact"/>
        <w:ind w:left="0" w:firstLine="0"/>
        <w:jc w:val="left"/>
        <w:rPr>
          <w:ins w:id="883406" w:author="Claude" w:date="2026-10-07T12:00:00Z"/>
        </w:rPr>
      </w:pPr>
      <w:ins w:id="883769" w:author="Claude" w:date="2026-10-07T12:00:00Z">
        <w:r>
          <w:rPr>
            <w:rFonts w:ascii="Consolas" w:hAnsi="Consolas" w:cs="Consolas"/>
            <w:sz w:val="14"/>
            <w:szCs w:val="14"/>
          </w:rPr>
          <w:t xml:space="preserve">363          "fluxo_caixa_beneficiario": fluxo_benef,</w:t>
        </w:r>
      </w:ins>
    </w:p>
    <w:p>
      <w:pPr>
        <w:shd w:val="clear" w:color="auto" w:fill="F7F7F7"/>
        <w:spacing w:before="0" w:after="0" w:line="180" w:lineRule="exact"/>
        <w:ind w:left="0" w:firstLine="0"/>
        <w:jc w:val="left"/>
        <w:rPr>
          <w:ins w:id="883406" w:author="Claude" w:date="2026-10-07T12:00:00Z"/>
        </w:rPr>
      </w:pPr>
      <w:ins w:id="883770" w:author="Claude" w:date="2026-10-07T12:00:00Z">
        <w:r>
          <w:rPr>
            <w:rFonts w:ascii="Consolas" w:hAnsi="Consolas" w:cs="Consolas"/>
            <w:sz w:val="14"/>
            <w:szCs w:val="14"/>
          </w:rPr>
          <w:t xml:space="preserve">364          "vpl_beneficiario": vpl_benef,</w:t>
        </w:r>
      </w:ins>
    </w:p>
    <w:p>
      <w:pPr>
        <w:shd w:val="clear" w:color="auto" w:fill="F7F7F7"/>
        <w:spacing w:before="0" w:after="0" w:line="180" w:lineRule="exact"/>
        <w:ind w:left="0" w:firstLine="0"/>
        <w:jc w:val="left"/>
        <w:rPr>
          <w:ins w:id="883406" w:author="Claude" w:date="2026-10-07T12:00:00Z"/>
        </w:rPr>
      </w:pPr>
      <w:ins w:id="883771" w:author="Claude" w:date="2026-10-07T12:00:00Z">
        <w:r>
          <w:rPr>
            <w:rFonts w:ascii="Consolas" w:hAnsi="Consolas" w:cs="Consolas"/>
            <w:sz w:val="14"/>
            <w:szCs w:val="14"/>
          </w:rPr>
          <w:t xml:space="preserve">365          "tir_anual_beneficiario": taxa_mensal_para_anual(tir_benef_am),</w:t>
        </w:r>
      </w:ins>
    </w:p>
    <w:p>
      <w:pPr>
        <w:shd w:val="clear" w:color="auto" w:fill="F7F7F7"/>
        <w:spacing w:before="0" w:after="0" w:line="180" w:lineRule="exact"/>
        <w:ind w:left="0" w:firstLine="0"/>
        <w:jc w:val="left"/>
        <w:rPr>
          <w:ins w:id="883406" w:author="Claude" w:date="2026-10-07T12:00:00Z"/>
        </w:rPr>
      </w:pPr>
      <w:ins w:id="883772" w:author="Claude" w:date="2026-10-07T12:00:00Z">
        <w:r>
          <w:rPr>
            <w:rFonts w:ascii="Consolas" w:hAnsi="Consolas" w:cs="Consolas"/>
            <w:sz w:val="14"/>
            <w:szCs w:val="14"/>
          </w:rPr>
          <w:t xml:space="preserve">366          "payback_descontado_beneficiario_meses": payback(fluxo_benef, np.full(n, tma_am)),</w:t>
        </w:r>
      </w:ins>
    </w:p>
    <w:p>
      <w:pPr>
        <w:shd w:val="clear" w:color="auto" w:fill="F7F7F7"/>
        <w:spacing w:before="0" w:after="0" w:line="180" w:lineRule="exact"/>
        <w:ind w:left="0" w:firstLine="0"/>
        <w:jc w:val="left"/>
        <w:rPr>
          <w:ins w:id="883406" w:author="Claude" w:date="2026-10-07T12:00:00Z"/>
        </w:rPr>
      </w:pPr>
      <w:ins w:id="883773" w:author="Claude" w:date="2026-10-07T12:00:00Z">
        <w:r>
          <w:rPr>
            <w:rFonts w:ascii="Consolas" w:hAnsi="Consolas" w:cs="Consolas"/>
            <w:sz w:val="14"/>
            <w:szCs w:val="14"/>
          </w:rPr>
          <w:t xml:space="preserve">367          "receita_regime": rec_r,</w:t>
        </w:r>
      </w:ins>
    </w:p>
    <w:p>
      <w:pPr>
        <w:shd w:val="clear" w:color="auto" w:fill="F7F7F7"/>
        <w:spacing w:before="0" w:after="0" w:line="180" w:lineRule="exact"/>
        <w:ind w:left="0" w:firstLine="0"/>
        <w:jc w:val="left"/>
        <w:rPr>
          <w:ins w:id="883406" w:author="Claude" w:date="2026-10-07T12:00:00Z"/>
        </w:rPr>
      </w:pPr>
      <w:ins w:id="883774" w:author="Claude" w:date="2026-10-07T12:00:00Z">
        <w:r>
          <w:rPr>
            <w:rFonts w:ascii="Consolas" w:hAnsi="Consolas" w:cs="Consolas"/>
            <w:sz w:val="14"/>
            <w:szCs w:val="14"/>
          </w:rPr>
          <w:t xml:space="preserve">368          "custos_variaveis_regime": var_r,</w:t>
        </w:r>
      </w:ins>
    </w:p>
    <w:p>
      <w:pPr>
        <w:shd w:val="clear" w:color="auto" w:fill="F7F7F7"/>
        <w:spacing w:before="0" w:after="0" w:line="180" w:lineRule="exact"/>
        <w:ind w:left="0" w:firstLine="0"/>
        <w:jc w:val="left"/>
        <w:rPr>
          <w:ins w:id="883406" w:author="Claude" w:date="2026-10-07T12:00:00Z"/>
        </w:rPr>
      </w:pPr>
      <w:ins w:id="883775" w:author="Claude" w:date="2026-10-07T12:00:00Z">
        <w:r>
          <w:rPr>
            <w:rFonts w:ascii="Consolas" w:hAnsi="Consolas" w:cs="Consolas"/>
            <w:sz w:val="14"/>
            <w:szCs w:val="14"/>
          </w:rPr>
          <w:t xml:space="preserve">369          "custos_fixos_regime": fix_r,</w:t>
        </w:r>
      </w:ins>
    </w:p>
    <w:p>
      <w:pPr>
        <w:shd w:val="clear" w:color="auto" w:fill="F7F7F7"/>
        <w:spacing w:before="0" w:after="0" w:line="180" w:lineRule="exact"/>
        <w:ind w:left="0" w:firstLine="0"/>
        <w:jc w:val="left"/>
        <w:rPr>
          <w:ins w:id="883406" w:author="Claude" w:date="2026-10-07T12:00:00Z"/>
        </w:rPr>
      </w:pPr>
      <w:ins w:id="883776" w:author="Claude" w:date="2026-10-07T12:00:00Z">
        <w:r>
          <w:rPr>
            <w:rFonts w:ascii="Consolas" w:hAnsi="Consolas" w:cs="Consolas"/>
            <w:sz w:val="14"/>
            <w:szCs w:val="14"/>
          </w:rPr>
          <w:t xml:space="preserve">370          "impostos_faturamento_regime": imp_r,</w:t>
        </w:r>
      </w:ins>
    </w:p>
    <w:p>
      <w:pPr>
        <w:shd w:val="clear" w:color="auto" w:fill="F7F7F7"/>
        <w:spacing w:before="0" w:after="0" w:line="180" w:lineRule="exact"/>
        <w:ind w:left="0" w:firstLine="0"/>
        <w:jc w:val="left"/>
        <w:rPr>
          <w:ins w:id="883406" w:author="Claude" w:date="2026-10-07T12:00:00Z"/>
        </w:rPr>
      </w:pPr>
      <w:ins w:id="883777" w:author="Claude" w:date="2026-10-07T12:00:00Z">
        <w:r>
          <w:rPr>
            <w:rFonts w:ascii="Consolas" w:hAnsi="Consolas" w:cs="Consolas"/>
            <w:sz w:val="14"/>
            <w:szCs w:val="14"/>
          </w:rPr>
          <w:t xml:space="preserve">371          "depreciacao_regime": dep_r,</w:t>
        </w:r>
      </w:ins>
    </w:p>
    <w:p>
      <w:pPr>
        <w:shd w:val="clear" w:color="auto" w:fill="F7F7F7"/>
        <w:spacing w:before="0" w:after="0" w:line="180" w:lineRule="exact"/>
        <w:ind w:left="0" w:firstLine="0"/>
        <w:jc w:val="left"/>
        <w:rPr>
          <w:ins w:id="883406" w:author="Claude" w:date="2026-10-07T12:00:00Z"/>
        </w:rPr>
      </w:pPr>
      <w:ins w:id="883778" w:author="Claude" w:date="2026-10-07T12:00:00Z">
        <w:r>
          <w:rPr>
            <w:rFonts w:ascii="Consolas" w:hAnsi="Consolas" w:cs="Consolas"/>
            <w:sz w:val="14"/>
            <w:szCs w:val="14"/>
          </w:rPr>
          <w:t xml:space="preserve">372          "lucro_liquido_regime": ll_r,</w:t>
        </w:r>
      </w:ins>
    </w:p>
    <w:p>
      <w:pPr>
        <w:shd w:val="clear" w:color="auto" w:fill="F7F7F7"/>
        <w:spacing w:before="0" w:after="0" w:line="180" w:lineRule="exact"/>
        <w:ind w:left="0" w:firstLine="0"/>
        <w:jc w:val="left"/>
        <w:rPr>
          <w:ins w:id="883406" w:author="Claude" w:date="2026-10-07T12:00:00Z"/>
        </w:rPr>
      </w:pPr>
      <w:ins w:id="883779" w:author="Claude" w:date="2026-10-07T12:00:00Z">
        <w:r>
          <w:rPr>
            <w:rFonts w:ascii="Consolas" w:hAnsi="Consolas" w:cs="Consolas"/>
            <w:sz w:val="14"/>
            <w:szCs w:val="14"/>
          </w:rPr>
          <w:t xml:space="preserve">373          "ebitda_regime": anual(ebitda),</w:t>
        </w:r>
      </w:ins>
    </w:p>
    <w:p>
      <w:pPr>
        <w:shd w:val="clear" w:color="auto" w:fill="F7F7F7"/>
        <w:spacing w:before="0" w:after="0" w:line="180" w:lineRule="exact"/>
        <w:ind w:left="0" w:firstLine="0"/>
        <w:jc w:val="left"/>
        <w:rPr>
          <w:ins w:id="883406" w:author="Claude" w:date="2026-10-07T12:00:00Z"/>
        </w:rPr>
      </w:pPr>
      <w:ins w:id="883780" w:author="Claude" w:date="2026-10-07T12:00:00Z">
        <w:r>
          <w:rPr>
            <w:rFonts w:ascii="Consolas" w:hAnsi="Consolas" w:cs="Consolas"/>
            <w:sz w:val="14"/>
            <w:szCs w:val="14"/>
          </w:rPr>
          <w:t xml:space="preserve">374          "kg_vendidos_regime": kg_r,</w:t>
        </w:r>
      </w:ins>
    </w:p>
    <w:p>
      <w:pPr>
        <w:shd w:val="clear" w:color="auto" w:fill="F7F7F7"/>
        <w:spacing w:before="0" w:after="0" w:line="180" w:lineRule="exact"/>
        <w:ind w:left="0" w:firstLine="0"/>
        <w:jc w:val="left"/>
        <w:rPr>
          <w:ins w:id="883406" w:author="Claude" w:date="2026-10-07T12:00:00Z"/>
        </w:rPr>
      </w:pPr>
      <w:ins w:id="883781" w:author="Claude" w:date="2026-10-07T12:00:00Z">
        <w:r>
          <w:rPr>
            <w:rFonts w:ascii="Consolas" w:hAnsi="Consolas" w:cs="Consolas"/>
            <w:sz w:val="14"/>
            <w:szCs w:val="14"/>
          </w:rPr>
          <w:t xml:space="preserve">375          "custo_racao_regime": anual(custo_racao),</w:t>
        </w:r>
      </w:ins>
    </w:p>
    <w:p>
      <w:pPr>
        <w:shd w:val="clear" w:color="auto" w:fill="F7F7F7"/>
        <w:spacing w:before="0" w:after="0" w:line="180" w:lineRule="exact"/>
        <w:ind w:left="0" w:firstLine="0"/>
        <w:jc w:val="left"/>
        <w:rPr>
          <w:ins w:id="883406" w:author="Claude" w:date="2026-10-07T12:00:00Z"/>
        </w:rPr>
      </w:pPr>
      <w:ins w:id="883782" w:author="Claude" w:date="2026-10-07T12:00:00Z">
        <w:r>
          <w:rPr>
            <w:rFonts w:ascii="Consolas" w:hAnsi="Consolas" w:cs="Consolas"/>
            <w:sz w:val="14"/>
            <w:szCs w:val="14"/>
          </w:rPr>
          <w:t xml:space="preserve">376          "custo_alevinos_regime": anual(custo_alevinos),</w:t>
        </w:r>
      </w:ins>
    </w:p>
    <w:p>
      <w:pPr>
        <w:shd w:val="clear" w:color="auto" w:fill="F7F7F7"/>
        <w:spacing w:before="0" w:after="0" w:line="180" w:lineRule="exact"/>
        <w:ind w:left="0" w:firstLine="0"/>
        <w:jc w:val="left"/>
        <w:rPr>
          <w:ins w:id="883406" w:author="Claude" w:date="2026-10-07T12:00:00Z"/>
        </w:rPr>
      </w:pPr>
      <w:ins w:id="883783" w:author="Claude" w:date="2026-10-07T12:00:00Z">
        <w:r>
          <w:rPr>
            <w:rFonts w:ascii="Consolas" w:hAnsi="Consolas" w:cs="Consolas"/>
            <w:sz w:val="14"/>
            <w:szCs w:val="14"/>
          </w:rPr>
          <w:t xml:space="preserve">377          "custo_energia_regime": anual(custo_energia),</w:t>
        </w:r>
      </w:ins>
    </w:p>
    <w:p>
      <w:pPr>
        <w:shd w:val="clear" w:color="auto" w:fill="F7F7F7"/>
        <w:spacing w:before="0" w:after="0" w:line="180" w:lineRule="exact"/>
        <w:ind w:left="0" w:firstLine="0"/>
        <w:jc w:val="left"/>
        <w:rPr>
          <w:ins w:id="883406" w:author="Claude" w:date="2026-10-07T12:00:00Z"/>
        </w:rPr>
      </w:pPr>
      <w:ins w:id="883784" w:author="Claude" w:date="2026-10-07T12:00:00Z">
        <w:r>
          <w:rPr>
            <w:rFonts w:ascii="Consolas" w:hAnsi="Consolas" w:cs="Consolas"/>
            <w:sz w:val="14"/>
            <w:szCs w:val="14"/>
          </w:rPr>
          <w:t xml:space="preserve">378          "outros_variaveis_regime": anual(outros_var),</w:t>
        </w:r>
      </w:ins>
    </w:p>
    <w:p>
      <w:pPr>
        <w:shd w:val="clear" w:color="auto" w:fill="F7F7F7"/>
        <w:spacing w:before="0" w:after="0" w:line="180" w:lineRule="exact"/>
        <w:ind w:left="0" w:firstLine="0"/>
        <w:jc w:val="left"/>
        <w:rPr>
          <w:ins w:id="883406" w:author="Claude" w:date="2026-10-07T12:00:00Z"/>
        </w:rPr>
      </w:pPr>
      <w:ins w:id="883785" w:author="Claude" w:date="2026-10-07T12:00:00Z">
        <w:r>
          <w:rPr>
            <w:rFonts w:ascii="Consolas" w:hAnsi="Consolas" w:cs="Consolas"/>
            <w:sz w:val="14"/>
            <w:szCs w:val="14"/>
          </w:rPr>
          <w:t xml:space="preserve">379          "pessoal_regime": anual(pessoal * fixos_fator * fator_custo * np.ones((n, M))),</w:t>
        </w:r>
      </w:ins>
    </w:p>
    <w:p>
      <w:pPr>
        <w:shd w:val="clear" w:color="auto" w:fill="F7F7F7"/>
        <w:spacing w:before="0" w:after="0" w:line="180" w:lineRule="exact"/>
        <w:ind w:left="0" w:firstLine="0"/>
        <w:jc w:val="left"/>
        <w:rPr>
          <w:ins w:id="883406" w:author="Claude" w:date="2026-10-07T12:00:00Z"/>
        </w:rPr>
      </w:pPr>
      <w:ins w:id="883786" w:author="Claude" w:date="2026-10-07T12:00:00Z">
        <w:r>
          <w:rPr>
            <w:rFonts w:ascii="Consolas" w:hAnsi="Consolas" w:cs="Consolas"/>
            <w:sz w:val="14"/>
            <w:szCs w:val="14"/>
          </w:rPr>
          <w:t xml:space="preserve">380          "remuneracao_regime": {k: anual(v * fixos_fator * fator_custo * np.ones((n, M)))</w:t>
        </w:r>
      </w:ins>
    </w:p>
    <w:p>
      <w:pPr>
        <w:shd w:val="clear" w:color="auto" w:fill="F7F7F7"/>
        <w:spacing w:before="0" w:after="0" w:line="180" w:lineRule="exact"/>
        <w:ind w:left="0" w:firstLine="0"/>
        <w:jc w:val="left"/>
        <w:rPr>
          <w:ins w:id="883406" w:author="Claude" w:date="2026-10-07T12:00:00Z"/>
        </w:rPr>
      </w:pPr>
      <w:ins w:id="883787" w:author="Claude" w:date="2026-10-07T12:00:00Z">
        <w:r>
          <w:rPr>
            <w:rFonts w:ascii="Consolas" w:hAnsi="Consolas" w:cs="Consolas"/>
            <w:sz w:val="14"/>
            <w:szCs w:val="14"/>
          </w:rPr>
          <w:t xml:space="preserve">381                                 for k, v in remuneracao_mensal(cfg).items()},</w:t>
        </w:r>
      </w:ins>
    </w:p>
    <w:p>
      <w:pPr>
        <w:shd w:val="clear" w:color="auto" w:fill="F7F7F7"/>
        <w:spacing w:before="0" w:after="0" w:line="180" w:lineRule="exact"/>
        <w:ind w:left="0" w:firstLine="0"/>
        <w:jc w:val="left"/>
        <w:rPr>
          <w:ins w:id="883406" w:author="Claude" w:date="2026-10-07T12:00:00Z"/>
        </w:rPr>
      </w:pPr>
      <w:ins w:id="883788" w:author="Claude" w:date="2026-10-07T12:00:00Z">
        <w:r>
          <w:rPr>
            <w:rFonts w:ascii="Consolas" w:hAnsi="Consolas" w:cs="Consolas"/>
            <w:sz w:val="14"/>
            <w:szCs w:val="14"/>
          </w:rPr>
          <w:t xml:space="preserve">382          "fator_volume_regime": safe_div(anual(em_engorda), tec["producao_kg_ano"], 1.0),</w:t>
        </w:r>
      </w:ins>
    </w:p>
    <w:p>
      <w:pPr>
        <w:shd w:val="clear" w:color="auto" w:fill="F7F7F7"/>
        <w:spacing w:before="0" w:after="0" w:line="180" w:lineRule="exact"/>
        <w:ind w:left="0" w:firstLine="0"/>
        <w:jc w:val="left"/>
        <w:rPr>
          <w:ins w:id="883406" w:author="Claude" w:date="2026-10-07T12:00:00Z"/>
        </w:rPr>
      </w:pPr>
      <w:ins w:id="883789" w:author="Claude" w:date="2026-10-07T12:00:00Z">
        <w:r>
          <w:rPr>
            <w:rFonts w:ascii="Consolas" w:hAnsi="Consolas" w:cs="Consolas"/>
            <w:sz w:val="14"/>
            <w:szCs w:val="14"/>
          </w:rPr>
          <w:t xml:space="preserve">383          "valor_adicionado_regime": valor_adicionado,</w:t>
        </w:r>
      </w:ins>
    </w:p>
    <w:p>
      <w:pPr>
        <w:shd w:val="clear" w:color="auto" w:fill="F7F7F7"/>
        <w:spacing w:before="0" w:after="0" w:line="180" w:lineRule="exact"/>
        <w:ind w:left="0" w:firstLine="0"/>
        <w:jc w:val="left"/>
        <w:rPr>
          <w:ins w:id="883406" w:author="Claude" w:date="2026-10-07T12:00:00Z"/>
        </w:rPr>
      </w:pPr>
      <w:ins w:id="883790" w:author="Claude" w:date="2026-10-07T12:00:00Z">
        <w:r>
          <w:rPr>
            <w:rFonts w:ascii="Consolas" w:hAnsi="Consolas" w:cs="Consolas"/>
            <w:sz w:val="14"/>
            <w:szCs w:val="14"/>
          </w:rPr>
          <w:t xml:space="preserve">384          "indice_margem_contribuicao": imc,</w:t>
        </w:r>
      </w:ins>
    </w:p>
    <w:p>
      <w:pPr>
        <w:shd w:val="clear" w:color="auto" w:fill="F7F7F7"/>
        <w:spacing w:before="0" w:after="0" w:line="180" w:lineRule="exact"/>
        <w:ind w:left="0" w:firstLine="0"/>
        <w:jc w:val="left"/>
        <w:rPr>
          <w:ins w:id="883406" w:author="Claude" w:date="2026-10-07T12:00:00Z"/>
        </w:rPr>
      </w:pPr>
      <w:ins w:id="883791" w:author="Claude" w:date="2026-10-07T12:00:00Z">
        <w:r>
          <w:rPr>
            <w:rFonts w:ascii="Consolas" w:hAnsi="Consolas" w:cs="Consolas"/>
            <w:sz w:val="14"/>
            <w:szCs w:val="14"/>
          </w:rPr>
          <w:t xml:space="preserve">385          "ponto_equilibrio_receita_ano": pe_receita,</w:t>
        </w:r>
      </w:ins>
    </w:p>
    <w:p>
      <w:pPr>
        <w:shd w:val="clear" w:color="auto" w:fill="F7F7F7"/>
        <w:spacing w:before="0" w:after="0" w:line="180" w:lineRule="exact"/>
        <w:ind w:left="0" w:firstLine="0"/>
        <w:jc w:val="left"/>
        <w:rPr>
          <w:ins w:id="883406" w:author="Claude" w:date="2026-10-07T12:00:00Z"/>
        </w:rPr>
      </w:pPr>
      <w:ins w:id="883792" w:author="Claude" w:date="2026-10-07T12:00:00Z">
        <w:r>
          <w:rPr>
            <w:rFonts w:ascii="Consolas" w:hAnsi="Consolas" w:cs="Consolas"/>
            <w:sz w:val="14"/>
            <w:szCs w:val="14"/>
          </w:rPr>
          <w:t xml:space="preserve">386          "ponto_equilibrio_kg_ano": safe_div(pe_receita, safe_div(rec_r, kg_r, np.nan), np.nan),</w:t>
        </w:r>
      </w:ins>
    </w:p>
    <w:p>
      <w:pPr>
        <w:shd w:val="clear" w:color="auto" w:fill="F7F7F7"/>
        <w:spacing w:before="0" w:after="0" w:line="180" w:lineRule="exact"/>
        <w:ind w:left="0" w:firstLine="0"/>
        <w:jc w:val="left"/>
        <w:rPr>
          <w:ins w:id="883406" w:author="Claude" w:date="2026-10-07T12:00:00Z"/>
        </w:rPr>
      </w:pPr>
      <w:ins w:id="883793" w:author="Claude" w:date="2026-10-07T12:00:00Z">
        <w:r>
          <w:rPr>
            <w:rFonts w:ascii="Consolas" w:hAnsi="Consolas" w:cs="Consolas"/>
            <w:sz w:val="14"/>
            <w:szCs w:val="14"/>
          </w:rPr>
          <w:t xml:space="preserve">387          "margem_seguranca": margem_seg,</w:t>
        </w:r>
      </w:ins>
    </w:p>
    <w:p>
      <w:pPr>
        <w:shd w:val="clear" w:color="auto" w:fill="F7F7F7"/>
        <w:spacing w:before="0" w:after="0" w:line="180" w:lineRule="exact"/>
        <w:ind w:left="0" w:firstLine="0"/>
        <w:jc w:val="left"/>
        <w:rPr>
          <w:ins w:id="883406" w:author="Claude" w:date="2026-10-07T12:00:00Z"/>
        </w:rPr>
      </w:pPr>
      <w:ins w:id="883794" w:author="Claude" w:date="2026-10-07T12:00:00Z">
        <w:r>
          <w:rPr>
            <w:rFonts w:ascii="Consolas" w:hAnsi="Consolas" w:cs="Consolas"/>
            <w:sz w:val="14"/>
            <w:szCs w:val="14"/>
          </w:rPr>
          <w:t xml:space="preserve">388          "roi_anual_regime": safe_div(ll_r, investimento, np.nan),</w:t>
        </w:r>
      </w:ins>
    </w:p>
    <w:p>
      <w:pPr>
        <w:shd w:val="clear" w:color="auto" w:fill="F7F7F7"/>
        <w:spacing w:before="0" w:after="0" w:line="180" w:lineRule="exact"/>
        <w:ind w:left="0" w:firstLine="0"/>
        <w:jc w:val="left"/>
        <w:rPr>
          <w:ins w:id="883406" w:author="Claude" w:date="2026-10-07T12:00:00Z"/>
        </w:rPr>
      </w:pPr>
      <w:ins w:id="883795" w:author="Claude" w:date="2026-10-07T12:00:00Z">
        <w:r>
          <w:rPr>
            <w:rFonts w:ascii="Consolas" w:hAnsi="Consolas" w:cs="Consolas"/>
            <w:sz w:val="14"/>
            <w:szCs w:val="14"/>
          </w:rPr>
          <w:t xml:space="preserve">389          "roi_horizonte": safe_div(lucro_liquido.sum(axis=1), investimento, np.nan),</w:t>
        </w:r>
      </w:ins>
    </w:p>
    <w:p>
      <w:pPr>
        <w:shd w:val="clear" w:color="auto" w:fill="F7F7F7"/>
        <w:spacing w:before="0" w:after="0" w:line="180" w:lineRule="exact"/>
        <w:ind w:left="0" w:firstLine="0"/>
        <w:jc w:val="left"/>
        <w:rPr>
          <w:ins w:id="883406" w:author="Claude" w:date="2026-10-07T12:00:00Z"/>
        </w:rPr>
      </w:pPr>
      <w:ins w:id="883796" w:author="Claude" w:date="2026-10-07T12:00:00Z">
        <w:r>
          <w:rPr>
            <w:rFonts w:ascii="Consolas" w:hAnsi="Consolas" w:cs="Consolas"/>
            <w:sz w:val="14"/>
            <w:szCs w:val="14"/>
          </w:rPr>
          <w:t xml:space="preserve">390          "margem_liquida_regime": safe_div(ll_r, rec_r, np.nan),</w:t>
        </w:r>
      </w:ins>
    </w:p>
    <w:p>
      <w:pPr>
        <w:shd w:val="clear" w:color="auto" w:fill="F7F7F7"/>
        <w:spacing w:before="0" w:after="0" w:line="180" w:lineRule="exact"/>
        <w:ind w:left="0" w:firstLine="0"/>
        <w:jc w:val="left"/>
        <w:rPr>
          <w:ins w:id="883406" w:author="Claude" w:date="2026-10-07T12:00:00Z"/>
        </w:rPr>
      </w:pPr>
      <w:ins w:id="883797" w:author="Claude" w:date="2026-10-07T12:00:00Z">
        <w:r>
          <w:rPr>
            <w:rFonts w:ascii="Consolas" w:hAnsi="Consolas" w:cs="Consolas"/>
            <w:sz w:val="14"/>
            <w:szCs w:val="14"/>
          </w:rPr>
          <w:t xml:space="preserve">391          "custo_total_kg": safe_div(var_r + fix_r + dep_r + imp_r, kg_r, np.nan),</w:t>
        </w:r>
      </w:ins>
    </w:p>
    <w:p>
      <w:pPr>
        <w:shd w:val="clear" w:color="auto" w:fill="F7F7F7"/>
        <w:spacing w:before="0" w:after="0" w:line="180" w:lineRule="exact"/>
        <w:ind w:left="0" w:firstLine="0"/>
        <w:jc w:val="left"/>
        <w:rPr>
          <w:ins w:id="883406" w:author="Claude" w:date="2026-10-07T12:00:00Z"/>
        </w:rPr>
      </w:pPr>
      <w:ins w:id="883798" w:author="Claude" w:date="2026-10-07T12:00:00Z">
        <w:r>
          <w:rPr>
            <w:rFonts w:ascii="Consolas" w:hAnsi="Consolas" w:cs="Consolas"/>
            <w:sz w:val="14"/>
            <w:szCs w:val="14"/>
          </w:rPr>
          <w:t xml:space="preserve">392          "custo_operacional_efetivo_kg": safe_div(var_r + fix_r, kg_r, np.nan),</w:t>
        </w:r>
      </w:ins>
    </w:p>
    <w:p>
      <w:pPr>
        <w:shd w:val="clear" w:color="auto" w:fill="F7F7F7"/>
        <w:spacing w:before="0" w:after="0" w:line="180" w:lineRule="exact"/>
        <w:ind w:left="0" w:firstLine="0"/>
        <w:jc w:val="left"/>
        <w:rPr>
          <w:ins w:id="883406" w:author="Claude" w:date="2026-10-07T12:00:00Z"/>
        </w:rPr>
      </w:pPr>
      <w:ins w:id="883799" w:author="Claude" w:date="2026-10-07T12:00:00Z">
        <w:r>
          <w:rPr>
            <w:rFonts w:ascii="Consolas" w:hAnsi="Consolas" w:cs="Consolas"/>
            <w:sz w:val="14"/>
            <w:szCs w:val="14"/>
          </w:rPr>
          <w:t xml:space="preserve">393          "receita_total": receita.sum(axis=1),</w:t>
        </w:r>
      </w:ins>
    </w:p>
    <w:p>
      <w:pPr>
        <w:shd w:val="clear" w:color="auto" w:fill="F7F7F7"/>
        <w:spacing w:before="0" w:after="0" w:line="180" w:lineRule="exact"/>
        <w:ind w:left="0" w:firstLine="0"/>
        <w:jc w:val="left"/>
        <w:rPr>
          <w:ins w:id="883406" w:author="Claude" w:date="2026-10-07T12:00:00Z"/>
        </w:rPr>
      </w:pPr>
      <w:ins w:id="883800" w:author="Claude" w:date="2026-10-07T12:00:00Z">
        <w:r>
          <w:rPr>
            <w:rFonts w:ascii="Consolas" w:hAnsi="Consolas" w:cs="Consolas"/>
            <w:sz w:val="14"/>
            <w:szCs w:val="14"/>
          </w:rPr>
          <w:t xml:space="preserve">394          "lucro_liquido_total": lucro_liquido.sum(axis=1),</w:t>
        </w:r>
      </w:ins>
    </w:p>
    <w:p>
      <w:pPr>
        <w:shd w:val="clear" w:color="auto" w:fill="F7F7F7"/>
        <w:spacing w:before="0" w:after="0" w:line="180" w:lineRule="exact"/>
        <w:ind w:left="0" w:firstLine="0"/>
        <w:jc w:val="left"/>
        <w:rPr>
          <w:ins w:id="883406" w:author="Claude" w:date="2026-10-07T12:00:00Z"/>
        </w:rPr>
      </w:pPr>
      <w:ins w:id="883801" w:author="Claude" w:date="2026-10-07T12:00:00Z">
        <w:r>
          <w:rPr>
            <w:rFonts w:ascii="Consolas" w:hAnsi="Consolas" w:cs="Consolas"/>
            <w:sz w:val="14"/>
            <w:szCs w:val="14"/>
          </w:rPr>
          <w:t xml:space="preserve">395          "_series": {  # séries mensais (n, M) para a DRE</w:t>
        </w:r>
      </w:ins>
    </w:p>
    <w:p>
      <w:pPr>
        <w:shd w:val="clear" w:color="auto" w:fill="F7F7F7"/>
        <w:spacing w:before="0" w:after="0" w:line="180" w:lineRule="exact"/>
        <w:ind w:left="0" w:firstLine="0"/>
        <w:jc w:val="left"/>
        <w:rPr>
          <w:ins w:id="883406" w:author="Claude" w:date="2026-10-07T12:00:00Z"/>
        </w:rPr>
      </w:pPr>
      <w:ins w:id="883802" w:author="Claude" w:date="2026-10-07T12:00:00Z">
        <w:r>
          <w:rPr>
            <w:rFonts w:ascii="Consolas" w:hAnsi="Consolas" w:cs="Consolas"/>
            <w:sz w:val="14"/>
            <w:szCs w:val="14"/>
          </w:rPr>
          <w:t xml:space="preserve">396              "meses": meses, "ano": ano, "capacidade": np.broadcast_to(rampa, (n, M)),</w:t>
        </w:r>
      </w:ins>
    </w:p>
    <w:p>
      <w:pPr>
        <w:shd w:val="clear" w:color="auto" w:fill="F7F7F7"/>
        <w:spacing w:before="0" w:after="0" w:line="180" w:lineRule="exact"/>
        <w:ind w:left="0" w:firstLine="0"/>
        <w:jc w:val="left"/>
        <w:rPr>
          <w:ins w:id="883406" w:author="Claude" w:date="2026-10-07T12:00:00Z"/>
        </w:rPr>
      </w:pPr>
      <w:ins w:id="883803" w:author="Claude" w:date="2026-10-07T12:00:00Z">
        <w:r>
          <w:rPr>
            <w:rFonts w:ascii="Consolas" w:hAnsi="Consolas" w:cs="Consolas"/>
            <w:sz w:val="14"/>
            <w:szCs w:val="14"/>
          </w:rPr>
          <w:t xml:space="preserve">397              "producao_engorda": em_engorda, "vendida": vendida, "preco": preco,</w:t>
        </w:r>
      </w:ins>
    </w:p>
    <w:p>
      <w:pPr>
        <w:shd w:val="clear" w:color="auto" w:fill="F7F7F7"/>
        <w:spacing w:before="0" w:after="0" w:line="180" w:lineRule="exact"/>
        <w:ind w:left="0" w:firstLine="0"/>
        <w:jc w:val="left"/>
        <w:rPr>
          <w:ins w:id="883406" w:author="Claude" w:date="2026-10-07T12:00:00Z"/>
        </w:rPr>
      </w:pPr>
      <w:ins w:id="883804" w:author="Claude" w:date="2026-10-07T12:00:00Z">
        <w:r>
          <w:rPr>
            <w:rFonts w:ascii="Consolas" w:hAnsi="Consolas" w:cs="Consolas"/>
            <w:sz w:val="14"/>
            <w:szCs w:val="14"/>
          </w:rPr>
          <w:t xml:space="preserve">398              "receita_produtos": receita_produtos, "receita_servicos": receita_servicos,</w:t>
        </w:r>
      </w:ins>
    </w:p>
    <w:p>
      <w:pPr>
        <w:shd w:val="clear" w:color="auto" w:fill="F7F7F7"/>
        <w:spacing w:before="0" w:after="0" w:line="180" w:lineRule="exact"/>
        <w:ind w:left="0" w:firstLine="0"/>
        <w:jc w:val="left"/>
        <w:rPr>
          <w:ins w:id="883406" w:author="Claude" w:date="2026-10-07T12:00:00Z"/>
        </w:rPr>
      </w:pPr>
      <w:ins w:id="883805" w:author="Claude" w:date="2026-10-07T12:00:00Z">
        <w:r>
          <w:rPr>
            <w:rFonts w:ascii="Consolas" w:hAnsi="Consolas" w:cs="Consolas"/>
            <w:sz w:val="14"/>
            <w:szCs w:val="14"/>
          </w:rPr>
          <w:t xml:space="preserve">399              "receita": receita, "impostos_fat": impostos_fat, "receita_liquida": receita_liquida,</w:t>
        </w:r>
      </w:ins>
    </w:p>
    <w:p>
      <w:pPr>
        <w:shd w:val="clear" w:color="auto" w:fill="F7F7F7"/>
        <w:spacing w:before="0" w:after="0" w:line="180" w:lineRule="exact"/>
        <w:ind w:left="0" w:firstLine="0"/>
        <w:jc w:val="left"/>
        <w:rPr>
          <w:ins w:id="883406" w:author="Claude" w:date="2026-10-07T12:00:00Z"/>
        </w:rPr>
      </w:pPr>
      <w:ins w:id="883806" w:author="Claude" w:date="2026-10-07T12:00:00Z">
        <w:r>
          <w:rPr>
            <w:rFonts w:ascii="Consolas" w:hAnsi="Consolas" w:cs="Consolas"/>
            <w:sz w:val="14"/>
            <w:szCs w:val="14"/>
          </w:rPr>
          <w:t xml:space="preserve">400              "custo_racao": custo_racao, "custo_alevinos": custo_alevinos, "custo_energia": custo_energia,</w:t>
        </w:r>
      </w:ins>
    </w:p>
    <w:p>
      <w:pPr>
        <w:shd w:val="clear" w:color="auto" w:fill="F7F7F7"/>
        <w:spacing w:before="0" w:after="0" w:line="180" w:lineRule="exact"/>
        <w:ind w:left="0" w:firstLine="0"/>
        <w:jc w:val="left"/>
        <w:rPr>
          <w:ins w:id="883406" w:author="Claude" w:date="2026-10-07T12:00:00Z"/>
        </w:rPr>
      </w:pPr>
      <w:ins w:id="883807" w:author="Claude" w:date="2026-10-07T12:00:00Z">
        <w:r>
          <w:rPr>
            <w:rFonts w:ascii="Consolas" w:hAnsi="Consolas" w:cs="Consolas"/>
            <w:sz w:val="14"/>
            <w:szCs w:val="14"/>
          </w:rPr>
          <w:t xml:space="preserve">401              "outros_var": outros_var, "custos_variaveis": custos_variaveis, "lucro_bruto": lucro_bruto,</w:t>
        </w:r>
      </w:ins>
    </w:p>
    <w:p>
      <w:pPr>
        <w:shd w:val="clear" w:color="auto" w:fill="F7F7F7"/>
        <w:spacing w:before="0" w:after="0" w:line="180" w:lineRule="exact"/>
        <w:ind w:left="0" w:firstLine="0"/>
        <w:jc w:val="left"/>
        <w:rPr>
          <w:ins w:id="883406" w:author="Claude" w:date="2026-10-07T12:00:00Z"/>
        </w:rPr>
      </w:pPr>
      <w:ins w:id="883808" w:author="Claude" w:date="2026-10-07T12:00:00Z">
        <w:r>
          <w:rPr>
            <w:rFonts w:ascii="Consolas" w:hAnsi="Consolas" w:cs="Consolas"/>
            <w:sz w:val="14"/>
            <w:szCs w:val="14"/>
          </w:rPr>
          <w:t xml:space="preserve">402              "custos_fixos": custos_fixos, "ebitda": ebitda, "depreciacao": depreciacao, "lair": lair,</w:t>
        </w:r>
      </w:ins>
    </w:p>
    <w:p>
      <w:pPr>
        <w:shd w:val="clear" w:color="auto" w:fill="F7F7F7"/>
        <w:spacing w:before="0" w:after="0" w:line="180" w:lineRule="exact"/>
        <w:ind w:left="0" w:firstLine="0"/>
        <w:jc w:val="left"/>
        <w:rPr>
          <w:ins w:id="883406" w:author="Claude" w:date="2026-10-07T12:00:00Z"/>
        </w:rPr>
      </w:pPr>
      <w:ins w:id="883809" w:author="Claude" w:date="2026-10-07T12:00:00Z">
        <w:r>
          <w:rPr>
            <w:rFonts w:ascii="Consolas" w:hAnsi="Consolas" w:cs="Consolas"/>
            <w:sz w:val="14"/>
            <w:szCs w:val="14"/>
          </w:rPr>
          <w:t xml:space="preserve">403              "impostos_lucro": impostos_lucro, "lucro_liquido": lucro_liquido, "fco": fco,</w:t>
        </w:r>
      </w:ins>
    </w:p>
    <w:p>
      <w:pPr>
        <w:shd w:val="clear" w:color="auto" w:fill="F7F7F7"/>
        <w:spacing w:before="0" w:after="0" w:line="180" w:lineRule="exact"/>
        <w:ind w:left="0" w:firstLine="0"/>
        <w:jc w:val="left"/>
        <w:rPr>
          <w:ins w:id="883406" w:author="Claude" w:date="2026-10-07T12:00:00Z"/>
        </w:rPr>
      </w:pPr>
      <w:ins w:id="883810" w:author="Claude" w:date="2026-10-07T12:00:00Z">
        <w:r>
          <w:rPr>
            <w:rFonts w:ascii="Consolas" w:hAnsi="Consolas" w:cs="Consolas"/>
            <w:sz w:val="14"/>
            <w:szCs w:val="14"/>
          </w:rPr>
          <w:t xml:space="preserve">404          },</w:t>
        </w:r>
      </w:ins>
    </w:p>
    <w:p>
      <w:pPr>
        <w:shd w:val="clear" w:color="auto" w:fill="F7F7F7"/>
        <w:spacing w:before="0" w:after="0" w:line="180" w:lineRule="exact"/>
        <w:ind w:left="0" w:firstLine="0"/>
        <w:jc w:val="left"/>
        <w:rPr>
          <w:ins w:id="883406" w:author="Claude" w:date="2026-10-07T12:00:00Z"/>
        </w:rPr>
      </w:pPr>
      <w:ins w:id="883811" w:author="Claude" w:date="2026-10-07T12:00:00Z">
        <w:r>
          <w:rPr>
            <w:rFonts w:ascii="Consolas" w:hAnsi="Consolas" w:cs="Consolas"/>
            <w:sz w:val="14"/>
            <w:szCs w:val="14"/>
          </w:rPr>
          <w:t xml:space="preserve">405      }</w:t>
        </w:r>
      </w:ins>
    </w:p>
    <w:p>
      <w:pPr>
        <w:shd w:val="clear" w:color="auto" w:fill="F7F7F7"/>
        <w:spacing w:before="0" w:after="0" w:line="180" w:lineRule="exact"/>
        <w:ind w:left="0" w:firstLine="0"/>
        <w:jc w:val="left"/>
        <w:rPr>
          <w:ins w:id="883406" w:author="Claude" w:date="2026-10-07T12:00:00Z"/>
        </w:rPr>
      </w:pPr>
      <w:ins w:id="883812" w:author="Claude" w:date="2026-10-07T12:00:00Z">
        <w:r>
          <w:rPr>
            <w:rFonts w:ascii="Consolas" w:hAnsi="Consolas" w:cs="Consolas"/>
            <w:sz w:val="14"/>
            <w:szCs w:val="14"/>
          </w:rPr>
          <w:t xml:space="preserve">406  </w:t>
        </w:r>
      </w:ins>
    </w:p>
    <w:p>
      <w:pPr>
        <w:shd w:val="clear" w:color="auto" w:fill="F7F7F7"/>
        <w:spacing w:before="0" w:after="0" w:line="180" w:lineRule="exact"/>
        <w:ind w:left="0" w:firstLine="0"/>
        <w:jc w:val="left"/>
        <w:rPr>
          <w:ins w:id="883406" w:author="Claude" w:date="2026-10-07T12:00:00Z"/>
        </w:rPr>
      </w:pPr>
      <w:ins w:id="883813" w:author="Claude" w:date="2026-10-07T12:00:00Z">
        <w:r>
          <w:rPr>
            <w:rFonts w:ascii="Consolas" w:hAnsi="Consolas" w:cs="Consolas"/>
            <w:sz w:val="14"/>
            <w:szCs w:val="14"/>
          </w:rPr>
          <w:t xml:space="preserve">407  </w:t>
        </w:r>
      </w:ins>
    </w:p>
    <w:p>
      <w:pPr>
        <w:shd w:val="clear" w:color="auto" w:fill="F7F7F7"/>
        <w:spacing w:before="0" w:after="0" w:line="180" w:lineRule="exact"/>
        <w:ind w:left="0" w:firstLine="0"/>
        <w:jc w:val="left"/>
        <w:rPr>
          <w:ins w:id="883406" w:author="Claude" w:date="2026-10-07T12:00:00Z"/>
        </w:rPr>
      </w:pPr>
      <w:ins w:id="883814" w:author="Claude" w:date="2026-10-07T12:00:00Z">
        <w:r>
          <w:rPr>
            <w:rFonts w:ascii="Consolas" w:hAnsi="Consolas" w:cs="Consolas"/>
            <w:sz w:val="14"/>
            <w:szCs w:val="14"/>
          </w:rPr>
          <w:t xml:space="preserve">408  def dre_mensal(eco: Dict[str, Any], i: int = 0) -&gt; pd.DataFrame:</w:t>
        </w:r>
      </w:ins>
    </w:p>
    <w:p>
      <w:pPr>
        <w:shd w:val="clear" w:color="auto" w:fill="F7F7F7"/>
        <w:spacing w:before="0" w:after="0" w:line="180" w:lineRule="exact"/>
        <w:ind w:left="0" w:firstLine="0"/>
        <w:jc w:val="left"/>
        <w:rPr>
          <w:ins w:id="883406" w:author="Claude" w:date="2026-10-07T12:00:00Z"/>
        </w:rPr>
      </w:pPr>
      <w:ins w:id="883815" w:author="Claude" w:date="2026-10-07T12:00:00Z">
        <w:r>
          <w:rPr>
            <w:rFonts w:ascii="Consolas" w:hAnsi="Consolas" w:cs="Consolas"/>
            <w:sz w:val="14"/>
            <w:szCs w:val="14"/>
          </w:rPr>
          <w:t xml:space="preserve">409      s = eco["_series"]</w:t>
        </w:r>
      </w:ins>
    </w:p>
    <w:p>
      <w:pPr>
        <w:shd w:val="clear" w:color="auto" w:fill="F7F7F7"/>
        <w:spacing w:before="0" w:after="0" w:line="180" w:lineRule="exact"/>
        <w:ind w:left="0" w:firstLine="0"/>
        <w:jc w:val="left"/>
        <w:rPr>
          <w:ins w:id="883406" w:author="Claude" w:date="2026-10-07T12:00:00Z"/>
        </w:rPr>
      </w:pPr>
      <w:ins w:id="883816" w:author="Claude" w:date="2026-10-07T12:00:00Z">
        <w:r>
          <w:rPr>
            <w:rFonts w:ascii="Consolas" w:hAnsi="Consolas" w:cs="Consolas"/>
            <w:sz w:val="14"/>
            <w:szCs w:val="14"/>
          </w:rPr>
          <w:t xml:space="preserve">410      df = pd.DataFrame({</w:t>
        </w:r>
      </w:ins>
    </w:p>
    <w:p>
      <w:pPr>
        <w:shd w:val="clear" w:color="auto" w:fill="F7F7F7"/>
        <w:spacing w:before="0" w:after="0" w:line="180" w:lineRule="exact"/>
        <w:ind w:left="0" w:firstLine="0"/>
        <w:jc w:val="left"/>
        <w:rPr>
          <w:ins w:id="883406" w:author="Claude" w:date="2026-10-07T12:00:00Z"/>
        </w:rPr>
      </w:pPr>
      <w:ins w:id="883817" w:author="Claude" w:date="2026-10-07T12:00:00Z">
        <w:r>
          <w:rPr>
            <w:rFonts w:ascii="Consolas" w:hAnsi="Consolas" w:cs="Consolas"/>
            <w:sz w:val="14"/>
            <w:szCs w:val="14"/>
          </w:rPr>
          <w:t xml:space="preserve">411          "Mês": s["meses"], "Ano": s["ano"], "Capacidade (%)": s["capacidade"][i] * 100,</w:t>
        </w:r>
      </w:ins>
    </w:p>
    <w:p>
      <w:pPr>
        <w:shd w:val="clear" w:color="auto" w:fill="F7F7F7"/>
        <w:spacing w:before="0" w:after="0" w:line="180" w:lineRule="exact"/>
        <w:ind w:left="0" w:firstLine="0"/>
        <w:jc w:val="left"/>
        <w:rPr>
          <w:ins w:id="883406" w:author="Claude" w:date="2026-10-07T12:00:00Z"/>
        </w:rPr>
      </w:pPr>
      <w:ins w:id="883818" w:author="Claude" w:date="2026-10-07T12:00:00Z">
        <w:r>
          <w:rPr>
            <w:rFonts w:ascii="Consolas" w:hAnsi="Consolas" w:cs="Consolas"/>
            <w:sz w:val="14"/>
            <w:szCs w:val="14"/>
          </w:rPr>
          <w:t xml:space="preserve">412          "Produção em engorda (kg)": s["producao_engorda"][i], "Venda (kg)": s["vendida"][i],</w:t>
        </w:r>
      </w:ins>
    </w:p>
    <w:p>
      <w:pPr>
        <w:shd w:val="clear" w:color="auto" w:fill="F7F7F7"/>
        <w:spacing w:before="0" w:after="0" w:line="180" w:lineRule="exact"/>
        <w:ind w:left="0" w:firstLine="0"/>
        <w:jc w:val="left"/>
        <w:rPr>
          <w:ins w:id="883406" w:author="Claude" w:date="2026-10-07T12:00:00Z"/>
        </w:rPr>
      </w:pPr>
      <w:ins w:id="883819" w:author="Claude" w:date="2026-10-07T12:00:00Z">
        <w:r>
          <w:rPr>
            <w:rFonts w:ascii="Consolas" w:hAnsi="Consolas" w:cs="Consolas"/>
            <w:sz w:val="14"/>
            <w:szCs w:val="14"/>
          </w:rPr>
          <w:t xml:space="preserve">413          "Preço (R$/kg)": s["preco"][i], "Receita Produtos": s["receita_produtos"][i],</w:t>
        </w:r>
      </w:ins>
    </w:p>
    <w:p>
      <w:pPr>
        <w:shd w:val="clear" w:color="auto" w:fill="F7F7F7"/>
        <w:spacing w:before="0" w:after="0" w:line="180" w:lineRule="exact"/>
        <w:ind w:left="0" w:firstLine="0"/>
        <w:jc w:val="left"/>
        <w:rPr>
          <w:ins w:id="883406" w:author="Claude" w:date="2026-10-07T12:00:00Z"/>
        </w:rPr>
      </w:pPr>
      <w:ins w:id="883820" w:author="Claude" w:date="2026-10-07T12:00:00Z">
        <w:r>
          <w:rPr>
            <w:rFonts w:ascii="Consolas" w:hAnsi="Consolas" w:cs="Consolas"/>
            <w:sz w:val="14"/>
            <w:szCs w:val="14"/>
          </w:rPr>
          <w:t xml:space="preserve">414          "Receita Serviços": s["receita_servicos"][i], "Receita Bruta": s["receita"][i],</w:t>
        </w:r>
      </w:ins>
    </w:p>
    <w:p>
      <w:pPr>
        <w:shd w:val="clear" w:color="auto" w:fill="F7F7F7"/>
        <w:spacing w:before="0" w:after="0" w:line="180" w:lineRule="exact"/>
        <w:ind w:left="0" w:firstLine="0"/>
        <w:jc w:val="left"/>
        <w:rPr>
          <w:ins w:id="883406" w:author="Claude" w:date="2026-10-07T12:00:00Z"/>
        </w:rPr>
      </w:pPr>
      <w:ins w:id="883821" w:author="Claude" w:date="2026-10-07T12:00:00Z">
        <w:r>
          <w:rPr>
            <w:rFonts w:ascii="Consolas" w:hAnsi="Consolas" w:cs="Consolas"/>
            <w:sz w:val="14"/>
            <w:szCs w:val="14"/>
          </w:rPr>
          <w:t xml:space="preserve">415          "Impostos s/ Faturamento": s["impostos_fat"][i], "Receita Líquida": s["receita_liquida"][i],</w:t>
        </w:r>
      </w:ins>
    </w:p>
    <w:p>
      <w:pPr>
        <w:shd w:val="clear" w:color="auto" w:fill="F7F7F7"/>
        <w:spacing w:before="0" w:after="0" w:line="180" w:lineRule="exact"/>
        <w:ind w:left="0" w:firstLine="0"/>
        <w:jc w:val="left"/>
        <w:rPr>
          <w:ins w:id="883406" w:author="Claude" w:date="2026-10-07T12:00:00Z"/>
        </w:rPr>
      </w:pPr>
      <w:ins w:id="883822" w:author="Claude" w:date="2026-10-07T12:00:00Z">
        <w:r>
          <w:rPr>
            <w:rFonts w:ascii="Consolas" w:hAnsi="Consolas" w:cs="Consolas"/>
            <w:sz w:val="14"/>
            <w:szCs w:val="14"/>
          </w:rPr>
          <w:t xml:space="preserve">416          "Custo Ração": s["custo_racao"][i], "Custo Alevinos": s["custo_alevinos"][i],</w:t>
        </w:r>
      </w:ins>
    </w:p>
    <w:p>
      <w:pPr>
        <w:shd w:val="clear" w:color="auto" w:fill="F7F7F7"/>
        <w:spacing w:before="0" w:after="0" w:line="180" w:lineRule="exact"/>
        <w:ind w:left="0" w:firstLine="0"/>
        <w:jc w:val="left"/>
        <w:rPr>
          <w:ins w:id="883406" w:author="Claude" w:date="2026-10-07T12:00:00Z"/>
        </w:rPr>
      </w:pPr>
      <w:ins w:id="883823" w:author="Claude" w:date="2026-10-07T12:00:00Z">
        <w:r>
          <w:rPr>
            <w:rFonts w:ascii="Consolas" w:hAnsi="Consolas" w:cs="Consolas"/>
            <w:sz w:val="14"/>
            <w:szCs w:val="14"/>
          </w:rPr>
          <w:t xml:space="preserve">417          "Custo Energia": s["custo_energia"][i], "Outros Custos Variáveis": s["outros_var"][i],</w:t>
        </w:r>
      </w:ins>
    </w:p>
    <w:p>
      <w:pPr>
        <w:shd w:val="clear" w:color="auto" w:fill="F7F7F7"/>
        <w:spacing w:before="0" w:after="0" w:line="180" w:lineRule="exact"/>
        <w:ind w:left="0" w:firstLine="0"/>
        <w:jc w:val="left"/>
        <w:rPr>
          <w:ins w:id="883406" w:author="Claude" w:date="2026-10-07T12:00:00Z"/>
        </w:rPr>
      </w:pPr>
      <w:ins w:id="883824" w:author="Claude" w:date="2026-10-07T12:00:00Z">
        <w:r>
          <w:rPr>
            <w:rFonts w:ascii="Consolas" w:hAnsi="Consolas" w:cs="Consolas"/>
            <w:sz w:val="14"/>
            <w:szCs w:val="14"/>
          </w:rPr>
          <w:t xml:space="preserve">418          "Custos Variáveis": s["custos_variaveis"][i], "Lucro Bruto": s["lucro_bruto"][i],</w:t>
        </w:r>
      </w:ins>
    </w:p>
    <w:p>
      <w:pPr>
        <w:shd w:val="clear" w:color="auto" w:fill="F7F7F7"/>
        <w:spacing w:before="0" w:after="0" w:line="180" w:lineRule="exact"/>
        <w:ind w:left="0" w:firstLine="0"/>
        <w:jc w:val="left"/>
        <w:rPr>
          <w:ins w:id="883406" w:author="Claude" w:date="2026-10-07T12:00:00Z"/>
        </w:rPr>
      </w:pPr>
      <w:ins w:id="883825" w:author="Claude" w:date="2026-10-07T12:00:00Z">
        <w:r>
          <w:rPr>
            <w:rFonts w:ascii="Consolas" w:hAnsi="Consolas" w:cs="Consolas"/>
            <w:sz w:val="14"/>
            <w:szCs w:val="14"/>
          </w:rPr>
          <w:t xml:space="preserve">419          "Custos Fixos": s["custos_fixos"][i], "EBITDA": s["ebitda"][i], "Depreciação": s["depreciacao"][i],</w:t>
        </w:r>
      </w:ins>
    </w:p>
    <w:p>
      <w:pPr>
        <w:shd w:val="clear" w:color="auto" w:fill="F7F7F7"/>
        <w:spacing w:before="0" w:after="0" w:line="180" w:lineRule="exact"/>
        <w:ind w:left="0" w:firstLine="0"/>
        <w:jc w:val="left"/>
        <w:rPr>
          <w:ins w:id="883406" w:author="Claude" w:date="2026-10-07T12:00:00Z"/>
        </w:rPr>
      </w:pPr>
      <w:ins w:id="883826" w:author="Claude" w:date="2026-10-07T12:00:00Z">
        <w:r>
          <w:rPr>
            <w:rFonts w:ascii="Consolas" w:hAnsi="Consolas" w:cs="Consolas"/>
            <w:sz w:val="14"/>
            <w:szCs w:val="14"/>
          </w:rPr>
          <w:t xml:space="preserve">420          "LAIR": s["lair"][i], "Impostos s/ Lucro": s["impostos_lucro"][i],</w:t>
        </w:r>
      </w:ins>
    </w:p>
    <w:p>
      <w:pPr>
        <w:shd w:val="clear" w:color="auto" w:fill="F7F7F7"/>
        <w:spacing w:before="0" w:after="0" w:line="180" w:lineRule="exact"/>
        <w:ind w:left="0" w:firstLine="0"/>
        <w:jc w:val="left"/>
        <w:rPr>
          <w:ins w:id="883406" w:author="Claude" w:date="2026-10-07T12:00:00Z"/>
        </w:rPr>
      </w:pPr>
      <w:ins w:id="883827" w:author="Claude" w:date="2026-10-07T12:00:00Z">
        <w:r>
          <w:rPr>
            <w:rFonts w:ascii="Consolas" w:hAnsi="Consolas" w:cs="Consolas"/>
            <w:sz w:val="14"/>
            <w:szCs w:val="14"/>
          </w:rPr>
          <w:t xml:space="preserve">421          "Resultado Líquido": s["lucro_liquido"][i], "Fluxo de Caixa Operacional": s["fco"][i],</w:t>
        </w:r>
      </w:ins>
    </w:p>
    <w:p>
      <w:pPr>
        <w:shd w:val="clear" w:color="auto" w:fill="F7F7F7"/>
        <w:spacing w:before="0" w:after="0" w:line="180" w:lineRule="exact"/>
        <w:ind w:left="0" w:firstLine="0"/>
        <w:jc w:val="left"/>
        <w:rPr>
          <w:ins w:id="883406" w:author="Claude" w:date="2026-10-07T12:00:00Z"/>
        </w:rPr>
      </w:pPr>
      <w:ins w:id="883828" w:author="Claude" w:date="2026-10-07T12:00:00Z">
        <w:r>
          <w:rPr>
            <w:rFonts w:ascii="Consolas" w:hAnsi="Consolas" w:cs="Consolas"/>
            <w:sz w:val="14"/>
            <w:szCs w:val="14"/>
          </w:rPr>
          <w:t xml:space="preserve">422      })</w:t>
        </w:r>
      </w:ins>
    </w:p>
    <w:p>
      <w:pPr>
        <w:shd w:val="clear" w:color="auto" w:fill="F7F7F7"/>
        <w:spacing w:before="0" w:after="0" w:line="180" w:lineRule="exact"/>
        <w:ind w:left="0" w:firstLine="0"/>
        <w:jc w:val="left"/>
        <w:rPr>
          <w:ins w:id="883406" w:author="Claude" w:date="2026-10-07T12:00:00Z"/>
        </w:rPr>
      </w:pPr>
      <w:ins w:id="883829" w:author="Claude" w:date="2026-10-07T12:00:00Z">
        <w:r>
          <w:rPr>
            <w:rFonts w:ascii="Consolas" w:hAnsi="Consolas" w:cs="Consolas"/>
            <w:sz w:val="14"/>
            <w:szCs w:val="14"/>
          </w:rPr>
          <w:t xml:space="preserve">423      return df</w:t>
        </w:r>
      </w:ins>
    </w:p>
    <w:p>
      <w:pPr>
        <w:shd w:val="clear" w:color="auto" w:fill="F7F7F7"/>
        <w:spacing w:before="0" w:after="0" w:line="180" w:lineRule="exact"/>
        <w:ind w:left="0" w:firstLine="0"/>
        <w:jc w:val="left"/>
        <w:rPr>
          <w:ins w:id="883406" w:author="Claude" w:date="2026-10-07T12:00:00Z"/>
        </w:rPr>
      </w:pPr>
      <w:ins w:id="883830" w:author="Claude" w:date="2026-10-07T12:00:00Z">
        <w:r>
          <w:rPr>
            <w:rFonts w:ascii="Consolas" w:hAnsi="Consolas" w:cs="Consolas"/>
            <w:sz w:val="14"/>
            <w:szCs w:val="14"/>
          </w:rPr>
          <w:t xml:space="preserve">424  </w:t>
        </w:r>
      </w:ins>
    </w:p>
    <w:p>
      <w:pPr>
        <w:shd w:val="clear" w:color="auto" w:fill="F7F7F7"/>
        <w:spacing w:before="0" w:after="0" w:line="180" w:lineRule="exact"/>
        <w:ind w:left="0" w:firstLine="0"/>
        <w:jc w:val="left"/>
        <w:rPr>
          <w:ins w:id="883406" w:author="Claude" w:date="2026-10-07T12:00:00Z"/>
        </w:rPr>
      </w:pPr>
      <w:ins w:id="883831" w:author="Claude" w:date="2026-10-07T12:00:00Z">
        <w:r>
          <w:rPr>
            <w:rFonts w:ascii="Consolas" w:hAnsi="Consolas" w:cs="Consolas"/>
            <w:sz w:val="14"/>
            <w:szCs w:val="14"/>
          </w:rPr>
          <w:t xml:space="preserve">425  </w:t>
        </w:r>
      </w:ins>
    </w:p>
    <w:p>
      <w:pPr>
        <w:shd w:val="clear" w:color="auto" w:fill="F7F7F7"/>
        <w:spacing w:before="0" w:after="0" w:line="180" w:lineRule="exact"/>
        <w:ind w:left="0" w:firstLine="0"/>
        <w:jc w:val="left"/>
        <w:rPr>
          <w:ins w:id="883406" w:author="Claude" w:date="2026-10-07T12:00:00Z"/>
        </w:rPr>
      </w:pPr>
      <w:ins w:id="883832" w:author="Claude" w:date="2026-10-07T12:00:00Z">
        <w:r>
          <w:rPr>
            <w:rFonts w:ascii="Consolas" w:hAnsi="Consolas" w:cs="Consolas"/>
            <w:sz w:val="14"/>
            <w:szCs w:val="14"/>
          </w:rPr>
          <w:t xml:space="preserve">426  def dre_anual(df_mensal: pd.DataFrame) -&gt; pd.DataFrame:</w:t>
        </w:r>
      </w:ins>
    </w:p>
    <w:p>
      <w:pPr>
        <w:shd w:val="clear" w:color="auto" w:fill="F7F7F7"/>
        <w:spacing w:before="0" w:after="0" w:line="180" w:lineRule="exact"/>
        <w:ind w:left="0" w:firstLine="0"/>
        <w:jc w:val="left"/>
        <w:rPr>
          <w:ins w:id="883406" w:author="Claude" w:date="2026-10-07T12:00:00Z"/>
        </w:rPr>
      </w:pPr>
      <w:ins w:id="883833" w:author="Claude" w:date="2026-10-07T12:00:00Z">
        <w:r>
          <w:rPr>
            <w:rFonts w:ascii="Consolas" w:hAnsi="Consolas" w:cs="Consolas"/>
            <w:sz w:val="14"/>
            <w:szCs w:val="14"/>
          </w:rPr>
          <w:t xml:space="preserve">427      cols = [c for c in df_mensal.columns if c not in ("Mês", "Ano", "Capacidade (%)", "Preço (R$/kg)")]</w:t>
        </w:r>
      </w:ins>
    </w:p>
    <w:p>
      <w:pPr>
        <w:shd w:val="clear" w:color="auto" w:fill="F7F7F7"/>
        <w:spacing w:before="0" w:after="0" w:line="180" w:lineRule="exact"/>
        <w:ind w:left="0" w:firstLine="0"/>
        <w:jc w:val="left"/>
        <w:rPr>
          <w:ins w:id="883406" w:author="Claude" w:date="2026-10-07T12:00:00Z"/>
        </w:rPr>
      </w:pPr>
      <w:ins w:id="883834" w:author="Claude" w:date="2026-10-07T12:00:00Z">
        <w:r>
          <w:rPr>
            <w:rFonts w:ascii="Consolas" w:hAnsi="Consolas" w:cs="Consolas"/>
            <w:sz w:val="14"/>
            <w:szCs w:val="14"/>
          </w:rPr>
          <w:t xml:space="preserve">428      return df_mensal.groupby("Ano")[cols].sum().reset_index()</w:t>
        </w:r>
      </w:ins>
    </w:p>
    <w:p>
      <w:pPr>
        <w:shd w:val="clear" w:color="auto" w:fill="F7F7F7"/>
        <w:spacing w:before="0" w:after="0" w:line="180" w:lineRule="exact"/>
        <w:ind w:left="0" w:firstLine="0"/>
        <w:jc w:val="left"/>
        <w:rPr>
          <w:ins w:id="883406" w:author="Claude" w:date="2026-10-07T12:00:00Z"/>
        </w:rPr>
      </w:pPr>
      <w:ins w:id="883835" w:author="Claude" w:date="2026-10-07T12:00:00Z">
        <w:r>
          <w:rPr>
            <w:rFonts w:ascii="Consolas" w:hAnsi="Consolas" w:cs="Consolas"/>
            <w:sz w:val="14"/>
            <w:szCs w:val="14"/>
          </w:rPr>
          <w:t xml:space="preserve">429  </w:t>
        </w:r>
      </w:ins>
    </w:p>
    <w:p>
      <w:pPr>
        <w:shd w:val="clear" w:color="auto" w:fill="F7F7F7"/>
        <w:spacing w:before="0" w:after="0" w:line="180" w:lineRule="exact"/>
        <w:ind w:left="0" w:firstLine="0"/>
        <w:jc w:val="left"/>
        <w:rPr>
          <w:ins w:id="883406" w:author="Claude" w:date="2026-10-07T12:00:00Z"/>
        </w:rPr>
      </w:pPr>
      <w:ins w:id="883836" w:author="Claude" w:date="2026-10-07T12:00:00Z">
        <w:r>
          <w:rPr>
            <w:rFonts w:ascii="Consolas" w:hAnsi="Consolas" w:cs="Consolas"/>
            <w:sz w:val="14"/>
            <w:szCs w:val="14"/>
          </w:rPr>
          <w:t xml:space="preserve">430  </w:t>
        </w:r>
      </w:ins>
    </w:p>
    <w:p>
      <w:pPr>
        <w:shd w:val="clear" w:color="auto" w:fill="F7F7F7"/>
        <w:spacing w:before="0" w:after="0" w:line="180" w:lineRule="exact"/>
        <w:ind w:left="0" w:firstLine="0"/>
        <w:jc w:val="left"/>
        <w:rPr>
          <w:ins w:id="883406" w:author="Claude" w:date="2026-10-07T12:00:00Z"/>
        </w:rPr>
      </w:pPr>
      <w:ins w:id="883837" w:author="Claude" w:date="2026-10-07T12:00:00Z">
        <w:r>
          <w:rPr>
            <w:rFonts w:ascii="Consolas" w:hAnsi="Consolas" w:cs="Consolas"/>
            <w:sz w:val="14"/>
            <w:szCs w:val="14"/>
          </w:rPr>
          <w:t xml:space="preserve">431  def distribuicao_sobras(cfg: EVTEASConfig, eco: Dict[str, Any]) -&gt; Dict[str, float]:</w:t>
        </w:r>
      </w:ins>
    </w:p>
    <w:p>
      <w:pPr>
        <w:shd w:val="clear" w:color="auto" w:fill="F7F7F7"/>
        <w:spacing w:before="0" w:after="0" w:line="180" w:lineRule="exact"/>
        <w:ind w:left="0" w:firstLine="0"/>
        <w:jc w:val="left"/>
        <w:rPr>
          <w:ins w:id="883406" w:author="Claude" w:date="2026-10-07T12:00:00Z"/>
        </w:rPr>
      </w:pPr>
      <w:ins w:id="883838" w:author="Claude" w:date="2026-10-07T12:00:00Z">
        <w:r>
          <w:rPr>
            <w:rFonts w:ascii="Consolas" w:hAnsi="Consolas" w:cs="Consolas"/>
            <w:sz w:val="14"/>
            <w:szCs w:val="14"/>
          </w:rPr>
          <w:t xml:space="preserve">432      """Renda por cooperado (retirada + sobras) em regime — organizações cooperativas."""</w:t>
        </w:r>
      </w:ins>
    </w:p>
    <w:p>
      <w:pPr>
        <w:shd w:val="clear" w:color="auto" w:fill="F7F7F7"/>
        <w:spacing w:before="0" w:after="0" w:line="180" w:lineRule="exact"/>
        <w:ind w:left="0" w:firstLine="0"/>
        <w:jc w:val="left"/>
        <w:rPr>
          <w:ins w:id="883406" w:author="Claude" w:date="2026-10-07T12:00:00Z"/>
        </w:rPr>
      </w:pPr>
      <w:ins w:id="883839" w:author="Claude" w:date="2026-10-07T12:00:00Z">
        <w:r>
          <w:rPr>
            <w:rFonts w:ascii="Consolas" w:hAnsi="Consolas" w:cs="Consolas"/>
            <w:sz w:val="14"/>
            <w:szCs w:val="14"/>
          </w:rPr>
          <w:t xml:space="preserve">433      e = cfg.economico</w:t>
        </w:r>
      </w:ins>
    </w:p>
    <w:p>
      <w:pPr>
        <w:shd w:val="clear" w:color="auto" w:fill="F7F7F7"/>
        <w:spacing w:before="0" w:after="0" w:line="180" w:lineRule="exact"/>
        <w:ind w:left="0" w:firstLine="0"/>
        <w:jc w:val="left"/>
        <w:rPr>
          <w:ins w:id="883406" w:author="Claude" w:date="2026-10-07T12:00:00Z"/>
        </w:rPr>
      </w:pPr>
      <w:ins w:id="883840" w:author="Claude" w:date="2026-10-07T12:00:00Z">
        <w:r>
          <w:rPr>
            <w:rFonts w:ascii="Consolas" w:hAnsi="Consolas" w:cs="Consolas"/>
            <w:sz w:val="14"/>
            <w:szCs w:val="14"/>
          </w:rPr>
          <w:t xml:space="preserve">434      sobras = float(max(eco["lucro_liquido_regime"][0], 0.0))</w:t>
        </w:r>
      </w:ins>
    </w:p>
    <w:p>
      <w:pPr>
        <w:shd w:val="clear" w:color="auto" w:fill="F7F7F7"/>
        <w:spacing w:before="0" w:after="0" w:line="180" w:lineRule="exact"/>
        <w:ind w:left="0" w:firstLine="0"/>
        <w:jc w:val="left"/>
        <w:rPr>
          <w:ins w:id="883406" w:author="Claude" w:date="2026-10-07T12:00:00Z"/>
        </w:rPr>
      </w:pPr>
      <w:ins w:id="883841" w:author="Claude" w:date="2026-10-07T12:00:00Z">
        <w:r>
          <w:rPr>
            <w:rFonts w:ascii="Consolas" w:hAnsi="Consolas" w:cs="Consolas"/>
            <w:sz w:val="14"/>
            <w:szCs w:val="14"/>
          </w:rPr>
          <w:t xml:space="preserve">435      trab = sobras * e.perc_sobras_trabalhadores / 100</w:t>
        </w:r>
      </w:ins>
    </w:p>
    <w:p>
      <w:pPr>
        <w:shd w:val="clear" w:color="auto" w:fill="F7F7F7"/>
        <w:spacing w:before="0" w:after="0" w:line="180" w:lineRule="exact"/>
        <w:ind w:left="0" w:firstLine="0"/>
        <w:jc w:val="left"/>
        <w:rPr>
          <w:ins w:id="883406" w:author="Claude" w:date="2026-10-07T12:00:00Z"/>
        </w:rPr>
      </w:pPr>
      <w:ins w:id="883842" w:author="Claude" w:date="2026-10-07T12:00:00Z">
        <w:r>
          <w:rPr>
            <w:rFonts w:ascii="Consolas" w:hAnsi="Consolas" w:cs="Consolas"/>
            <w:sz w:val="14"/>
            <w:szCs w:val="14"/>
          </w:rPr>
          <w:t xml:space="preserve">436      forn = sobras - trab</w:t>
        </w:r>
      </w:ins>
    </w:p>
    <w:p>
      <w:pPr>
        <w:shd w:val="clear" w:color="auto" w:fill="F7F7F7"/>
        <w:spacing w:before="0" w:after="0" w:line="180" w:lineRule="exact"/>
        <w:ind w:left="0" w:firstLine="0"/>
        <w:jc w:val="left"/>
        <w:rPr>
          <w:ins w:id="883406" w:author="Claude" w:date="2026-10-07T12:00:00Z"/>
        </w:rPr>
      </w:pPr>
      <w:ins w:id="883843" w:author="Claude" w:date="2026-10-07T12:00:00Z">
        <w:r>
          <w:rPr>
            <w:rFonts w:ascii="Consolas" w:hAnsi="Consolas" w:cs="Consolas"/>
            <w:sz w:val="14"/>
            <w:szCs w:val="14"/>
          </w:rPr>
          <w:t xml:space="preserve">437      n_trab = max(e.cooperados_trabalhadores, 0)</w:t>
        </w:r>
      </w:ins>
    </w:p>
    <w:p>
      <w:pPr>
        <w:shd w:val="clear" w:color="auto" w:fill="F7F7F7"/>
        <w:spacing w:before="0" w:after="0" w:line="180" w:lineRule="exact"/>
        <w:ind w:left="0" w:firstLine="0"/>
        <w:jc w:val="left"/>
        <w:rPr>
          <w:ins w:id="883406" w:author="Claude" w:date="2026-10-07T12:00:00Z"/>
        </w:rPr>
      </w:pPr>
      <w:ins w:id="883844" w:author="Claude" w:date="2026-10-07T12:00:00Z">
        <w:r>
          <w:rPr>
            <w:rFonts w:ascii="Consolas" w:hAnsi="Consolas" w:cs="Consolas"/>
            <w:sz w:val="14"/>
            <w:szCs w:val="14"/>
          </w:rPr>
          <w:t xml:space="preserve">438      r = eco["remuneracao_regime"]            # em preços do ano de regime</w:t>
        </w:r>
      </w:ins>
    </w:p>
    <w:p>
      <w:pPr>
        <w:shd w:val="clear" w:color="auto" w:fill="F7F7F7"/>
        <w:spacing w:before="0" w:after="0" w:line="180" w:lineRule="exact"/>
        <w:ind w:left="0" w:firstLine="0"/>
        <w:jc w:val="left"/>
        <w:rPr>
          <w:ins w:id="883406" w:author="Claude" w:date="2026-10-07T12:00:00Z"/>
        </w:rPr>
      </w:pPr>
      <w:ins w:id="883845" w:author="Claude" w:date="2026-10-07T12:00:00Z">
        <w:r>
          <w:rPr>
            <w:rFonts w:ascii="Consolas" w:hAnsi="Consolas" w:cs="Consolas"/>
            <w:sz w:val="14"/>
            <w:szCs w:val="14"/>
          </w:rPr>
          <w:t xml:space="preserve">439      retirada_anual = float(r["retirada"][0] + r["outros"][0])</w:t>
        </w:r>
      </w:ins>
    </w:p>
    <w:p>
      <w:pPr>
        <w:shd w:val="clear" w:color="auto" w:fill="F7F7F7"/>
        <w:spacing w:before="0" w:after="0" w:line="180" w:lineRule="exact"/>
        <w:ind w:left="0" w:firstLine="0"/>
        <w:jc w:val="left"/>
        <w:rPr>
          <w:ins w:id="883406" w:author="Claude" w:date="2026-10-07T12:00:00Z"/>
        </w:rPr>
      </w:pPr>
      <w:ins w:id="883846" w:author="Claude" w:date="2026-10-07T12:00:00Z">
        <w:r>
          <w:rPr>
            <w:rFonts w:ascii="Consolas" w:hAnsi="Consolas" w:cs="Consolas"/>
            <w:sz w:val="14"/>
            <w:szCs w:val="14"/>
          </w:rPr>
          <w:t xml:space="preserve">440      renda_mensal = safe_div(retirada_anual + trab, n_trab * 12, 0.0) if n_trab else 0.0</w:t>
        </w:r>
      </w:ins>
    </w:p>
    <w:p>
      <w:pPr>
        <w:shd w:val="clear" w:color="auto" w:fill="F7F7F7"/>
        <w:spacing w:before="0" w:after="0" w:line="180" w:lineRule="exact"/>
        <w:ind w:left="0" w:firstLine="0"/>
        <w:jc w:val="left"/>
        <w:rPr>
          <w:ins w:id="883406" w:author="Claude" w:date="2026-10-07T12:00:00Z"/>
        </w:rPr>
      </w:pPr>
      <w:ins w:id="883847" w:author="Claude" w:date="2026-10-07T12:00:00Z">
        <w:r>
          <w:rPr>
            <w:rFonts w:ascii="Consolas" w:hAnsi="Consolas" w:cs="Consolas"/>
            <w:sz w:val="14"/>
            <w:szCs w:val="14"/>
          </w:rPr>
          <w:t xml:space="preserve">441      return {</w:t>
        </w:r>
      </w:ins>
    </w:p>
    <w:p>
      <w:pPr>
        <w:shd w:val="clear" w:color="auto" w:fill="F7F7F7"/>
        <w:spacing w:before="0" w:after="0" w:line="180" w:lineRule="exact"/>
        <w:ind w:left="0" w:firstLine="0"/>
        <w:jc w:val="left"/>
        <w:rPr>
          <w:ins w:id="883406" w:author="Claude" w:date="2026-10-07T12:00:00Z"/>
        </w:rPr>
      </w:pPr>
      <w:ins w:id="883848" w:author="Claude" w:date="2026-10-07T12:00:00Z">
        <w:r>
          <w:rPr>
            <w:rFonts w:ascii="Consolas" w:hAnsi="Consolas" w:cs="Consolas"/>
            <w:sz w:val="14"/>
            <w:szCs w:val="14"/>
          </w:rPr>
          <w:t xml:space="preserve">442          "termo_resultado": "Lucro líquido" if e.tipo_organizacao == "empresa" else "Sobras líquidas",</w:t>
        </w:r>
      </w:ins>
    </w:p>
    <w:p>
      <w:pPr>
        <w:shd w:val="clear" w:color="auto" w:fill="F7F7F7"/>
        <w:spacing w:before="0" w:after="0" w:line="180" w:lineRule="exact"/>
        <w:ind w:left="0" w:firstLine="0"/>
        <w:jc w:val="left"/>
        <w:rPr>
          <w:ins w:id="883406" w:author="Claude" w:date="2026-10-07T12:00:00Z"/>
        </w:rPr>
      </w:pPr>
      <w:ins w:id="883849" w:author="Claude" w:date="2026-10-07T12:00:00Z">
        <w:r>
          <w:rPr>
            <w:rFonts w:ascii="Consolas" w:hAnsi="Consolas" w:cs="Consolas"/>
            <w:sz w:val="14"/>
            <w:szCs w:val="14"/>
          </w:rPr>
          <w:t xml:space="preserve">443          "sobras_regime": sobras,</w:t>
        </w:r>
      </w:ins>
    </w:p>
    <w:p>
      <w:pPr>
        <w:shd w:val="clear" w:color="auto" w:fill="F7F7F7"/>
        <w:spacing w:before="0" w:after="0" w:line="180" w:lineRule="exact"/>
        <w:ind w:left="0" w:firstLine="0"/>
        <w:jc w:val="left"/>
        <w:rPr>
          <w:ins w:id="883406" w:author="Claude" w:date="2026-10-07T12:00:00Z"/>
        </w:rPr>
      </w:pPr>
      <w:ins w:id="883850" w:author="Claude" w:date="2026-10-07T12:00:00Z">
        <w:r>
          <w:rPr>
            <w:rFonts w:ascii="Consolas" w:hAnsi="Consolas" w:cs="Consolas"/>
            <w:sz w:val="14"/>
            <w:szCs w:val="14"/>
          </w:rPr>
          <w:t xml:space="preserve">444          "sobras_trabalhadores": trab,</w:t>
        </w:r>
      </w:ins>
    </w:p>
    <w:p>
      <w:pPr>
        <w:shd w:val="clear" w:color="auto" w:fill="F7F7F7"/>
        <w:spacing w:before="0" w:after="0" w:line="180" w:lineRule="exact"/>
        <w:ind w:left="0" w:firstLine="0"/>
        <w:jc w:val="left"/>
        <w:rPr>
          <w:ins w:id="883406" w:author="Claude" w:date="2026-10-07T12:00:00Z"/>
        </w:rPr>
      </w:pPr>
      <w:ins w:id="883851" w:author="Claude" w:date="2026-10-07T12:00:00Z">
        <w:r>
          <w:rPr>
            <w:rFonts w:ascii="Consolas" w:hAnsi="Consolas" w:cs="Consolas"/>
            <w:sz w:val="14"/>
            <w:szCs w:val="14"/>
          </w:rPr>
          <w:t xml:space="preserve">445          "sobras_fornecedores": forn,</w:t>
        </w:r>
      </w:ins>
    </w:p>
    <w:p>
      <w:pPr>
        <w:shd w:val="clear" w:color="auto" w:fill="F7F7F7"/>
        <w:spacing w:before="0" w:after="0" w:line="180" w:lineRule="exact"/>
        <w:ind w:left="0" w:firstLine="0"/>
        <w:jc w:val="left"/>
        <w:rPr>
          <w:ins w:id="883406" w:author="Claude" w:date="2026-10-07T12:00:00Z"/>
        </w:rPr>
      </w:pPr>
      <w:ins w:id="883852" w:author="Claude" w:date="2026-10-07T12:00:00Z">
        <w:r>
          <w:rPr>
            <w:rFonts w:ascii="Consolas" w:hAnsi="Consolas" w:cs="Consolas"/>
            <w:sz w:val="14"/>
            <w:szCs w:val="14"/>
          </w:rPr>
          <w:t xml:space="preserve">446          "sobra_media_trabalhador": safe_div(trab, n_trab, 0.0),</w:t>
        </w:r>
      </w:ins>
    </w:p>
    <w:p>
      <w:pPr>
        <w:shd w:val="clear" w:color="auto" w:fill="F7F7F7"/>
        <w:spacing w:before="0" w:after="0" w:line="180" w:lineRule="exact"/>
        <w:ind w:left="0" w:firstLine="0"/>
        <w:jc w:val="left"/>
        <w:rPr>
          <w:ins w:id="883406" w:author="Claude" w:date="2026-10-07T12:00:00Z"/>
        </w:rPr>
      </w:pPr>
      <w:ins w:id="883853" w:author="Claude" w:date="2026-10-07T12:00:00Z">
        <w:r>
          <w:rPr>
            <w:rFonts w:ascii="Consolas" w:hAnsi="Consolas" w:cs="Consolas"/>
            <w:sz w:val="14"/>
            <w:szCs w:val="14"/>
          </w:rPr>
          <w:t xml:space="preserve">447          "sobra_media_fornecedor": safe_div(forn, e.cooperados_fornecedores, 0.0),</w:t>
        </w:r>
      </w:ins>
    </w:p>
    <w:p>
      <w:pPr>
        <w:shd w:val="clear" w:color="auto" w:fill="F7F7F7"/>
        <w:spacing w:before="0" w:after="0" w:line="180" w:lineRule="exact"/>
        <w:ind w:left="0" w:firstLine="0"/>
        <w:jc w:val="left"/>
        <w:rPr>
          <w:ins w:id="883406" w:author="Claude" w:date="2026-10-07T12:00:00Z"/>
        </w:rPr>
      </w:pPr>
      <w:ins w:id="883854" w:author="Claude" w:date="2026-10-07T12:00:00Z">
        <w:r>
          <w:rPr>
            <w:rFonts w:ascii="Consolas" w:hAnsi="Consolas" w:cs="Consolas"/>
            <w:sz w:val="14"/>
            <w:szCs w:val="14"/>
          </w:rPr>
          <w:t xml:space="preserve">448          "renda_mensal_por_trabalhador": float(renda_mensal),</w:t>
        </w:r>
      </w:ins>
    </w:p>
    <w:p>
      <w:pPr>
        <w:shd w:val="clear" w:color="auto" w:fill="F7F7F7"/>
        <w:spacing w:before="0" w:after="0" w:line="180" w:lineRule="exact"/>
        <w:ind w:left="0" w:firstLine="0"/>
        <w:jc w:val="left"/>
        <w:rPr>
          <w:ins w:id="883406" w:author="Claude" w:date="2026-10-07T12:00:00Z"/>
        </w:rPr>
      </w:pPr>
      <w:ins w:id="883855" w:author="Claude" w:date="2026-10-07T12:00:00Z">
        <w:r>
          <w:rPr>
            <w:rFonts w:ascii="Consolas" w:hAnsi="Consolas" w:cs="Consolas"/>
            <w:sz w:val="14"/>
            <w:szCs w:val="14"/>
          </w:rPr>
          <w:t xml:space="preserve">449      }</w:t>
        </w:r>
      </w:ins>
    </w:p>
    <w:p>
      <w:pPr>
        <w:shd w:val="clear" w:color="auto" w:fill="F7F7F7"/>
        <w:spacing w:before="0" w:after="0" w:line="180" w:lineRule="exact"/>
        <w:ind w:left="0" w:firstLine="0"/>
        <w:jc w:val="left"/>
        <w:rPr>
          <w:ins w:id="883406" w:author="Claude" w:date="2026-10-07T12:00:00Z"/>
        </w:rPr>
      </w:pPr>
      <w:ins w:id="883856" w:author="Claude" w:date="2026-10-07T12:00:00Z">
        <w:r>
          <w:rPr>
            <w:rFonts w:ascii="Consolas" w:hAnsi="Consolas" w:cs="Consolas"/>
            <w:sz w:val="14"/>
            <w:szCs w:val="14"/>
          </w:rPr>
          <w:t xml:space="preserve">450  </w:t>
        </w:r>
      </w:ins>
    </w:p>
    <w:p>
      <w:pPr>
        <w:shd w:val="clear" w:color="auto" w:fill="F7F7F7"/>
        <w:spacing w:before="0" w:after="0" w:line="180" w:lineRule="exact"/>
        <w:ind w:left="0" w:firstLine="0"/>
        <w:jc w:val="left"/>
        <w:rPr>
          <w:ins w:id="883406" w:author="Claude" w:date="2026-10-07T12:00:00Z"/>
        </w:rPr>
      </w:pPr>
      <w:ins w:id="883857" w:author="Claude" w:date="2026-10-07T12:00:00Z">
        <w:r>
          <w:rPr>
            <w:rFonts w:ascii="Consolas" w:hAnsi="Consolas" w:cs="Consolas"/>
            <w:sz w:val="14"/>
            <w:szCs w:val="14"/>
          </w:rPr>
          <w:t xml:space="preserve">451  </w:t>
        </w:r>
      </w:ins>
    </w:p>
    <w:p>
      <w:pPr>
        <w:shd w:val="clear" w:color="auto" w:fill="F7F7F7"/>
        <w:spacing w:before="0" w:after="0" w:line="180" w:lineRule="exact"/>
        <w:ind w:left="0" w:firstLine="0"/>
        <w:jc w:val="left"/>
        <w:rPr>
          <w:ins w:id="883406" w:author="Claude" w:date="2026-10-07T12:00:00Z"/>
        </w:rPr>
      </w:pPr>
      <w:ins w:id="883858" w:author="Claude" w:date="2026-10-07T12:00:00Z">
        <w:r>
          <w:rPr>
            <w:rFonts w:ascii="Consolas" w:hAnsi="Consolas" w:cs="Consolas"/>
            <w:sz w:val="14"/>
            <w:szCs w:val="14"/>
          </w:rPr>
          <w:t xml:space="preserve">452  # ---------------------------------------------------------------------------</w:t>
        </w:r>
      </w:ins>
    </w:p>
    <w:p>
      <w:pPr>
        <w:shd w:val="clear" w:color="auto" w:fill="F7F7F7"/>
        <w:spacing w:before="0" w:after="0" w:line="180" w:lineRule="exact"/>
        <w:ind w:left="0" w:firstLine="0"/>
        <w:jc w:val="left"/>
        <w:rPr>
          <w:ins w:id="883406" w:author="Claude" w:date="2026-10-07T12:00:00Z"/>
        </w:rPr>
      </w:pPr>
      <w:ins w:id="883859" w:author="Claude" w:date="2026-10-07T12:00:00Z">
        <w:r>
          <w:rPr>
            <w:rFonts w:ascii="Consolas" w:hAnsi="Consolas" w:cs="Consolas"/>
            <w:sz w:val="14"/>
            <w:szCs w:val="14"/>
          </w:rPr>
          <w:t xml:space="preserve">453  # 3. Dimensão ambiental</w:t>
        </w:r>
      </w:ins>
    </w:p>
    <w:p>
      <w:pPr>
        <w:shd w:val="clear" w:color="auto" w:fill="F7F7F7"/>
        <w:spacing w:before="0" w:after="0" w:line="180" w:lineRule="exact"/>
        <w:ind w:left="0" w:firstLine="0"/>
        <w:jc w:val="left"/>
        <w:rPr>
          <w:ins w:id="883406" w:author="Claude" w:date="2026-10-07T12:00:00Z"/>
        </w:rPr>
      </w:pPr>
      <w:ins w:id="883860" w:author="Claude" w:date="2026-10-07T12:00:00Z">
        <w:r>
          <w:rPr>
            <w:rFonts w:ascii="Consolas" w:hAnsi="Consolas" w:cs="Consolas"/>
            <w:sz w:val="14"/>
            <w:szCs w:val="14"/>
          </w:rPr>
          <w:t xml:space="preserve">454  # ---------------------------------------------------------------------------</w:t>
        </w:r>
      </w:ins>
    </w:p>
    <w:p>
      <w:pPr>
        <w:shd w:val="clear" w:color="auto" w:fill="F7F7F7"/>
        <w:spacing w:before="0" w:after="0" w:line="180" w:lineRule="exact"/>
        <w:ind w:left="0" w:firstLine="0"/>
        <w:jc w:val="left"/>
        <w:rPr>
          <w:ins w:id="883406" w:author="Claude" w:date="2026-10-07T12:00:00Z"/>
        </w:rPr>
      </w:pPr>
      <w:ins w:id="883861" w:author="Claude" w:date="2026-10-07T12:00:00Z">
        <w:r>
          <w:rPr>
            <w:rFonts w:ascii="Consolas" w:hAnsi="Consolas" w:cs="Consolas"/>
            <w:sz w:val="14"/>
            <w:szCs w:val="14"/>
          </w:rPr>
          <w:t xml:space="preserve">455  </w:t>
        </w:r>
      </w:ins>
    </w:p>
    <w:p>
      <w:pPr>
        <w:shd w:val="clear" w:color="auto" w:fill="F7F7F7"/>
        <w:spacing w:before="0" w:after="0" w:line="180" w:lineRule="exact"/>
        <w:ind w:left="0" w:firstLine="0"/>
        <w:jc w:val="left"/>
        <w:rPr>
          <w:ins w:id="883406" w:author="Claude" w:date="2026-10-07T12:00:00Z"/>
        </w:rPr>
      </w:pPr>
      <w:ins w:id="883862" w:author="Claude" w:date="2026-10-07T12:00:00Z">
        <w:r>
          <w:rPr>
            <w:rFonts w:ascii="Consolas" w:hAnsi="Consolas" w:cs="Consolas"/>
            <w:sz w:val="14"/>
            <w:szCs w:val="14"/>
          </w:rPr>
          <w:t xml:space="preserve">456  def fator_emissao_energia(cfg: EVTEASConfig) -&gt; float:</w:t>
        </w:r>
      </w:ins>
    </w:p>
    <w:p>
      <w:pPr>
        <w:shd w:val="clear" w:color="auto" w:fill="F7F7F7"/>
        <w:spacing w:before="0" w:after="0" w:line="180" w:lineRule="exact"/>
        <w:ind w:left="0" w:firstLine="0"/>
        <w:jc w:val="left"/>
        <w:rPr>
          <w:ins w:id="883406" w:author="Claude" w:date="2026-10-07T12:00:00Z"/>
        </w:rPr>
      </w:pPr>
      <w:ins w:id="883863" w:author="Claude" w:date="2026-10-07T12:00:00Z">
        <w:r>
          <w:rPr>
            <w:rFonts w:ascii="Consolas" w:hAnsi="Consolas" w:cs="Consolas"/>
            <w:sz w:val="14"/>
            <w:szCs w:val="14"/>
          </w:rPr>
          <w:t xml:space="preserve">457      a = cfg.ambiental</w:t>
        </w:r>
      </w:ins>
    </w:p>
    <w:p>
      <w:pPr>
        <w:shd w:val="clear" w:color="auto" w:fill="F7F7F7"/>
        <w:spacing w:before="0" w:after="0" w:line="180" w:lineRule="exact"/>
        <w:ind w:left="0" w:firstLine="0"/>
        <w:jc w:val="left"/>
        <w:rPr>
          <w:ins w:id="883406" w:author="Claude" w:date="2026-10-07T12:00:00Z"/>
        </w:rPr>
      </w:pPr>
      <w:ins w:id="883864" w:author="Claude" w:date="2026-10-07T12:00:00Z">
        <w:r>
          <w:rPr>
            <w:rFonts w:ascii="Consolas" w:hAnsi="Consolas" w:cs="Consolas"/>
            <w:sz w:val="14"/>
            <w:szCs w:val="14"/>
          </w:rPr>
          <w:t xml:space="preserve">458      fatores = dict(FATORES_EMISSAO_ENERGIA, rede=a.fator_emissao_rede_kgco2_kwh)</w:t>
        </w:r>
      </w:ins>
    </w:p>
    <w:p>
      <w:pPr>
        <w:shd w:val="clear" w:color="auto" w:fill="F7F7F7"/>
        <w:spacing w:before="0" w:after="0" w:line="180" w:lineRule="exact"/>
        <w:ind w:left="0" w:firstLine="0"/>
        <w:jc w:val="left"/>
        <w:rPr>
          <w:ins w:id="883406" w:author="Claude" w:date="2026-10-07T12:00:00Z"/>
        </w:rPr>
      </w:pPr>
      <w:ins w:id="883865" w:author="Claude" w:date="2026-10-07T12:00:00Z">
        <w:r>
          <w:rPr>
            <w:rFonts w:ascii="Consolas" w:hAnsi="Consolas" w:cs="Consolas"/>
            <w:sz w:val="14"/>
            <w:szCs w:val="14"/>
          </w:rPr>
          <w:t xml:space="preserve">459      if a.fonte_energia == "mista":</w:t>
        </w:r>
      </w:ins>
    </w:p>
    <w:p>
      <w:pPr>
        <w:shd w:val="clear" w:color="auto" w:fill="F7F7F7"/>
        <w:spacing w:before="0" w:after="0" w:line="180" w:lineRule="exact"/>
        <w:ind w:left="0" w:firstLine="0"/>
        <w:jc w:val="left"/>
        <w:rPr>
          <w:ins w:id="883406" w:author="Claude" w:date="2026-10-07T12:00:00Z"/>
        </w:rPr>
      </w:pPr>
      <w:ins w:id="883866" w:author="Claude" w:date="2026-10-07T12:00:00Z">
        <w:r>
          <w:rPr>
            <w:rFonts w:ascii="Consolas" w:hAnsi="Consolas" w:cs="Consolas"/>
            <w:sz w:val="14"/>
            <w:szCs w:val="14"/>
          </w:rPr>
          <w:t xml:space="preserve">460          return fatores["rede"] * (1 - a.fracao_renovavel_mista)</w:t>
        </w:r>
      </w:ins>
    </w:p>
    <w:p>
      <w:pPr>
        <w:shd w:val="clear" w:color="auto" w:fill="F7F7F7"/>
        <w:spacing w:before="0" w:after="0" w:line="180" w:lineRule="exact"/>
        <w:ind w:left="0" w:firstLine="0"/>
        <w:jc w:val="left"/>
        <w:rPr>
          <w:ins w:id="883406" w:author="Claude" w:date="2026-10-07T12:00:00Z"/>
        </w:rPr>
      </w:pPr>
      <w:ins w:id="883867" w:author="Claude" w:date="2026-10-07T12:00:00Z">
        <w:r>
          <w:rPr>
            <w:rFonts w:ascii="Consolas" w:hAnsi="Consolas" w:cs="Consolas"/>
            <w:sz w:val="14"/>
            <w:szCs w:val="14"/>
          </w:rPr>
          <w:t xml:space="preserve">461      if a.fonte_energia not in fatores:</w:t>
        </w:r>
      </w:ins>
    </w:p>
    <w:p>
      <w:pPr>
        <w:shd w:val="clear" w:color="auto" w:fill="F7F7F7"/>
        <w:spacing w:before="0" w:after="0" w:line="180" w:lineRule="exact"/>
        <w:ind w:left="0" w:firstLine="0"/>
        <w:jc w:val="left"/>
        <w:rPr>
          <w:ins w:id="883406" w:author="Claude" w:date="2026-10-07T12:00:00Z"/>
        </w:rPr>
      </w:pPr>
      <w:ins w:id="883868" w:author="Claude" w:date="2026-10-07T12:00:00Z">
        <w:r>
          <w:rPr>
            <w:rFonts w:ascii="Consolas" w:hAnsi="Consolas" w:cs="Consolas"/>
            <w:sz w:val="14"/>
            <w:szCs w:val="14"/>
          </w:rPr>
          <w:t xml:space="preserve">462          raise ValueError(f"Fonte de energia desconhecida: {a.fonte_energia}")</w:t>
        </w:r>
      </w:ins>
    </w:p>
    <w:p>
      <w:pPr>
        <w:shd w:val="clear" w:color="auto" w:fill="F7F7F7"/>
        <w:spacing w:before="0" w:after="0" w:line="180" w:lineRule="exact"/>
        <w:ind w:left="0" w:firstLine="0"/>
        <w:jc w:val="left"/>
        <w:rPr>
          <w:ins w:id="883406" w:author="Claude" w:date="2026-10-07T12:00:00Z"/>
        </w:rPr>
      </w:pPr>
      <w:ins w:id="883869" w:author="Claude" w:date="2026-10-07T12:00:00Z">
        <w:r>
          <w:rPr>
            <w:rFonts w:ascii="Consolas" w:hAnsi="Consolas" w:cs="Consolas"/>
            <w:sz w:val="14"/>
            <w:szCs w:val="14"/>
          </w:rPr>
          <w:t xml:space="preserve">463      return fatores[a.fonte_energia]</w:t>
        </w:r>
      </w:ins>
    </w:p>
    <w:p>
      <w:pPr>
        <w:shd w:val="clear" w:color="auto" w:fill="F7F7F7"/>
        <w:spacing w:before="0" w:after="0" w:line="180" w:lineRule="exact"/>
        <w:ind w:left="0" w:firstLine="0"/>
        <w:jc w:val="left"/>
        <w:rPr>
          <w:ins w:id="883406" w:author="Claude" w:date="2026-10-07T12:00:00Z"/>
        </w:rPr>
      </w:pPr>
      <w:ins w:id="883870" w:author="Claude" w:date="2026-10-07T12:00:00Z">
        <w:r>
          <w:rPr>
            <w:rFonts w:ascii="Consolas" w:hAnsi="Consolas" w:cs="Consolas"/>
            <w:sz w:val="14"/>
            <w:szCs w:val="14"/>
          </w:rPr>
          <w:t xml:space="preserve">464  </w:t>
        </w:r>
      </w:ins>
    </w:p>
    <w:p>
      <w:pPr>
        <w:shd w:val="clear" w:color="auto" w:fill="F7F7F7"/>
        <w:spacing w:before="0" w:after="0" w:line="180" w:lineRule="exact"/>
        <w:ind w:left="0" w:firstLine="0"/>
        <w:jc w:val="left"/>
        <w:rPr>
          <w:ins w:id="883406" w:author="Claude" w:date="2026-10-07T12:00:00Z"/>
        </w:rPr>
      </w:pPr>
      <w:ins w:id="883871" w:author="Claude" w:date="2026-10-07T12:00:00Z">
        <w:r>
          <w:rPr>
            <w:rFonts w:ascii="Consolas" w:hAnsi="Consolas" w:cs="Consolas"/>
            <w:sz w:val="14"/>
            <w:szCs w:val="14"/>
          </w:rPr>
          <w:t xml:space="preserve">465  </w:t>
        </w:r>
      </w:ins>
    </w:p>
    <w:p>
      <w:pPr>
        <w:shd w:val="clear" w:color="auto" w:fill="F7F7F7"/>
        <w:spacing w:before="0" w:after="0" w:line="180" w:lineRule="exact"/>
        <w:ind w:left="0" w:firstLine="0"/>
        <w:jc w:val="left"/>
        <w:rPr>
          <w:ins w:id="883406" w:author="Claude" w:date="2026-10-07T12:00:00Z"/>
        </w:rPr>
      </w:pPr>
      <w:ins w:id="883872" w:author="Claude" w:date="2026-10-07T12:00:00Z">
        <w:r>
          <w:rPr>
            <w:rFonts w:ascii="Consolas" w:hAnsi="Consolas" w:cs="Consolas"/>
            <w:sz w:val="14"/>
            <w:szCs w:val="14"/>
          </w:rPr>
          <w:t xml:space="preserve">466  def score_conformidade(cfg: EVTEASConfig) -&gt; Dict[str, Any]:</w:t>
        </w:r>
      </w:ins>
    </w:p>
    <w:p>
      <w:pPr>
        <w:shd w:val="clear" w:color="auto" w:fill="F7F7F7"/>
        <w:spacing w:before="0" w:after="0" w:line="180" w:lineRule="exact"/>
        <w:ind w:left="0" w:firstLine="0"/>
        <w:jc w:val="left"/>
        <w:rPr>
          <w:ins w:id="883406" w:author="Claude" w:date="2026-10-07T12:00:00Z"/>
        </w:rPr>
      </w:pPr>
      <w:ins w:id="883873" w:author="Claude" w:date="2026-10-07T12:00:00Z">
        <w:r>
          <w:rPr>
            <w:rFonts w:ascii="Consolas" w:hAnsi="Consolas" w:cs="Consolas"/>
            <w:sz w:val="14"/>
            <w:szCs w:val="14"/>
          </w:rPr>
          <w:t xml:space="preserve">467      a = cfg.ambiental</w:t>
        </w:r>
      </w:ins>
    </w:p>
    <w:p>
      <w:pPr>
        <w:shd w:val="clear" w:color="auto" w:fill="F7F7F7"/>
        <w:spacing w:before="0" w:after="0" w:line="180" w:lineRule="exact"/>
        <w:ind w:left="0" w:firstLine="0"/>
        <w:jc w:val="left"/>
        <w:rPr>
          <w:ins w:id="883406" w:author="Claude" w:date="2026-10-07T12:00:00Z"/>
        </w:rPr>
      </w:pPr>
      <w:ins w:id="883874" w:author="Claude" w:date="2026-10-07T12:00:00Z">
        <w:r>
          <w:rPr>
            <w:rFonts w:ascii="Consolas" w:hAnsi="Consolas" w:cs="Consolas"/>
            <w:sz w:val="14"/>
            <w:szCs w:val="14"/>
          </w:rPr>
          <w:t xml:space="preserve">468      itens = dict(a.checklist)</w:t>
        </w:r>
      </w:ins>
    </w:p>
    <w:p>
      <w:pPr>
        <w:shd w:val="clear" w:color="auto" w:fill="F7F7F7"/>
        <w:spacing w:before="0" w:after="0" w:line="180" w:lineRule="exact"/>
        <w:ind w:left="0" w:firstLine="0"/>
        <w:jc w:val="left"/>
        <w:rPr>
          <w:ins w:id="883406" w:author="Claude" w:date="2026-10-07T12:00:00Z"/>
        </w:rPr>
      </w:pPr>
      <w:ins w:id="883875" w:author="Claude" w:date="2026-10-07T12:00:00Z">
        <w:r>
          <w:rPr>
            <w:rFonts w:ascii="Consolas" w:hAnsi="Consolas" w:cs="Consolas"/>
            <w:sz w:val="14"/>
            <w:szCs w:val="14"/>
          </w:rPr>
          <w:t xml:space="preserve">469      itens["respeita_app"] = bool(itens.get("respeita_app", False)) and a.distancia_app_m &gt;= a.faixa_app_minima_m</w:t>
        </w:r>
      </w:ins>
    </w:p>
    <w:p>
      <w:pPr>
        <w:shd w:val="clear" w:color="auto" w:fill="F7F7F7"/>
        <w:spacing w:before="0" w:after="0" w:line="180" w:lineRule="exact"/>
        <w:ind w:left="0" w:firstLine="0"/>
        <w:jc w:val="left"/>
        <w:rPr>
          <w:ins w:id="883406" w:author="Claude" w:date="2026-10-07T12:00:00Z"/>
        </w:rPr>
      </w:pPr>
      <w:ins w:id="883876" w:author="Claude" w:date="2026-10-07T12:00:00Z">
        <w:r>
          <w:rPr>
            <w:rFonts w:ascii="Consolas" w:hAnsi="Consolas" w:cs="Consolas"/>
            <w:sz w:val="14"/>
            <w:szCs w:val="14"/>
          </w:rPr>
          <w:t xml:space="preserve">470      total = sum(p for _, p, _ in CHECKLIST_AMBIENTAL.values())</w:t>
        </w:r>
      </w:ins>
    </w:p>
    <w:p>
      <w:pPr>
        <w:shd w:val="clear" w:color="auto" w:fill="F7F7F7"/>
        <w:spacing w:before="0" w:after="0" w:line="180" w:lineRule="exact"/>
        <w:ind w:left="0" w:firstLine="0"/>
        <w:jc w:val="left"/>
        <w:rPr>
          <w:ins w:id="883406" w:author="Claude" w:date="2026-10-07T12:00:00Z"/>
        </w:rPr>
      </w:pPr>
      <w:ins w:id="883877" w:author="Claude" w:date="2026-10-07T12:00:00Z">
        <w:r>
          <w:rPr>
            <w:rFonts w:ascii="Consolas" w:hAnsi="Consolas" w:cs="Consolas"/>
            <w:sz w:val="14"/>
            <w:szCs w:val="14"/>
          </w:rPr>
          <w:t xml:space="preserve">471      obtido = sum(p for k, (_, p, _) in CHECKLIST_AMBIENTAL.items() if itens.get(k, False))</w:t>
        </w:r>
      </w:ins>
    </w:p>
    <w:p>
      <w:pPr>
        <w:shd w:val="clear" w:color="auto" w:fill="F7F7F7"/>
        <w:spacing w:before="0" w:after="0" w:line="180" w:lineRule="exact"/>
        <w:ind w:left="0" w:firstLine="0"/>
        <w:jc w:val="left"/>
        <w:rPr>
          <w:ins w:id="883406" w:author="Claude" w:date="2026-10-07T12:00:00Z"/>
        </w:rPr>
      </w:pPr>
      <w:ins w:id="883878" w:author="Claude" w:date="2026-10-07T12:00:00Z">
        <w:r>
          <w:rPr>
            <w:rFonts w:ascii="Consolas" w:hAnsi="Consolas" w:cs="Consolas"/>
            <w:sz w:val="14"/>
            <w:szCs w:val="14"/>
          </w:rPr>
          <w:t xml:space="preserve">472      vetos = [CHECKLIST_AMBIENTAL[k][0] for k, (_, _, elim) in CHECKLIST_AMBIENTAL.items() if elim and not itens.get(k, False)]</w:t>
        </w:r>
      </w:ins>
    </w:p>
    <w:p>
      <w:pPr>
        <w:shd w:val="clear" w:color="auto" w:fill="F7F7F7"/>
        <w:spacing w:before="0" w:after="0" w:line="180" w:lineRule="exact"/>
        <w:ind w:left="0" w:firstLine="0"/>
        <w:jc w:val="left"/>
        <w:rPr>
          <w:ins w:id="883406" w:author="Claude" w:date="2026-10-07T12:00:00Z"/>
        </w:rPr>
      </w:pPr>
      <w:ins w:id="883879" w:author="Claude" w:date="2026-10-07T12:00:00Z">
        <w:r>
          <w:rPr>
            <w:rFonts w:ascii="Consolas" w:hAnsi="Consolas" w:cs="Consolas"/>
            <w:sz w:val="14"/>
            <w:szCs w:val="14"/>
          </w:rPr>
          <w:t xml:space="preserve">473      detalhe = [{"Item": d, "Peso": p, "Eliminatório": elim, "Atendido": bool(itens.get(k, False))}</w:t>
        </w:r>
      </w:ins>
    </w:p>
    <w:p>
      <w:pPr>
        <w:shd w:val="clear" w:color="auto" w:fill="F7F7F7"/>
        <w:spacing w:before="0" w:after="0" w:line="180" w:lineRule="exact"/>
        <w:ind w:left="0" w:firstLine="0"/>
        <w:jc w:val="left"/>
        <w:rPr>
          <w:ins w:id="883406" w:author="Claude" w:date="2026-10-07T12:00:00Z"/>
        </w:rPr>
      </w:pPr>
      <w:ins w:id="883880" w:author="Claude" w:date="2026-10-07T12:00:00Z">
        <w:r>
          <w:rPr>
            <w:rFonts w:ascii="Consolas" w:hAnsi="Consolas" w:cs="Consolas"/>
            <w:sz w:val="14"/>
            <w:szCs w:val="14"/>
          </w:rPr>
          <w:t xml:space="preserve">474                 for k, (d, p, elim) in CHECKLIST_AMBIENTAL.items()]</w:t>
        </w:r>
      </w:ins>
    </w:p>
    <w:p>
      <w:pPr>
        <w:shd w:val="clear" w:color="auto" w:fill="F7F7F7"/>
        <w:spacing w:before="0" w:after="0" w:line="180" w:lineRule="exact"/>
        <w:ind w:left="0" w:firstLine="0"/>
        <w:jc w:val="left"/>
        <w:rPr>
          <w:ins w:id="883406" w:author="Claude" w:date="2026-10-07T12:00:00Z"/>
        </w:rPr>
      </w:pPr>
      <w:ins w:id="883881" w:author="Claude" w:date="2026-10-07T12:00:00Z">
        <w:r>
          <w:rPr>
            <w:rFonts w:ascii="Consolas" w:hAnsi="Consolas" w:cs="Consolas"/>
            <w:sz w:val="14"/>
            <w:szCs w:val="14"/>
          </w:rPr>
          <w:t xml:space="preserve">475      return {"score_0_10": 10 * obtido / total, "vetos": vetos, "detalhe": detalhe}</w:t>
        </w:r>
      </w:ins>
    </w:p>
    <w:p>
      <w:pPr>
        <w:shd w:val="clear" w:color="auto" w:fill="F7F7F7"/>
        <w:spacing w:before="0" w:after="0" w:line="180" w:lineRule="exact"/>
        <w:ind w:left="0" w:firstLine="0"/>
        <w:jc w:val="left"/>
        <w:rPr>
          <w:ins w:id="883406" w:author="Claude" w:date="2026-10-07T12:00:00Z"/>
        </w:rPr>
      </w:pPr>
      <w:ins w:id="883882" w:author="Claude" w:date="2026-10-07T12:00:00Z">
        <w:r>
          <w:rPr>
            <w:rFonts w:ascii="Consolas" w:hAnsi="Consolas" w:cs="Consolas"/>
            <w:sz w:val="14"/>
            <w:szCs w:val="14"/>
          </w:rPr>
          <w:t xml:space="preserve">476  </w:t>
        </w:r>
      </w:ins>
    </w:p>
    <w:p>
      <w:pPr>
        <w:shd w:val="clear" w:color="auto" w:fill="F7F7F7"/>
        <w:spacing w:before="0" w:after="0" w:line="180" w:lineRule="exact"/>
        <w:ind w:left="0" w:firstLine="0"/>
        <w:jc w:val="left"/>
        <w:rPr>
          <w:ins w:id="883406" w:author="Claude" w:date="2026-10-07T12:00:00Z"/>
        </w:rPr>
      </w:pPr>
      <w:ins w:id="883883" w:author="Claude" w:date="2026-10-07T12:00:00Z">
        <w:r>
          <w:rPr>
            <w:rFonts w:ascii="Consolas" w:hAnsi="Consolas" w:cs="Consolas"/>
            <w:sz w:val="14"/>
            <w:szCs w:val="14"/>
          </w:rPr>
          <w:t xml:space="preserve">477  </w:t>
        </w:r>
      </w:ins>
    </w:p>
    <w:p>
      <w:pPr>
        <w:shd w:val="clear" w:color="auto" w:fill="F7F7F7"/>
        <w:spacing w:before="0" w:after="0" w:line="180" w:lineRule="exact"/>
        <w:ind w:left="0" w:firstLine="0"/>
        <w:jc w:val="left"/>
        <w:rPr>
          <w:ins w:id="883406" w:author="Claude" w:date="2026-10-07T12:00:00Z"/>
        </w:rPr>
      </w:pPr>
      <w:ins w:id="883884" w:author="Claude" w:date="2026-10-07T12:00:00Z">
        <w:r>
          <w:rPr>
            <w:rFonts w:ascii="Consolas" w:hAnsi="Consolas" w:cs="Consolas"/>
            <w:sz w:val="14"/>
            <w:szCs w:val="14"/>
          </w:rPr>
          <w:t xml:space="preserve">478  def calcular_ambiental(ctx: Contexto, tec: Dict[str, Any], eco: Dict[str, Any]) -&gt; Dict[str, Any]:</w:t>
        </w:r>
      </w:ins>
    </w:p>
    <w:p>
      <w:pPr>
        <w:shd w:val="clear" w:color="auto" w:fill="F7F7F7"/>
        <w:spacing w:before="0" w:after="0" w:line="180" w:lineRule="exact"/>
        <w:ind w:left="0" w:firstLine="0"/>
        <w:jc w:val="left"/>
        <w:rPr>
          <w:ins w:id="883406" w:author="Claude" w:date="2026-10-07T12:00:00Z"/>
        </w:rPr>
      </w:pPr>
      <w:ins w:id="883885" w:author="Claude" w:date="2026-10-07T12:00:00Z">
        <w:r>
          <w:rPr>
            <w:rFonts w:ascii="Consolas" w:hAnsi="Consolas" w:cs="Consolas"/>
            <w:sz w:val="14"/>
            <w:szCs w:val="14"/>
          </w:rPr>
          <w:t xml:space="preserve">479      cfg, a, t = ctx.cfg, ctx.cfg.ambiental, ctx.cfg.tecnico</w:t>
        </w:r>
      </w:ins>
    </w:p>
    <w:p>
      <w:pPr>
        <w:shd w:val="clear" w:color="auto" w:fill="F7F7F7"/>
        <w:spacing w:before="0" w:after="0" w:line="180" w:lineRule="exact"/>
        <w:ind w:left="0" w:firstLine="0"/>
        <w:jc w:val="left"/>
        <w:rPr>
          <w:ins w:id="883406" w:author="Claude" w:date="2026-10-07T12:00:00Z"/>
        </w:rPr>
      </w:pPr>
      <w:ins w:id="883886" w:author="Claude" w:date="2026-10-07T12:00:00Z">
        <w:r>
          <w:rPr>
            <w:rFonts w:ascii="Consolas" w:hAnsi="Consolas" w:cs="Consolas"/>
            <w:sz w:val="14"/>
            <w:szCs w:val="14"/>
          </w:rPr>
          <w:t xml:space="preserve">480      # volume efetivo no ano de regime (vendas do mix e crescimento de vendas incluídos)</w:t>
        </w:r>
      </w:ins>
    </w:p>
    <w:p>
      <w:pPr>
        <w:shd w:val="clear" w:color="auto" w:fill="F7F7F7"/>
        <w:spacing w:before="0" w:after="0" w:line="180" w:lineRule="exact"/>
        <w:ind w:left="0" w:firstLine="0"/>
        <w:jc w:val="left"/>
        <w:rPr>
          <w:ins w:id="883406" w:author="Claude" w:date="2026-10-07T12:00:00Z"/>
        </w:rPr>
      </w:pPr>
      <w:ins w:id="883887" w:author="Claude" w:date="2026-10-07T12:00:00Z">
        <w:r>
          <w:rPr>
            <w:rFonts w:ascii="Consolas" w:hAnsi="Consolas" w:cs="Consolas"/>
            <w:sz w:val="14"/>
            <w:szCs w:val="14"/>
          </w:rPr>
          <w:t xml:space="preserve">481      fator = eco["fator_volume_regime"]</w:t>
        </w:r>
      </w:ins>
    </w:p>
    <w:p>
      <w:pPr>
        <w:shd w:val="clear" w:color="auto" w:fill="F7F7F7"/>
        <w:spacing w:before="0" w:after="0" w:line="180" w:lineRule="exact"/>
        <w:ind w:left="0" w:firstLine="0"/>
        <w:jc w:val="left"/>
        <w:rPr>
          <w:ins w:id="883406" w:author="Claude" w:date="2026-10-07T12:00:00Z"/>
        </w:rPr>
      </w:pPr>
      <w:ins w:id="883888" w:author="Claude" w:date="2026-10-07T12:00:00Z">
        <w:r>
          <w:rPr>
            <w:rFonts w:ascii="Consolas" w:hAnsi="Consolas" w:cs="Consolas"/>
            <w:sz w:val="14"/>
            <w:szCs w:val="14"/>
          </w:rPr>
          <w:t xml:space="preserve">482      prod = tec["producao_kg_ano"] * fator</w:t>
        </w:r>
      </w:ins>
    </w:p>
    <w:p>
      <w:pPr>
        <w:shd w:val="clear" w:color="auto" w:fill="F7F7F7"/>
        <w:spacing w:before="0" w:after="0" w:line="180" w:lineRule="exact"/>
        <w:ind w:left="0" w:firstLine="0"/>
        <w:jc w:val="left"/>
        <w:rPr>
          <w:ins w:id="883406" w:author="Claude" w:date="2026-10-07T12:00:00Z"/>
        </w:rPr>
      </w:pPr>
      <w:ins w:id="883889" w:author="Claude" w:date="2026-10-07T12:00:00Z">
        <w:r>
          <w:rPr>
            <w:rFonts w:ascii="Consolas" w:hAnsi="Consolas" w:cs="Consolas"/>
            <w:sz w:val="14"/>
            <w:szCs w:val="14"/>
          </w:rPr>
          <w:t xml:space="preserve">483      prod_t = prod / 1000</w:t>
        </w:r>
      </w:ins>
    </w:p>
    <w:p>
      <w:pPr>
        <w:shd w:val="clear" w:color="auto" w:fill="F7F7F7"/>
        <w:spacing w:before="0" w:after="0" w:line="180" w:lineRule="exact"/>
        <w:ind w:left="0" w:firstLine="0"/>
        <w:jc w:val="left"/>
        <w:rPr>
          <w:ins w:id="883406" w:author="Claude" w:date="2026-10-07T12:00:00Z"/>
        </w:rPr>
      </w:pPr>
      <w:ins w:id="883890" w:author="Claude" w:date="2026-10-07T12:00:00Z">
        <w:r>
          <w:rPr>
            <w:rFonts w:ascii="Consolas" w:hAnsi="Consolas" w:cs="Consolas"/>
            <w:sz w:val="14"/>
            <w:szCs w:val="14"/>
          </w:rPr>
          <w:t xml:space="preserve">484      vol = tec["volume_util_m3"]</w:t>
        </w:r>
      </w:ins>
    </w:p>
    <w:p>
      <w:pPr>
        <w:shd w:val="clear" w:color="auto" w:fill="F7F7F7"/>
        <w:spacing w:before="0" w:after="0" w:line="180" w:lineRule="exact"/>
        <w:ind w:left="0" w:firstLine="0"/>
        <w:jc w:val="left"/>
        <w:rPr>
          <w:ins w:id="883406" w:author="Claude" w:date="2026-10-07T12:00:00Z"/>
        </w:rPr>
      </w:pPr>
      <w:ins w:id="883891" w:author="Claude" w:date="2026-10-07T12:00:00Z">
        <w:r>
          <w:rPr>
            <w:rFonts w:ascii="Consolas" w:hAnsi="Consolas" w:cs="Consolas"/>
            <w:sz w:val="14"/>
            <w:szCs w:val="14"/>
          </w:rPr>
          <w:t xml:space="preserve">485      disp = float(tec["disponibilidade"][0])</w:t>
        </w:r>
      </w:ins>
    </w:p>
    <w:p>
      <w:pPr>
        <w:shd w:val="clear" w:color="auto" w:fill="F7F7F7"/>
        <w:spacing w:before="0" w:after="0" w:line="180" w:lineRule="exact"/>
        <w:ind w:left="0" w:firstLine="0"/>
        <w:jc w:val="left"/>
        <w:rPr>
          <w:ins w:id="883406" w:author="Claude" w:date="2026-10-07T12:00:00Z"/>
        </w:rPr>
      </w:pPr>
      <w:ins w:id="883892" w:author="Claude" w:date="2026-10-07T12:00:00Z">
        <w:r>
          <w:rPr>
            <w:rFonts w:ascii="Consolas" w:hAnsi="Consolas" w:cs="Consolas"/>
            <w:sz w:val="14"/>
            <w:szCs w:val="14"/>
          </w:rPr>
          <w:t xml:space="preserve">486  </w:t>
        </w:r>
      </w:ins>
    </w:p>
    <w:p>
      <w:pPr>
        <w:shd w:val="clear" w:color="auto" w:fill="F7F7F7"/>
        <w:spacing w:before="0" w:after="0" w:line="180" w:lineRule="exact"/>
        <w:ind w:left="0" w:firstLine="0"/>
        <w:jc w:val="left"/>
        <w:rPr>
          <w:ins w:id="883406" w:author="Claude" w:date="2026-10-07T12:00:00Z"/>
        </w:rPr>
      </w:pPr>
      <w:ins w:id="883893" w:author="Claude" w:date="2026-10-07T12:00:00Z">
        <w:r>
          <w:rPr>
            <w:rFonts w:ascii="Consolas" w:hAnsi="Consolas" w:cs="Consolas"/>
            <w:sz w:val="14"/>
            <w:szCs w:val="14"/>
          </w:rPr>
          <w:t xml:space="preserve">487      # Gestão hídrica (m³/ano)</w:t>
        </w:r>
      </w:ins>
    </w:p>
    <w:p>
      <w:pPr>
        <w:shd w:val="clear" w:color="auto" w:fill="F7F7F7"/>
        <w:spacing w:before="0" w:after="0" w:line="180" w:lineRule="exact"/>
        <w:ind w:left="0" w:firstLine="0"/>
        <w:jc w:val="left"/>
        <w:rPr>
          <w:ins w:id="883406" w:author="Claude" w:date="2026-10-07T12:00:00Z"/>
        </w:rPr>
      </w:pPr>
      <w:ins w:id="883894" w:author="Claude" w:date="2026-10-07T12:00:00Z">
        <w:r>
          <w:rPr>
            <w:rFonts w:ascii="Consolas" w:hAnsi="Consolas" w:cs="Consolas"/>
            <w:sz w:val="14"/>
            <w:szCs w:val="14"/>
          </w:rPr>
          <w:t xml:space="preserve">488      enchimento = vol * disp * t.ciclos_ano if a.esvaziamento_por_ciclo else vol * disp / max(eco_horizonte(cfg), 1)</w:t>
        </w:r>
      </w:ins>
    </w:p>
    <w:p>
      <w:pPr>
        <w:shd w:val="clear" w:color="auto" w:fill="F7F7F7"/>
        <w:spacing w:before="0" w:after="0" w:line="180" w:lineRule="exact"/>
        <w:ind w:left="0" w:firstLine="0"/>
        <w:jc w:val="left"/>
        <w:rPr>
          <w:ins w:id="883406" w:author="Claude" w:date="2026-10-07T12:00:00Z"/>
        </w:rPr>
      </w:pPr>
      <w:ins w:id="883895" w:author="Claude" w:date="2026-10-07T12:00:00Z">
        <w:r>
          <w:rPr>
            <w:rFonts w:ascii="Consolas" w:hAnsi="Consolas" w:cs="Consolas"/>
            <w:sz w:val="14"/>
            <w:szCs w:val="14"/>
          </w:rPr>
          <w:t xml:space="preserve">489      renovacao = vol * disp * renovacao_pct_dia(cfg) / 100 * 365</w:t>
        </w:r>
      </w:ins>
    </w:p>
    <w:p>
      <w:pPr>
        <w:shd w:val="clear" w:color="auto" w:fill="F7F7F7"/>
        <w:spacing w:before="0" w:after="0" w:line="180" w:lineRule="exact"/>
        <w:ind w:left="0" w:firstLine="0"/>
        <w:jc w:val="left"/>
        <w:rPr>
          <w:ins w:id="883406" w:author="Claude" w:date="2026-10-07T12:00:00Z"/>
        </w:rPr>
      </w:pPr>
      <w:ins w:id="883896" w:author="Claude" w:date="2026-10-07T12:00:00Z">
        <w:r>
          <w:rPr>
            <w:rFonts w:ascii="Consolas" w:hAnsi="Consolas" w:cs="Consolas"/>
            <w:sz w:val="14"/>
            <w:szCs w:val="14"/>
          </w:rPr>
          <w:t xml:space="preserve">490      evaporacao = a.evaporacao_mm_dia / 1000 * t.area_lamina_m2 * disp * 365</w:t>
        </w:r>
      </w:ins>
    </w:p>
    <w:p>
      <w:pPr>
        <w:shd w:val="clear" w:color="auto" w:fill="F7F7F7"/>
        <w:spacing w:before="0" w:after="0" w:line="180" w:lineRule="exact"/>
        <w:ind w:left="0" w:firstLine="0"/>
        <w:jc w:val="left"/>
        <w:rPr>
          <w:ins w:id="883406" w:author="Claude" w:date="2026-10-07T12:00:00Z"/>
        </w:rPr>
      </w:pPr>
      <w:ins w:id="883897" w:author="Claude" w:date="2026-10-07T12:00:00Z">
        <w:r>
          <w:rPr>
            <w:rFonts w:ascii="Consolas" w:hAnsi="Consolas" w:cs="Consolas"/>
            <w:sz w:val="14"/>
            <w:szCs w:val="14"/>
          </w:rPr>
          <w:t xml:space="preserve">491      infiltracao = a.infiltracao_mm_dia / 1000 * t.area_lamina_m2 * disp * 365</w:t>
        </w:r>
      </w:ins>
    </w:p>
    <w:p>
      <w:pPr>
        <w:shd w:val="clear" w:color="auto" w:fill="F7F7F7"/>
        <w:spacing w:before="0" w:after="0" w:line="180" w:lineRule="exact"/>
        <w:ind w:left="0" w:firstLine="0"/>
        <w:jc w:val="left"/>
        <w:rPr>
          <w:ins w:id="883406" w:author="Claude" w:date="2026-10-07T12:00:00Z"/>
        </w:rPr>
      </w:pPr>
      <w:ins w:id="883898" w:author="Claude" w:date="2026-10-07T12:00:00Z">
        <w:r>
          <w:rPr>
            <w:rFonts w:ascii="Consolas" w:hAnsi="Consolas" w:cs="Consolas"/>
            <w:sz w:val="14"/>
            <w:szCs w:val="14"/>
          </w:rPr>
          <w:t xml:space="preserve">492      captada = enchimento + renovacao + evaporacao + infiltracao</w:t>
        </w:r>
      </w:ins>
    </w:p>
    <w:p>
      <w:pPr>
        <w:shd w:val="clear" w:color="auto" w:fill="F7F7F7"/>
        <w:spacing w:before="0" w:after="0" w:line="180" w:lineRule="exact"/>
        <w:ind w:left="0" w:firstLine="0"/>
        <w:jc w:val="left"/>
        <w:rPr>
          <w:ins w:id="883406" w:author="Claude" w:date="2026-10-07T12:00:00Z"/>
        </w:rPr>
      </w:pPr>
      <w:ins w:id="883899" w:author="Claude" w:date="2026-10-07T12:00:00Z">
        <w:r>
          <w:rPr>
            <w:rFonts w:ascii="Consolas" w:hAnsi="Consolas" w:cs="Consolas"/>
            <w:sz w:val="14"/>
            <w:szCs w:val="14"/>
          </w:rPr>
          <w:t xml:space="preserve">493      azul = evaporacao + a.fracao_retorno_perdida * (enchimento + renovacao)</w:t>
        </w:r>
      </w:ins>
    </w:p>
    <w:p>
      <w:pPr>
        <w:shd w:val="clear" w:color="auto" w:fill="F7F7F7"/>
        <w:spacing w:before="0" w:after="0" w:line="180" w:lineRule="exact"/>
        <w:ind w:left="0" w:firstLine="0"/>
        <w:jc w:val="left"/>
        <w:rPr>
          <w:ins w:id="883406" w:author="Claude" w:date="2026-10-07T12:00:00Z"/>
        </w:rPr>
      </w:pPr>
      <w:ins w:id="883900" w:author="Claude" w:date="2026-10-07T12:00:00Z">
        <w:r>
          <w:rPr>
            <w:rFonts w:ascii="Consolas" w:hAnsi="Consolas" w:cs="Consolas"/>
            <w:sz w:val="14"/>
            <w:szCs w:val="14"/>
          </w:rPr>
          <w:t xml:space="preserve">494      ph_azul = safe_div(azul, prod_t, np.nan)</w:t>
        </w:r>
      </w:ins>
    </w:p>
    <w:p>
      <w:pPr>
        <w:shd w:val="clear" w:color="auto" w:fill="F7F7F7"/>
        <w:spacing w:before="0" w:after="0" w:line="180" w:lineRule="exact"/>
        <w:ind w:left="0" w:firstLine="0"/>
        <w:jc w:val="left"/>
        <w:rPr>
          <w:ins w:id="883406" w:author="Claude" w:date="2026-10-07T12:00:00Z"/>
        </w:rPr>
      </w:pPr>
      <w:ins w:id="883901" w:author="Claude" w:date="2026-10-07T12:00:00Z">
        <w:r>
          <w:rPr>
            <w:rFonts w:ascii="Consolas" w:hAnsi="Consolas" w:cs="Consolas"/>
            <w:sz w:val="14"/>
            <w:szCs w:val="14"/>
          </w:rPr>
          <w:t xml:space="preserve">495  </w:t>
        </w:r>
      </w:ins>
    </w:p>
    <w:p>
      <w:pPr>
        <w:shd w:val="clear" w:color="auto" w:fill="F7F7F7"/>
        <w:spacing w:before="0" w:after="0" w:line="180" w:lineRule="exact"/>
        <w:ind w:left="0" w:firstLine="0"/>
        <w:jc w:val="left"/>
        <w:rPr>
          <w:ins w:id="883406" w:author="Claude" w:date="2026-10-07T12:00:00Z"/>
        </w:rPr>
      </w:pPr>
      <w:ins w:id="883902" w:author="Claude" w:date="2026-10-07T12:00:00Z">
        <w:r>
          <w:rPr>
            <w:rFonts w:ascii="Consolas" w:hAnsi="Consolas" w:cs="Consolas"/>
            <w:sz w:val="14"/>
            <w:szCs w:val="14"/>
          </w:rPr>
          <w:t xml:space="preserve">496      # Balanço de nutrientes e pegada hídrica cinza (poluente crítico)</w:t>
        </w:r>
      </w:ins>
    </w:p>
    <w:p>
      <w:pPr>
        <w:shd w:val="clear" w:color="auto" w:fill="F7F7F7"/>
        <w:spacing w:before="0" w:after="0" w:line="180" w:lineRule="exact"/>
        <w:ind w:left="0" w:firstLine="0"/>
        <w:jc w:val="left"/>
        <w:rPr>
          <w:ins w:id="883406" w:author="Claude" w:date="2026-10-07T12:00:00Z"/>
        </w:rPr>
      </w:pPr>
      <w:ins w:id="883903" w:author="Claude" w:date="2026-10-07T12:00:00Z">
        <w:r>
          <w:rPr>
            <w:rFonts w:ascii="Consolas" w:hAnsi="Consolas" w:cs="Consolas"/>
            <w:sz w:val="14"/>
            <w:szCs w:val="14"/>
          </w:rPr>
          <w:t xml:space="preserve">497      racao = tec["racao_ano_kg"] * fator</w:t>
        </w:r>
      </w:ins>
    </w:p>
    <w:p>
      <w:pPr>
        <w:shd w:val="clear" w:color="auto" w:fill="F7F7F7"/>
        <w:spacing w:before="0" w:after="0" w:line="180" w:lineRule="exact"/>
        <w:ind w:left="0" w:firstLine="0"/>
        <w:jc w:val="left"/>
        <w:rPr>
          <w:ins w:id="883406" w:author="Claude" w:date="2026-10-07T12:00:00Z"/>
        </w:rPr>
      </w:pPr>
      <w:ins w:id="883904" w:author="Claude" w:date="2026-10-07T12:00:00Z">
        <w:r>
          <w:rPr>
            <w:rFonts w:ascii="Consolas" w:hAnsi="Consolas" w:cs="Consolas"/>
            <w:sz w:val="14"/>
            <w:szCs w:val="14"/>
          </w:rPr>
          <w:t xml:space="preserve">498      ganho = tec["ganho_biomassa_ano_kg"] * fator</w:t>
        </w:r>
      </w:ins>
    </w:p>
    <w:p>
      <w:pPr>
        <w:shd w:val="clear" w:color="auto" w:fill="F7F7F7"/>
        <w:spacing w:before="0" w:after="0" w:line="180" w:lineRule="exact"/>
        <w:ind w:left="0" w:firstLine="0"/>
        <w:jc w:val="left"/>
        <w:rPr>
          <w:ins w:id="883406" w:author="Claude" w:date="2026-10-07T12:00:00Z"/>
        </w:rPr>
      </w:pPr>
      <w:ins w:id="883905" w:author="Claude" w:date="2026-10-07T12:00:00Z">
        <w:r>
          <w:rPr>
            <w:rFonts w:ascii="Consolas" w:hAnsi="Consolas" w:cs="Consolas"/>
            <w:sz w:val="14"/>
            <w:szCs w:val="14"/>
          </w:rPr>
          <w:t xml:space="preserve">499      n_in = racao * a.proteina_racao_pct / 100 / 6.25</w:t>
        </w:r>
      </w:ins>
    </w:p>
    <w:p>
      <w:pPr>
        <w:shd w:val="clear" w:color="auto" w:fill="F7F7F7"/>
        <w:spacing w:before="0" w:after="0" w:line="180" w:lineRule="exact"/>
        <w:ind w:left="0" w:firstLine="0"/>
        <w:jc w:val="left"/>
        <w:rPr>
          <w:ins w:id="883406" w:author="Claude" w:date="2026-10-07T12:00:00Z"/>
        </w:rPr>
      </w:pPr>
      <w:ins w:id="883906" w:author="Claude" w:date="2026-10-07T12:00:00Z">
        <w:r>
          <w:rPr>
            <w:rFonts w:ascii="Consolas" w:hAnsi="Consolas" w:cs="Consolas"/>
            <w:sz w:val="14"/>
            <w:szCs w:val="14"/>
          </w:rPr>
          <w:t xml:space="preserve">500      p_in = racao * a.fosforo_racao_pct / 100</w:t>
        </w:r>
      </w:ins>
    </w:p>
    <w:p>
      <w:pPr>
        <w:shd w:val="clear" w:color="auto" w:fill="F7F7F7"/>
        <w:spacing w:before="0" w:after="0" w:line="180" w:lineRule="exact"/>
        <w:ind w:left="0" w:firstLine="0"/>
        <w:jc w:val="left"/>
        <w:rPr>
          <w:ins w:id="883406" w:author="Claude" w:date="2026-10-07T12:00:00Z"/>
        </w:rPr>
      </w:pPr>
      <w:ins w:id="883907" w:author="Claude" w:date="2026-10-07T12:00:00Z">
        <w:r>
          <w:rPr>
            <w:rFonts w:ascii="Consolas" w:hAnsi="Consolas" w:cs="Consolas"/>
            <w:sz w:val="14"/>
            <w:szCs w:val="14"/>
          </w:rPr>
          <w:t xml:space="preserve">501      n_ret = ganho * a.nitrogenio_peixe_pct / 100</w:t>
        </w:r>
      </w:ins>
    </w:p>
    <w:p>
      <w:pPr>
        <w:shd w:val="clear" w:color="auto" w:fill="F7F7F7"/>
        <w:spacing w:before="0" w:after="0" w:line="180" w:lineRule="exact"/>
        <w:ind w:left="0" w:firstLine="0"/>
        <w:jc w:val="left"/>
        <w:rPr>
          <w:ins w:id="883406" w:author="Claude" w:date="2026-10-07T12:00:00Z"/>
        </w:rPr>
      </w:pPr>
      <w:ins w:id="883908" w:author="Claude" w:date="2026-10-07T12:00:00Z">
        <w:r>
          <w:rPr>
            <w:rFonts w:ascii="Consolas" w:hAnsi="Consolas" w:cs="Consolas"/>
            <w:sz w:val="14"/>
            <w:szCs w:val="14"/>
          </w:rPr>
          <w:t xml:space="preserve">502      p_ret = ganho * a.fosforo_peixe_pct / 100</w:t>
        </w:r>
      </w:ins>
    </w:p>
    <w:p>
      <w:pPr>
        <w:shd w:val="clear" w:color="auto" w:fill="F7F7F7"/>
        <w:spacing w:before="0" w:after="0" w:line="180" w:lineRule="exact"/>
        <w:ind w:left="0" w:firstLine="0"/>
        <w:jc w:val="left"/>
        <w:rPr>
          <w:ins w:id="883406" w:author="Claude" w:date="2026-10-07T12:00:00Z"/>
        </w:rPr>
      </w:pPr>
      <w:ins w:id="883909" w:author="Claude" w:date="2026-10-07T12:00:00Z">
        <w:r>
          <w:rPr>
            <w:rFonts w:ascii="Consolas" w:hAnsi="Consolas" w:cs="Consolas"/>
            <w:sz w:val="14"/>
            <w:szCs w:val="14"/>
          </w:rPr>
          <w:t xml:space="preserve">503      n_carga = np.maximum(n_in - n_ret, 0) * (1 - a.remocao_n_tratamento_pct / 100)</w:t>
        </w:r>
      </w:ins>
    </w:p>
    <w:p>
      <w:pPr>
        <w:shd w:val="clear" w:color="auto" w:fill="F7F7F7"/>
        <w:spacing w:before="0" w:after="0" w:line="180" w:lineRule="exact"/>
        <w:ind w:left="0" w:firstLine="0"/>
        <w:jc w:val="left"/>
        <w:rPr>
          <w:ins w:id="883406" w:author="Claude" w:date="2026-10-07T12:00:00Z"/>
        </w:rPr>
      </w:pPr>
      <w:ins w:id="883910" w:author="Claude" w:date="2026-10-07T12:00:00Z">
        <w:r>
          <w:rPr>
            <w:rFonts w:ascii="Consolas" w:hAnsi="Consolas" w:cs="Consolas"/>
            <w:sz w:val="14"/>
            <w:szCs w:val="14"/>
          </w:rPr>
          <w:t xml:space="preserve">504      p_carga = np.maximum(p_in - p_ret, 0) * (1 - a.remocao_p_tratamento_pct / 100)</w:t>
        </w:r>
      </w:ins>
    </w:p>
    <w:p>
      <w:pPr>
        <w:shd w:val="clear" w:color="auto" w:fill="F7F7F7"/>
        <w:spacing w:before="0" w:after="0" w:line="180" w:lineRule="exact"/>
        <w:ind w:left="0" w:firstLine="0"/>
        <w:jc w:val="left"/>
        <w:rPr>
          <w:ins w:id="883406" w:author="Claude" w:date="2026-10-07T12:00:00Z"/>
        </w:rPr>
      </w:pPr>
      <w:ins w:id="883911" w:author="Claude" w:date="2026-10-07T12:00:00Z">
        <w:r>
          <w:rPr>
            <w:rFonts w:ascii="Consolas" w:hAnsi="Consolas" w:cs="Consolas"/>
            <w:sz w:val="14"/>
            <w:szCs w:val="14"/>
          </w:rPr>
          <w:t xml:space="preserve">505      dn = a.n_max_mg_l - a.n_natural_mg_l</w:t>
        </w:r>
      </w:ins>
    </w:p>
    <w:p>
      <w:pPr>
        <w:shd w:val="clear" w:color="auto" w:fill="F7F7F7"/>
        <w:spacing w:before="0" w:after="0" w:line="180" w:lineRule="exact"/>
        <w:ind w:left="0" w:firstLine="0"/>
        <w:jc w:val="left"/>
        <w:rPr>
          <w:ins w:id="883406" w:author="Claude" w:date="2026-10-07T12:00:00Z"/>
        </w:rPr>
      </w:pPr>
      <w:ins w:id="883912" w:author="Claude" w:date="2026-10-07T12:00:00Z">
        <w:r>
          <w:rPr>
            <w:rFonts w:ascii="Consolas" w:hAnsi="Consolas" w:cs="Consolas"/>
            <w:sz w:val="14"/>
            <w:szCs w:val="14"/>
          </w:rPr>
          <w:t xml:space="preserve">506      dp = a.p_max_mg_l - a.p_natural_mg_l</w:t>
        </w:r>
      </w:ins>
    </w:p>
    <w:p>
      <w:pPr>
        <w:shd w:val="clear" w:color="auto" w:fill="F7F7F7"/>
        <w:spacing w:before="0" w:after="0" w:line="180" w:lineRule="exact"/>
        <w:ind w:left="0" w:firstLine="0"/>
        <w:jc w:val="left"/>
        <w:rPr>
          <w:ins w:id="883406" w:author="Claude" w:date="2026-10-07T12:00:00Z"/>
        </w:rPr>
      </w:pPr>
      <w:ins w:id="883913" w:author="Claude" w:date="2026-10-07T12:00:00Z">
        <w:r>
          <w:rPr>
            <w:rFonts w:ascii="Consolas" w:hAnsi="Consolas" w:cs="Consolas"/>
            <w:sz w:val="14"/>
            <w:szCs w:val="14"/>
          </w:rPr>
          <w:t xml:space="preserve">507      if dn &lt;= 0 or dp &lt;= 0:</w:t>
        </w:r>
      </w:ins>
    </w:p>
    <w:p>
      <w:pPr>
        <w:shd w:val="clear" w:color="auto" w:fill="F7F7F7"/>
        <w:spacing w:before="0" w:after="0" w:line="180" w:lineRule="exact"/>
        <w:ind w:left="0" w:firstLine="0"/>
        <w:jc w:val="left"/>
        <w:rPr>
          <w:ins w:id="883406" w:author="Claude" w:date="2026-10-07T12:00:00Z"/>
        </w:rPr>
      </w:pPr>
      <w:ins w:id="883914" w:author="Claude" w:date="2026-10-07T12:00:00Z">
        <w:r>
          <w:rPr>
            <w:rFonts w:ascii="Consolas" w:hAnsi="Consolas" w:cs="Consolas"/>
            <w:sz w:val="14"/>
            <w:szCs w:val="14"/>
          </w:rPr>
          <w:t xml:space="preserve">508          raise ValueError("Concentração máxima deve superar a natural (pegada hídrica cinza indefinida)")</w:t>
        </w:r>
      </w:ins>
    </w:p>
    <w:p>
      <w:pPr>
        <w:shd w:val="clear" w:color="auto" w:fill="F7F7F7"/>
        <w:spacing w:before="0" w:after="0" w:line="180" w:lineRule="exact"/>
        <w:ind w:left="0" w:firstLine="0"/>
        <w:jc w:val="left"/>
        <w:rPr>
          <w:ins w:id="883406" w:author="Claude" w:date="2026-10-07T12:00:00Z"/>
        </w:rPr>
      </w:pPr>
      <w:ins w:id="883915" w:author="Claude" w:date="2026-10-07T12:00:00Z">
        <w:r>
          <w:rPr>
            <w:rFonts w:ascii="Consolas" w:hAnsi="Consolas" w:cs="Consolas"/>
            <w:sz w:val="14"/>
            <w:szCs w:val="14"/>
          </w:rPr>
          <w:t xml:space="preserve">509      cinza_n = n_carga * 1000 / dn       # kg -&gt; g; mg/L = g/m³</w:t>
        </w:r>
      </w:ins>
    </w:p>
    <w:p>
      <w:pPr>
        <w:shd w:val="clear" w:color="auto" w:fill="F7F7F7"/>
        <w:spacing w:before="0" w:after="0" w:line="180" w:lineRule="exact"/>
        <w:ind w:left="0" w:firstLine="0"/>
        <w:jc w:val="left"/>
        <w:rPr>
          <w:ins w:id="883406" w:author="Claude" w:date="2026-10-07T12:00:00Z"/>
        </w:rPr>
      </w:pPr>
      <w:ins w:id="883916" w:author="Claude" w:date="2026-10-07T12:00:00Z">
        <w:r>
          <w:rPr>
            <w:rFonts w:ascii="Consolas" w:hAnsi="Consolas" w:cs="Consolas"/>
            <w:sz w:val="14"/>
            <w:szCs w:val="14"/>
          </w:rPr>
          <w:t xml:space="preserve">510      cinza_p = p_carga * 1000 / dp</w:t>
        </w:r>
      </w:ins>
    </w:p>
    <w:p>
      <w:pPr>
        <w:shd w:val="clear" w:color="auto" w:fill="F7F7F7"/>
        <w:spacing w:before="0" w:after="0" w:line="180" w:lineRule="exact"/>
        <w:ind w:left="0" w:firstLine="0"/>
        <w:jc w:val="left"/>
        <w:rPr>
          <w:ins w:id="883406" w:author="Claude" w:date="2026-10-07T12:00:00Z"/>
        </w:rPr>
      </w:pPr>
      <w:ins w:id="883917" w:author="Claude" w:date="2026-10-07T12:00:00Z">
        <w:r>
          <w:rPr>
            <w:rFonts w:ascii="Consolas" w:hAnsi="Consolas" w:cs="Consolas"/>
            <w:sz w:val="14"/>
            <w:szCs w:val="14"/>
          </w:rPr>
          <w:t xml:space="preserve">511      cinza = np.maximum(cinza_n, cinza_p)</w:t>
        </w:r>
      </w:ins>
    </w:p>
    <w:p>
      <w:pPr>
        <w:shd w:val="clear" w:color="auto" w:fill="F7F7F7"/>
        <w:spacing w:before="0" w:after="0" w:line="180" w:lineRule="exact"/>
        <w:ind w:left="0" w:firstLine="0"/>
        <w:jc w:val="left"/>
        <w:rPr>
          <w:ins w:id="883406" w:author="Claude" w:date="2026-10-07T12:00:00Z"/>
        </w:rPr>
      </w:pPr>
      <w:ins w:id="883918" w:author="Claude" w:date="2026-10-07T12:00:00Z">
        <w:r>
          <w:rPr>
            <w:rFonts w:ascii="Consolas" w:hAnsi="Consolas" w:cs="Consolas"/>
            <w:sz w:val="14"/>
            <w:szCs w:val="14"/>
          </w:rPr>
          <w:t xml:space="preserve">512      critico = np.where(cinza_p &gt;= cinza_n, "fósforo total", "nitrogênio total")</w:t>
        </w:r>
      </w:ins>
    </w:p>
    <w:p>
      <w:pPr>
        <w:shd w:val="clear" w:color="auto" w:fill="F7F7F7"/>
        <w:spacing w:before="0" w:after="0" w:line="180" w:lineRule="exact"/>
        <w:ind w:left="0" w:firstLine="0"/>
        <w:jc w:val="left"/>
        <w:rPr>
          <w:ins w:id="883406" w:author="Claude" w:date="2026-10-07T12:00:00Z"/>
        </w:rPr>
      </w:pPr>
      <w:ins w:id="883919" w:author="Claude" w:date="2026-10-07T12:00:00Z">
        <w:r>
          <w:rPr>
            <w:rFonts w:ascii="Consolas" w:hAnsi="Consolas" w:cs="Consolas"/>
            <w:sz w:val="14"/>
            <w:szCs w:val="14"/>
          </w:rPr>
          <w:t xml:space="preserve">513  </w:t>
        </w:r>
      </w:ins>
    </w:p>
    <w:p>
      <w:pPr>
        <w:shd w:val="clear" w:color="auto" w:fill="F7F7F7"/>
        <w:spacing w:before="0" w:after="0" w:line="180" w:lineRule="exact"/>
        <w:ind w:left="0" w:firstLine="0"/>
        <w:jc w:val="left"/>
        <w:rPr>
          <w:ins w:id="883406" w:author="Claude" w:date="2026-10-07T12:00:00Z"/>
        </w:rPr>
      </w:pPr>
      <w:ins w:id="883920" w:author="Claude" w:date="2026-10-07T12:00:00Z">
        <w:r>
          <w:rPr>
            <w:rFonts w:ascii="Consolas" w:hAnsi="Consolas" w:cs="Consolas"/>
            <w:sz w:val="14"/>
            <w:szCs w:val="14"/>
          </w:rPr>
          <w:t xml:space="preserve">514      # Energia e emissões (proxy de pegada de carbono)</w:t>
        </w:r>
      </w:ins>
    </w:p>
    <w:p>
      <w:pPr>
        <w:shd w:val="clear" w:color="auto" w:fill="F7F7F7"/>
        <w:spacing w:before="0" w:after="0" w:line="180" w:lineRule="exact"/>
        <w:ind w:left="0" w:firstLine="0"/>
        <w:jc w:val="left"/>
        <w:rPr>
          <w:ins w:id="883406" w:author="Claude" w:date="2026-10-07T12:00:00Z"/>
        </w:rPr>
      </w:pPr>
      <w:ins w:id="883921" w:author="Claude" w:date="2026-10-07T12:00:00Z">
        <w:r>
          <w:rPr>
            <w:rFonts w:ascii="Consolas" w:hAnsi="Consolas" w:cs="Consolas"/>
            <w:sz w:val="14"/>
            <w:szCs w:val="14"/>
          </w:rPr>
          <w:t xml:space="preserve">515      energia = energia_kwh_kg(cfg) * prod</w:t>
        </w:r>
      </w:ins>
    </w:p>
    <w:p>
      <w:pPr>
        <w:shd w:val="clear" w:color="auto" w:fill="F7F7F7"/>
        <w:spacing w:before="0" w:after="0" w:line="180" w:lineRule="exact"/>
        <w:ind w:left="0" w:firstLine="0"/>
        <w:jc w:val="left"/>
        <w:rPr>
          <w:ins w:id="883406" w:author="Claude" w:date="2026-10-07T12:00:00Z"/>
        </w:rPr>
      </w:pPr>
      <w:ins w:id="883922" w:author="Claude" w:date="2026-10-07T12:00:00Z">
        <w:r>
          <w:rPr>
            <w:rFonts w:ascii="Consolas" w:hAnsi="Consolas" w:cs="Consolas"/>
            <w:sz w:val="14"/>
            <w:szCs w:val="14"/>
          </w:rPr>
          <w:t xml:space="preserve">516      fe = fator_emissao_energia(cfg)</w:t>
        </w:r>
      </w:ins>
    </w:p>
    <w:p>
      <w:pPr>
        <w:shd w:val="clear" w:color="auto" w:fill="F7F7F7"/>
        <w:spacing w:before="0" w:after="0" w:line="180" w:lineRule="exact"/>
        <w:ind w:left="0" w:firstLine="0"/>
        <w:jc w:val="left"/>
        <w:rPr>
          <w:ins w:id="883406" w:author="Claude" w:date="2026-10-07T12:00:00Z"/>
        </w:rPr>
      </w:pPr>
      <w:ins w:id="883923" w:author="Claude" w:date="2026-10-07T12:00:00Z">
        <w:r>
          <w:rPr>
            <w:rFonts w:ascii="Consolas" w:hAnsi="Consolas" w:cs="Consolas"/>
            <w:sz w:val="14"/>
            <w:szCs w:val="14"/>
          </w:rPr>
          <w:t xml:space="preserve">517      co2_energia = energia * fe</w:t>
        </w:r>
      </w:ins>
    </w:p>
    <w:p>
      <w:pPr>
        <w:shd w:val="clear" w:color="auto" w:fill="F7F7F7"/>
        <w:spacing w:before="0" w:after="0" w:line="180" w:lineRule="exact"/>
        <w:ind w:left="0" w:firstLine="0"/>
        <w:jc w:val="left"/>
        <w:rPr>
          <w:ins w:id="883406" w:author="Claude" w:date="2026-10-07T12:00:00Z"/>
        </w:rPr>
      </w:pPr>
      <w:ins w:id="883924" w:author="Claude" w:date="2026-10-07T12:00:00Z">
        <w:r>
          <w:rPr>
            <w:rFonts w:ascii="Consolas" w:hAnsi="Consolas" w:cs="Consolas"/>
            <w:sz w:val="14"/>
            <w:szCs w:val="14"/>
          </w:rPr>
          <w:t xml:space="preserve">518      co2_racao = racao * a.fator_emissao_racao_kgco2_kg</w:t>
        </w:r>
      </w:ins>
    </w:p>
    <w:p>
      <w:pPr>
        <w:shd w:val="clear" w:color="auto" w:fill="F7F7F7"/>
        <w:spacing w:before="0" w:after="0" w:line="180" w:lineRule="exact"/>
        <w:ind w:left="0" w:firstLine="0"/>
        <w:jc w:val="left"/>
        <w:rPr>
          <w:ins w:id="883406" w:author="Claude" w:date="2026-10-07T12:00:00Z"/>
        </w:rPr>
      </w:pPr>
      <w:ins w:id="883925" w:author="Claude" w:date="2026-10-07T12:00:00Z">
        <w:r>
          <w:rPr>
            <w:rFonts w:ascii="Consolas" w:hAnsi="Consolas" w:cs="Consolas"/>
            <w:sz w:val="14"/>
            <w:szCs w:val="14"/>
          </w:rPr>
          <w:t xml:space="preserve">519      co2_diesel = np.full(ctx.n, a.diesel_l_ano * a.fator_emissao_diesel_kgco2_l)</w:t>
        </w:r>
      </w:ins>
    </w:p>
    <w:p>
      <w:pPr>
        <w:shd w:val="clear" w:color="auto" w:fill="F7F7F7"/>
        <w:spacing w:before="0" w:after="0" w:line="180" w:lineRule="exact"/>
        <w:ind w:left="0" w:firstLine="0"/>
        <w:jc w:val="left"/>
        <w:rPr>
          <w:ins w:id="883406" w:author="Claude" w:date="2026-10-07T12:00:00Z"/>
        </w:rPr>
      </w:pPr>
      <w:ins w:id="883926" w:author="Claude" w:date="2026-10-07T12:00:00Z">
        <w:r>
          <w:rPr>
            <w:rFonts w:ascii="Consolas" w:hAnsi="Consolas" w:cs="Consolas"/>
            <w:sz w:val="14"/>
            <w:szCs w:val="14"/>
          </w:rPr>
          <w:t xml:space="preserve">520      co2_total = co2_energia + co2_racao + co2_diesel</w:t>
        </w:r>
      </w:ins>
    </w:p>
    <w:p>
      <w:pPr>
        <w:shd w:val="clear" w:color="auto" w:fill="F7F7F7"/>
        <w:spacing w:before="0" w:after="0" w:line="180" w:lineRule="exact"/>
        <w:ind w:left="0" w:firstLine="0"/>
        <w:jc w:val="left"/>
        <w:rPr>
          <w:ins w:id="883406" w:author="Claude" w:date="2026-10-07T12:00:00Z"/>
        </w:rPr>
      </w:pPr>
      <w:ins w:id="883927" w:author="Claude" w:date="2026-10-07T12:00:00Z">
        <w:r>
          <w:rPr>
            <w:rFonts w:ascii="Consolas" w:hAnsi="Consolas" w:cs="Consolas"/>
            <w:sz w:val="14"/>
            <w:szCs w:val="14"/>
          </w:rPr>
          <w:t xml:space="preserve">521      intensidade = safe_div(co2_total, prod, np.nan)</w:t>
        </w:r>
      </w:ins>
    </w:p>
    <w:p>
      <w:pPr>
        <w:shd w:val="clear" w:color="auto" w:fill="F7F7F7"/>
        <w:spacing w:before="0" w:after="0" w:line="180" w:lineRule="exact"/>
        <w:ind w:left="0" w:firstLine="0"/>
        <w:jc w:val="left"/>
        <w:rPr>
          <w:ins w:id="883406" w:author="Claude" w:date="2026-10-07T12:00:00Z"/>
        </w:rPr>
      </w:pPr>
      <w:ins w:id="883928" w:author="Claude" w:date="2026-10-07T12:00:00Z">
        <w:r>
          <w:rPr>
            <w:rFonts w:ascii="Consolas" w:hAnsi="Consolas" w:cs="Consolas"/>
            <w:sz w:val="14"/>
            <w:szCs w:val="14"/>
          </w:rPr>
          <w:t xml:space="preserve">522  </w:t>
        </w:r>
      </w:ins>
    </w:p>
    <w:p>
      <w:pPr>
        <w:shd w:val="clear" w:color="auto" w:fill="F7F7F7"/>
        <w:spacing w:before="0" w:after="0" w:line="180" w:lineRule="exact"/>
        <w:ind w:left="0" w:firstLine="0"/>
        <w:jc w:val="left"/>
        <w:rPr>
          <w:ins w:id="883406" w:author="Claude" w:date="2026-10-07T12:00:00Z"/>
        </w:rPr>
      </w:pPr>
      <w:ins w:id="883929" w:author="Claude" w:date="2026-10-07T12:00:00Z">
        <w:r>
          <w:rPr>
            <w:rFonts w:ascii="Consolas" w:hAnsi="Consolas" w:cs="Consolas"/>
            <w:sz w:val="14"/>
            <w:szCs w:val="14"/>
          </w:rPr>
          <w:t xml:space="preserve">523      residuos = prod * a.residuos_kg_por_kg</w:t>
        </w:r>
      </w:ins>
    </w:p>
    <w:p>
      <w:pPr>
        <w:shd w:val="clear" w:color="auto" w:fill="F7F7F7"/>
        <w:spacing w:before="0" w:after="0" w:line="180" w:lineRule="exact"/>
        <w:ind w:left="0" w:firstLine="0"/>
        <w:jc w:val="left"/>
        <w:rPr>
          <w:ins w:id="883406" w:author="Claude" w:date="2026-10-07T12:00:00Z"/>
        </w:rPr>
      </w:pPr>
      <w:ins w:id="883930" w:author="Claude" w:date="2026-10-07T12:00:00Z">
        <w:r>
          <w:rPr>
            <w:rFonts w:ascii="Consolas" w:hAnsi="Consolas" w:cs="Consolas"/>
            <w:sz w:val="14"/>
            <w:szCs w:val="14"/>
          </w:rPr>
          <w:t xml:space="preserve">524      conf = score_conformidade(cfg)</w:t>
        </w:r>
      </w:ins>
    </w:p>
    <w:p>
      <w:pPr>
        <w:shd w:val="clear" w:color="auto" w:fill="F7F7F7"/>
        <w:spacing w:before="0" w:after="0" w:line="180" w:lineRule="exact"/>
        <w:ind w:left="0" w:firstLine="0"/>
        <w:jc w:val="left"/>
        <w:rPr>
          <w:ins w:id="883406" w:author="Claude" w:date="2026-10-07T12:00:00Z"/>
        </w:rPr>
      </w:pPr>
      <w:ins w:id="883931" w:author="Claude" w:date="2026-10-07T12:00:00Z">
        <w:r>
          <w:rPr>
            <w:rFonts w:ascii="Consolas" w:hAnsi="Consolas" w:cs="Consolas"/>
            <w:sz w:val="14"/>
            <w:szCs w:val="14"/>
          </w:rPr>
          <w:t xml:space="preserve">525  </w:t>
        </w:r>
      </w:ins>
    </w:p>
    <w:p>
      <w:pPr>
        <w:shd w:val="clear" w:color="auto" w:fill="F7F7F7"/>
        <w:spacing w:before="0" w:after="0" w:line="180" w:lineRule="exact"/>
        <w:ind w:left="0" w:firstLine="0"/>
        <w:jc w:val="left"/>
        <w:rPr>
          <w:ins w:id="883406" w:author="Claude" w:date="2026-10-07T12:00:00Z"/>
        </w:rPr>
      </w:pPr>
      <w:ins w:id="883932" w:author="Claude" w:date="2026-10-07T12:00:00Z">
        <w:r>
          <w:rPr>
            <w:rFonts w:ascii="Consolas" w:hAnsi="Consolas" w:cs="Consolas"/>
            <w:sz w:val="14"/>
            <w:szCs w:val="14"/>
          </w:rPr>
          <w:t xml:space="preserve">526      va = eco["valor_adicionado_regime"]</w:t>
        </w:r>
      </w:ins>
    </w:p>
    <w:p>
      <w:pPr>
        <w:shd w:val="clear" w:color="auto" w:fill="F7F7F7"/>
        <w:spacing w:before="0" w:after="0" w:line="180" w:lineRule="exact"/>
        <w:ind w:left="0" w:firstLine="0"/>
        <w:jc w:val="left"/>
        <w:rPr>
          <w:ins w:id="883406" w:author="Claude" w:date="2026-10-07T12:00:00Z"/>
        </w:rPr>
      </w:pPr>
      <w:ins w:id="883933" w:author="Claude" w:date="2026-10-07T12:00:00Z">
        <w:r>
          <w:rPr>
            <w:rFonts w:ascii="Consolas" w:hAnsi="Consolas" w:cs="Consolas"/>
            <w:sz w:val="14"/>
            <w:szCs w:val="14"/>
          </w:rPr>
          <w:t xml:space="preserve">527      # Ecoeficiência (WBCSD): valor adicionado / influência ambiental. Indefinida se VA &lt;= 0.</w:t>
        </w:r>
      </w:ins>
    </w:p>
    <w:p>
      <w:pPr>
        <w:shd w:val="clear" w:color="auto" w:fill="F7F7F7"/>
        <w:spacing w:before="0" w:after="0" w:line="180" w:lineRule="exact"/>
        <w:ind w:left="0" w:firstLine="0"/>
        <w:jc w:val="left"/>
        <w:rPr>
          <w:ins w:id="883406" w:author="Claude" w:date="2026-10-07T12:00:00Z"/>
        </w:rPr>
      </w:pPr>
      <w:ins w:id="883934" w:author="Claude" w:date="2026-10-07T12:00:00Z">
        <w:r>
          <w:rPr>
            <w:rFonts w:ascii="Consolas" w:hAnsi="Consolas" w:cs="Consolas"/>
            <w:sz w:val="14"/>
            <w:szCs w:val="14"/>
          </w:rPr>
          <w:t xml:space="preserve">528      eco_carbono = np.where(va &gt; 0, safe_div(va, co2_total, np.nan), np.nan)</w:t>
        </w:r>
      </w:ins>
    </w:p>
    <w:p>
      <w:pPr>
        <w:shd w:val="clear" w:color="auto" w:fill="F7F7F7"/>
        <w:spacing w:before="0" w:after="0" w:line="180" w:lineRule="exact"/>
        <w:ind w:left="0" w:firstLine="0"/>
        <w:jc w:val="left"/>
        <w:rPr>
          <w:ins w:id="883406" w:author="Claude" w:date="2026-10-07T12:00:00Z"/>
        </w:rPr>
      </w:pPr>
      <w:ins w:id="883935" w:author="Claude" w:date="2026-10-07T12:00:00Z">
        <w:r>
          <w:rPr>
            <w:rFonts w:ascii="Consolas" w:hAnsi="Consolas" w:cs="Consolas"/>
            <w:sz w:val="14"/>
            <w:szCs w:val="14"/>
          </w:rPr>
          <w:t xml:space="preserve">529      eco_agua = np.where(va &gt; 0, safe_div(va, azul, np.nan), np.nan)</w:t>
        </w:r>
      </w:ins>
    </w:p>
    <w:p>
      <w:pPr>
        <w:shd w:val="clear" w:color="auto" w:fill="F7F7F7"/>
        <w:spacing w:before="0" w:after="0" w:line="180" w:lineRule="exact"/>
        <w:ind w:left="0" w:firstLine="0"/>
        <w:jc w:val="left"/>
        <w:rPr>
          <w:ins w:id="883406" w:author="Claude" w:date="2026-10-07T12:00:00Z"/>
        </w:rPr>
      </w:pPr>
      <w:ins w:id="883936" w:author="Claude" w:date="2026-10-07T12:00:00Z">
        <w:r>
          <w:rPr>
            <w:rFonts w:ascii="Consolas" w:hAnsi="Consolas" w:cs="Consolas"/>
            <w:sz w:val="14"/>
            <w:szCs w:val="14"/>
          </w:rPr>
          <w:t xml:space="preserve">530  </w:t>
        </w:r>
      </w:ins>
    </w:p>
    <w:p>
      <w:pPr>
        <w:shd w:val="clear" w:color="auto" w:fill="F7F7F7"/>
        <w:spacing w:before="0" w:after="0" w:line="180" w:lineRule="exact"/>
        <w:ind w:left="0" w:firstLine="0"/>
        <w:jc w:val="left"/>
        <w:rPr>
          <w:ins w:id="883406" w:author="Claude" w:date="2026-10-07T12:00:00Z"/>
        </w:rPr>
      </w:pPr>
      <w:ins w:id="883937" w:author="Claude" w:date="2026-10-07T12:00:00Z">
        <w:r>
          <w:rPr>
            <w:rFonts w:ascii="Consolas" w:hAnsi="Consolas" w:cs="Consolas"/>
            <w:sz w:val="14"/>
            <w:szCs w:val="14"/>
          </w:rPr>
          <w:t xml:space="preserve">531      return {</w:t>
        </w:r>
      </w:ins>
    </w:p>
    <w:p>
      <w:pPr>
        <w:shd w:val="clear" w:color="auto" w:fill="F7F7F7"/>
        <w:spacing w:before="0" w:after="0" w:line="180" w:lineRule="exact"/>
        <w:ind w:left="0" w:firstLine="0"/>
        <w:jc w:val="left"/>
        <w:rPr>
          <w:ins w:id="883406" w:author="Claude" w:date="2026-10-07T12:00:00Z"/>
        </w:rPr>
      </w:pPr>
      <w:ins w:id="883938" w:author="Claude" w:date="2026-10-07T12:00:00Z">
        <w:r>
          <w:rPr>
            <w:rFonts w:ascii="Consolas" w:hAnsi="Consolas" w:cs="Consolas"/>
            <w:sz w:val="14"/>
            <w:szCs w:val="14"/>
          </w:rPr>
          <w:t xml:space="preserve">532          "producao_t_ano": prod_t,</w:t>
        </w:r>
      </w:ins>
    </w:p>
    <w:p>
      <w:pPr>
        <w:shd w:val="clear" w:color="auto" w:fill="F7F7F7"/>
        <w:spacing w:before="0" w:after="0" w:line="180" w:lineRule="exact"/>
        <w:ind w:left="0" w:firstLine="0"/>
        <w:jc w:val="left"/>
        <w:rPr>
          <w:ins w:id="883406" w:author="Claude" w:date="2026-10-07T12:00:00Z"/>
        </w:rPr>
      </w:pPr>
      <w:ins w:id="883939" w:author="Claude" w:date="2026-10-07T12:00:00Z">
        <w:r>
          <w:rPr>
            <w:rFonts w:ascii="Consolas" w:hAnsi="Consolas" w:cs="Consolas"/>
            <w:sz w:val="14"/>
            <w:szCs w:val="14"/>
          </w:rPr>
          <w:t xml:space="preserve">533          "agua_captada_m3_ano": captada,</w:t>
        </w:r>
      </w:ins>
    </w:p>
    <w:p>
      <w:pPr>
        <w:shd w:val="clear" w:color="auto" w:fill="F7F7F7"/>
        <w:spacing w:before="0" w:after="0" w:line="180" w:lineRule="exact"/>
        <w:ind w:left="0" w:firstLine="0"/>
        <w:jc w:val="left"/>
        <w:rPr>
          <w:ins w:id="883406" w:author="Claude" w:date="2026-10-07T12:00:00Z"/>
        </w:rPr>
      </w:pPr>
      <w:ins w:id="883940" w:author="Claude" w:date="2026-10-07T12:00:00Z">
        <w:r>
          <w:rPr>
            <w:rFonts w:ascii="Consolas" w:hAnsi="Consolas" w:cs="Consolas"/>
            <w:sz w:val="14"/>
            <w:szCs w:val="14"/>
          </w:rPr>
          <w:t xml:space="preserve">534          "agua_enchimento_m3_ano": np.full(ctx.n, enchimento),</w:t>
        </w:r>
      </w:ins>
    </w:p>
    <w:p>
      <w:pPr>
        <w:shd w:val="clear" w:color="auto" w:fill="F7F7F7"/>
        <w:spacing w:before="0" w:after="0" w:line="180" w:lineRule="exact"/>
        <w:ind w:left="0" w:firstLine="0"/>
        <w:jc w:val="left"/>
        <w:rPr>
          <w:ins w:id="883406" w:author="Claude" w:date="2026-10-07T12:00:00Z"/>
        </w:rPr>
      </w:pPr>
      <w:ins w:id="883941" w:author="Claude" w:date="2026-10-07T12:00:00Z">
        <w:r>
          <w:rPr>
            <w:rFonts w:ascii="Consolas" w:hAnsi="Consolas" w:cs="Consolas"/>
            <w:sz w:val="14"/>
            <w:szCs w:val="14"/>
          </w:rPr>
          <w:t xml:space="preserve">535          "agua_renovacao_m3_ano": np.full(ctx.n, renovacao),</w:t>
        </w:r>
      </w:ins>
    </w:p>
    <w:p>
      <w:pPr>
        <w:shd w:val="clear" w:color="auto" w:fill="F7F7F7"/>
        <w:spacing w:before="0" w:after="0" w:line="180" w:lineRule="exact"/>
        <w:ind w:left="0" w:firstLine="0"/>
        <w:jc w:val="left"/>
        <w:rPr>
          <w:ins w:id="883406" w:author="Claude" w:date="2026-10-07T12:00:00Z"/>
        </w:rPr>
      </w:pPr>
      <w:ins w:id="883942" w:author="Claude" w:date="2026-10-07T12:00:00Z">
        <w:r>
          <w:rPr>
            <w:rFonts w:ascii="Consolas" w:hAnsi="Consolas" w:cs="Consolas"/>
            <w:sz w:val="14"/>
            <w:szCs w:val="14"/>
          </w:rPr>
          <w:t xml:space="preserve">536          "agua_evaporacao_m3_ano": np.full(ctx.n, evaporacao),</w:t>
        </w:r>
      </w:ins>
    </w:p>
    <w:p>
      <w:pPr>
        <w:shd w:val="clear" w:color="auto" w:fill="F7F7F7"/>
        <w:spacing w:before="0" w:after="0" w:line="180" w:lineRule="exact"/>
        <w:ind w:left="0" w:firstLine="0"/>
        <w:jc w:val="left"/>
        <w:rPr>
          <w:ins w:id="883406" w:author="Claude" w:date="2026-10-07T12:00:00Z"/>
        </w:rPr>
      </w:pPr>
      <w:ins w:id="883943" w:author="Claude" w:date="2026-10-07T12:00:00Z">
        <w:r>
          <w:rPr>
            <w:rFonts w:ascii="Consolas" w:hAnsi="Consolas" w:cs="Consolas"/>
            <w:sz w:val="14"/>
            <w:szCs w:val="14"/>
          </w:rPr>
          <w:t xml:space="preserve">537          "agua_infiltracao_m3_ano": np.full(ctx.n, infiltracao),</w:t>
        </w:r>
      </w:ins>
    </w:p>
    <w:p>
      <w:pPr>
        <w:shd w:val="clear" w:color="auto" w:fill="F7F7F7"/>
        <w:spacing w:before="0" w:after="0" w:line="180" w:lineRule="exact"/>
        <w:ind w:left="0" w:firstLine="0"/>
        <w:jc w:val="left"/>
        <w:rPr>
          <w:ins w:id="883406" w:author="Claude" w:date="2026-10-07T12:00:00Z"/>
        </w:rPr>
      </w:pPr>
      <w:ins w:id="883944" w:author="Claude" w:date="2026-10-07T12:00:00Z">
        <w:r>
          <w:rPr>
            <w:rFonts w:ascii="Consolas" w:hAnsi="Consolas" w:cs="Consolas"/>
            <w:sz w:val="14"/>
            <w:szCs w:val="14"/>
          </w:rPr>
          <w:t xml:space="preserve">538          "ph_azul_m3_ano": np.full(ctx.n, azul) if np.ndim(azul) == 0 else azul,</w:t>
        </w:r>
      </w:ins>
    </w:p>
    <w:p>
      <w:pPr>
        <w:shd w:val="clear" w:color="auto" w:fill="F7F7F7"/>
        <w:spacing w:before="0" w:after="0" w:line="180" w:lineRule="exact"/>
        <w:ind w:left="0" w:firstLine="0"/>
        <w:jc w:val="left"/>
        <w:rPr>
          <w:ins w:id="883406" w:author="Claude" w:date="2026-10-07T12:00:00Z"/>
        </w:rPr>
      </w:pPr>
      <w:ins w:id="883945" w:author="Claude" w:date="2026-10-07T12:00:00Z">
        <w:r>
          <w:rPr>
            <w:rFonts w:ascii="Consolas" w:hAnsi="Consolas" w:cs="Consolas"/>
            <w:sz w:val="14"/>
            <w:szCs w:val="14"/>
          </w:rPr>
          <w:t xml:space="preserve">539          "ph_azul_m3_t": ph_azul,</w:t>
        </w:r>
      </w:ins>
    </w:p>
    <w:p>
      <w:pPr>
        <w:shd w:val="clear" w:color="auto" w:fill="F7F7F7"/>
        <w:spacing w:before="0" w:after="0" w:line="180" w:lineRule="exact"/>
        <w:ind w:left="0" w:firstLine="0"/>
        <w:jc w:val="left"/>
        <w:rPr>
          <w:ins w:id="883406" w:author="Claude" w:date="2026-10-07T12:00:00Z"/>
        </w:rPr>
      </w:pPr>
      <w:ins w:id="883946" w:author="Claude" w:date="2026-10-07T12:00:00Z">
        <w:r>
          <w:rPr>
            <w:rFonts w:ascii="Consolas" w:hAnsi="Consolas" w:cs="Consolas"/>
            <w:sz w:val="14"/>
            <w:szCs w:val="14"/>
          </w:rPr>
          <w:t xml:space="preserve">540          "indice_uso_agua_kg_m3": safe_div(prod, captada, 0.0),</w:t>
        </w:r>
      </w:ins>
    </w:p>
    <w:p>
      <w:pPr>
        <w:shd w:val="clear" w:color="auto" w:fill="F7F7F7"/>
        <w:spacing w:before="0" w:after="0" w:line="180" w:lineRule="exact"/>
        <w:ind w:left="0" w:firstLine="0"/>
        <w:jc w:val="left"/>
        <w:rPr>
          <w:ins w:id="883406" w:author="Claude" w:date="2026-10-07T12:00:00Z"/>
        </w:rPr>
      </w:pPr>
      <w:ins w:id="883947" w:author="Claude" w:date="2026-10-07T12:00:00Z">
        <w:r>
          <w:rPr>
            <w:rFonts w:ascii="Consolas" w:hAnsi="Consolas" w:cs="Consolas"/>
            <w:sz w:val="14"/>
            <w:szCs w:val="14"/>
          </w:rPr>
          <w:t xml:space="preserve">541          "n_aportado_kg": n_in, "n_retido_kg": n_ret, "n_lancado_kg": n_carga,</w:t>
        </w:r>
      </w:ins>
    </w:p>
    <w:p>
      <w:pPr>
        <w:shd w:val="clear" w:color="auto" w:fill="F7F7F7"/>
        <w:spacing w:before="0" w:after="0" w:line="180" w:lineRule="exact"/>
        <w:ind w:left="0" w:firstLine="0"/>
        <w:jc w:val="left"/>
        <w:rPr>
          <w:ins w:id="883406" w:author="Claude" w:date="2026-10-07T12:00:00Z"/>
        </w:rPr>
      </w:pPr>
      <w:ins w:id="883948" w:author="Claude" w:date="2026-10-07T12:00:00Z">
        <w:r>
          <w:rPr>
            <w:rFonts w:ascii="Consolas" w:hAnsi="Consolas" w:cs="Consolas"/>
            <w:sz w:val="14"/>
            <w:szCs w:val="14"/>
          </w:rPr>
          <w:t xml:space="preserve">542          "p_aportado_kg": p_in, "p_retido_kg": p_ret, "p_lancado_kg": p_carga,</w:t>
        </w:r>
      </w:ins>
    </w:p>
    <w:p>
      <w:pPr>
        <w:shd w:val="clear" w:color="auto" w:fill="F7F7F7"/>
        <w:spacing w:before="0" w:after="0" w:line="180" w:lineRule="exact"/>
        <w:ind w:left="0" w:firstLine="0"/>
        <w:jc w:val="left"/>
        <w:rPr>
          <w:ins w:id="883406" w:author="Claude" w:date="2026-10-07T12:00:00Z"/>
        </w:rPr>
      </w:pPr>
      <w:ins w:id="883949" w:author="Claude" w:date="2026-10-07T12:00:00Z">
        <w:r>
          <w:rPr>
            <w:rFonts w:ascii="Consolas" w:hAnsi="Consolas" w:cs="Consolas"/>
            <w:sz w:val="14"/>
            <w:szCs w:val="14"/>
          </w:rPr>
          <w:t xml:space="preserve">543          "ph_cinza_m3_ano": cinza,</w:t>
        </w:r>
      </w:ins>
    </w:p>
    <w:p>
      <w:pPr>
        <w:shd w:val="clear" w:color="auto" w:fill="F7F7F7"/>
        <w:spacing w:before="0" w:after="0" w:line="180" w:lineRule="exact"/>
        <w:ind w:left="0" w:firstLine="0"/>
        <w:jc w:val="left"/>
        <w:rPr>
          <w:ins w:id="883406" w:author="Claude" w:date="2026-10-07T12:00:00Z"/>
        </w:rPr>
      </w:pPr>
      <w:ins w:id="883950" w:author="Claude" w:date="2026-10-07T12:00:00Z">
        <w:r>
          <w:rPr>
            <w:rFonts w:ascii="Consolas" w:hAnsi="Consolas" w:cs="Consolas"/>
            <w:sz w:val="14"/>
            <w:szCs w:val="14"/>
          </w:rPr>
          <w:t xml:space="preserve">544          "ph_cinza_m3_t": safe_div(cinza, prod_t, np.nan),</w:t>
        </w:r>
      </w:ins>
    </w:p>
    <w:p>
      <w:pPr>
        <w:shd w:val="clear" w:color="auto" w:fill="F7F7F7"/>
        <w:spacing w:before="0" w:after="0" w:line="180" w:lineRule="exact"/>
        <w:ind w:left="0" w:firstLine="0"/>
        <w:jc w:val="left"/>
        <w:rPr>
          <w:ins w:id="883406" w:author="Claude" w:date="2026-10-07T12:00:00Z"/>
        </w:rPr>
      </w:pPr>
      <w:ins w:id="883951" w:author="Claude" w:date="2026-10-07T12:00:00Z">
        <w:r>
          <w:rPr>
            <w:rFonts w:ascii="Consolas" w:hAnsi="Consolas" w:cs="Consolas"/>
            <w:sz w:val="14"/>
            <w:szCs w:val="14"/>
          </w:rPr>
          <w:t xml:space="preserve">545          "poluente_critico": critico,</w:t>
        </w:r>
      </w:ins>
    </w:p>
    <w:p>
      <w:pPr>
        <w:shd w:val="clear" w:color="auto" w:fill="F7F7F7"/>
        <w:spacing w:before="0" w:after="0" w:line="180" w:lineRule="exact"/>
        <w:ind w:left="0" w:firstLine="0"/>
        <w:jc w:val="left"/>
        <w:rPr>
          <w:ins w:id="883406" w:author="Claude" w:date="2026-10-07T12:00:00Z"/>
        </w:rPr>
      </w:pPr>
      <w:ins w:id="883952" w:author="Claude" w:date="2026-10-07T12:00:00Z">
        <w:r>
          <w:rPr>
            <w:rFonts w:ascii="Consolas" w:hAnsi="Consolas" w:cs="Consolas"/>
            <w:sz w:val="14"/>
            <w:szCs w:val="14"/>
          </w:rPr>
          <w:t xml:space="preserve">546          "energia_kwh_ano": energia,</w:t>
        </w:r>
      </w:ins>
    </w:p>
    <w:p>
      <w:pPr>
        <w:shd w:val="clear" w:color="auto" w:fill="F7F7F7"/>
        <w:spacing w:before="0" w:after="0" w:line="180" w:lineRule="exact"/>
        <w:ind w:left="0" w:firstLine="0"/>
        <w:jc w:val="left"/>
        <w:rPr>
          <w:ins w:id="883406" w:author="Claude" w:date="2026-10-07T12:00:00Z"/>
        </w:rPr>
      </w:pPr>
      <w:ins w:id="883953" w:author="Claude" w:date="2026-10-07T12:00:00Z">
        <w:r>
          <w:rPr>
            <w:rFonts w:ascii="Consolas" w:hAnsi="Consolas" w:cs="Consolas"/>
            <w:sz w:val="14"/>
            <w:szCs w:val="14"/>
          </w:rPr>
          <w:t xml:space="preserve">547          "fator_emissao_energia": fe,</w:t>
        </w:r>
      </w:ins>
    </w:p>
    <w:p>
      <w:pPr>
        <w:shd w:val="clear" w:color="auto" w:fill="F7F7F7"/>
        <w:spacing w:before="0" w:after="0" w:line="180" w:lineRule="exact"/>
        <w:ind w:left="0" w:firstLine="0"/>
        <w:jc w:val="left"/>
        <w:rPr>
          <w:ins w:id="883406" w:author="Claude" w:date="2026-10-07T12:00:00Z"/>
        </w:rPr>
      </w:pPr>
      <w:ins w:id="883954" w:author="Claude" w:date="2026-10-07T12:00:00Z">
        <w:r>
          <w:rPr>
            <w:rFonts w:ascii="Consolas" w:hAnsi="Consolas" w:cs="Consolas"/>
            <w:sz w:val="14"/>
            <w:szCs w:val="14"/>
          </w:rPr>
          <w:t xml:space="preserve">548          "co2e_energia_t": co2_energia / 1000,</w:t>
        </w:r>
      </w:ins>
    </w:p>
    <w:p>
      <w:pPr>
        <w:shd w:val="clear" w:color="auto" w:fill="F7F7F7"/>
        <w:spacing w:before="0" w:after="0" w:line="180" w:lineRule="exact"/>
        <w:ind w:left="0" w:firstLine="0"/>
        <w:jc w:val="left"/>
        <w:rPr>
          <w:ins w:id="883406" w:author="Claude" w:date="2026-10-07T12:00:00Z"/>
        </w:rPr>
      </w:pPr>
      <w:ins w:id="883955" w:author="Claude" w:date="2026-10-07T12:00:00Z">
        <w:r>
          <w:rPr>
            <w:rFonts w:ascii="Consolas" w:hAnsi="Consolas" w:cs="Consolas"/>
            <w:sz w:val="14"/>
            <w:szCs w:val="14"/>
          </w:rPr>
          <w:t xml:space="preserve">549          "co2e_racao_t": co2_racao / 1000,</w:t>
        </w:r>
      </w:ins>
    </w:p>
    <w:p>
      <w:pPr>
        <w:shd w:val="clear" w:color="auto" w:fill="F7F7F7"/>
        <w:spacing w:before="0" w:after="0" w:line="180" w:lineRule="exact"/>
        <w:ind w:left="0" w:firstLine="0"/>
        <w:jc w:val="left"/>
        <w:rPr>
          <w:ins w:id="883406" w:author="Claude" w:date="2026-10-07T12:00:00Z"/>
        </w:rPr>
      </w:pPr>
      <w:ins w:id="883956" w:author="Claude" w:date="2026-10-07T12:00:00Z">
        <w:r>
          <w:rPr>
            <w:rFonts w:ascii="Consolas" w:hAnsi="Consolas" w:cs="Consolas"/>
            <w:sz w:val="14"/>
            <w:szCs w:val="14"/>
          </w:rPr>
          <w:t xml:space="preserve">550          "co2e_diesel_t": co2_diesel / 1000,</w:t>
        </w:r>
      </w:ins>
    </w:p>
    <w:p>
      <w:pPr>
        <w:shd w:val="clear" w:color="auto" w:fill="F7F7F7"/>
        <w:spacing w:before="0" w:after="0" w:line="180" w:lineRule="exact"/>
        <w:ind w:left="0" w:firstLine="0"/>
        <w:jc w:val="left"/>
        <w:rPr>
          <w:ins w:id="883406" w:author="Claude" w:date="2026-10-07T12:00:00Z"/>
        </w:rPr>
      </w:pPr>
      <w:ins w:id="883957" w:author="Claude" w:date="2026-10-07T12:00:00Z">
        <w:r>
          <w:rPr>
            <w:rFonts w:ascii="Consolas" w:hAnsi="Consolas" w:cs="Consolas"/>
            <w:sz w:val="14"/>
            <w:szCs w:val="14"/>
          </w:rPr>
          <w:t xml:space="preserve">551          "co2e_total_t_ano": co2_total / 1000,</w:t>
        </w:r>
      </w:ins>
    </w:p>
    <w:p>
      <w:pPr>
        <w:shd w:val="clear" w:color="auto" w:fill="F7F7F7"/>
        <w:spacing w:before="0" w:after="0" w:line="180" w:lineRule="exact"/>
        <w:ind w:left="0" w:firstLine="0"/>
        <w:jc w:val="left"/>
        <w:rPr>
          <w:ins w:id="883406" w:author="Claude" w:date="2026-10-07T12:00:00Z"/>
        </w:rPr>
      </w:pPr>
      <w:ins w:id="883958" w:author="Claude" w:date="2026-10-07T12:00:00Z">
        <w:r>
          <w:rPr>
            <w:rFonts w:ascii="Consolas" w:hAnsi="Consolas" w:cs="Consolas"/>
            <w:sz w:val="14"/>
            <w:szCs w:val="14"/>
          </w:rPr>
          <w:t xml:space="preserve">552          "intensidade_carbono_kgco2e_kg": intensidade,</w:t>
        </w:r>
      </w:ins>
    </w:p>
    <w:p>
      <w:pPr>
        <w:shd w:val="clear" w:color="auto" w:fill="F7F7F7"/>
        <w:spacing w:before="0" w:after="0" w:line="180" w:lineRule="exact"/>
        <w:ind w:left="0" w:firstLine="0"/>
        <w:jc w:val="left"/>
        <w:rPr>
          <w:ins w:id="883406" w:author="Claude" w:date="2026-10-07T12:00:00Z"/>
        </w:rPr>
      </w:pPr>
      <w:ins w:id="883959" w:author="Claude" w:date="2026-10-07T12:00:00Z">
        <w:r>
          <w:rPr>
            <w:rFonts w:ascii="Consolas" w:hAnsi="Consolas" w:cs="Consolas"/>
            <w:sz w:val="14"/>
            <w:szCs w:val="14"/>
          </w:rPr>
          <w:t xml:space="preserve">553          "residuos_kg_ano": residuos,</w:t>
        </w:r>
      </w:ins>
    </w:p>
    <w:p>
      <w:pPr>
        <w:shd w:val="clear" w:color="auto" w:fill="F7F7F7"/>
        <w:spacing w:before="0" w:after="0" w:line="180" w:lineRule="exact"/>
        <w:ind w:left="0" w:firstLine="0"/>
        <w:jc w:val="left"/>
        <w:rPr>
          <w:ins w:id="883406" w:author="Claude" w:date="2026-10-07T12:00:00Z"/>
        </w:rPr>
      </w:pPr>
      <w:ins w:id="883960" w:author="Claude" w:date="2026-10-07T12:00:00Z">
        <w:r>
          <w:rPr>
            <w:rFonts w:ascii="Consolas" w:hAnsi="Consolas" w:cs="Consolas"/>
            <w:sz w:val="14"/>
            <w:szCs w:val="14"/>
          </w:rPr>
          <w:t xml:space="preserve">554          "residuos_reaproveitados_kg_ano": residuos * a.residuos_reaproveitados_pct / 100,</w:t>
        </w:r>
      </w:ins>
    </w:p>
    <w:p>
      <w:pPr>
        <w:shd w:val="clear" w:color="auto" w:fill="F7F7F7"/>
        <w:spacing w:before="0" w:after="0" w:line="180" w:lineRule="exact"/>
        <w:ind w:left="0" w:firstLine="0"/>
        <w:jc w:val="left"/>
        <w:rPr>
          <w:ins w:id="883406" w:author="Claude" w:date="2026-10-07T12:00:00Z"/>
        </w:rPr>
      </w:pPr>
      <w:ins w:id="883961" w:author="Claude" w:date="2026-10-07T12:00:00Z">
        <w:r>
          <w:rPr>
            <w:rFonts w:ascii="Consolas" w:hAnsi="Consolas" w:cs="Consolas"/>
            <w:sz w:val="14"/>
            <w:szCs w:val="14"/>
          </w:rPr>
          <w:t xml:space="preserve">555          "valor_adicionado_regime": va,</w:t>
        </w:r>
      </w:ins>
    </w:p>
    <w:p>
      <w:pPr>
        <w:shd w:val="clear" w:color="auto" w:fill="F7F7F7"/>
        <w:spacing w:before="0" w:after="0" w:line="180" w:lineRule="exact"/>
        <w:ind w:left="0" w:firstLine="0"/>
        <w:jc w:val="left"/>
        <w:rPr>
          <w:ins w:id="883406" w:author="Claude" w:date="2026-10-07T12:00:00Z"/>
        </w:rPr>
      </w:pPr>
      <w:ins w:id="883962" w:author="Claude" w:date="2026-10-07T12:00:00Z">
        <w:r>
          <w:rPr>
            <w:rFonts w:ascii="Consolas" w:hAnsi="Consolas" w:cs="Consolas"/>
            <w:sz w:val="14"/>
            <w:szCs w:val="14"/>
          </w:rPr>
          <w:t xml:space="preserve">556          "ecoeficiencia_r_por_kgco2e": eco_carbono,</w:t>
        </w:r>
      </w:ins>
    </w:p>
    <w:p>
      <w:pPr>
        <w:shd w:val="clear" w:color="auto" w:fill="F7F7F7"/>
        <w:spacing w:before="0" w:after="0" w:line="180" w:lineRule="exact"/>
        <w:ind w:left="0" w:firstLine="0"/>
        <w:jc w:val="left"/>
        <w:rPr>
          <w:ins w:id="883406" w:author="Claude" w:date="2026-10-07T12:00:00Z"/>
        </w:rPr>
      </w:pPr>
      <w:ins w:id="883963" w:author="Claude" w:date="2026-10-07T12:00:00Z">
        <w:r>
          <w:rPr>
            <w:rFonts w:ascii="Consolas" w:hAnsi="Consolas" w:cs="Consolas"/>
            <w:sz w:val="14"/>
            <w:szCs w:val="14"/>
          </w:rPr>
          <w:t xml:space="preserve">557          "ecoeficiencia_r_por_m3_azul": eco_agua,</w:t>
        </w:r>
      </w:ins>
    </w:p>
    <w:p>
      <w:pPr>
        <w:shd w:val="clear" w:color="auto" w:fill="F7F7F7"/>
        <w:spacing w:before="0" w:after="0" w:line="180" w:lineRule="exact"/>
        <w:ind w:left="0" w:firstLine="0"/>
        <w:jc w:val="left"/>
        <w:rPr>
          <w:ins w:id="883406" w:author="Claude" w:date="2026-10-07T12:00:00Z"/>
        </w:rPr>
      </w:pPr>
      <w:ins w:id="883964" w:author="Claude" w:date="2026-10-07T12:00:00Z">
        <w:r>
          <w:rPr>
            <w:rFonts w:ascii="Consolas" w:hAnsi="Consolas" w:cs="Consolas"/>
            <w:sz w:val="14"/>
            <w:szCs w:val="14"/>
          </w:rPr>
          <w:t xml:space="preserve">558          "ecoeficiencia_status": np.where(va &gt; 0, "definida", "não definida (valor adicionado ≤ 0)"),</w:t>
        </w:r>
      </w:ins>
    </w:p>
    <w:p>
      <w:pPr>
        <w:shd w:val="clear" w:color="auto" w:fill="F7F7F7"/>
        <w:spacing w:before="0" w:after="0" w:line="180" w:lineRule="exact"/>
        <w:ind w:left="0" w:firstLine="0"/>
        <w:jc w:val="left"/>
        <w:rPr>
          <w:ins w:id="883406" w:author="Claude" w:date="2026-10-07T12:00:00Z"/>
        </w:rPr>
      </w:pPr>
      <w:ins w:id="883965" w:author="Claude" w:date="2026-10-07T12:00:00Z">
        <w:r>
          <w:rPr>
            <w:rFonts w:ascii="Consolas" w:hAnsi="Consolas" w:cs="Consolas"/>
            <w:sz w:val="14"/>
            <w:szCs w:val="14"/>
          </w:rPr>
          <w:t xml:space="preserve">559          "conformidade_0_10": conf["score_0_10"],</w:t>
        </w:r>
      </w:ins>
    </w:p>
    <w:p>
      <w:pPr>
        <w:shd w:val="clear" w:color="auto" w:fill="F7F7F7"/>
        <w:spacing w:before="0" w:after="0" w:line="180" w:lineRule="exact"/>
        <w:ind w:left="0" w:firstLine="0"/>
        <w:jc w:val="left"/>
        <w:rPr>
          <w:ins w:id="883406" w:author="Claude" w:date="2026-10-07T12:00:00Z"/>
        </w:rPr>
      </w:pPr>
      <w:ins w:id="883966" w:author="Claude" w:date="2026-10-07T12:00:00Z">
        <w:r>
          <w:rPr>
            <w:rFonts w:ascii="Consolas" w:hAnsi="Consolas" w:cs="Consolas"/>
            <w:sz w:val="14"/>
            <w:szCs w:val="14"/>
          </w:rPr>
          <w:t xml:space="preserve">560          "conformidade_detalhe": conf["detalhe"],</w:t>
        </w:r>
      </w:ins>
    </w:p>
    <w:p>
      <w:pPr>
        <w:shd w:val="clear" w:color="auto" w:fill="F7F7F7"/>
        <w:spacing w:before="0" w:after="0" w:line="180" w:lineRule="exact"/>
        <w:ind w:left="0" w:firstLine="0"/>
        <w:jc w:val="left"/>
        <w:rPr>
          <w:ins w:id="883406" w:author="Claude" w:date="2026-10-07T12:00:00Z"/>
        </w:rPr>
      </w:pPr>
      <w:ins w:id="883967" w:author="Claude" w:date="2026-10-07T12:00:00Z">
        <w:r>
          <w:rPr>
            <w:rFonts w:ascii="Consolas" w:hAnsi="Consolas" w:cs="Consolas"/>
            <w:sz w:val="14"/>
            <w:szCs w:val="14"/>
          </w:rPr>
          <w:t xml:space="preserve">561          "vetos_ambientais": conf["vetos"],</w:t>
        </w:r>
      </w:ins>
    </w:p>
    <w:p>
      <w:pPr>
        <w:shd w:val="clear" w:color="auto" w:fill="F7F7F7"/>
        <w:spacing w:before="0" w:after="0" w:line="180" w:lineRule="exact"/>
        <w:ind w:left="0" w:firstLine="0"/>
        <w:jc w:val="left"/>
        <w:rPr>
          <w:ins w:id="883406" w:author="Claude" w:date="2026-10-07T12:00:00Z"/>
        </w:rPr>
      </w:pPr>
      <w:ins w:id="883968" w:author="Claude" w:date="2026-10-07T12:00:00Z">
        <w:r>
          <w:rPr>
            <w:rFonts w:ascii="Consolas" w:hAnsi="Consolas" w:cs="Consolas"/>
            <w:sz w:val="14"/>
            <w:szCs w:val="14"/>
          </w:rPr>
          <w:t xml:space="preserve">562      }</w:t>
        </w:r>
      </w:ins>
    </w:p>
    <w:p>
      <w:pPr>
        <w:shd w:val="clear" w:color="auto" w:fill="F7F7F7"/>
        <w:spacing w:before="0" w:after="0" w:line="180" w:lineRule="exact"/>
        <w:ind w:left="0" w:firstLine="0"/>
        <w:jc w:val="left"/>
        <w:rPr>
          <w:ins w:id="883406" w:author="Claude" w:date="2026-10-07T12:00:00Z"/>
        </w:rPr>
      </w:pPr>
      <w:ins w:id="883969" w:author="Claude" w:date="2026-10-07T12:00:00Z">
        <w:r>
          <w:rPr>
            <w:rFonts w:ascii="Consolas" w:hAnsi="Consolas" w:cs="Consolas"/>
            <w:sz w:val="14"/>
            <w:szCs w:val="14"/>
          </w:rPr>
          <w:t xml:space="preserve">563  </w:t>
        </w:r>
      </w:ins>
    </w:p>
    <w:p>
      <w:pPr>
        <w:shd w:val="clear" w:color="auto" w:fill="F7F7F7"/>
        <w:spacing w:before="0" w:after="0" w:line="180" w:lineRule="exact"/>
        <w:ind w:left="0" w:firstLine="0"/>
        <w:jc w:val="left"/>
        <w:rPr>
          <w:ins w:id="883406" w:author="Claude" w:date="2026-10-07T12:00:00Z"/>
        </w:rPr>
      </w:pPr>
      <w:ins w:id="883970" w:author="Claude" w:date="2026-10-07T12:00:00Z">
        <w:r>
          <w:rPr>
            <w:rFonts w:ascii="Consolas" w:hAnsi="Consolas" w:cs="Consolas"/>
            <w:sz w:val="14"/>
            <w:szCs w:val="14"/>
          </w:rPr>
          <w:t xml:space="preserve">564  </w:t>
        </w:r>
      </w:ins>
    </w:p>
    <w:p>
      <w:pPr>
        <w:shd w:val="clear" w:color="auto" w:fill="F7F7F7"/>
        <w:spacing w:before="0" w:after="0" w:line="180" w:lineRule="exact"/>
        <w:ind w:left="0" w:firstLine="0"/>
        <w:jc w:val="left"/>
        <w:rPr>
          <w:ins w:id="883406" w:author="Claude" w:date="2026-10-07T12:00:00Z"/>
        </w:rPr>
      </w:pPr>
      <w:ins w:id="883971" w:author="Claude" w:date="2026-10-07T12:00:00Z">
        <w:r>
          <w:rPr>
            <w:rFonts w:ascii="Consolas" w:hAnsi="Consolas" w:cs="Consolas"/>
            <w:sz w:val="14"/>
            <w:szCs w:val="14"/>
          </w:rPr>
          <w:t xml:space="preserve">565  def eco_horizonte(cfg: EVTEASConfig) -&gt; int:</w:t>
        </w:r>
      </w:ins>
    </w:p>
    <w:p>
      <w:pPr>
        <w:shd w:val="clear" w:color="auto" w:fill="F7F7F7"/>
        <w:spacing w:before="0" w:after="0" w:line="180" w:lineRule="exact"/>
        <w:ind w:left="0" w:firstLine="0"/>
        <w:jc w:val="left"/>
        <w:rPr>
          <w:ins w:id="883406" w:author="Claude" w:date="2026-10-07T12:00:00Z"/>
        </w:rPr>
      </w:pPr>
      <w:ins w:id="883972" w:author="Claude" w:date="2026-10-07T12:00:00Z">
        <w:r>
          <w:rPr>
            <w:rFonts w:ascii="Consolas" w:hAnsi="Consolas" w:cs="Consolas"/>
            <w:sz w:val="14"/>
            <w:szCs w:val="14"/>
          </w:rPr>
          <w:t xml:space="preserve">566      return int(cfg.economico.horizonte_anos)</w:t>
        </w:r>
      </w:ins>
    </w:p>
    <w:p>
      <w:pPr>
        <w:shd w:val="clear" w:color="auto" w:fill="F7F7F7"/>
        <w:spacing w:before="0" w:after="0" w:line="180" w:lineRule="exact"/>
        <w:ind w:left="0" w:firstLine="0"/>
        <w:jc w:val="left"/>
        <w:rPr>
          <w:ins w:id="883406" w:author="Claude" w:date="2026-10-07T12:00:00Z"/>
        </w:rPr>
      </w:pPr>
      <w:ins w:id="883973" w:author="Claude" w:date="2026-10-07T12:00:00Z">
        <w:r>
          <w:rPr>
            <w:rFonts w:ascii="Consolas" w:hAnsi="Consolas" w:cs="Consolas"/>
            <w:sz w:val="14"/>
            <w:szCs w:val="14"/>
          </w:rPr>
          <w:t xml:space="preserve">567  </w:t>
        </w:r>
      </w:ins>
    </w:p>
    <w:p>
      <w:pPr>
        <w:shd w:val="clear" w:color="auto" w:fill="F7F7F7"/>
        <w:spacing w:before="0" w:after="0" w:line="180" w:lineRule="exact"/>
        <w:ind w:left="0" w:firstLine="0"/>
        <w:jc w:val="left"/>
        <w:rPr>
          <w:ins w:id="883406" w:author="Claude" w:date="2026-10-07T12:00:00Z"/>
        </w:rPr>
      </w:pPr>
      <w:ins w:id="883974" w:author="Claude" w:date="2026-10-07T12:00:00Z">
        <w:r>
          <w:rPr>
            <w:rFonts w:ascii="Consolas" w:hAnsi="Consolas" w:cs="Consolas"/>
            <w:sz w:val="14"/>
            <w:szCs w:val="14"/>
          </w:rPr>
          <w:t xml:space="preserve">568  </w:t>
        </w:r>
      </w:ins>
    </w:p>
    <w:p>
      <w:pPr>
        <w:shd w:val="clear" w:color="auto" w:fill="F7F7F7"/>
        <w:spacing w:before="0" w:after="0" w:line="180" w:lineRule="exact"/>
        <w:ind w:left="0" w:firstLine="0"/>
        <w:jc w:val="left"/>
        <w:rPr>
          <w:ins w:id="883406" w:author="Claude" w:date="2026-10-07T12:00:00Z"/>
        </w:rPr>
      </w:pPr>
      <w:ins w:id="883975" w:author="Claude" w:date="2026-10-07T12:00:00Z">
        <w:r>
          <w:rPr>
            <w:rFonts w:ascii="Consolas" w:hAnsi="Consolas" w:cs="Consolas"/>
            <w:sz w:val="14"/>
            <w:szCs w:val="14"/>
          </w:rPr>
          <w:t xml:space="preserve">569  # ---------------------------------------------------------------------------</w:t>
        </w:r>
      </w:ins>
    </w:p>
    <w:p>
      <w:pPr>
        <w:shd w:val="clear" w:color="auto" w:fill="F7F7F7"/>
        <w:spacing w:before="0" w:after="0" w:line="180" w:lineRule="exact"/>
        <w:ind w:left="0" w:firstLine="0"/>
        <w:jc w:val="left"/>
        <w:rPr>
          <w:ins w:id="883406" w:author="Claude" w:date="2026-10-07T12:00:00Z"/>
        </w:rPr>
      </w:pPr>
      <w:ins w:id="883976" w:author="Claude" w:date="2026-10-07T12:00:00Z">
        <w:r>
          <w:rPr>
            <w:rFonts w:ascii="Consolas" w:hAnsi="Consolas" w:cs="Consolas"/>
            <w:sz w:val="14"/>
            <w:szCs w:val="14"/>
          </w:rPr>
          <w:t xml:space="preserve">570  # 4. Dimensão social e governança</w:t>
        </w:r>
      </w:ins>
    </w:p>
    <w:p>
      <w:pPr>
        <w:shd w:val="clear" w:color="auto" w:fill="F7F7F7"/>
        <w:spacing w:before="0" w:after="0" w:line="180" w:lineRule="exact"/>
        <w:ind w:left="0" w:firstLine="0"/>
        <w:jc w:val="left"/>
        <w:rPr>
          <w:ins w:id="883406" w:author="Claude" w:date="2026-10-07T12:00:00Z"/>
        </w:rPr>
      </w:pPr>
      <w:ins w:id="883977" w:author="Claude" w:date="2026-10-07T12:00:00Z">
        <w:r>
          <w:rPr>
            <w:rFonts w:ascii="Consolas" w:hAnsi="Consolas" w:cs="Consolas"/>
            <w:sz w:val="14"/>
            <w:szCs w:val="14"/>
          </w:rPr>
          <w:t xml:space="preserve">571  # ---------------------------------------------------------------------------</w:t>
        </w:r>
      </w:ins>
    </w:p>
    <w:p>
      <w:pPr>
        <w:shd w:val="clear" w:color="auto" w:fill="F7F7F7"/>
        <w:spacing w:before="0" w:after="0" w:line="180" w:lineRule="exact"/>
        <w:ind w:left="0" w:firstLine="0"/>
        <w:jc w:val="left"/>
        <w:rPr>
          <w:ins w:id="883406" w:author="Claude" w:date="2026-10-07T12:00:00Z"/>
        </w:rPr>
      </w:pPr>
      <w:ins w:id="883978" w:author="Claude" w:date="2026-10-07T12:00:00Z">
        <w:r>
          <w:rPr>
            <w:rFonts w:ascii="Consolas" w:hAnsi="Consolas" w:cs="Consolas"/>
            <w:sz w:val="14"/>
            <w:szCs w:val="14"/>
          </w:rPr>
          <w:t xml:space="preserve">572  </w:t>
        </w:r>
      </w:ins>
    </w:p>
    <w:p>
      <w:pPr>
        <w:shd w:val="clear" w:color="auto" w:fill="F7F7F7"/>
        <w:spacing w:before="0" w:after="0" w:line="180" w:lineRule="exact"/>
        <w:ind w:left="0" w:firstLine="0"/>
        <w:jc w:val="left"/>
        <w:rPr>
          <w:ins w:id="883406" w:author="Claude" w:date="2026-10-07T12:00:00Z"/>
        </w:rPr>
      </w:pPr>
      <w:ins w:id="883979" w:author="Claude" w:date="2026-10-07T12:00:00Z">
        <w:r>
          <w:rPr>
            <w:rFonts w:ascii="Consolas" w:hAnsi="Consolas" w:cs="Consolas"/>
            <w:sz w:val="14"/>
            <w:szCs w:val="14"/>
          </w:rPr>
          <w:t xml:space="preserve">573  def calcular_social(ctx: Contexto, eco: Dict[str, Any]) -&gt; Dict[str, Any]:</w:t>
        </w:r>
      </w:ins>
    </w:p>
    <w:p>
      <w:pPr>
        <w:shd w:val="clear" w:color="auto" w:fill="F7F7F7"/>
        <w:spacing w:before="0" w:after="0" w:line="180" w:lineRule="exact"/>
        <w:ind w:left="0" w:firstLine="0"/>
        <w:jc w:val="left"/>
        <w:rPr>
          <w:ins w:id="883406" w:author="Claude" w:date="2026-10-07T12:00:00Z"/>
        </w:rPr>
      </w:pPr>
      <w:ins w:id="883980" w:author="Claude" w:date="2026-10-07T12:00:00Z">
        <w:r>
          <w:rPr>
            <w:rFonts w:ascii="Consolas" w:hAnsi="Consolas" w:cs="Consolas"/>
            <w:sz w:val="14"/>
            <w:szCs w:val="14"/>
          </w:rPr>
          <w:t xml:space="preserve">574      cfg, s = ctx.cfg, ctx.cfg.social</w:t>
        </w:r>
      </w:ins>
    </w:p>
    <w:p>
      <w:pPr>
        <w:shd w:val="clear" w:color="auto" w:fill="F7F7F7"/>
        <w:spacing w:before="0" w:after="0" w:line="180" w:lineRule="exact"/>
        <w:ind w:left="0" w:firstLine="0"/>
        <w:jc w:val="left"/>
        <w:rPr>
          <w:ins w:id="883406" w:author="Claude" w:date="2026-10-07T12:00:00Z"/>
        </w:rPr>
      </w:pPr>
      <w:ins w:id="883981" w:author="Claude" w:date="2026-10-07T12:00:00Z">
        <w:r>
          <w:rPr>
            <w:rFonts w:ascii="Consolas" w:hAnsi="Consolas" w:cs="Consolas"/>
            <w:sz w:val="14"/>
            <w:szCs w:val="14"/>
          </w:rPr>
          <w:t xml:space="preserve">575      rem = eco["remuneracao_regime"]          # remuneração anual em preços do ano de regime</w:t>
        </w:r>
      </w:ins>
    </w:p>
    <w:p>
      <w:pPr>
        <w:shd w:val="clear" w:color="auto" w:fill="F7F7F7"/>
        <w:spacing w:before="0" w:after="0" w:line="180" w:lineRule="exact"/>
        <w:ind w:left="0" w:firstLine="0"/>
        <w:jc w:val="left"/>
        <w:rPr>
          <w:ins w:id="883406" w:author="Claude" w:date="2026-10-07T12:00:00Z"/>
        </w:rPr>
      </w:pPr>
      <w:ins w:id="883982" w:author="Claude" w:date="2026-10-07T12:00:00Z">
        <w:r>
          <w:rPr>
            <w:rFonts w:ascii="Consolas" w:hAnsi="Consolas" w:cs="Consolas"/>
            <w:sz w:val="14"/>
            <w:szCs w:val="14"/>
          </w:rPr>
          <w:t xml:space="preserve">576      massa_anual = rem["total"]</w:t>
        </w:r>
      </w:ins>
    </w:p>
    <w:p>
      <w:pPr>
        <w:shd w:val="clear" w:color="auto" w:fill="F7F7F7"/>
        <w:spacing w:before="0" w:after="0" w:line="180" w:lineRule="exact"/>
        <w:ind w:left="0" w:firstLine="0"/>
        <w:jc w:val="left"/>
        <w:rPr>
          <w:ins w:id="883406" w:author="Claude" w:date="2026-10-07T12:00:00Z"/>
        </w:rPr>
      </w:pPr>
      <w:ins w:id="883983" w:author="Claude" w:date="2026-10-07T12:00:00Z">
        <w:r>
          <w:rPr>
            <w:rFonts w:ascii="Consolas" w:hAnsi="Consolas" w:cs="Consolas"/>
            <w:sz w:val="14"/>
            <w:szCs w:val="14"/>
          </w:rPr>
          <w:t xml:space="preserve">577      massa_local = massa_anual * s.mao_obra_local_pct / 100</w:t>
        </w:r>
      </w:ins>
    </w:p>
    <w:p>
      <w:pPr>
        <w:shd w:val="clear" w:color="auto" w:fill="F7F7F7"/>
        <w:spacing w:before="0" w:after="0" w:line="180" w:lineRule="exact"/>
        <w:ind w:left="0" w:firstLine="0"/>
        <w:jc w:val="left"/>
        <w:rPr>
          <w:ins w:id="883406" w:author="Claude" w:date="2026-10-07T12:00:00Z"/>
        </w:rPr>
      </w:pPr>
      <w:ins w:id="883984" w:author="Claude" w:date="2026-10-07T12:00:00Z">
        <w:r>
          <w:rPr>
            <w:rFonts w:ascii="Consolas" w:hAnsi="Consolas" w:cs="Consolas"/>
            <w:sz w:val="14"/>
            <w:szCs w:val="14"/>
          </w:rPr>
          <w:t xml:space="preserve">578      compras = (eco["custos_variaveis_regime"] + eco["custos_fixos_regime"] - eco["pessoal_regime"])</w:t>
        </w:r>
      </w:ins>
    </w:p>
    <w:p>
      <w:pPr>
        <w:shd w:val="clear" w:color="auto" w:fill="F7F7F7"/>
        <w:spacing w:before="0" w:after="0" w:line="180" w:lineRule="exact"/>
        <w:ind w:left="0" w:firstLine="0"/>
        <w:jc w:val="left"/>
        <w:rPr>
          <w:ins w:id="883406" w:author="Claude" w:date="2026-10-07T12:00:00Z"/>
        </w:rPr>
      </w:pPr>
      <w:ins w:id="883985" w:author="Claude" w:date="2026-10-07T12:00:00Z">
        <w:r>
          <w:rPr>
            <w:rFonts w:ascii="Consolas" w:hAnsi="Consolas" w:cs="Consolas"/>
            <w:sz w:val="14"/>
            <w:szCs w:val="14"/>
          </w:rPr>
          <w:t xml:space="preserve">579      compras_locais = np.maximum(compras, 0) * s.compras_locais_pct / 100</w:t>
        </w:r>
      </w:ins>
    </w:p>
    <w:p>
      <w:pPr>
        <w:shd w:val="clear" w:color="auto" w:fill="F7F7F7"/>
        <w:spacing w:before="0" w:after="0" w:line="180" w:lineRule="exact"/>
        <w:ind w:left="0" w:firstLine="0"/>
        <w:jc w:val="left"/>
        <w:rPr>
          <w:ins w:id="883406" w:author="Claude" w:date="2026-10-07T12:00:00Z"/>
        </w:rPr>
      </w:pPr>
      <w:ins w:id="883986" w:author="Claude" w:date="2026-10-07T12:00:00Z">
        <w:r>
          <w:rPr>
            <w:rFonts w:ascii="Consolas" w:hAnsi="Consolas" w:cs="Consolas"/>
            <w:sz w:val="14"/>
            <w:szCs w:val="14"/>
          </w:rPr>
          <w:t xml:space="preserve">580      custo_operacional = eco["custos_variaveis_regime"] + eco["custos_fixos_regime"]</w:t>
        </w:r>
      </w:ins>
    </w:p>
    <w:p>
      <w:pPr>
        <w:shd w:val="clear" w:color="auto" w:fill="F7F7F7"/>
        <w:spacing w:before="0" w:after="0" w:line="180" w:lineRule="exact"/>
        <w:ind w:left="0" w:firstLine="0"/>
        <w:jc w:val="left"/>
        <w:rPr>
          <w:ins w:id="883406" w:author="Claude" w:date="2026-10-07T12:00:00Z"/>
        </w:rPr>
      </w:pPr>
      <w:ins w:id="883987" w:author="Claude" w:date="2026-10-07T12:00:00Z">
        <w:r>
          <w:rPr>
            <w:rFonts w:ascii="Consolas" w:hAnsi="Consolas" w:cs="Consolas"/>
            <w:sz w:val="14"/>
            <w:szCs w:val="14"/>
          </w:rPr>
          <w:t xml:space="preserve">581      rvl = 100 * safe_div(massa_local + compras_locais, custo_operacional, 0.0)</w:t>
        </w:r>
      </w:ins>
    </w:p>
    <w:p>
      <w:pPr>
        <w:shd w:val="clear" w:color="auto" w:fill="F7F7F7"/>
        <w:spacing w:before="0" w:after="0" w:line="180" w:lineRule="exact"/>
        <w:ind w:left="0" w:firstLine="0"/>
        <w:jc w:val="left"/>
        <w:rPr>
          <w:ins w:id="883406" w:author="Claude" w:date="2026-10-07T12:00:00Z"/>
        </w:rPr>
      </w:pPr>
      <w:ins w:id="883988" w:author="Claude" w:date="2026-10-07T12:00:00Z">
        <w:r>
          <w:rPr>
            <w:rFonts w:ascii="Consolas" w:hAnsi="Consolas" w:cs="Consolas"/>
            <w:sz w:val="14"/>
            <w:szCs w:val="14"/>
          </w:rPr>
          <w:t xml:space="preserve">582  </w:t>
        </w:r>
      </w:ins>
    </w:p>
    <w:p>
      <w:pPr>
        <w:shd w:val="clear" w:color="auto" w:fill="F7F7F7"/>
        <w:spacing w:before="0" w:after="0" w:line="180" w:lineRule="exact"/>
        <w:ind w:left="0" w:firstLine="0"/>
        <w:jc w:val="left"/>
        <w:rPr>
          <w:ins w:id="883406" w:author="Claude" w:date="2026-10-07T12:00:00Z"/>
        </w:rPr>
      </w:pPr>
      <w:ins w:id="883989" w:author="Claude" w:date="2026-10-07T12:00:00Z">
        <w:r>
          <w:rPr>
            <w:rFonts w:ascii="Consolas" w:hAnsi="Consolas" w:cs="Consolas"/>
            <w:sz w:val="14"/>
            <w:szCs w:val="14"/>
          </w:rPr>
          <w:t xml:space="preserve">583      sobras = np.maximum(eco["lucro_liquido_regime"], 0) * cfg.economico.perc_sobras_trabalhadores / 100</w:t>
        </w:r>
      </w:ins>
    </w:p>
    <w:p>
      <w:pPr>
        <w:shd w:val="clear" w:color="auto" w:fill="F7F7F7"/>
        <w:spacing w:before="0" w:after="0" w:line="180" w:lineRule="exact"/>
        <w:ind w:left="0" w:firstLine="0"/>
        <w:jc w:val="left"/>
        <w:rPr>
          <w:ins w:id="883406" w:author="Claude" w:date="2026-10-07T12:00:00Z"/>
        </w:rPr>
      </w:pPr>
      <w:ins w:id="883990" w:author="Claude" w:date="2026-10-07T12:00:00Z">
        <w:r>
          <w:rPr>
            <w:rFonts w:ascii="Consolas" w:hAnsi="Consolas" w:cs="Consolas"/>
            <w:sz w:val="14"/>
            <w:szCs w:val="14"/>
          </w:rPr>
          <w:t xml:space="preserve">584      if cfg.economico.tipo_organizacao == "empresa":</w:t>
        </w:r>
      </w:ins>
    </w:p>
    <w:p>
      <w:pPr>
        <w:shd w:val="clear" w:color="auto" w:fill="F7F7F7"/>
        <w:spacing w:before="0" w:after="0" w:line="180" w:lineRule="exact"/>
        <w:ind w:left="0" w:firstLine="0"/>
        <w:jc w:val="left"/>
        <w:rPr>
          <w:ins w:id="883406" w:author="Claude" w:date="2026-10-07T12:00:00Z"/>
        </w:rPr>
      </w:pPr>
      <w:ins w:id="883991" w:author="Claude" w:date="2026-10-07T12:00:00Z">
        <w:r>
          <w:rPr>
            <w:rFonts w:ascii="Consolas" w:hAnsi="Consolas" w:cs="Consolas"/>
            <w:sz w:val="14"/>
            <w:szCs w:val="14"/>
          </w:rPr>
          <w:t xml:space="preserve">585          sobras = np.zeros(ctx.n)</w:t>
        </w:r>
      </w:ins>
    </w:p>
    <w:p>
      <w:pPr>
        <w:shd w:val="clear" w:color="auto" w:fill="F7F7F7"/>
        <w:spacing w:before="0" w:after="0" w:line="180" w:lineRule="exact"/>
        <w:ind w:left="0" w:firstLine="0"/>
        <w:jc w:val="left"/>
        <w:rPr>
          <w:ins w:id="883406" w:author="Claude" w:date="2026-10-07T12:00:00Z"/>
        </w:rPr>
      </w:pPr>
      <w:ins w:id="883992" w:author="Claude" w:date="2026-10-07T12:00:00Z">
        <w:r>
          <w:rPr>
            <w:rFonts w:ascii="Consolas" w:hAnsi="Consolas" w:cs="Consolas"/>
            <w:sz w:val="14"/>
            <w:szCs w:val="14"/>
          </w:rPr>
          <w:t xml:space="preserve">586      renda_local = massa_local + sobras * s.mao_obra_local_pct / 100</w:t>
        </w:r>
      </w:ins>
    </w:p>
    <w:p>
      <w:pPr>
        <w:shd w:val="clear" w:color="auto" w:fill="F7F7F7"/>
        <w:spacing w:before="0" w:after="0" w:line="180" w:lineRule="exact"/>
        <w:ind w:left="0" w:firstLine="0"/>
        <w:jc w:val="left"/>
        <w:rPr>
          <w:ins w:id="883406" w:author="Claude" w:date="2026-10-07T12:00:00Z"/>
        </w:rPr>
      </w:pPr>
      <w:ins w:id="883993" w:author="Claude" w:date="2026-10-07T12:00:00Z">
        <w:r>
          <w:rPr>
            <w:rFonts w:ascii="Consolas" w:hAnsi="Consolas" w:cs="Consolas"/>
            <w:sz w:val="14"/>
            <w:szCs w:val="14"/>
          </w:rPr>
          <w:t xml:space="preserve">587      iil = safe_div(renda_local, eco["receita_regime"], 0.0)</w:t>
        </w:r>
      </w:ins>
    </w:p>
    <w:p>
      <w:pPr>
        <w:shd w:val="clear" w:color="auto" w:fill="F7F7F7"/>
        <w:spacing w:before="0" w:after="0" w:line="180" w:lineRule="exact"/>
        <w:ind w:left="0" w:firstLine="0"/>
        <w:jc w:val="left"/>
        <w:rPr>
          <w:ins w:id="883406" w:author="Claude" w:date="2026-10-07T12:00:00Z"/>
        </w:rPr>
      </w:pPr>
      <w:ins w:id="883994" w:author="Claude" w:date="2026-10-07T12:00:00Z">
        <w:r>
          <w:rPr>
            <w:rFonts w:ascii="Consolas" w:hAnsi="Consolas" w:cs="Consolas"/>
            <w:sz w:val="14"/>
            <w:szCs w:val="14"/>
          </w:rPr>
          <w:t xml:space="preserve">588      if cfg.economico.tipo_organizacao != "empresa" and cfg.economico.cooperados_trabalhadores &gt; 0:</w:t>
        </w:r>
      </w:ins>
    </w:p>
    <w:p>
      <w:pPr>
        <w:shd w:val="clear" w:color="auto" w:fill="F7F7F7"/>
        <w:spacing w:before="0" w:after="0" w:line="180" w:lineRule="exact"/>
        <w:ind w:left="0" w:firstLine="0"/>
        <w:jc w:val="left"/>
        <w:rPr>
          <w:ins w:id="883406" w:author="Claude" w:date="2026-10-07T12:00:00Z"/>
        </w:rPr>
      </w:pPr>
      <w:ins w:id="883995" w:author="Claude" w:date="2026-10-07T12:00:00Z">
        <w:r>
          <w:rPr>
            <w:rFonts w:ascii="Consolas" w:hAnsi="Consolas" w:cs="Consolas"/>
            <w:sz w:val="14"/>
            <w:szCs w:val="14"/>
          </w:rPr>
          <w:t xml:space="preserve">589          n_trab = cfg.economico.cooperados_trabalhadores</w:t>
        </w:r>
      </w:ins>
    </w:p>
    <w:p>
      <w:pPr>
        <w:shd w:val="clear" w:color="auto" w:fill="F7F7F7"/>
        <w:spacing w:before="0" w:after="0" w:line="180" w:lineRule="exact"/>
        <w:ind w:left="0" w:firstLine="0"/>
        <w:jc w:val="left"/>
        <w:rPr>
          <w:ins w:id="883406" w:author="Claude" w:date="2026-10-07T12:00:00Z"/>
        </w:rPr>
      </w:pPr>
      <w:ins w:id="883996" w:author="Claude" w:date="2026-10-07T12:00:00Z">
        <w:r>
          <w:rPr>
            <w:rFonts w:ascii="Consolas" w:hAnsi="Consolas" w:cs="Consolas"/>
            <w:sz w:val="14"/>
            <w:szCs w:val="14"/>
          </w:rPr>
          <w:t xml:space="preserve">590          renda_mensal = (rem["retirada"] + rem["outros"] + sobras) / n_trab / 12</w:t>
        </w:r>
      </w:ins>
    </w:p>
    <w:p>
      <w:pPr>
        <w:shd w:val="clear" w:color="auto" w:fill="F7F7F7"/>
        <w:spacing w:before="0" w:after="0" w:line="180" w:lineRule="exact"/>
        <w:ind w:left="0" w:firstLine="0"/>
        <w:jc w:val="left"/>
        <w:rPr>
          <w:ins w:id="883406" w:author="Claude" w:date="2026-10-07T12:00:00Z"/>
        </w:rPr>
      </w:pPr>
      <w:ins w:id="883997" w:author="Claude" w:date="2026-10-07T12:00:00Z">
        <w:r>
          <w:rPr>
            <w:rFonts w:ascii="Consolas" w:hAnsi="Consolas" w:cs="Consolas"/>
            <w:sz w:val="14"/>
            <w:szCs w:val="14"/>
          </w:rPr>
          <w:t xml:space="preserve">591      else:   # empresa, ou cooperativa sem cooperados na operação: renda paga a quem trabalha</w:t>
        </w:r>
      </w:ins>
    </w:p>
    <w:p>
      <w:pPr>
        <w:shd w:val="clear" w:color="auto" w:fill="F7F7F7"/>
        <w:spacing w:before="0" w:after="0" w:line="180" w:lineRule="exact"/>
        <w:ind w:left="0" w:firstLine="0"/>
        <w:jc w:val="left"/>
        <w:rPr>
          <w:ins w:id="883406" w:author="Claude" w:date="2026-10-07T12:00:00Z"/>
        </w:rPr>
      </w:pPr>
      <w:ins w:id="883998" w:author="Claude" w:date="2026-10-07T12:00:00Z">
        <w:r>
          <w:rPr>
            <w:rFonts w:ascii="Consolas" w:hAnsi="Consolas" w:cs="Consolas"/>
            <w:sz w:val="14"/>
            <w:szCs w:val="14"/>
          </w:rPr>
          <w:t xml:space="preserve">592          n_trab = max(s.empregos_diretos, 1)</w:t>
        </w:r>
      </w:ins>
    </w:p>
    <w:p>
      <w:pPr>
        <w:shd w:val="clear" w:color="auto" w:fill="F7F7F7"/>
        <w:spacing w:before="0" w:after="0" w:line="180" w:lineRule="exact"/>
        <w:ind w:left="0" w:firstLine="0"/>
        <w:jc w:val="left"/>
        <w:rPr>
          <w:ins w:id="883406" w:author="Claude" w:date="2026-10-07T12:00:00Z"/>
        </w:rPr>
      </w:pPr>
      <w:ins w:id="883999" w:author="Claude" w:date="2026-10-07T12:00:00Z">
        <w:r>
          <w:rPr>
            <w:rFonts w:ascii="Consolas" w:hAnsi="Consolas" w:cs="Consolas"/>
            <w:sz w:val="14"/>
            <w:szCs w:val="14"/>
          </w:rPr>
          <w:t xml:space="preserve">593          renda_mensal = (rem["clt"] + rem["outros"] + rem["retirada"]) / n_trab / 12</w:t>
        </w:r>
      </w:ins>
    </w:p>
    <w:p>
      <w:pPr>
        <w:shd w:val="clear" w:color="auto" w:fill="F7F7F7"/>
        <w:spacing w:before="0" w:after="0" w:line="180" w:lineRule="exact"/>
        <w:ind w:left="0" w:firstLine="0"/>
        <w:jc w:val="left"/>
        <w:rPr>
          <w:ins w:id="883406" w:author="Claude" w:date="2026-10-07T12:00:00Z"/>
        </w:rPr>
      </w:pPr>
      <w:ins w:id="884000" w:author="Claude" w:date="2026-10-07T12:00:00Z">
        <w:r>
          <w:rPr>
            <w:rFonts w:ascii="Consolas" w:hAnsi="Consolas" w:cs="Consolas"/>
            <w:sz w:val="14"/>
            <w:szCs w:val="14"/>
          </w:rPr>
          <w:t xml:space="preserve">594      # renda em preços do ano de regime: o salário mínimo é levado ao mesmo nível de preços</w:t>
        </w:r>
      </w:ins>
    </w:p>
    <w:p>
      <w:pPr>
        <w:shd w:val="clear" w:color="auto" w:fill="F7F7F7"/>
        <w:spacing w:before="0" w:after="0" w:line="180" w:lineRule="exact"/>
        <w:ind w:left="0" w:firstLine="0"/>
        <w:jc w:val="left"/>
        <w:rPr>
          <w:ins w:id="883406" w:author="Claude" w:date="2026-10-07T12:00:00Z"/>
        </w:rPr>
      </w:pPr>
      <w:ins w:id="884001" w:author="Claude" w:date="2026-10-07T12:00:00Z">
        <w:r>
          <w:rPr>
            <w:rFonts w:ascii="Consolas" w:hAnsi="Consolas" w:cs="Consolas"/>
            <w:sz w:val="14"/>
            <w:szCs w:val="14"/>
          </w:rPr>
          <w:t xml:space="preserve">595      sm_regime = s.salario_minimo * (1 + cfg.economico.crescimento_custos_aa_pct / 100) ** (eco["ano_regime"] - 1)</w:t>
        </w:r>
      </w:ins>
    </w:p>
    <w:p>
      <w:pPr>
        <w:shd w:val="clear" w:color="auto" w:fill="F7F7F7"/>
        <w:spacing w:before="0" w:after="0" w:line="180" w:lineRule="exact"/>
        <w:ind w:left="0" w:firstLine="0"/>
        <w:jc w:val="left"/>
        <w:rPr>
          <w:ins w:id="883406" w:author="Claude" w:date="2026-10-07T12:00:00Z"/>
        </w:rPr>
      </w:pPr>
      <w:ins w:id="884002" w:author="Claude" w:date="2026-10-07T12:00:00Z">
        <w:r>
          <w:rPr>
            <w:rFonts w:ascii="Consolas" w:hAnsi="Consolas" w:cs="Consolas"/>
            <w:sz w:val="14"/>
            <w:szCs w:val="14"/>
          </w:rPr>
          <w:t xml:space="preserve">596      renda_sm = renda_mensal / sm_regime</w:t>
        </w:r>
      </w:ins>
    </w:p>
    <w:p>
      <w:pPr>
        <w:shd w:val="clear" w:color="auto" w:fill="F7F7F7"/>
        <w:spacing w:before="0" w:after="0" w:line="180" w:lineRule="exact"/>
        <w:ind w:left="0" w:firstLine="0"/>
        <w:jc w:val="left"/>
        <w:rPr>
          <w:ins w:id="883406" w:author="Claude" w:date="2026-10-07T12:00:00Z"/>
        </w:rPr>
      </w:pPr>
      <w:ins w:id="884003" w:author="Claude" w:date="2026-10-07T12:00:00Z">
        <w:r>
          <w:rPr>
            <w:rFonts w:ascii="Consolas" w:hAnsi="Consolas" w:cs="Consolas"/>
            <w:sz w:val="14"/>
            <w:szCs w:val="14"/>
          </w:rPr>
          <w:t xml:space="preserve">597  </w:t>
        </w:r>
      </w:ins>
    </w:p>
    <w:p>
      <w:pPr>
        <w:shd w:val="clear" w:color="auto" w:fill="F7F7F7"/>
        <w:spacing w:before="0" w:after="0" w:line="180" w:lineRule="exact"/>
        <w:ind w:left="0" w:firstLine="0"/>
        <w:jc w:val="left"/>
        <w:rPr>
          <w:ins w:id="883406" w:author="Claude" w:date="2026-10-07T12:00:00Z"/>
        </w:rPr>
      </w:pPr>
      <w:ins w:id="884004" w:author="Claude" w:date="2026-10-07T12:00:00Z">
        <w:r>
          <w:rPr>
            <w:rFonts w:ascii="Consolas" w:hAnsi="Consolas" w:cs="Consolas"/>
            <w:sz w:val="14"/>
            <w:szCs w:val="14"/>
          </w:rPr>
          <w:t xml:space="preserve">598      relacao = RELACAO_COMUNIDADE.get(s.relacao_comunidade)</w:t>
        </w:r>
      </w:ins>
    </w:p>
    <w:p>
      <w:pPr>
        <w:shd w:val="clear" w:color="auto" w:fill="F7F7F7"/>
        <w:spacing w:before="0" w:after="0" w:line="180" w:lineRule="exact"/>
        <w:ind w:left="0" w:firstLine="0"/>
        <w:jc w:val="left"/>
        <w:rPr>
          <w:ins w:id="883406" w:author="Claude" w:date="2026-10-07T12:00:00Z"/>
        </w:rPr>
      </w:pPr>
      <w:ins w:id="884005" w:author="Claude" w:date="2026-10-07T12:00:00Z">
        <w:r>
          <w:rPr>
            <w:rFonts w:ascii="Consolas" w:hAnsi="Consolas" w:cs="Consolas"/>
            <w:sz w:val="14"/>
            <w:szCs w:val="14"/>
          </w:rPr>
          <w:t xml:space="preserve">599      if relacao is None:</w:t>
        </w:r>
      </w:ins>
    </w:p>
    <w:p>
      <w:pPr>
        <w:shd w:val="clear" w:color="auto" w:fill="F7F7F7"/>
        <w:spacing w:before="0" w:after="0" w:line="180" w:lineRule="exact"/>
        <w:ind w:left="0" w:firstLine="0"/>
        <w:jc w:val="left"/>
        <w:rPr>
          <w:ins w:id="883406" w:author="Claude" w:date="2026-10-07T12:00:00Z"/>
        </w:rPr>
      </w:pPr>
      <w:ins w:id="884006" w:author="Claude" w:date="2026-10-07T12:00:00Z">
        <w:r>
          <w:rPr>
            <w:rFonts w:ascii="Consolas" w:hAnsi="Consolas" w:cs="Consolas"/>
            <w:sz w:val="14"/>
            <w:szCs w:val="14"/>
          </w:rPr>
          <w:t xml:space="preserve">600          raise ValueError(f"relacao_comunidade deve ser uma de {list(RELACAO_COMUNIDADE)}")</w:t>
        </w:r>
      </w:ins>
    </w:p>
    <w:p>
      <w:pPr>
        <w:shd w:val="clear" w:color="auto" w:fill="F7F7F7"/>
        <w:spacing w:before="0" w:after="0" w:line="180" w:lineRule="exact"/>
        <w:ind w:left="0" w:firstLine="0"/>
        <w:jc w:val="left"/>
        <w:rPr>
          <w:ins w:id="883406" w:author="Claude" w:date="2026-10-07T12:00:00Z"/>
        </w:rPr>
      </w:pPr>
      <w:ins w:id="884007" w:author="Claude" w:date="2026-10-07T12:00:00Z">
        <w:r>
          <w:rPr>
            <w:rFonts w:ascii="Consolas" w:hAnsi="Consolas" w:cs="Consolas"/>
            <w:sz w:val="14"/>
            <w:szCs w:val="14"/>
          </w:rPr>
          <w:t xml:space="preserve">601      participacao = 1.0 if cfg.governanca.itens.get("assembleias_regulares") else 0.0</w:t>
        </w:r>
      </w:ins>
    </w:p>
    <w:p>
      <w:pPr>
        <w:shd w:val="clear" w:color="auto" w:fill="F7F7F7"/>
        <w:spacing w:before="0" w:after="0" w:line="180" w:lineRule="exact"/>
        <w:ind w:left="0" w:firstLine="0"/>
        <w:jc w:val="left"/>
        <w:rPr>
          <w:ins w:id="883406" w:author="Claude" w:date="2026-10-07T12:00:00Z"/>
        </w:rPr>
      </w:pPr>
      <w:ins w:id="884008" w:author="Claude" w:date="2026-10-07T12:00:00Z">
        <w:r>
          <w:rPr>
            <w:rFonts w:ascii="Consolas" w:hAnsi="Consolas" w:cs="Consolas"/>
            <w:sz w:val="14"/>
            <w:szCs w:val="14"/>
          </w:rPr>
          <w:t xml:space="preserve">602      componentes_lso = {</w:t>
        </w:r>
      </w:ins>
    </w:p>
    <w:p>
      <w:pPr>
        <w:shd w:val="clear" w:color="auto" w:fill="F7F7F7"/>
        <w:spacing w:before="0" w:after="0" w:line="180" w:lineRule="exact"/>
        <w:ind w:left="0" w:firstLine="0"/>
        <w:jc w:val="left"/>
        <w:rPr>
          <w:ins w:id="883406" w:author="Claude" w:date="2026-10-07T12:00:00Z"/>
        </w:rPr>
      </w:pPr>
      <w:ins w:id="884009" w:author="Claude" w:date="2026-10-07T12:00:00Z">
        <w:r>
          <w:rPr>
            <w:rFonts w:ascii="Consolas" w:hAnsi="Consolas" w:cs="Consolas"/>
            <w:sz w:val="14"/>
            <w:szCs w:val="14"/>
          </w:rPr>
          <w:t xml:space="preserve">603          "Relação com a comunidade": relacao,</w:t>
        </w:r>
      </w:ins>
    </w:p>
    <w:p>
      <w:pPr>
        <w:shd w:val="clear" w:color="auto" w:fill="F7F7F7"/>
        <w:spacing w:before="0" w:after="0" w:line="180" w:lineRule="exact"/>
        <w:ind w:left="0" w:firstLine="0"/>
        <w:jc w:val="left"/>
        <w:rPr>
          <w:ins w:id="883406" w:author="Claude" w:date="2026-10-07T12:00:00Z"/>
        </w:rPr>
      </w:pPr>
      <w:ins w:id="884010" w:author="Claude" w:date="2026-10-07T12:00:00Z">
        <w:r>
          <w:rPr>
            <w:rFonts w:ascii="Consolas" w:hAnsi="Consolas" w:cs="Consolas"/>
            <w:sz w:val="14"/>
            <w:szCs w:val="14"/>
          </w:rPr>
          <w:t xml:space="preserve">604          "Canais formais de comunicação": 1.0 if s.canais_formais_comunicacao else 0.0,</w:t>
        </w:r>
      </w:ins>
    </w:p>
    <w:p>
      <w:pPr>
        <w:shd w:val="clear" w:color="auto" w:fill="F7F7F7"/>
        <w:spacing w:before="0" w:after="0" w:line="180" w:lineRule="exact"/>
        <w:ind w:left="0" w:firstLine="0"/>
        <w:jc w:val="left"/>
        <w:rPr>
          <w:ins w:id="883406" w:author="Claude" w:date="2026-10-07T12:00:00Z"/>
        </w:rPr>
      </w:pPr>
      <w:ins w:id="884011" w:author="Claude" w:date="2026-10-07T12:00:00Z">
        <w:r>
          <w:rPr>
            <w:rFonts w:ascii="Consolas" w:hAnsi="Consolas" w:cs="Consolas"/>
            <w:sz w:val="14"/>
            <w:szCs w:val="14"/>
          </w:rPr>
          <w:t xml:space="preserve">605          "Frequência de engajamento": min(s.reunioes_comunidade_ano / 12, 1.0),</w:t>
        </w:r>
      </w:ins>
    </w:p>
    <w:p>
      <w:pPr>
        <w:shd w:val="clear" w:color="auto" w:fill="F7F7F7"/>
        <w:spacing w:before="0" w:after="0" w:line="180" w:lineRule="exact"/>
        <w:ind w:left="0" w:firstLine="0"/>
        <w:jc w:val="left"/>
        <w:rPr>
          <w:ins w:id="883406" w:author="Claude" w:date="2026-10-07T12:00:00Z"/>
        </w:rPr>
      </w:pPr>
      <w:ins w:id="884012" w:author="Claude" w:date="2026-10-07T12:00:00Z">
        <w:r>
          <w:rPr>
            <w:rFonts w:ascii="Consolas" w:hAnsi="Consolas" w:cs="Consolas"/>
            <w:sz w:val="14"/>
            <w:szCs w:val="14"/>
          </w:rPr>
          <w:t xml:space="preserve">606          "Ausência de conflitos": math.exp(-0.5 * max(s.conflitos_registrados_ano, 0)),</w:t>
        </w:r>
      </w:ins>
    </w:p>
    <w:p>
      <w:pPr>
        <w:shd w:val="clear" w:color="auto" w:fill="F7F7F7"/>
        <w:spacing w:before="0" w:after="0" w:line="180" w:lineRule="exact"/>
        <w:ind w:left="0" w:firstLine="0"/>
        <w:jc w:val="left"/>
        <w:rPr>
          <w:ins w:id="883406" w:author="Claude" w:date="2026-10-07T12:00:00Z"/>
        </w:rPr>
      </w:pPr>
      <w:ins w:id="884013" w:author="Claude" w:date="2026-10-07T12:00:00Z">
        <w:r>
          <w:rPr>
            <w:rFonts w:ascii="Consolas" w:hAnsi="Consolas" w:cs="Consolas"/>
            <w:sz w:val="14"/>
            <w:szCs w:val="14"/>
          </w:rPr>
          <w:t xml:space="preserve">607          "Participação na governança": participacao,</w:t>
        </w:r>
      </w:ins>
    </w:p>
    <w:p>
      <w:pPr>
        <w:shd w:val="clear" w:color="auto" w:fill="F7F7F7"/>
        <w:spacing w:before="0" w:after="0" w:line="180" w:lineRule="exact"/>
        <w:ind w:left="0" w:firstLine="0"/>
        <w:jc w:val="left"/>
        <w:rPr>
          <w:ins w:id="883406" w:author="Claude" w:date="2026-10-07T12:00:00Z"/>
        </w:rPr>
      </w:pPr>
      <w:ins w:id="884014" w:author="Claude" w:date="2026-10-07T12:00:00Z">
        <w:r>
          <w:rPr>
            <w:rFonts w:ascii="Consolas" w:hAnsi="Consolas" w:cs="Consolas"/>
            <w:sz w:val="14"/>
            <w:szCs w:val="14"/>
          </w:rPr>
          <w:t xml:space="preserve">608      }</w:t>
        </w:r>
      </w:ins>
    </w:p>
    <w:p>
      <w:pPr>
        <w:shd w:val="clear" w:color="auto" w:fill="F7F7F7"/>
        <w:spacing w:before="0" w:after="0" w:line="180" w:lineRule="exact"/>
        <w:ind w:left="0" w:firstLine="0"/>
        <w:jc w:val="left"/>
        <w:rPr>
          <w:ins w:id="883406" w:author="Claude" w:date="2026-10-07T12:00:00Z"/>
        </w:rPr>
      </w:pPr>
      <w:ins w:id="884015" w:author="Claude" w:date="2026-10-07T12:00:00Z">
        <w:r>
          <w:rPr>
            <w:rFonts w:ascii="Consolas" w:hAnsi="Consolas" w:cs="Consolas"/>
            <w:sz w:val="14"/>
            <w:szCs w:val="14"/>
          </w:rPr>
          <w:t xml:space="preserve">609      lso = 100 * float(np.mean(list(componentes_lso.values())))</w:t>
        </w:r>
      </w:ins>
    </w:p>
    <w:p>
      <w:pPr>
        <w:shd w:val="clear" w:color="auto" w:fill="F7F7F7"/>
        <w:spacing w:before="0" w:after="0" w:line="180" w:lineRule="exact"/>
        <w:ind w:left="0" w:firstLine="0"/>
        <w:jc w:val="left"/>
        <w:rPr>
          <w:ins w:id="883406" w:author="Claude" w:date="2026-10-07T12:00:00Z"/>
        </w:rPr>
      </w:pPr>
      <w:ins w:id="884016" w:author="Claude" w:date="2026-10-07T12:00:00Z">
        <w:r>
          <w:rPr>
            <w:rFonts w:ascii="Consolas" w:hAnsi="Consolas" w:cs="Consolas"/>
            <w:sz w:val="14"/>
            <w:szCs w:val="14"/>
          </w:rPr>
          <w:t xml:space="preserve">610      risco = 1 / (1 + math.exp(8 * (lso / 100 - 0.5)))   # heurística logística (a calibrar)</w:t>
        </w:r>
      </w:ins>
    </w:p>
    <w:p>
      <w:pPr>
        <w:shd w:val="clear" w:color="auto" w:fill="F7F7F7"/>
        <w:spacing w:before="0" w:after="0" w:line="180" w:lineRule="exact"/>
        <w:ind w:left="0" w:firstLine="0"/>
        <w:jc w:val="left"/>
        <w:rPr>
          <w:ins w:id="883406" w:author="Claude" w:date="2026-10-07T12:00:00Z"/>
        </w:rPr>
      </w:pPr>
      <w:ins w:id="884017" w:author="Claude" w:date="2026-10-07T12:00:00Z">
        <w:r>
          <w:rPr>
            <w:rFonts w:ascii="Consolas" w:hAnsi="Consolas" w:cs="Consolas"/>
            <w:sz w:val="14"/>
            <w:szCs w:val="14"/>
          </w:rPr>
          <w:t xml:space="preserve">611  </w:t>
        </w:r>
      </w:ins>
    </w:p>
    <w:p>
      <w:pPr>
        <w:shd w:val="clear" w:color="auto" w:fill="F7F7F7"/>
        <w:spacing w:before="0" w:after="0" w:line="180" w:lineRule="exact"/>
        <w:ind w:left="0" w:firstLine="0"/>
        <w:jc w:val="left"/>
        <w:rPr>
          <w:ins w:id="883406" w:author="Claude" w:date="2026-10-07T12:00:00Z"/>
        </w:rPr>
      </w:pPr>
      <w:ins w:id="884018" w:author="Claude" w:date="2026-10-07T12:00:00Z">
        <w:r>
          <w:rPr>
            <w:rFonts w:ascii="Consolas" w:hAnsi="Consolas" w:cs="Consolas"/>
            <w:sz w:val="14"/>
            <w:szCs w:val="14"/>
          </w:rPr>
          <w:t xml:space="preserve">612      radar = {</w:t>
        </w:r>
      </w:ins>
    </w:p>
    <w:p>
      <w:pPr>
        <w:shd w:val="clear" w:color="auto" w:fill="F7F7F7"/>
        <w:spacing w:before="0" w:after="0" w:line="180" w:lineRule="exact"/>
        <w:ind w:left="0" w:firstLine="0"/>
        <w:jc w:val="left"/>
        <w:rPr>
          <w:ins w:id="883406" w:author="Claude" w:date="2026-10-07T12:00:00Z"/>
        </w:rPr>
      </w:pPr>
      <w:ins w:id="884019" w:author="Claude" w:date="2026-10-07T12:00:00Z">
        <w:r>
          <w:rPr>
            <w:rFonts w:ascii="Consolas" w:hAnsi="Consolas" w:cs="Consolas"/>
            <w:sz w:val="14"/>
            <w:szCs w:val="14"/>
          </w:rPr>
          <w:t xml:space="preserve">613          "Emprego local": np.full(ctx.n, s.mao_obra_local_pct / 100),</w:t>
        </w:r>
      </w:ins>
    </w:p>
    <w:p>
      <w:pPr>
        <w:shd w:val="clear" w:color="auto" w:fill="F7F7F7"/>
        <w:spacing w:before="0" w:after="0" w:line="180" w:lineRule="exact"/>
        <w:ind w:left="0" w:firstLine="0"/>
        <w:jc w:val="left"/>
        <w:rPr>
          <w:ins w:id="883406" w:author="Claude" w:date="2026-10-07T12:00:00Z"/>
        </w:rPr>
      </w:pPr>
      <w:ins w:id="884020" w:author="Claude" w:date="2026-10-07T12:00:00Z">
        <w:r>
          <w:rPr>
            <w:rFonts w:ascii="Consolas" w:hAnsi="Consolas" w:cs="Consolas"/>
            <w:sz w:val="14"/>
            <w:szCs w:val="14"/>
          </w:rPr>
          <w:t xml:space="preserve">614          "Renda": clamp((renda_sm - 0.5) / 1.5),</w:t>
        </w:r>
      </w:ins>
    </w:p>
    <w:p>
      <w:pPr>
        <w:shd w:val="clear" w:color="auto" w:fill="F7F7F7"/>
        <w:spacing w:before="0" w:after="0" w:line="180" w:lineRule="exact"/>
        <w:ind w:left="0" w:firstLine="0"/>
        <w:jc w:val="left"/>
        <w:rPr>
          <w:ins w:id="883406" w:author="Claude" w:date="2026-10-07T12:00:00Z"/>
        </w:rPr>
      </w:pPr>
      <w:ins w:id="884021" w:author="Claude" w:date="2026-10-07T12:00:00Z">
        <w:r>
          <w:rPr>
            <w:rFonts w:ascii="Consolas" w:hAnsi="Consolas" w:cs="Consolas"/>
            <w:sz w:val="14"/>
            <w:szCs w:val="14"/>
          </w:rPr>
          <w:t xml:space="preserve">615          "Segurança (NR)": np.full(ctx.n, s.conformidade_nr_pct / 100),</w:t>
        </w:r>
      </w:ins>
    </w:p>
    <w:p>
      <w:pPr>
        <w:shd w:val="clear" w:color="auto" w:fill="F7F7F7"/>
        <w:spacing w:before="0" w:after="0" w:line="180" w:lineRule="exact"/>
        <w:ind w:left="0" w:firstLine="0"/>
        <w:jc w:val="left"/>
        <w:rPr>
          <w:ins w:id="883406" w:author="Claude" w:date="2026-10-07T12:00:00Z"/>
        </w:rPr>
      </w:pPr>
      <w:ins w:id="884022" w:author="Claude" w:date="2026-10-07T12:00:00Z">
        <w:r>
          <w:rPr>
            <w:rFonts w:ascii="Consolas" w:hAnsi="Consolas" w:cs="Consolas"/>
            <w:sz w:val="14"/>
            <w:szCs w:val="14"/>
          </w:rPr>
          <w:t xml:space="preserve">616          "Capacitação": np.full(ctx.n, min(s.capacitacao_horas_pessoa_ano / 40, 1.0)),</w:t>
        </w:r>
      </w:ins>
    </w:p>
    <w:p>
      <w:pPr>
        <w:shd w:val="clear" w:color="auto" w:fill="F7F7F7"/>
        <w:spacing w:before="0" w:after="0" w:line="180" w:lineRule="exact"/>
        <w:ind w:left="0" w:firstLine="0"/>
        <w:jc w:val="left"/>
        <w:rPr>
          <w:ins w:id="883406" w:author="Claude" w:date="2026-10-07T12:00:00Z"/>
        </w:rPr>
      </w:pPr>
      <w:ins w:id="884023" w:author="Claude" w:date="2026-10-07T12:00:00Z">
        <w:r>
          <w:rPr>
            <w:rFonts w:ascii="Consolas" w:hAnsi="Consolas" w:cs="Consolas"/>
            <w:sz w:val="14"/>
            <w:szCs w:val="14"/>
          </w:rPr>
          <w:t xml:space="preserve">617          "Relação com a comunidade": np.full(ctx.n, relacao),</w:t>
        </w:r>
      </w:ins>
    </w:p>
    <w:p>
      <w:pPr>
        <w:shd w:val="clear" w:color="auto" w:fill="F7F7F7"/>
        <w:spacing w:before="0" w:after="0" w:line="180" w:lineRule="exact"/>
        <w:ind w:left="0" w:firstLine="0"/>
        <w:jc w:val="left"/>
        <w:rPr>
          <w:ins w:id="883406" w:author="Claude" w:date="2026-10-07T12:00:00Z"/>
        </w:rPr>
      </w:pPr>
      <w:ins w:id="884024" w:author="Claude" w:date="2026-10-07T12:00:00Z">
        <w:r>
          <w:rPr>
            <w:rFonts w:ascii="Consolas" w:hAnsi="Consolas" w:cs="Consolas"/>
            <w:sz w:val="14"/>
            <w:szCs w:val="14"/>
          </w:rPr>
          <w:t xml:space="preserve">618          "Inclusão": np.full(ctx.n, 0.5 * min(s.mulheres_pct / 50, 1) + 0.5 * min(s.jovens_pct / 30, 1)),</w:t>
        </w:r>
      </w:ins>
    </w:p>
    <w:p>
      <w:pPr>
        <w:shd w:val="clear" w:color="auto" w:fill="F7F7F7"/>
        <w:spacing w:before="0" w:after="0" w:line="180" w:lineRule="exact"/>
        <w:ind w:left="0" w:firstLine="0"/>
        <w:jc w:val="left"/>
        <w:rPr>
          <w:ins w:id="883406" w:author="Claude" w:date="2026-10-07T12:00:00Z"/>
        </w:rPr>
      </w:pPr>
      <w:ins w:id="884025" w:author="Claude" w:date="2026-10-07T12:00:00Z">
        <w:r>
          <w:rPr>
            <w:rFonts w:ascii="Consolas" w:hAnsi="Consolas" w:cs="Consolas"/>
            <w:sz w:val="14"/>
            <w:szCs w:val="14"/>
          </w:rPr>
          <w:t xml:space="preserve">619      }</w:t>
        </w:r>
      </w:ins>
    </w:p>
    <w:p>
      <w:pPr>
        <w:shd w:val="clear" w:color="auto" w:fill="F7F7F7"/>
        <w:spacing w:before="0" w:after="0" w:line="180" w:lineRule="exact"/>
        <w:ind w:left="0" w:firstLine="0"/>
        <w:jc w:val="left"/>
        <w:rPr>
          <w:ins w:id="883406" w:author="Claude" w:date="2026-10-07T12:00:00Z"/>
        </w:rPr>
      </w:pPr>
      <w:ins w:id="884026" w:author="Claude" w:date="2026-10-07T12:00:00Z">
        <w:r>
          <w:rPr>
            <w:rFonts w:ascii="Consolas" w:hAnsi="Consolas" w:cs="Consolas"/>
            <w:sz w:val="14"/>
            <w:szCs w:val="14"/>
          </w:rPr>
          <w:t xml:space="preserve">620      radar_score = np.mean(np.vstack(list(radar.values())), axis=0)</w:t>
        </w:r>
      </w:ins>
    </w:p>
    <w:p>
      <w:pPr>
        <w:shd w:val="clear" w:color="auto" w:fill="F7F7F7"/>
        <w:spacing w:before="0" w:after="0" w:line="180" w:lineRule="exact"/>
        <w:ind w:left="0" w:firstLine="0"/>
        <w:jc w:val="left"/>
        <w:rPr>
          <w:ins w:id="883406" w:author="Claude" w:date="2026-10-07T12:00:00Z"/>
        </w:rPr>
      </w:pPr>
      <w:ins w:id="884027" w:author="Claude" w:date="2026-10-07T12:00:00Z">
        <w:r>
          <w:rPr>
            <w:rFonts w:ascii="Consolas" w:hAnsi="Consolas" w:cs="Consolas"/>
            <w:sz w:val="14"/>
            <w:szCs w:val="14"/>
          </w:rPr>
          <w:t xml:space="preserve">621  </w:t>
        </w:r>
      </w:ins>
    </w:p>
    <w:p>
      <w:pPr>
        <w:shd w:val="clear" w:color="auto" w:fill="F7F7F7"/>
        <w:spacing w:before="0" w:after="0" w:line="180" w:lineRule="exact"/>
        <w:ind w:left="0" w:firstLine="0"/>
        <w:jc w:val="left"/>
        <w:rPr>
          <w:ins w:id="883406" w:author="Claude" w:date="2026-10-07T12:00:00Z"/>
        </w:rPr>
      </w:pPr>
      <w:ins w:id="884028" w:author="Claude" w:date="2026-10-07T12:00:00Z">
        <w:r>
          <w:rPr>
            <w:rFonts w:ascii="Consolas" w:hAnsi="Consolas" w:cs="Consolas"/>
            <w:sz w:val="14"/>
            <w:szCs w:val="14"/>
          </w:rPr>
          <w:t xml:space="preserve">622      return {</w:t>
        </w:r>
      </w:ins>
    </w:p>
    <w:p>
      <w:pPr>
        <w:shd w:val="clear" w:color="auto" w:fill="F7F7F7"/>
        <w:spacing w:before="0" w:after="0" w:line="180" w:lineRule="exact"/>
        <w:ind w:left="0" w:firstLine="0"/>
        <w:jc w:val="left"/>
        <w:rPr>
          <w:ins w:id="883406" w:author="Claude" w:date="2026-10-07T12:00:00Z"/>
        </w:rPr>
      </w:pPr>
      <w:ins w:id="884029" w:author="Claude" w:date="2026-10-07T12:00:00Z">
        <w:r>
          <w:rPr>
            <w:rFonts w:ascii="Consolas" w:hAnsi="Consolas" w:cs="Consolas"/>
            <w:sz w:val="14"/>
            <w:szCs w:val="14"/>
          </w:rPr>
          <w:t xml:space="preserve">623          "empregos_diretos": s.empregos_diretos,</w:t>
        </w:r>
      </w:ins>
    </w:p>
    <w:p>
      <w:pPr>
        <w:shd w:val="clear" w:color="auto" w:fill="F7F7F7"/>
        <w:spacing w:before="0" w:after="0" w:line="180" w:lineRule="exact"/>
        <w:ind w:left="0" w:firstLine="0"/>
        <w:jc w:val="left"/>
        <w:rPr>
          <w:ins w:id="883406" w:author="Claude" w:date="2026-10-07T12:00:00Z"/>
        </w:rPr>
      </w:pPr>
      <w:ins w:id="884030" w:author="Claude" w:date="2026-10-07T12:00:00Z">
        <w:r>
          <w:rPr>
            <w:rFonts w:ascii="Consolas" w:hAnsi="Consolas" w:cs="Consolas"/>
            <w:sz w:val="14"/>
            <w:szCs w:val="14"/>
          </w:rPr>
          <w:t xml:space="preserve">624          "empregos_indiretos": s.empregos_indiretos,</w:t>
        </w:r>
      </w:ins>
    </w:p>
    <w:p>
      <w:pPr>
        <w:shd w:val="clear" w:color="auto" w:fill="F7F7F7"/>
        <w:spacing w:before="0" w:after="0" w:line="180" w:lineRule="exact"/>
        <w:ind w:left="0" w:firstLine="0"/>
        <w:jc w:val="left"/>
        <w:rPr>
          <w:ins w:id="883406" w:author="Claude" w:date="2026-10-07T12:00:00Z"/>
        </w:rPr>
      </w:pPr>
      <w:ins w:id="884031" w:author="Claude" w:date="2026-10-07T12:00:00Z">
        <w:r>
          <w:rPr>
            <w:rFonts w:ascii="Consolas" w:hAnsi="Consolas" w:cs="Consolas"/>
            <w:sz w:val="14"/>
            <w:szCs w:val="14"/>
          </w:rPr>
          <w:t xml:space="preserve">625          "empregos_totais": s.empregos_diretos + s.empregos_indiretos,</w:t>
        </w:r>
      </w:ins>
    </w:p>
    <w:p>
      <w:pPr>
        <w:shd w:val="clear" w:color="auto" w:fill="F7F7F7"/>
        <w:spacing w:before="0" w:after="0" w:line="180" w:lineRule="exact"/>
        <w:ind w:left="0" w:firstLine="0"/>
        <w:jc w:val="left"/>
        <w:rPr>
          <w:ins w:id="883406" w:author="Claude" w:date="2026-10-07T12:00:00Z"/>
        </w:rPr>
      </w:pPr>
      <w:ins w:id="884032" w:author="Claude" w:date="2026-10-07T12:00:00Z">
        <w:r>
          <w:rPr>
            <w:rFonts w:ascii="Consolas" w:hAnsi="Consolas" w:cs="Consolas"/>
            <w:sz w:val="14"/>
            <w:szCs w:val="14"/>
          </w:rPr>
          <w:t xml:space="preserve">626          "massa_salarial_anual": massa_anual,</w:t>
        </w:r>
      </w:ins>
    </w:p>
    <w:p>
      <w:pPr>
        <w:shd w:val="clear" w:color="auto" w:fill="F7F7F7"/>
        <w:spacing w:before="0" w:after="0" w:line="180" w:lineRule="exact"/>
        <w:ind w:left="0" w:firstLine="0"/>
        <w:jc w:val="left"/>
        <w:rPr>
          <w:ins w:id="883406" w:author="Claude" w:date="2026-10-07T12:00:00Z"/>
        </w:rPr>
      </w:pPr>
      <w:ins w:id="884033" w:author="Claude" w:date="2026-10-07T12:00:00Z">
        <w:r>
          <w:rPr>
            <w:rFonts w:ascii="Consolas" w:hAnsi="Consolas" w:cs="Consolas"/>
            <w:sz w:val="14"/>
            <w:szCs w:val="14"/>
          </w:rPr>
          <w:t xml:space="preserve">627          "massa_salarial_local": massa_local,</w:t>
        </w:r>
      </w:ins>
    </w:p>
    <w:p>
      <w:pPr>
        <w:shd w:val="clear" w:color="auto" w:fill="F7F7F7"/>
        <w:spacing w:before="0" w:after="0" w:line="180" w:lineRule="exact"/>
        <w:ind w:left="0" w:firstLine="0"/>
        <w:jc w:val="left"/>
        <w:rPr>
          <w:ins w:id="883406" w:author="Claude" w:date="2026-10-07T12:00:00Z"/>
        </w:rPr>
      </w:pPr>
      <w:ins w:id="884034" w:author="Claude" w:date="2026-10-07T12:00:00Z">
        <w:r>
          <w:rPr>
            <w:rFonts w:ascii="Consolas" w:hAnsi="Consolas" w:cs="Consolas"/>
            <w:sz w:val="14"/>
            <w:szCs w:val="14"/>
          </w:rPr>
          <w:t xml:space="preserve">628          "compras_locais_regime": compras_locais,</w:t>
        </w:r>
      </w:ins>
    </w:p>
    <w:p>
      <w:pPr>
        <w:shd w:val="clear" w:color="auto" w:fill="F7F7F7"/>
        <w:spacing w:before="0" w:after="0" w:line="180" w:lineRule="exact"/>
        <w:ind w:left="0" w:firstLine="0"/>
        <w:jc w:val="left"/>
        <w:rPr>
          <w:ins w:id="883406" w:author="Claude" w:date="2026-10-07T12:00:00Z"/>
        </w:rPr>
      </w:pPr>
      <w:ins w:id="884035" w:author="Claude" w:date="2026-10-07T12:00:00Z">
        <w:r>
          <w:rPr>
            <w:rFonts w:ascii="Consolas" w:hAnsi="Consolas" w:cs="Consolas"/>
            <w:sz w:val="14"/>
            <w:szCs w:val="14"/>
          </w:rPr>
          <w:t xml:space="preserve">629          "rvl_pct": rvl,</w:t>
        </w:r>
      </w:ins>
    </w:p>
    <w:p>
      <w:pPr>
        <w:shd w:val="clear" w:color="auto" w:fill="F7F7F7"/>
        <w:spacing w:before="0" w:after="0" w:line="180" w:lineRule="exact"/>
        <w:ind w:left="0" w:firstLine="0"/>
        <w:jc w:val="left"/>
        <w:rPr>
          <w:ins w:id="883406" w:author="Claude" w:date="2026-10-07T12:00:00Z"/>
        </w:rPr>
      </w:pPr>
      <w:ins w:id="884036" w:author="Claude" w:date="2026-10-07T12:00:00Z">
        <w:r>
          <w:rPr>
            <w:rFonts w:ascii="Consolas" w:hAnsi="Consolas" w:cs="Consolas"/>
            <w:sz w:val="14"/>
            <w:szCs w:val="14"/>
          </w:rPr>
          <w:t xml:space="preserve">630          "indice_impacto_local": iil,</w:t>
        </w:r>
      </w:ins>
    </w:p>
    <w:p>
      <w:pPr>
        <w:shd w:val="clear" w:color="auto" w:fill="F7F7F7"/>
        <w:spacing w:before="0" w:after="0" w:line="180" w:lineRule="exact"/>
        <w:ind w:left="0" w:firstLine="0"/>
        <w:jc w:val="left"/>
        <w:rPr>
          <w:ins w:id="883406" w:author="Claude" w:date="2026-10-07T12:00:00Z"/>
        </w:rPr>
      </w:pPr>
      <w:ins w:id="884037" w:author="Claude" w:date="2026-10-07T12:00:00Z">
        <w:r>
          <w:rPr>
            <w:rFonts w:ascii="Consolas" w:hAnsi="Consolas" w:cs="Consolas"/>
            <w:sz w:val="14"/>
            <w:szCs w:val="14"/>
          </w:rPr>
          <w:t xml:space="preserve">631          "renda_mensal_trabalhador": renda_mensal,</w:t>
        </w:r>
      </w:ins>
    </w:p>
    <w:p>
      <w:pPr>
        <w:shd w:val="clear" w:color="auto" w:fill="F7F7F7"/>
        <w:spacing w:before="0" w:after="0" w:line="180" w:lineRule="exact"/>
        <w:ind w:left="0" w:firstLine="0"/>
        <w:jc w:val="left"/>
        <w:rPr>
          <w:ins w:id="883406" w:author="Claude" w:date="2026-10-07T12:00:00Z"/>
        </w:rPr>
      </w:pPr>
      <w:ins w:id="884038" w:author="Claude" w:date="2026-10-07T12:00:00Z">
        <w:r>
          <w:rPr>
            <w:rFonts w:ascii="Consolas" w:hAnsi="Consolas" w:cs="Consolas"/>
            <w:sz w:val="14"/>
            <w:szCs w:val="14"/>
          </w:rPr>
          <w:t xml:space="preserve">632          "renda_em_salarios_minimos": renda_sm,</w:t>
        </w:r>
      </w:ins>
    </w:p>
    <w:p>
      <w:pPr>
        <w:shd w:val="clear" w:color="auto" w:fill="F7F7F7"/>
        <w:spacing w:before="0" w:after="0" w:line="180" w:lineRule="exact"/>
        <w:ind w:left="0" w:firstLine="0"/>
        <w:jc w:val="left"/>
        <w:rPr>
          <w:ins w:id="883406" w:author="Claude" w:date="2026-10-07T12:00:00Z"/>
        </w:rPr>
      </w:pPr>
      <w:ins w:id="884039" w:author="Claude" w:date="2026-10-07T12:00:00Z">
        <w:r>
          <w:rPr>
            <w:rFonts w:ascii="Consolas" w:hAnsi="Consolas" w:cs="Consolas"/>
            <w:sz w:val="14"/>
            <w:szCs w:val="14"/>
          </w:rPr>
          <w:t xml:space="preserve">633          "lso_0_100": np.full(ctx.n, lso),</w:t>
        </w:r>
      </w:ins>
    </w:p>
    <w:p>
      <w:pPr>
        <w:shd w:val="clear" w:color="auto" w:fill="F7F7F7"/>
        <w:spacing w:before="0" w:after="0" w:line="180" w:lineRule="exact"/>
        <w:ind w:left="0" w:firstLine="0"/>
        <w:jc w:val="left"/>
        <w:rPr>
          <w:ins w:id="883406" w:author="Claude" w:date="2026-10-07T12:00:00Z"/>
        </w:rPr>
      </w:pPr>
      <w:ins w:id="884040" w:author="Claude" w:date="2026-10-07T12:00:00Z">
        <w:r>
          <w:rPr>
            <w:rFonts w:ascii="Consolas" w:hAnsi="Consolas" w:cs="Consolas"/>
            <w:sz w:val="14"/>
            <w:szCs w:val="14"/>
          </w:rPr>
          <w:t xml:space="preserve">634          "lso_componentes": componentes_lso,</w:t>
        </w:r>
      </w:ins>
    </w:p>
    <w:p>
      <w:pPr>
        <w:shd w:val="clear" w:color="auto" w:fill="F7F7F7"/>
        <w:spacing w:before="0" w:after="0" w:line="180" w:lineRule="exact"/>
        <w:ind w:left="0" w:firstLine="0"/>
        <w:jc w:val="left"/>
        <w:rPr>
          <w:ins w:id="883406" w:author="Claude" w:date="2026-10-07T12:00:00Z"/>
        </w:rPr>
      </w:pPr>
      <w:ins w:id="884041" w:author="Claude" w:date="2026-10-07T12:00:00Z">
        <w:r>
          <w:rPr>
            <w:rFonts w:ascii="Consolas" w:hAnsi="Consolas" w:cs="Consolas"/>
            <w:sz w:val="14"/>
            <w:szCs w:val="14"/>
          </w:rPr>
          <w:t xml:space="preserve">635          "risco_social": np.full(ctx.n, risco),</w:t>
        </w:r>
      </w:ins>
    </w:p>
    <w:p>
      <w:pPr>
        <w:shd w:val="clear" w:color="auto" w:fill="F7F7F7"/>
        <w:spacing w:before="0" w:after="0" w:line="180" w:lineRule="exact"/>
        <w:ind w:left="0" w:firstLine="0"/>
        <w:jc w:val="left"/>
        <w:rPr>
          <w:ins w:id="883406" w:author="Claude" w:date="2026-10-07T12:00:00Z"/>
        </w:rPr>
      </w:pPr>
      <w:ins w:id="884042" w:author="Claude" w:date="2026-10-07T12:00:00Z">
        <w:r>
          <w:rPr>
            <w:rFonts w:ascii="Consolas" w:hAnsi="Consolas" w:cs="Consolas"/>
            <w:sz w:val="14"/>
            <w:szCs w:val="14"/>
          </w:rPr>
          <w:t xml:space="preserve">636          "radar_social": radar,</w:t>
        </w:r>
      </w:ins>
    </w:p>
    <w:p>
      <w:pPr>
        <w:shd w:val="clear" w:color="auto" w:fill="F7F7F7"/>
        <w:spacing w:before="0" w:after="0" w:line="180" w:lineRule="exact"/>
        <w:ind w:left="0" w:firstLine="0"/>
        <w:jc w:val="left"/>
        <w:rPr>
          <w:ins w:id="883406" w:author="Claude" w:date="2026-10-07T12:00:00Z"/>
        </w:rPr>
      </w:pPr>
      <w:ins w:id="884043" w:author="Claude" w:date="2026-10-07T12:00:00Z">
        <w:r>
          <w:rPr>
            <w:rFonts w:ascii="Consolas" w:hAnsi="Consolas" w:cs="Consolas"/>
            <w:sz w:val="14"/>
            <w:szCs w:val="14"/>
          </w:rPr>
          <w:t xml:space="preserve">637          "radar_social_score": radar_score,</w:t>
        </w:r>
      </w:ins>
    </w:p>
    <w:p>
      <w:pPr>
        <w:shd w:val="clear" w:color="auto" w:fill="F7F7F7"/>
        <w:spacing w:before="0" w:after="0" w:line="180" w:lineRule="exact"/>
        <w:ind w:left="0" w:firstLine="0"/>
        <w:jc w:val="left"/>
        <w:rPr>
          <w:ins w:id="883406" w:author="Claude" w:date="2026-10-07T12:00:00Z"/>
        </w:rPr>
      </w:pPr>
      <w:ins w:id="884044" w:author="Claude" w:date="2026-10-07T12:00:00Z">
        <w:r>
          <w:rPr>
            <w:rFonts w:ascii="Consolas" w:hAnsi="Consolas" w:cs="Consolas"/>
            <w:sz w:val="14"/>
            <w:szCs w:val="14"/>
          </w:rPr>
          <w:t xml:space="preserve">638      }</w:t>
        </w:r>
      </w:ins>
    </w:p>
    <w:p>
      <w:pPr>
        <w:shd w:val="clear" w:color="auto" w:fill="F7F7F7"/>
        <w:spacing w:before="0" w:after="0" w:line="180" w:lineRule="exact"/>
        <w:ind w:left="0" w:firstLine="0"/>
        <w:jc w:val="left"/>
        <w:rPr>
          <w:ins w:id="883406" w:author="Claude" w:date="2026-10-07T12:00:00Z"/>
        </w:rPr>
      </w:pPr>
      <w:ins w:id="884045" w:author="Claude" w:date="2026-10-07T12:00:00Z">
        <w:r>
          <w:rPr>
            <w:rFonts w:ascii="Consolas" w:hAnsi="Consolas" w:cs="Consolas"/>
            <w:sz w:val="14"/>
            <w:szCs w:val="14"/>
          </w:rPr>
          <w:t xml:space="preserve">639  </w:t>
        </w:r>
      </w:ins>
    </w:p>
    <w:p>
      <w:pPr>
        <w:shd w:val="clear" w:color="auto" w:fill="F7F7F7"/>
        <w:spacing w:before="0" w:after="0" w:line="180" w:lineRule="exact"/>
        <w:ind w:left="0" w:firstLine="0"/>
        <w:jc w:val="left"/>
        <w:rPr>
          <w:ins w:id="883406" w:author="Claude" w:date="2026-10-07T12:00:00Z"/>
        </w:rPr>
      </w:pPr>
      <w:ins w:id="884046" w:author="Claude" w:date="2026-10-07T12:00:00Z">
        <w:r>
          <w:rPr>
            <w:rFonts w:ascii="Consolas" w:hAnsi="Consolas" w:cs="Consolas"/>
            <w:sz w:val="14"/>
            <w:szCs w:val="14"/>
          </w:rPr>
          <w:t xml:space="preserve">640  </w:t>
        </w:r>
      </w:ins>
    </w:p>
    <w:p>
      <w:pPr>
        <w:shd w:val="clear" w:color="auto" w:fill="F7F7F7"/>
        <w:spacing w:before="0" w:after="0" w:line="180" w:lineRule="exact"/>
        <w:ind w:left="0" w:firstLine="0"/>
        <w:jc w:val="left"/>
        <w:rPr>
          <w:ins w:id="883406" w:author="Claude" w:date="2026-10-07T12:00:00Z"/>
        </w:rPr>
      </w:pPr>
      <w:ins w:id="884047" w:author="Claude" w:date="2026-10-07T12:00:00Z">
        <w:r>
          <w:rPr>
            <w:rFonts w:ascii="Consolas" w:hAnsi="Consolas" w:cs="Consolas"/>
            <w:sz w:val="14"/>
            <w:szCs w:val="14"/>
          </w:rPr>
          <w:t xml:space="preserve">641  def calcular_governanca(cfg: EVTEASConfig) -&gt; Dict[str, Any]:</w:t>
        </w:r>
      </w:ins>
    </w:p>
    <w:p>
      <w:pPr>
        <w:shd w:val="clear" w:color="auto" w:fill="F7F7F7"/>
        <w:spacing w:before="0" w:after="0" w:line="180" w:lineRule="exact"/>
        <w:ind w:left="0" w:firstLine="0"/>
        <w:jc w:val="left"/>
        <w:rPr>
          <w:ins w:id="883406" w:author="Claude" w:date="2026-10-07T12:00:00Z"/>
        </w:rPr>
      </w:pPr>
      <w:ins w:id="884048" w:author="Claude" w:date="2026-10-07T12:00:00Z">
        <w:r>
          <w:rPr>
            <w:rFonts w:ascii="Consolas" w:hAnsi="Consolas" w:cs="Consolas"/>
            <w:sz w:val="14"/>
            <w:szCs w:val="14"/>
          </w:rPr>
          <w:t xml:space="preserve">642      itens = cfg.governanca.itens</w:t>
        </w:r>
      </w:ins>
    </w:p>
    <w:p>
      <w:pPr>
        <w:shd w:val="clear" w:color="auto" w:fill="F7F7F7"/>
        <w:spacing w:before="0" w:after="0" w:line="180" w:lineRule="exact"/>
        <w:ind w:left="0" w:firstLine="0"/>
        <w:jc w:val="left"/>
        <w:rPr>
          <w:ins w:id="883406" w:author="Claude" w:date="2026-10-07T12:00:00Z"/>
        </w:rPr>
      </w:pPr>
      <w:ins w:id="884049" w:author="Claude" w:date="2026-10-07T12:00:00Z">
        <w:r>
          <w:rPr>
            <w:rFonts w:ascii="Consolas" w:hAnsi="Consolas" w:cs="Consolas"/>
            <w:sz w:val="14"/>
            <w:szCs w:val="14"/>
          </w:rPr>
          <w:t xml:space="preserve">643      return {"score_0_1": safe_div(sum(bool(v) for v in itens.values()), len(itens), 0.0), "itens": dict(itens)}</w:t>
        </w:r>
      </w:ins>
    </w:p>
    <w:p>
      <w:pPr>
        <w:shd w:val="clear" w:color="auto" w:fill="F7F7F7"/>
        <w:spacing w:before="0" w:after="0" w:line="180" w:lineRule="exact"/>
        <w:ind w:left="0" w:firstLine="0"/>
        <w:jc w:val="left"/>
        <w:rPr>
          <w:ins w:id="883406" w:author="Claude" w:date="2026-10-07T12:00:00Z"/>
        </w:rPr>
      </w:pPr>
      <w:ins w:id="884050" w:author="Claude" w:date="2026-10-07T12:00:00Z">
        <w:r>
          <w:rPr>
            <w:rFonts w:ascii="Consolas" w:hAnsi="Consolas" w:cs="Consolas"/>
            <w:sz w:val="14"/>
            <w:szCs w:val="14"/>
          </w:rPr>
          <w:t xml:space="preserve">644  </w:t>
        </w:r>
      </w:ins>
    </w:p>
    <w:p>
      <w:pPr>
        <w:shd w:val="clear" w:color="auto" w:fill="F7F7F7"/>
        <w:spacing w:before="0" w:after="0" w:line="180" w:lineRule="exact"/>
        <w:ind w:left="0" w:firstLine="0"/>
        <w:jc w:val="left"/>
        <w:rPr>
          <w:ins w:id="883406" w:author="Claude" w:date="2026-10-07T12:00:00Z"/>
        </w:rPr>
      </w:pPr>
      <w:ins w:id="884051" w:author="Claude" w:date="2026-10-07T12:00:00Z">
        <w:r>
          <w:rPr>
            <w:rFonts w:ascii="Consolas" w:hAnsi="Consolas" w:cs="Consolas"/>
            <w:sz w:val="14"/>
            <w:szCs w:val="14"/>
          </w:rPr>
          <w:t xml:space="preserve">645  </w:t>
        </w:r>
      </w:ins>
    </w:p>
    <w:p>
      <w:pPr>
        <w:shd w:val="clear" w:color="auto" w:fill="F7F7F7"/>
        <w:spacing w:before="0" w:after="0" w:line="180" w:lineRule="exact"/>
        <w:ind w:left="0" w:firstLine="0"/>
        <w:jc w:val="left"/>
        <w:rPr>
          <w:ins w:id="883406" w:author="Claude" w:date="2026-10-07T12:00:00Z"/>
        </w:rPr>
      </w:pPr>
      <w:ins w:id="884052" w:author="Claude" w:date="2026-10-07T12:00:00Z">
        <w:r>
          <w:rPr>
            <w:rFonts w:ascii="Consolas" w:hAnsi="Consolas" w:cs="Consolas"/>
            <w:sz w:val="14"/>
            <w:szCs w:val="14"/>
          </w:rPr>
          <w:t xml:space="preserve">646  def alinhamento_ods(cfg: EVTEASConfig, tec, eco, amb, soc, gov, i: int = 0):</w:t>
        </w:r>
      </w:ins>
    </w:p>
    <w:p>
      <w:pPr>
        <w:shd w:val="clear" w:color="auto" w:fill="F7F7F7"/>
        <w:spacing w:before="0" w:after="0" w:line="180" w:lineRule="exact"/>
        <w:ind w:left="0" w:firstLine="0"/>
        <w:jc w:val="left"/>
        <w:rPr>
          <w:ins w:id="883406" w:author="Claude" w:date="2026-10-07T12:00:00Z"/>
        </w:rPr>
      </w:pPr>
      <w:ins w:id="884053" w:author="Claude" w:date="2026-10-07T12:00:00Z">
        <w:r>
          <w:rPr>
            <w:rFonts w:ascii="Consolas" w:hAnsi="Consolas" w:cs="Consolas"/>
            <w:sz w:val="14"/>
            <w:szCs w:val="14"/>
          </w:rPr>
          <w:t xml:space="preserve">647      """Identificação automática dos ODS atendidos (regras explícitas e auditáveis)."""</w:t>
        </w:r>
      </w:ins>
    </w:p>
    <w:p>
      <w:pPr>
        <w:shd w:val="clear" w:color="auto" w:fill="F7F7F7"/>
        <w:spacing w:before="0" w:after="0" w:line="180" w:lineRule="exact"/>
        <w:ind w:left="0" w:firstLine="0"/>
        <w:jc w:val="left"/>
        <w:rPr>
          <w:ins w:id="883406" w:author="Claude" w:date="2026-10-07T12:00:00Z"/>
        </w:rPr>
      </w:pPr>
      <w:ins w:id="884054" w:author="Claude" w:date="2026-10-07T12:00:00Z">
        <w:r>
          <w:rPr>
            <w:rFonts w:ascii="Consolas" w:hAnsi="Consolas" w:cs="Consolas"/>
            <w:sz w:val="14"/>
            <w:szCs w:val="14"/>
          </w:rPr>
          <w:t xml:space="preserve">648      a, s = cfg.ambiental, cfg.social</w:t>
        </w:r>
      </w:ins>
    </w:p>
    <w:p>
      <w:pPr>
        <w:shd w:val="clear" w:color="auto" w:fill="F7F7F7"/>
        <w:spacing w:before="0" w:after="0" w:line="180" w:lineRule="exact"/>
        <w:ind w:left="0" w:firstLine="0"/>
        <w:jc w:val="left"/>
        <w:rPr>
          <w:ins w:id="883406" w:author="Claude" w:date="2026-10-07T12:00:00Z"/>
        </w:rPr>
      </w:pPr>
      <w:ins w:id="884055" w:author="Claude" w:date="2026-10-07T12:00:00Z">
        <w:r>
          <w:rPr>
            <w:rFonts w:ascii="Consolas" w:hAnsi="Consolas" w:cs="Consolas"/>
            <w:sz w:val="14"/>
            <w:szCs w:val="14"/>
          </w:rPr>
          <w:t xml:space="preserve">649      regras = [</w:t>
        </w:r>
      </w:ins>
    </w:p>
    <w:p>
      <w:pPr>
        <w:shd w:val="clear" w:color="auto" w:fill="F7F7F7"/>
        <w:spacing w:before="0" w:after="0" w:line="180" w:lineRule="exact"/>
        <w:ind w:left="0" w:firstLine="0"/>
        <w:jc w:val="left"/>
        <w:rPr>
          <w:ins w:id="883406" w:author="Claude" w:date="2026-10-07T12:00:00Z"/>
        </w:rPr>
      </w:pPr>
      <w:ins w:id="884056" w:author="Claude" w:date="2026-10-07T12:00:00Z">
        <w:r>
          <w:rPr>
            <w:rFonts w:ascii="Consolas" w:hAnsi="Consolas" w:cs="Consolas"/>
            <w:sz w:val="14"/>
            <w:szCs w:val="14"/>
          </w:rPr>
          <w:t xml:space="preserve">650          ("ODS 1 — Erradicação da pobreza", s.publico_vulneravel and soc["renda_em_salarios_minimos"][i] &gt;= 1.0,</w:t>
        </w:r>
      </w:ins>
    </w:p>
    <w:p>
      <w:pPr>
        <w:shd w:val="clear" w:color="auto" w:fill="F7F7F7"/>
        <w:spacing w:before="0" w:after="0" w:line="180" w:lineRule="exact"/>
        <w:ind w:left="0" w:firstLine="0"/>
        <w:jc w:val="left"/>
        <w:rPr>
          <w:ins w:id="883406" w:author="Claude" w:date="2026-10-07T12:00:00Z"/>
        </w:rPr>
      </w:pPr>
      <w:ins w:id="884057" w:author="Claude" w:date="2026-10-07T12:00:00Z">
        <w:r>
          <w:rPr>
            <w:rFonts w:ascii="Consolas" w:hAnsi="Consolas" w:cs="Consolas"/>
            <w:sz w:val="14"/>
            <w:szCs w:val="14"/>
          </w:rPr>
          <w:t xml:space="preserve">651           "renda média por trabalhador ≥ 1 salário mínimo em público vulnerável"),</w:t>
        </w:r>
      </w:ins>
    </w:p>
    <w:p>
      <w:pPr>
        <w:shd w:val="clear" w:color="auto" w:fill="F7F7F7"/>
        <w:spacing w:before="0" w:after="0" w:line="180" w:lineRule="exact"/>
        <w:ind w:left="0" w:firstLine="0"/>
        <w:jc w:val="left"/>
        <w:rPr>
          <w:ins w:id="883406" w:author="Claude" w:date="2026-10-07T12:00:00Z"/>
        </w:rPr>
      </w:pPr>
      <w:ins w:id="884058" w:author="Claude" w:date="2026-10-07T12:00:00Z">
        <w:r>
          <w:rPr>
            <w:rFonts w:ascii="Consolas" w:hAnsi="Consolas" w:cs="Consolas"/>
            <w:sz w:val="14"/>
            <w:szCs w:val="14"/>
          </w:rPr>
          <w:t xml:space="preserve">652          ("ODS 2 — Fome zero e agricultura sustentável", tec["producao_kg_ano"][i] &gt; 0,</w:t>
        </w:r>
      </w:ins>
    </w:p>
    <w:p>
      <w:pPr>
        <w:shd w:val="clear" w:color="auto" w:fill="F7F7F7"/>
        <w:spacing w:before="0" w:after="0" w:line="180" w:lineRule="exact"/>
        <w:ind w:left="0" w:firstLine="0"/>
        <w:jc w:val="left"/>
        <w:rPr>
          <w:ins w:id="883406" w:author="Claude" w:date="2026-10-07T12:00:00Z"/>
        </w:rPr>
      </w:pPr>
      <w:ins w:id="884059" w:author="Claude" w:date="2026-10-07T12:00:00Z">
        <w:r>
          <w:rPr>
            <w:rFonts w:ascii="Consolas" w:hAnsi="Consolas" w:cs="Consolas"/>
            <w:sz w:val="14"/>
            <w:szCs w:val="14"/>
          </w:rPr>
          <w:t xml:space="preserve">653           "produção de proteína animal de base aquícola"),</w:t>
        </w:r>
      </w:ins>
    </w:p>
    <w:p>
      <w:pPr>
        <w:shd w:val="clear" w:color="auto" w:fill="F7F7F7"/>
        <w:spacing w:before="0" w:after="0" w:line="180" w:lineRule="exact"/>
        <w:ind w:left="0" w:firstLine="0"/>
        <w:jc w:val="left"/>
        <w:rPr>
          <w:ins w:id="883406" w:author="Claude" w:date="2026-10-07T12:00:00Z"/>
        </w:rPr>
      </w:pPr>
      <w:ins w:id="884060" w:author="Claude" w:date="2026-10-07T12:00:00Z">
        <w:r>
          <w:rPr>
            <w:rFonts w:ascii="Consolas" w:hAnsi="Consolas" w:cs="Consolas"/>
            <w:sz w:val="14"/>
            <w:szCs w:val="14"/>
          </w:rPr>
          <w:t xml:space="preserve">654          ("ODS 5 — Igualdade de gênero", s.mulheres_pct &gt;= 30, "participação feminina ≥ 30%"),</w:t>
        </w:r>
      </w:ins>
    </w:p>
    <w:p>
      <w:pPr>
        <w:shd w:val="clear" w:color="auto" w:fill="F7F7F7"/>
        <w:spacing w:before="0" w:after="0" w:line="180" w:lineRule="exact"/>
        <w:ind w:left="0" w:firstLine="0"/>
        <w:jc w:val="left"/>
        <w:rPr>
          <w:ins w:id="883406" w:author="Claude" w:date="2026-10-07T12:00:00Z"/>
        </w:rPr>
      </w:pPr>
      <w:ins w:id="884061" w:author="Claude" w:date="2026-10-07T12:00:00Z">
        <w:r>
          <w:rPr>
            <w:rFonts w:ascii="Consolas" w:hAnsi="Consolas" w:cs="Consolas"/>
            <w:sz w:val="14"/>
            <w:szCs w:val="14"/>
          </w:rPr>
          <w:t xml:space="preserve">655          ("ODS 6 — Água potável e saneamento", bool(a.checklist.get("tratamento_efluentes")) and bool(a.checklist.get("outorga_agua")),</w:t>
        </w:r>
      </w:ins>
    </w:p>
    <w:p>
      <w:pPr>
        <w:shd w:val="clear" w:color="auto" w:fill="F7F7F7"/>
        <w:spacing w:before="0" w:after="0" w:line="180" w:lineRule="exact"/>
        <w:ind w:left="0" w:firstLine="0"/>
        <w:jc w:val="left"/>
        <w:rPr>
          <w:ins w:id="883406" w:author="Claude" w:date="2026-10-07T12:00:00Z"/>
        </w:rPr>
      </w:pPr>
      <w:ins w:id="884062" w:author="Claude" w:date="2026-10-07T12:00:00Z">
        <w:r>
          <w:rPr>
            <w:rFonts w:ascii="Consolas" w:hAnsi="Consolas" w:cs="Consolas"/>
            <w:sz w:val="14"/>
            <w:szCs w:val="14"/>
          </w:rPr>
          <w:t xml:space="preserve">656           "tratamento de efluentes e outorga de uso da água"),</w:t>
        </w:r>
      </w:ins>
    </w:p>
    <w:p>
      <w:pPr>
        <w:shd w:val="clear" w:color="auto" w:fill="F7F7F7"/>
        <w:spacing w:before="0" w:after="0" w:line="180" w:lineRule="exact"/>
        <w:ind w:left="0" w:firstLine="0"/>
        <w:jc w:val="left"/>
        <w:rPr>
          <w:ins w:id="883406" w:author="Claude" w:date="2026-10-07T12:00:00Z"/>
        </w:rPr>
      </w:pPr>
      <w:ins w:id="884063" w:author="Claude" w:date="2026-10-07T12:00:00Z">
        <w:r>
          <w:rPr>
            <w:rFonts w:ascii="Consolas" w:hAnsi="Consolas" w:cs="Consolas"/>
            <w:sz w:val="14"/>
            <w:szCs w:val="14"/>
          </w:rPr>
          <w:t xml:space="preserve">657          ("ODS 7 — Energia limpa", a.fonte_energia in ("solar", "biomassa") or (a.fonte_energia == "mista" and a.fracao_renovavel_mista &gt;= 0.5),</w:t>
        </w:r>
      </w:ins>
    </w:p>
    <w:p>
      <w:pPr>
        <w:shd w:val="clear" w:color="auto" w:fill="F7F7F7"/>
        <w:spacing w:before="0" w:after="0" w:line="180" w:lineRule="exact"/>
        <w:ind w:left="0" w:firstLine="0"/>
        <w:jc w:val="left"/>
        <w:rPr>
          <w:ins w:id="883406" w:author="Claude" w:date="2026-10-07T12:00:00Z"/>
        </w:rPr>
      </w:pPr>
      <w:ins w:id="884064" w:author="Claude" w:date="2026-10-07T12:00:00Z">
        <w:r>
          <w:rPr>
            <w:rFonts w:ascii="Consolas" w:hAnsi="Consolas" w:cs="Consolas"/>
            <w:sz w:val="14"/>
            <w:szCs w:val="14"/>
          </w:rPr>
          <w:t xml:space="preserve">658           "fonte de energia predominantemente renovável"),</w:t>
        </w:r>
      </w:ins>
    </w:p>
    <w:p>
      <w:pPr>
        <w:shd w:val="clear" w:color="auto" w:fill="F7F7F7"/>
        <w:spacing w:before="0" w:after="0" w:line="180" w:lineRule="exact"/>
        <w:ind w:left="0" w:firstLine="0"/>
        <w:jc w:val="left"/>
        <w:rPr>
          <w:ins w:id="883406" w:author="Claude" w:date="2026-10-07T12:00:00Z"/>
        </w:rPr>
      </w:pPr>
      <w:ins w:id="884065" w:author="Claude" w:date="2026-10-07T12:00:00Z">
        <w:r>
          <w:rPr>
            <w:rFonts w:ascii="Consolas" w:hAnsi="Consolas" w:cs="Consolas"/>
            <w:sz w:val="14"/>
            <w:szCs w:val="14"/>
          </w:rPr>
          <w:t xml:space="preserve">659          ("ODS 8 — Trabalho decente e crescimento econômico", s.conformidade_nr_pct &gt;= 80 and soc["renda_em_salarios_minimos"][i] &gt;= 1.0,</w:t>
        </w:r>
      </w:ins>
    </w:p>
    <w:p>
      <w:pPr>
        <w:shd w:val="clear" w:color="auto" w:fill="F7F7F7"/>
        <w:spacing w:before="0" w:after="0" w:line="180" w:lineRule="exact"/>
        <w:ind w:left="0" w:firstLine="0"/>
        <w:jc w:val="left"/>
        <w:rPr>
          <w:ins w:id="883406" w:author="Claude" w:date="2026-10-07T12:00:00Z"/>
        </w:rPr>
      </w:pPr>
      <w:ins w:id="884066" w:author="Claude" w:date="2026-10-07T12:00:00Z">
        <w:r>
          <w:rPr>
            <w:rFonts w:ascii="Consolas" w:hAnsi="Consolas" w:cs="Consolas"/>
            <w:sz w:val="14"/>
            <w:szCs w:val="14"/>
          </w:rPr>
          <w:t xml:space="preserve">660           "conformidade com NR ≥ 80% e renda ≥ 1 salário mínimo"),</w:t>
        </w:r>
      </w:ins>
    </w:p>
    <w:p>
      <w:pPr>
        <w:shd w:val="clear" w:color="auto" w:fill="F7F7F7"/>
        <w:spacing w:before="0" w:after="0" w:line="180" w:lineRule="exact"/>
        <w:ind w:left="0" w:firstLine="0"/>
        <w:jc w:val="left"/>
        <w:rPr>
          <w:ins w:id="883406" w:author="Claude" w:date="2026-10-07T12:00:00Z"/>
        </w:rPr>
      </w:pPr>
      <w:ins w:id="884067" w:author="Claude" w:date="2026-10-07T12:00:00Z">
        <w:r>
          <w:rPr>
            <w:rFonts w:ascii="Consolas" w:hAnsi="Consolas" w:cs="Consolas"/>
            <w:sz w:val="14"/>
            <w:szCs w:val="14"/>
          </w:rPr>
          <w:t xml:space="preserve">661          ("ODS 12 — Consumo e produção responsáveis", tec["fcr"][i] &lt;= cfg.tecnico.fcr_referencia * 1.15 and a.residuos_reaproveitados_pct &gt;= 50,</w:t>
        </w:r>
      </w:ins>
    </w:p>
    <w:p>
      <w:pPr>
        <w:shd w:val="clear" w:color="auto" w:fill="F7F7F7"/>
        <w:spacing w:before="0" w:after="0" w:line="180" w:lineRule="exact"/>
        <w:ind w:left="0" w:firstLine="0"/>
        <w:jc w:val="left"/>
        <w:rPr>
          <w:ins w:id="883406" w:author="Claude" w:date="2026-10-07T12:00:00Z"/>
        </w:rPr>
      </w:pPr>
      <w:ins w:id="884068" w:author="Claude" w:date="2026-10-07T12:00:00Z">
        <w:r>
          <w:rPr>
            <w:rFonts w:ascii="Consolas" w:hAnsi="Consolas" w:cs="Consolas"/>
            <w:sz w:val="14"/>
            <w:szCs w:val="14"/>
          </w:rPr>
          <w:t xml:space="preserve">662           "FCR até 15% acima da referência e reaproveitamento de resíduos ≥ 50%"),</w:t>
        </w:r>
      </w:ins>
    </w:p>
    <w:p>
      <w:pPr>
        <w:shd w:val="clear" w:color="auto" w:fill="F7F7F7"/>
        <w:spacing w:before="0" w:after="0" w:line="180" w:lineRule="exact"/>
        <w:ind w:left="0" w:firstLine="0"/>
        <w:jc w:val="left"/>
        <w:rPr>
          <w:ins w:id="883406" w:author="Claude" w:date="2026-10-07T12:00:00Z"/>
        </w:rPr>
      </w:pPr>
      <w:ins w:id="884069" w:author="Claude" w:date="2026-10-07T12:00:00Z">
        <w:r>
          <w:rPr>
            <w:rFonts w:ascii="Consolas" w:hAnsi="Consolas" w:cs="Consolas"/>
            <w:sz w:val="14"/>
            <w:szCs w:val="14"/>
          </w:rPr>
          <w:t xml:space="preserve">663          ("ODS 13 — Ação contra a mudança do clima", amb["intensidade_carbono_kgco2e_kg"][i] &lt;= 2.0,</w:t>
        </w:r>
      </w:ins>
    </w:p>
    <w:p>
      <w:pPr>
        <w:shd w:val="clear" w:color="auto" w:fill="F7F7F7"/>
        <w:spacing w:before="0" w:after="0" w:line="180" w:lineRule="exact"/>
        <w:ind w:left="0" w:firstLine="0"/>
        <w:jc w:val="left"/>
        <w:rPr>
          <w:ins w:id="883406" w:author="Claude" w:date="2026-10-07T12:00:00Z"/>
        </w:rPr>
      </w:pPr>
      <w:ins w:id="884070" w:author="Claude" w:date="2026-10-07T12:00:00Z">
        <w:r>
          <w:rPr>
            <w:rFonts w:ascii="Consolas" w:hAnsi="Consolas" w:cs="Consolas"/>
            <w:sz w:val="14"/>
            <w:szCs w:val="14"/>
          </w:rPr>
          <w:t xml:space="preserve">664           "intensidade de carbono ≤ 2,0 kgCO2e/kg"),</w:t>
        </w:r>
      </w:ins>
    </w:p>
    <w:p>
      <w:pPr>
        <w:shd w:val="clear" w:color="auto" w:fill="F7F7F7"/>
        <w:spacing w:before="0" w:after="0" w:line="180" w:lineRule="exact"/>
        <w:ind w:left="0" w:firstLine="0"/>
        <w:jc w:val="left"/>
        <w:rPr>
          <w:ins w:id="883406" w:author="Claude" w:date="2026-10-07T12:00:00Z"/>
        </w:rPr>
      </w:pPr>
      <w:ins w:id="884071" w:author="Claude" w:date="2026-10-07T12:00:00Z">
        <w:r>
          <w:rPr>
            <w:rFonts w:ascii="Consolas" w:hAnsi="Consolas" w:cs="Consolas"/>
            <w:sz w:val="14"/>
            <w:szCs w:val="14"/>
          </w:rPr>
          <w:t xml:space="preserve">665          ("ODS 14 — Vida na água (meta 14.b: pescadores artesanais)", s.publico_vulneravel,</w:t>
        </w:r>
      </w:ins>
    </w:p>
    <w:p>
      <w:pPr>
        <w:shd w:val="clear" w:color="auto" w:fill="F7F7F7"/>
        <w:spacing w:before="0" w:after="0" w:line="180" w:lineRule="exact"/>
        <w:ind w:left="0" w:firstLine="0"/>
        <w:jc w:val="left"/>
        <w:rPr>
          <w:ins w:id="883406" w:author="Claude" w:date="2026-10-07T12:00:00Z"/>
        </w:rPr>
      </w:pPr>
      <w:ins w:id="884072" w:author="Claude" w:date="2026-10-07T12:00:00Z">
        <w:r>
          <w:rPr>
            <w:rFonts w:ascii="Consolas" w:hAnsi="Consolas" w:cs="Consolas"/>
            <w:sz w:val="14"/>
            <w:szCs w:val="14"/>
          </w:rPr>
          <w:t xml:space="preserve">666           "acesso de pescadores artesanais a recursos e mercados"),</w:t>
        </w:r>
      </w:ins>
    </w:p>
    <w:p>
      <w:pPr>
        <w:shd w:val="clear" w:color="auto" w:fill="F7F7F7"/>
        <w:spacing w:before="0" w:after="0" w:line="180" w:lineRule="exact"/>
        <w:ind w:left="0" w:firstLine="0"/>
        <w:jc w:val="left"/>
        <w:rPr>
          <w:ins w:id="883406" w:author="Claude" w:date="2026-10-07T12:00:00Z"/>
        </w:rPr>
      </w:pPr>
      <w:ins w:id="884073" w:author="Claude" w:date="2026-10-07T12:00:00Z">
        <w:r>
          <w:rPr>
            <w:rFonts w:ascii="Consolas" w:hAnsi="Consolas" w:cs="Consolas"/>
            <w:sz w:val="14"/>
            <w:szCs w:val="14"/>
          </w:rPr>
          <w:t xml:space="preserve">667          ("ODS 15 — Vida terrestre", a.distancia_app_m &gt;= a.faixa_app_minima_m and bool(a.checklist.get("prevencao_escape")),</w:t>
        </w:r>
      </w:ins>
    </w:p>
    <w:p>
      <w:pPr>
        <w:shd w:val="clear" w:color="auto" w:fill="F7F7F7"/>
        <w:spacing w:before="0" w:after="0" w:line="180" w:lineRule="exact"/>
        <w:ind w:left="0" w:firstLine="0"/>
        <w:jc w:val="left"/>
        <w:rPr>
          <w:ins w:id="883406" w:author="Claude" w:date="2026-10-07T12:00:00Z"/>
        </w:rPr>
      </w:pPr>
      <w:ins w:id="884074" w:author="Claude" w:date="2026-10-07T12:00:00Z">
        <w:r>
          <w:rPr>
            <w:rFonts w:ascii="Consolas" w:hAnsi="Consolas" w:cs="Consolas"/>
            <w:sz w:val="14"/>
            <w:szCs w:val="14"/>
          </w:rPr>
          <w:t xml:space="preserve">668           "APP preservada e prevenção de escape de espécie exótica"),</w:t>
        </w:r>
      </w:ins>
    </w:p>
    <w:p>
      <w:pPr>
        <w:shd w:val="clear" w:color="auto" w:fill="F7F7F7"/>
        <w:spacing w:before="0" w:after="0" w:line="180" w:lineRule="exact"/>
        <w:ind w:left="0" w:firstLine="0"/>
        <w:jc w:val="left"/>
        <w:rPr>
          <w:ins w:id="883406" w:author="Claude" w:date="2026-10-07T12:00:00Z"/>
        </w:rPr>
      </w:pPr>
      <w:ins w:id="884075" w:author="Claude" w:date="2026-10-07T12:00:00Z">
        <w:r>
          <w:rPr>
            <w:rFonts w:ascii="Consolas" w:hAnsi="Consolas" w:cs="Consolas"/>
            <w:sz w:val="14"/>
            <w:szCs w:val="14"/>
          </w:rPr>
          <w:t xml:space="preserve">669          ("ODS 16 — Instituições eficazes", gov["score_0_1"] &gt;= 0.7, "governança cooperativa ≥ 70% do checklist"),</w:t>
        </w:r>
      </w:ins>
    </w:p>
    <w:p>
      <w:pPr>
        <w:shd w:val="clear" w:color="auto" w:fill="F7F7F7"/>
        <w:spacing w:before="0" w:after="0" w:line="180" w:lineRule="exact"/>
        <w:ind w:left="0" w:firstLine="0"/>
        <w:jc w:val="left"/>
        <w:rPr>
          <w:ins w:id="883406" w:author="Claude" w:date="2026-10-07T12:00:00Z"/>
        </w:rPr>
      </w:pPr>
      <w:ins w:id="884076" w:author="Claude" w:date="2026-10-07T12:00:00Z">
        <w:r>
          <w:rPr>
            <w:rFonts w:ascii="Consolas" w:hAnsi="Consolas" w:cs="Consolas"/>
            <w:sz w:val="14"/>
            <w:szCs w:val="14"/>
          </w:rPr>
          <w:t xml:space="preserve">670      ]</w:t>
        </w:r>
      </w:ins>
    </w:p>
    <w:p>
      <w:pPr>
        <w:shd w:val="clear" w:color="auto" w:fill="F7F7F7"/>
        <w:spacing w:before="0" w:after="0" w:line="180" w:lineRule="exact"/>
        <w:ind w:left="0" w:firstLine="0"/>
        <w:jc w:val="left"/>
        <w:rPr>
          <w:ins w:id="883406" w:author="Claude" w:date="2026-10-07T12:00:00Z"/>
        </w:rPr>
      </w:pPr>
      <w:ins w:id="884077" w:author="Claude" w:date="2026-10-07T12:00:00Z">
        <w:r>
          <w:rPr>
            <w:rFonts w:ascii="Consolas" w:hAnsi="Consolas" w:cs="Consolas"/>
            <w:sz w:val="14"/>
            <w:szCs w:val="14"/>
          </w:rPr>
          <w:t xml:space="preserve">671      return pd.DataFrame([{"ODS": o, "Atendido": bool(c), "Critério": crit} for o, c, crit in regras])</w:t>
        </w:r>
      </w:ins>
    </w:p>
    <w:p>
      <w:pPr>
        <w:shd w:val="clear" w:color="auto" w:fill="F7F7F7"/>
        <w:spacing w:before="0" w:after="0" w:line="180" w:lineRule="exact"/>
        <w:ind w:left="0" w:firstLine="0"/>
        <w:jc w:val="left"/>
        <w:rPr>
          <w:ins w:id="883406" w:author="Claude" w:date="2026-10-07T12:00:00Z"/>
        </w:rPr>
      </w:pPr>
      <w:ins w:id="884078" w:author="Claude" w:date="2026-10-07T12:00:00Z">
        <w:r>
          <w:rPr>
            <w:rFonts w:ascii="Consolas" w:hAnsi="Consolas" w:cs="Consolas"/>
            <w:sz w:val="14"/>
            <w:szCs w:val="14"/>
          </w:rPr>
          <w:t xml:space="preserve">672  </w:t>
        </w:r>
      </w:ins>
    </w:p>
    <w:p>
      <w:pPr>
        <w:shd w:val="clear" w:color="auto" w:fill="F7F7F7"/>
        <w:spacing w:before="0" w:after="0" w:line="180" w:lineRule="exact"/>
        <w:ind w:left="0" w:firstLine="0"/>
        <w:jc w:val="left"/>
        <w:rPr>
          <w:ins w:id="883406" w:author="Claude" w:date="2026-10-07T12:00:00Z"/>
        </w:rPr>
      </w:pPr>
      <w:ins w:id="884079" w:author="Claude" w:date="2026-10-07T12:00:00Z">
        <w:r>
          <w:rPr>
            <w:rFonts w:ascii="Consolas" w:hAnsi="Consolas" w:cs="Consolas"/>
            <w:sz w:val="14"/>
            <w:szCs w:val="14"/>
          </w:rPr>
          <w:t xml:space="preserve">673  </w:t>
        </w:r>
      </w:ins>
    </w:p>
    <w:p>
      <w:pPr>
        <w:shd w:val="clear" w:color="auto" w:fill="F7F7F7"/>
        <w:spacing w:before="0" w:after="0" w:line="180" w:lineRule="exact"/>
        <w:ind w:left="0" w:firstLine="0"/>
        <w:jc w:val="left"/>
        <w:rPr>
          <w:ins w:id="883406" w:author="Claude" w:date="2026-10-07T12:00:00Z"/>
        </w:rPr>
      </w:pPr>
      <w:ins w:id="884080" w:author="Claude" w:date="2026-10-07T12:00:00Z">
        <w:r>
          <w:rPr>
            <w:rFonts w:ascii="Consolas" w:hAnsi="Consolas" w:cs="Consolas"/>
            <w:sz w:val="14"/>
            <w:szCs w:val="14"/>
          </w:rPr>
          <w:t xml:space="preserve">674  # ---------------------------------------------------------------------------</w:t>
        </w:r>
      </w:ins>
    </w:p>
    <w:p>
      <w:pPr>
        <w:shd w:val="clear" w:color="auto" w:fill="F7F7F7"/>
        <w:spacing w:before="0" w:after="0" w:line="180" w:lineRule="exact"/>
        <w:ind w:left="0" w:firstLine="0"/>
        <w:jc w:val="left"/>
        <w:rPr>
          <w:ins w:id="883406" w:author="Claude" w:date="2026-10-07T12:00:00Z"/>
        </w:rPr>
      </w:pPr>
      <w:ins w:id="884081" w:author="Claude" w:date="2026-10-07T12:00:00Z">
        <w:r>
          <w:rPr>
            <w:rFonts w:ascii="Consolas" w:hAnsi="Consolas" w:cs="Consolas"/>
            <w:sz w:val="14"/>
            <w:szCs w:val="14"/>
          </w:rPr>
          <w:t xml:space="preserve">675  # 5. Lean-Green: custo dos desperdícios evitáveis</w:t>
        </w:r>
      </w:ins>
    </w:p>
    <w:p>
      <w:pPr>
        <w:shd w:val="clear" w:color="auto" w:fill="F7F7F7"/>
        <w:spacing w:before="0" w:after="0" w:line="180" w:lineRule="exact"/>
        <w:ind w:left="0" w:firstLine="0"/>
        <w:jc w:val="left"/>
        <w:rPr>
          <w:ins w:id="883406" w:author="Claude" w:date="2026-10-07T12:00:00Z"/>
        </w:rPr>
      </w:pPr>
      <w:ins w:id="884082" w:author="Claude" w:date="2026-10-07T12:00:00Z">
        <w:r>
          <w:rPr>
            <w:rFonts w:ascii="Consolas" w:hAnsi="Consolas" w:cs="Consolas"/>
            <w:sz w:val="14"/>
            <w:szCs w:val="14"/>
          </w:rPr>
          <w:t xml:space="preserve">676  # ---------------------------------------------------------------------------</w:t>
        </w:r>
      </w:ins>
    </w:p>
    <w:p>
      <w:pPr>
        <w:shd w:val="clear" w:color="auto" w:fill="F7F7F7"/>
        <w:spacing w:before="0" w:after="0" w:line="180" w:lineRule="exact"/>
        <w:ind w:left="0" w:firstLine="0"/>
        <w:jc w:val="left"/>
        <w:rPr>
          <w:ins w:id="883406" w:author="Claude" w:date="2026-10-07T12:00:00Z"/>
        </w:rPr>
      </w:pPr>
      <w:ins w:id="884083" w:author="Claude" w:date="2026-10-07T12:00:00Z">
        <w:r>
          <w:rPr>
            <w:rFonts w:ascii="Consolas" w:hAnsi="Consolas" w:cs="Consolas"/>
            <w:sz w:val="14"/>
            <w:szCs w:val="14"/>
          </w:rPr>
          <w:t xml:space="preserve">677  </w:t>
        </w:r>
      </w:ins>
    </w:p>
    <w:p>
      <w:pPr>
        <w:shd w:val="clear" w:color="auto" w:fill="F7F7F7"/>
        <w:spacing w:before="0" w:after="0" w:line="180" w:lineRule="exact"/>
        <w:ind w:left="0" w:firstLine="0"/>
        <w:jc w:val="left"/>
        <w:rPr>
          <w:ins w:id="883406" w:author="Claude" w:date="2026-10-07T12:00:00Z"/>
        </w:rPr>
      </w:pPr>
      <w:ins w:id="884084" w:author="Claude" w:date="2026-10-07T12:00:00Z">
        <w:r>
          <w:rPr>
            <w:rFonts w:ascii="Consolas" w:hAnsi="Consolas" w:cs="Consolas"/>
            <w:sz w:val="14"/>
            <w:szCs w:val="14"/>
          </w:rPr>
          <w:t xml:space="preserve">678  def calcular_lean_green(ctx: Contexto, tec, eco) -&gt; Dict[str, Any]:</w:t>
        </w:r>
      </w:ins>
    </w:p>
    <w:p>
      <w:pPr>
        <w:shd w:val="clear" w:color="auto" w:fill="F7F7F7"/>
        <w:spacing w:before="0" w:after="0" w:line="180" w:lineRule="exact"/>
        <w:ind w:left="0" w:firstLine="0"/>
        <w:jc w:val="left"/>
        <w:rPr>
          <w:ins w:id="883406" w:author="Claude" w:date="2026-10-07T12:00:00Z"/>
        </w:rPr>
      </w:pPr>
      <w:ins w:id="884085" w:author="Claude" w:date="2026-10-07T12:00:00Z">
        <w:r>
          <w:rPr>
            <w:rFonts w:ascii="Consolas" w:hAnsi="Consolas" w:cs="Consolas"/>
            <w:sz w:val="14"/>
            <w:szCs w:val="14"/>
          </w:rPr>
          <w:t xml:space="preserve">679      cfg, t = ctx.cfg, ctx.cfg.tecnico</w:t>
        </w:r>
      </w:ins>
    </w:p>
    <w:p>
      <w:pPr>
        <w:shd w:val="clear" w:color="auto" w:fill="F7F7F7"/>
        <w:spacing w:before="0" w:after="0" w:line="180" w:lineRule="exact"/>
        <w:ind w:left="0" w:firstLine="0"/>
        <w:jc w:val="left"/>
        <w:rPr>
          <w:ins w:id="883406" w:author="Claude" w:date="2026-10-07T12:00:00Z"/>
        </w:rPr>
      </w:pPr>
      <w:ins w:id="884086" w:author="Claude" w:date="2026-10-07T12:00:00Z">
        <w:r>
          <w:rPr>
            <w:rFonts w:ascii="Consolas" w:hAnsi="Consolas" w:cs="Consolas"/>
            <w:sz w:val="14"/>
            <w:szCs w:val="14"/>
          </w:rPr>
          <w:t xml:space="preserve">680      custo_racao = ctx.v("economico.custo_racao_kg")</w:t>
        </w:r>
      </w:ins>
    </w:p>
    <w:p>
      <w:pPr>
        <w:shd w:val="clear" w:color="auto" w:fill="F7F7F7"/>
        <w:spacing w:before="0" w:after="0" w:line="180" w:lineRule="exact"/>
        <w:ind w:left="0" w:firstLine="0"/>
        <w:jc w:val="left"/>
        <w:rPr>
          <w:ins w:id="883406" w:author="Claude" w:date="2026-10-07T12:00:00Z"/>
        </w:rPr>
      </w:pPr>
      <w:ins w:id="884087" w:author="Claude" w:date="2026-10-07T12:00:00Z">
        <w:r>
          <w:rPr>
            <w:rFonts w:ascii="Consolas" w:hAnsi="Consolas" w:cs="Consolas"/>
            <w:sz w:val="14"/>
            <w:szCs w:val="14"/>
          </w:rPr>
          <w:t xml:space="preserve">681      fator = eco["fator_volume_regime"]</w:t>
        </w:r>
      </w:ins>
    </w:p>
    <w:p>
      <w:pPr>
        <w:shd w:val="clear" w:color="auto" w:fill="F7F7F7"/>
        <w:spacing w:before="0" w:after="0" w:line="180" w:lineRule="exact"/>
        <w:ind w:left="0" w:firstLine="0"/>
        <w:jc w:val="left"/>
        <w:rPr>
          <w:ins w:id="883406" w:author="Claude" w:date="2026-10-07T12:00:00Z"/>
        </w:rPr>
      </w:pPr>
      <w:ins w:id="884088" w:author="Claude" w:date="2026-10-07T12:00:00Z">
        <w:r>
          <w:rPr>
            <w:rFonts w:ascii="Consolas" w:hAnsi="Consolas" w:cs="Consolas"/>
            <w:sz w:val="14"/>
            <w:szCs w:val="14"/>
          </w:rPr>
          <w:t xml:space="preserve">682      racao_exc = np.maximum(tec["fcr"] - t.fcr_referencia, 0) * tec["ganho_biomassa_ano_kg"] * fator</w:t>
        </w:r>
      </w:ins>
    </w:p>
    <w:p>
      <w:pPr>
        <w:shd w:val="clear" w:color="auto" w:fill="F7F7F7"/>
        <w:spacing w:before="0" w:after="0" w:line="180" w:lineRule="exact"/>
        <w:ind w:left="0" w:firstLine="0"/>
        <w:jc w:val="left"/>
        <w:rPr>
          <w:ins w:id="883406" w:author="Claude" w:date="2026-10-07T12:00:00Z"/>
        </w:rPr>
      </w:pPr>
      <w:ins w:id="884089" w:author="Claude" w:date="2026-10-07T12:00:00Z">
        <w:r>
          <w:rPr>
            <w:rFonts w:ascii="Consolas" w:hAnsi="Consolas" w:cs="Consolas"/>
            <w:sz w:val="14"/>
            <w:szCs w:val="14"/>
          </w:rPr>
          <w:t xml:space="preserve">683      mort = ctx.v("tecnico.mortalidade_pct")</w:t>
        </w:r>
      </w:ins>
    </w:p>
    <w:p>
      <w:pPr>
        <w:shd w:val="clear" w:color="auto" w:fill="F7F7F7"/>
        <w:spacing w:before="0" w:after="0" w:line="180" w:lineRule="exact"/>
        <w:ind w:left="0" w:firstLine="0"/>
        <w:jc w:val="left"/>
        <w:rPr>
          <w:ins w:id="883406" w:author="Claude" w:date="2026-10-07T12:00:00Z"/>
        </w:rPr>
      </w:pPr>
      <w:ins w:id="884090" w:author="Claude" w:date="2026-10-07T12:00:00Z">
        <w:r>
          <w:rPr>
            <w:rFonts w:ascii="Consolas" w:hAnsi="Consolas" w:cs="Consolas"/>
            <w:sz w:val="14"/>
            <w:szCs w:val="14"/>
          </w:rPr>
          <w:t xml:space="preserve">684      peixes_perdidos = np.maximum(mort - t.mortalidade_referencia_pct, 0) / 100 * tec["alevinos_ano"] * fator</w:t>
        </w:r>
      </w:ins>
    </w:p>
    <w:p>
      <w:pPr>
        <w:shd w:val="clear" w:color="auto" w:fill="F7F7F7"/>
        <w:spacing w:before="0" w:after="0" w:line="180" w:lineRule="exact"/>
        <w:ind w:left="0" w:firstLine="0"/>
        <w:jc w:val="left"/>
        <w:rPr>
          <w:ins w:id="883406" w:author="Claude" w:date="2026-10-07T12:00:00Z"/>
        </w:rPr>
      </w:pPr>
      <w:ins w:id="884091" w:author="Claude" w:date="2026-10-07T12:00:00Z">
        <w:r>
          <w:rPr>
            <w:rFonts w:ascii="Consolas" w:hAnsi="Consolas" w:cs="Consolas"/>
            <w:sz w:val="14"/>
            <w:szCs w:val="14"/>
          </w:rPr>
          <w:t xml:space="preserve">685      # perdas ocorrem, em média, na metade do ciclo (metade do peso final e da ração)</w:t>
        </w:r>
      </w:ins>
    </w:p>
    <w:p>
      <w:pPr>
        <w:shd w:val="clear" w:color="auto" w:fill="F7F7F7"/>
        <w:spacing w:before="0" w:after="0" w:line="180" w:lineRule="exact"/>
        <w:ind w:left="0" w:firstLine="0"/>
        <w:jc w:val="left"/>
        <w:rPr>
          <w:ins w:id="883406" w:author="Claude" w:date="2026-10-07T12:00:00Z"/>
        </w:rPr>
      </w:pPr>
      <w:ins w:id="884092" w:author="Claude" w:date="2026-10-07T12:00:00Z">
        <w:r>
          <w:rPr>
            <w:rFonts w:ascii="Consolas" w:hAnsi="Consolas" w:cs="Consolas"/>
            <w:sz w:val="14"/>
            <w:szCs w:val="14"/>
          </w:rPr>
          <w:t xml:space="preserve">686      custo_peixe = (ctx.v("economico.custo_alevino_milheiro") / 1000</w:t>
        </w:r>
      </w:ins>
    </w:p>
    <w:p>
      <w:pPr>
        <w:shd w:val="clear" w:color="auto" w:fill="F7F7F7"/>
        <w:spacing w:before="0" w:after="0" w:line="180" w:lineRule="exact"/>
        <w:ind w:left="0" w:firstLine="0"/>
        <w:jc w:val="left"/>
        <w:rPr>
          <w:ins w:id="883406" w:author="Claude" w:date="2026-10-07T12:00:00Z"/>
        </w:rPr>
      </w:pPr>
      <w:ins w:id="884093" w:author="Claude" w:date="2026-10-07T12:00:00Z">
        <w:r>
          <w:rPr>
            <w:rFonts w:ascii="Consolas" w:hAnsi="Consolas" w:cs="Consolas"/>
            <w:sz w:val="14"/>
            <w:szCs w:val="14"/>
          </w:rPr>
          <w:t xml:space="preserve">687                     + 0.5 * t.peso_final_g / 1000 * tec["fcr"] * custo_racao)</w:t>
        </w:r>
      </w:ins>
    </w:p>
    <w:p>
      <w:pPr>
        <w:shd w:val="clear" w:color="auto" w:fill="F7F7F7"/>
        <w:spacing w:before="0" w:after="0" w:line="180" w:lineRule="exact"/>
        <w:ind w:left="0" w:firstLine="0"/>
        <w:jc w:val="left"/>
        <w:rPr>
          <w:ins w:id="883406" w:author="Claude" w:date="2026-10-07T12:00:00Z"/>
        </w:rPr>
      </w:pPr>
      <w:ins w:id="884094" w:author="Claude" w:date="2026-10-07T12:00:00Z">
        <w:r>
          <w:rPr>
            <w:rFonts w:ascii="Consolas" w:hAnsi="Consolas" w:cs="Consolas"/>
            <w:sz w:val="14"/>
            <w:szCs w:val="14"/>
          </w:rPr>
          <w:t xml:space="preserve">688      kwh = energia_kwh_kg(cfg)</w:t>
        </w:r>
      </w:ins>
    </w:p>
    <w:p>
      <w:pPr>
        <w:shd w:val="clear" w:color="auto" w:fill="F7F7F7"/>
        <w:spacing w:before="0" w:after="0" w:line="180" w:lineRule="exact"/>
        <w:ind w:left="0" w:firstLine="0"/>
        <w:jc w:val="left"/>
        <w:rPr>
          <w:ins w:id="883406" w:author="Claude" w:date="2026-10-07T12:00:00Z"/>
        </w:rPr>
      </w:pPr>
      <w:ins w:id="884095" w:author="Claude" w:date="2026-10-07T12:00:00Z">
        <w:r>
          <w:rPr>
            <w:rFonts w:ascii="Consolas" w:hAnsi="Consolas" w:cs="Consolas"/>
            <w:sz w:val="14"/>
            <w:szCs w:val="14"/>
          </w:rPr>
          <w:t xml:space="preserve">689      energia_exc = max(kwh - cfg.ambiental.energia_referencia_kwh_kg, 0) * tec["producao_kg_ano"] * fator</w:t>
        </w:r>
      </w:ins>
    </w:p>
    <w:p>
      <w:pPr>
        <w:shd w:val="clear" w:color="auto" w:fill="F7F7F7"/>
        <w:spacing w:before="0" w:after="0" w:line="180" w:lineRule="exact"/>
        <w:ind w:left="0" w:firstLine="0"/>
        <w:jc w:val="left"/>
        <w:rPr>
          <w:ins w:id="883406" w:author="Claude" w:date="2026-10-07T12:00:00Z"/>
        </w:rPr>
      </w:pPr>
      <w:ins w:id="884096" w:author="Claude" w:date="2026-10-07T12:00:00Z">
        <w:r>
          <w:rPr>
            <w:rFonts w:ascii="Consolas" w:hAnsi="Consolas" w:cs="Consolas"/>
            <w:sz w:val="14"/>
            <w:szCs w:val="14"/>
          </w:rPr>
          <w:t xml:space="preserve">690      custos = {</w:t>
        </w:r>
      </w:ins>
    </w:p>
    <w:p>
      <w:pPr>
        <w:shd w:val="clear" w:color="auto" w:fill="F7F7F7"/>
        <w:spacing w:before="0" w:after="0" w:line="180" w:lineRule="exact"/>
        <w:ind w:left="0" w:firstLine="0"/>
        <w:jc w:val="left"/>
        <w:rPr>
          <w:ins w:id="883406" w:author="Claude" w:date="2026-10-07T12:00:00Z"/>
        </w:rPr>
      </w:pPr>
      <w:ins w:id="884097" w:author="Claude" w:date="2026-10-07T12:00:00Z">
        <w:r>
          <w:rPr>
            <w:rFonts w:ascii="Consolas" w:hAnsi="Consolas" w:cs="Consolas"/>
            <w:sz w:val="14"/>
            <w:szCs w:val="14"/>
          </w:rPr>
          <w:t xml:space="preserve">691          "Ração excedente (superalimentação/FCR)": racao_exc * custo_racao,</w:t>
        </w:r>
      </w:ins>
    </w:p>
    <w:p>
      <w:pPr>
        <w:shd w:val="clear" w:color="auto" w:fill="F7F7F7"/>
        <w:spacing w:before="0" w:after="0" w:line="180" w:lineRule="exact"/>
        <w:ind w:left="0" w:firstLine="0"/>
        <w:jc w:val="left"/>
        <w:rPr>
          <w:ins w:id="883406" w:author="Claude" w:date="2026-10-07T12:00:00Z"/>
        </w:rPr>
      </w:pPr>
      <w:ins w:id="884098" w:author="Claude" w:date="2026-10-07T12:00:00Z">
        <w:r>
          <w:rPr>
            <w:rFonts w:ascii="Consolas" w:hAnsi="Consolas" w:cs="Consolas"/>
            <w:sz w:val="14"/>
            <w:szCs w:val="14"/>
          </w:rPr>
          <w:t xml:space="preserve">692          "Mortalidade evitável": peixes_perdidos * custo_peixe,</w:t>
        </w:r>
      </w:ins>
    </w:p>
    <w:p>
      <w:pPr>
        <w:shd w:val="clear" w:color="auto" w:fill="F7F7F7"/>
        <w:spacing w:before="0" w:after="0" w:line="180" w:lineRule="exact"/>
        <w:ind w:left="0" w:firstLine="0"/>
        <w:jc w:val="left"/>
        <w:rPr>
          <w:ins w:id="883406" w:author="Claude" w:date="2026-10-07T12:00:00Z"/>
        </w:rPr>
      </w:pPr>
      <w:ins w:id="884099" w:author="Claude" w:date="2026-10-07T12:00:00Z">
        <w:r>
          <w:rPr>
            <w:rFonts w:ascii="Consolas" w:hAnsi="Consolas" w:cs="Consolas"/>
            <w:sz w:val="14"/>
            <w:szCs w:val="14"/>
          </w:rPr>
          <w:t xml:space="preserve">693          "Energia excedente": energia_exc * ctx.v("economico.tarifa_energia_kwh"),</w:t>
        </w:r>
      </w:ins>
    </w:p>
    <w:p>
      <w:pPr>
        <w:shd w:val="clear" w:color="auto" w:fill="F7F7F7"/>
        <w:spacing w:before="0" w:after="0" w:line="180" w:lineRule="exact"/>
        <w:ind w:left="0" w:firstLine="0"/>
        <w:jc w:val="left"/>
        <w:rPr>
          <w:ins w:id="883406" w:author="Claude" w:date="2026-10-07T12:00:00Z"/>
        </w:rPr>
      </w:pPr>
      <w:ins w:id="884100" w:author="Claude" w:date="2026-10-07T12:00:00Z">
        <w:r>
          <w:rPr>
            <w:rFonts w:ascii="Consolas" w:hAnsi="Consolas" w:cs="Consolas"/>
            <w:sz w:val="14"/>
            <w:szCs w:val="14"/>
          </w:rPr>
          <w:t xml:space="preserve">694      }</w:t>
        </w:r>
      </w:ins>
    </w:p>
    <w:p>
      <w:pPr>
        <w:shd w:val="clear" w:color="auto" w:fill="F7F7F7"/>
        <w:spacing w:before="0" w:after="0" w:line="180" w:lineRule="exact"/>
        <w:ind w:left="0" w:firstLine="0"/>
        <w:jc w:val="left"/>
        <w:rPr>
          <w:ins w:id="883406" w:author="Claude" w:date="2026-10-07T12:00:00Z"/>
        </w:rPr>
      </w:pPr>
      <w:ins w:id="884101" w:author="Claude" w:date="2026-10-07T12:00:00Z">
        <w:r>
          <w:rPr>
            <w:rFonts w:ascii="Consolas" w:hAnsi="Consolas" w:cs="Consolas"/>
            <w:sz w:val="14"/>
            <w:szCs w:val="14"/>
          </w:rPr>
          <w:t xml:space="preserve">695      total = sum(custos.values())</w:t>
        </w:r>
      </w:ins>
    </w:p>
    <w:p>
      <w:pPr>
        <w:shd w:val="clear" w:color="auto" w:fill="F7F7F7"/>
        <w:spacing w:before="0" w:after="0" w:line="180" w:lineRule="exact"/>
        <w:ind w:left="0" w:firstLine="0"/>
        <w:jc w:val="left"/>
        <w:rPr>
          <w:ins w:id="883406" w:author="Claude" w:date="2026-10-07T12:00:00Z"/>
        </w:rPr>
      </w:pPr>
      <w:ins w:id="884102" w:author="Claude" w:date="2026-10-07T12:00:00Z">
        <w:r>
          <w:rPr>
            <w:rFonts w:ascii="Consolas" w:hAnsi="Consolas" w:cs="Consolas"/>
            <w:sz w:val="14"/>
            <w:szCs w:val="14"/>
          </w:rPr>
          <w:t xml:space="preserve">696      opex = eco["custos_variaveis_regime"] + eco["custos_fixos_regime"]</w:t>
        </w:r>
      </w:ins>
    </w:p>
    <w:p>
      <w:pPr>
        <w:shd w:val="clear" w:color="auto" w:fill="F7F7F7"/>
        <w:spacing w:before="0" w:after="0" w:line="180" w:lineRule="exact"/>
        <w:ind w:left="0" w:firstLine="0"/>
        <w:jc w:val="left"/>
        <w:rPr>
          <w:ins w:id="883406" w:author="Claude" w:date="2026-10-07T12:00:00Z"/>
        </w:rPr>
      </w:pPr>
      <w:ins w:id="884103" w:author="Claude" w:date="2026-10-07T12:00:00Z">
        <w:r>
          <w:rPr>
            <w:rFonts w:ascii="Consolas" w:hAnsi="Consolas" w:cs="Consolas"/>
            <w:sz w:val="14"/>
            <w:szCs w:val="14"/>
          </w:rPr>
          <w:t xml:space="preserve">697      return {"desperdicios_r_ano": custos, "total_r_ano": total, "pct_opex": safe_div(total, opex, 0.0),</w:t>
        </w:r>
      </w:ins>
    </w:p>
    <w:p>
      <w:pPr>
        <w:shd w:val="clear" w:color="auto" w:fill="F7F7F7"/>
        <w:spacing w:before="0" w:after="0" w:line="180" w:lineRule="exact"/>
        <w:ind w:left="0" w:firstLine="0"/>
        <w:jc w:val="left"/>
        <w:rPr>
          <w:ins w:id="883406" w:author="Claude" w:date="2026-10-07T12:00:00Z"/>
        </w:rPr>
      </w:pPr>
      <w:ins w:id="884104" w:author="Claude" w:date="2026-10-07T12:00:00Z">
        <w:r>
          <w:rPr>
            <w:rFonts w:ascii="Consolas" w:hAnsi="Consolas" w:cs="Consolas"/>
            <w:sz w:val="14"/>
            <w:szCs w:val="14"/>
          </w:rPr>
          <w:t xml:space="preserve">698              "racao_excedente_kg": racao_exc, "peixes_perdidos_evitaveis": peixes_perdidos,</w:t>
        </w:r>
      </w:ins>
    </w:p>
    <w:p>
      <w:pPr>
        <w:shd w:val="clear" w:color="auto" w:fill="F7F7F7"/>
        <w:spacing w:before="0" w:after="0" w:line="180" w:lineRule="exact"/>
        <w:ind w:left="0" w:firstLine="0"/>
        <w:jc w:val="left"/>
        <w:rPr>
          <w:ins w:id="883406" w:author="Claude" w:date="2026-10-07T12:00:00Z"/>
        </w:rPr>
      </w:pPr>
      <w:ins w:id="884105" w:author="Claude" w:date="2026-10-07T12:00:00Z">
        <w:r>
          <w:rPr>
            <w:rFonts w:ascii="Consolas" w:hAnsi="Consolas" w:cs="Consolas"/>
            <w:sz w:val="14"/>
            <w:szCs w:val="14"/>
          </w:rPr>
          <w:t xml:space="preserve">699              "energia_excedente_kwh": energia_exc}</w:t>
        </w:r>
      </w:ins>
    </w:p>
    <w:p>
      <w:pPr>
        <w:pStyle w:val="Ttulo2"/>
        <w:pageBreakBefore w:val="0"/>
        <w:rPr>
          <w:ins w:id="884106" w:author="Claude" w:date="2026-10-07T12:00:00Z"/>
        </w:rPr>
      </w:pPr>
      <w:bookmarkStart w:id="990066" w:name="_TocRev187ApA5"/>
      <w:ins w:id="884107" w:author="Claude" w:date="2026-10-07T12:00:00Z">
        <w:r>
          <w:rPr>
            <w:rFonts w:ascii="Times New Roman" w:hAnsi="Times New Roman"/>
            <w:b w:val="0"/>
            <w:sz w:val="28"/>
          </w:rPr>
          <w:t xml:space="preserve">A.5 evteas_py/ponderacao.py — Normalização, pesos, índice EVTEAS, decisão e TOPSIS</w:t>
        </w:r>
      </w:ins>
      <w:bookmarkEnd w:id="990066"/>
    </w:p>
    <w:p>
      <w:pPr>
        <w:shd w:val="clear" w:color="auto" w:fill="F7F7F7"/>
        <w:spacing w:before="0" w:after="0" w:line="180" w:lineRule="exact"/>
        <w:ind w:left="0" w:firstLine="0"/>
        <w:jc w:val="left"/>
        <w:rPr>
          <w:ins w:id="884108" w:author="Claude" w:date="2026-10-07T12:00:00Z"/>
        </w:rPr>
      </w:pPr>
      <w:ins w:id="884109" w:author="Claude" w:date="2026-10-07T12:00:00Z">
        <w:r>
          <w:rPr>
            <w:rFonts w:ascii="Consolas" w:hAnsi="Consolas" w:cs="Consolas"/>
            <w:sz w:val="14"/>
            <w:szCs w:val="14"/>
          </w:rPr>
          <w:t xml:space="preserve">  1  """Normalização dos KPIs, ponderação (preset, Likert, AHP), índice EVTEAS,</w:t>
        </w:r>
      </w:ins>
    </w:p>
    <w:p>
      <w:pPr>
        <w:shd w:val="clear" w:color="auto" w:fill="F7F7F7"/>
        <w:spacing w:before="0" w:after="0" w:line="180" w:lineRule="exact"/>
        <w:ind w:left="0" w:firstLine="0"/>
        <w:jc w:val="left"/>
        <w:rPr>
          <w:ins w:id="884108" w:author="Claude" w:date="2026-10-07T12:00:00Z"/>
        </w:rPr>
      </w:pPr>
      <w:ins w:id="884110" w:author="Claude" w:date="2026-10-07T12:00:00Z">
        <w:r>
          <w:rPr>
            <w:rFonts w:ascii="Consolas" w:hAnsi="Consolas" w:cs="Consolas"/>
            <w:sz w:val="14"/>
            <w:szCs w:val="14"/>
          </w:rPr>
          <w:t xml:space="preserve">  2  regras de decisão e TOPSIS para comparação de alternativas."""</w:t>
        </w:r>
      </w:ins>
    </w:p>
    <w:p>
      <w:pPr>
        <w:shd w:val="clear" w:color="auto" w:fill="F7F7F7"/>
        <w:spacing w:before="0" w:after="0" w:line="180" w:lineRule="exact"/>
        <w:ind w:left="0" w:firstLine="0"/>
        <w:jc w:val="left"/>
        <w:rPr>
          <w:ins w:id="884108" w:author="Claude" w:date="2026-10-07T12:00:00Z"/>
        </w:rPr>
      </w:pPr>
      <w:ins w:id="884111" w:author="Claude" w:date="2026-10-07T12:00:00Z">
        <w:r>
          <w:rPr>
            <w:rFonts w:ascii="Consolas" w:hAnsi="Consolas" w:cs="Consolas"/>
            <w:sz w:val="14"/>
            <w:szCs w:val="14"/>
          </w:rPr>
          <w:t xml:space="preserve">  3  from __future__ import annotations</w:t>
        </w:r>
      </w:ins>
    </w:p>
    <w:p>
      <w:pPr>
        <w:shd w:val="clear" w:color="auto" w:fill="F7F7F7"/>
        <w:spacing w:before="0" w:after="0" w:line="180" w:lineRule="exact"/>
        <w:ind w:left="0" w:firstLine="0"/>
        <w:jc w:val="left"/>
        <w:rPr>
          <w:ins w:id="884108" w:author="Claude" w:date="2026-10-07T12:00:00Z"/>
        </w:rPr>
      </w:pPr>
      <w:ins w:id="884112" w:author="Claude" w:date="2026-10-07T12:00:00Z">
        <w:r>
          <w:rPr>
            <w:rFonts w:ascii="Consolas" w:hAnsi="Consolas" w:cs="Consolas"/>
            <w:sz w:val="14"/>
            <w:szCs w:val="14"/>
          </w:rPr>
          <w:t xml:space="preserve">  4  </w:t>
        </w:r>
      </w:ins>
    </w:p>
    <w:p>
      <w:pPr>
        <w:shd w:val="clear" w:color="auto" w:fill="F7F7F7"/>
        <w:spacing w:before="0" w:after="0" w:line="180" w:lineRule="exact"/>
        <w:ind w:left="0" w:firstLine="0"/>
        <w:jc w:val="left"/>
        <w:rPr>
          <w:ins w:id="884108" w:author="Claude" w:date="2026-10-07T12:00:00Z"/>
        </w:rPr>
      </w:pPr>
      <w:ins w:id="884113" w:author="Claude" w:date="2026-10-07T12:00:00Z">
        <w:r>
          <w:rPr>
            <w:rFonts w:ascii="Consolas" w:hAnsi="Consolas" w:cs="Consolas"/>
            <w:sz w:val="14"/>
            <w:szCs w:val="14"/>
          </w:rPr>
          <w:t xml:space="preserve">  5  from typing import Any, Dict, List, Optional, Sequence</w:t>
        </w:r>
      </w:ins>
    </w:p>
    <w:p>
      <w:pPr>
        <w:shd w:val="clear" w:color="auto" w:fill="F7F7F7"/>
        <w:spacing w:before="0" w:after="0" w:line="180" w:lineRule="exact"/>
        <w:ind w:left="0" w:firstLine="0"/>
        <w:jc w:val="left"/>
        <w:rPr>
          <w:ins w:id="884108" w:author="Claude" w:date="2026-10-07T12:00:00Z"/>
        </w:rPr>
      </w:pPr>
      <w:ins w:id="884114" w:author="Claude" w:date="2026-10-07T12:00:00Z">
        <w:r>
          <w:rPr>
            <w:rFonts w:ascii="Consolas" w:hAnsi="Consolas" w:cs="Consolas"/>
            <w:sz w:val="14"/>
            <w:szCs w:val="14"/>
          </w:rPr>
          <w:t xml:space="preserve">  6  </w:t>
        </w:r>
      </w:ins>
    </w:p>
    <w:p>
      <w:pPr>
        <w:shd w:val="clear" w:color="auto" w:fill="F7F7F7"/>
        <w:spacing w:before="0" w:after="0" w:line="180" w:lineRule="exact"/>
        <w:ind w:left="0" w:firstLine="0"/>
        <w:jc w:val="left"/>
        <w:rPr>
          <w:ins w:id="884108" w:author="Claude" w:date="2026-10-07T12:00:00Z"/>
        </w:rPr>
      </w:pPr>
      <w:ins w:id="884115" w:author="Claude" w:date="2026-10-07T12:00:00Z">
        <w:r>
          <w:rPr>
            <w:rFonts w:ascii="Consolas" w:hAnsi="Consolas" w:cs="Consolas"/>
            <w:sz w:val="14"/>
            <w:szCs w:val="14"/>
          </w:rPr>
          <w:t xml:space="preserve">  7  import numpy as np</w:t>
        </w:r>
      </w:ins>
    </w:p>
    <w:p>
      <w:pPr>
        <w:shd w:val="clear" w:color="auto" w:fill="F7F7F7"/>
        <w:spacing w:before="0" w:after="0" w:line="180" w:lineRule="exact"/>
        <w:ind w:left="0" w:firstLine="0"/>
        <w:jc w:val="left"/>
        <w:rPr>
          <w:ins w:id="884108" w:author="Claude" w:date="2026-10-07T12:00:00Z"/>
        </w:rPr>
      </w:pPr>
      <w:ins w:id="884116" w:author="Claude" w:date="2026-10-07T12:00:00Z">
        <w:r>
          <w:rPr>
            <w:rFonts w:ascii="Consolas" w:hAnsi="Consolas" w:cs="Consolas"/>
            <w:sz w:val="14"/>
            <w:szCs w:val="14"/>
          </w:rPr>
          <w:t xml:space="preserve">  8  import pandas as pd</w:t>
        </w:r>
      </w:ins>
    </w:p>
    <w:p>
      <w:pPr>
        <w:shd w:val="clear" w:color="auto" w:fill="F7F7F7"/>
        <w:spacing w:before="0" w:after="0" w:line="180" w:lineRule="exact"/>
        <w:ind w:left="0" w:firstLine="0"/>
        <w:jc w:val="left"/>
        <w:rPr>
          <w:ins w:id="884108" w:author="Claude" w:date="2026-10-07T12:00:00Z"/>
        </w:rPr>
      </w:pPr>
      <w:ins w:id="884117" w:author="Claude" w:date="2026-10-07T12:00:00Z">
        <w:r>
          <w:rPr>
            <w:rFonts w:ascii="Consolas" w:hAnsi="Consolas" w:cs="Consolas"/>
            <w:sz w:val="14"/>
            <w:szCs w:val="14"/>
          </w:rPr>
          <w:t xml:space="preserve">  9  </w:t>
        </w:r>
      </w:ins>
    </w:p>
    <w:p>
      <w:pPr>
        <w:shd w:val="clear" w:color="auto" w:fill="F7F7F7"/>
        <w:spacing w:before="0" w:after="0" w:line="180" w:lineRule="exact"/>
        <w:ind w:left="0" w:firstLine="0"/>
        <w:jc w:val="left"/>
        <w:rPr>
          <w:ins w:id="884108" w:author="Claude" w:date="2026-10-07T12:00:00Z"/>
        </w:rPr>
      </w:pPr>
      <w:ins w:id="884118" w:author="Claude" w:date="2026-10-07T12:00:00Z">
        <w:r>
          <w:rPr>
            <w:rFonts w:ascii="Consolas" w:hAnsi="Consolas" w:cs="Consolas"/>
            <w:sz w:val="14"/>
            <w:szCs w:val="14"/>
          </w:rPr>
          <w:t xml:space="preserve"> 10  from .config import KPIS_POR_DIMENSAO, EVTEASConfig</w:t>
        </w:r>
      </w:ins>
    </w:p>
    <w:p>
      <w:pPr>
        <w:shd w:val="clear" w:color="auto" w:fill="F7F7F7"/>
        <w:spacing w:before="0" w:after="0" w:line="180" w:lineRule="exact"/>
        <w:ind w:left="0" w:firstLine="0"/>
        <w:jc w:val="left"/>
        <w:rPr>
          <w:ins w:id="884108" w:author="Claude" w:date="2026-10-07T12:00:00Z"/>
        </w:rPr>
      </w:pPr>
      <w:ins w:id="884119" w:author="Claude" w:date="2026-10-07T12:00:00Z">
        <w:r>
          <w:rPr>
            <w:rFonts w:ascii="Consolas" w:hAnsi="Consolas" w:cs="Consolas"/>
            <w:sz w:val="14"/>
            <w:szCs w:val="14"/>
          </w:rPr>
          <w:t xml:space="preserve"> 11  from .financeiro import clamp, safe_div</w:t>
        </w:r>
      </w:ins>
    </w:p>
    <w:p>
      <w:pPr>
        <w:shd w:val="clear" w:color="auto" w:fill="F7F7F7"/>
        <w:spacing w:before="0" w:after="0" w:line="180" w:lineRule="exact"/>
        <w:ind w:left="0" w:firstLine="0"/>
        <w:jc w:val="left"/>
        <w:rPr>
          <w:ins w:id="884108" w:author="Claude" w:date="2026-10-07T12:00:00Z"/>
        </w:rPr>
      </w:pPr>
      <w:ins w:id="884120" w:author="Claude" w:date="2026-10-07T12:00:00Z">
        <w:r>
          <w:rPr>
            <w:rFonts w:ascii="Consolas" w:hAnsi="Consolas" w:cs="Consolas"/>
            <w:sz w:val="14"/>
            <w:szCs w:val="14"/>
          </w:rPr>
          <w:t xml:space="preserve"> 12  </w:t>
        </w:r>
      </w:ins>
    </w:p>
    <w:p>
      <w:pPr>
        <w:shd w:val="clear" w:color="auto" w:fill="F7F7F7"/>
        <w:spacing w:before="0" w:after="0" w:line="180" w:lineRule="exact"/>
        <w:ind w:left="0" w:firstLine="0"/>
        <w:jc w:val="left"/>
        <w:rPr>
          <w:ins w:id="884108" w:author="Claude" w:date="2026-10-07T12:00:00Z"/>
        </w:rPr>
      </w:pPr>
      <w:ins w:id="884121" w:author="Claude" w:date="2026-10-07T12:00:00Z">
        <w:r>
          <w:rPr>
            <w:rFonts w:ascii="Consolas" w:hAnsi="Consolas" w:cs="Consolas"/>
            <w:sz w:val="14"/>
            <w:szCs w:val="14"/>
          </w:rPr>
          <w:t xml:space="preserve"> 13  DIMENSOES = ["tecnico", "economico", "ambiental", "social"]</w:t>
        </w:r>
      </w:ins>
    </w:p>
    <w:p>
      <w:pPr>
        <w:shd w:val="clear" w:color="auto" w:fill="F7F7F7"/>
        <w:spacing w:before="0" w:after="0" w:line="180" w:lineRule="exact"/>
        <w:ind w:left="0" w:firstLine="0"/>
        <w:jc w:val="left"/>
        <w:rPr>
          <w:ins w:id="884108" w:author="Claude" w:date="2026-10-07T12:00:00Z"/>
        </w:rPr>
      </w:pPr>
      <w:ins w:id="884122" w:author="Claude" w:date="2026-10-07T12:00:00Z">
        <w:r>
          <w:rPr>
            <w:rFonts w:ascii="Consolas" w:hAnsi="Consolas" w:cs="Consolas"/>
            <w:sz w:val="14"/>
            <w:szCs w:val="14"/>
          </w:rPr>
          <w:t xml:space="preserve"> 14  </w:t>
        </w:r>
      </w:ins>
    </w:p>
    <w:p>
      <w:pPr>
        <w:shd w:val="clear" w:color="auto" w:fill="F7F7F7"/>
        <w:spacing w:before="0" w:after="0" w:line="180" w:lineRule="exact"/>
        <w:ind w:left="0" w:firstLine="0"/>
        <w:jc w:val="left"/>
        <w:rPr>
          <w:ins w:id="884108" w:author="Claude" w:date="2026-10-07T12:00:00Z"/>
        </w:rPr>
      </w:pPr>
      <w:ins w:id="884123" w:author="Claude" w:date="2026-10-07T12:00:00Z">
        <w:r>
          <w:rPr>
            <w:rFonts w:ascii="Consolas" w:hAnsi="Consolas" w:cs="Consolas"/>
            <w:sz w:val="14"/>
            <w:szCs w:val="14"/>
          </w:rPr>
          <w:t xml:space="preserve"> 15  # Referências de normalização explícitas (auditáveis na V&amp;V). sentido: +1</w:t>
        </w:r>
      </w:ins>
    </w:p>
    <w:p>
      <w:pPr>
        <w:shd w:val="clear" w:color="auto" w:fill="F7F7F7"/>
        <w:spacing w:before="0" w:after="0" w:line="180" w:lineRule="exact"/>
        <w:ind w:left="0" w:firstLine="0"/>
        <w:jc w:val="left"/>
        <w:rPr>
          <w:ins w:id="884108" w:author="Claude" w:date="2026-10-07T12:00:00Z"/>
        </w:rPr>
      </w:pPr>
      <w:ins w:id="884124" w:author="Claude" w:date="2026-10-07T12:00:00Z">
        <w:r>
          <w:rPr>
            <w:rFonts w:ascii="Consolas" w:hAnsi="Consolas" w:cs="Consolas"/>
            <w:sz w:val="14"/>
            <w:szCs w:val="14"/>
          </w:rPr>
          <w:t xml:space="preserve"> 16  # benefício (maior é melhor), -1 custo (menor é melhor).</w:t>
        </w:r>
      </w:ins>
    </w:p>
    <w:p>
      <w:pPr>
        <w:shd w:val="clear" w:color="auto" w:fill="F7F7F7"/>
        <w:spacing w:before="0" w:after="0" w:line="180" w:lineRule="exact"/>
        <w:ind w:left="0" w:firstLine="0"/>
        <w:jc w:val="left"/>
        <w:rPr>
          <w:ins w:id="884108" w:author="Claude" w:date="2026-10-07T12:00:00Z"/>
        </w:rPr>
      </w:pPr>
      <w:ins w:id="884125" w:author="Claude" w:date="2026-10-07T12:00:00Z">
        <w:r>
          <w:rPr>
            <w:rFonts w:ascii="Consolas" w:hAnsi="Consolas" w:cs="Consolas"/>
            <w:sz w:val="14"/>
            <w:szCs w:val="14"/>
          </w:rPr>
          <w:t xml:space="preserve"> 17  REFERENCIAS_NORMALIZACAO = {</w:t>
        </w:r>
      </w:ins>
    </w:p>
    <w:p>
      <w:pPr>
        <w:shd w:val="clear" w:color="auto" w:fill="F7F7F7"/>
        <w:spacing w:before="0" w:after="0" w:line="180" w:lineRule="exact"/>
        <w:ind w:left="0" w:firstLine="0"/>
        <w:jc w:val="left"/>
        <w:rPr>
          <w:ins w:id="884108" w:author="Claude" w:date="2026-10-07T12:00:00Z"/>
        </w:rPr>
      </w:pPr>
      <w:ins w:id="884126" w:author="Claude" w:date="2026-10-07T12:00:00Z">
        <w:r>
          <w:rPr>
            <w:rFonts w:ascii="Consolas" w:hAnsi="Consolas" w:cs="Consolas"/>
            <w:sz w:val="14"/>
            <w:szCs w:val="14"/>
          </w:rPr>
          <w:t xml:space="preserve"> 18      "oee": (+1, 0.0, 1.0, "fração (Nakajima, 1988)"),</w:t>
        </w:r>
      </w:ins>
    </w:p>
    <w:p>
      <w:pPr>
        <w:shd w:val="clear" w:color="auto" w:fill="F7F7F7"/>
        <w:spacing w:before="0" w:after="0" w:line="180" w:lineRule="exact"/>
        <w:ind w:left="0" w:firstLine="0"/>
        <w:jc w:val="left"/>
        <w:rPr>
          <w:ins w:id="884108" w:author="Claude" w:date="2026-10-07T12:00:00Z"/>
        </w:rPr>
      </w:pPr>
      <w:ins w:id="884127" w:author="Claude" w:date="2026-10-07T12:00:00Z">
        <w:r>
          <w:rPr>
            <w:rFonts w:ascii="Consolas" w:hAnsi="Consolas" w:cs="Consolas"/>
            <w:sz w:val="14"/>
            <w:szCs w:val="14"/>
          </w:rPr>
          <w:t xml:space="preserve"> 19      "fcr": (-1, 1.0, 2.5, "kg ração/kg ganho"),</w:t>
        </w:r>
      </w:ins>
    </w:p>
    <w:p>
      <w:pPr>
        <w:shd w:val="clear" w:color="auto" w:fill="F7F7F7"/>
        <w:spacing w:before="0" w:after="0" w:line="180" w:lineRule="exact"/>
        <w:ind w:left="0" w:firstLine="0"/>
        <w:jc w:val="left"/>
        <w:rPr>
          <w:ins w:id="884108" w:author="Claude" w:date="2026-10-07T12:00:00Z"/>
        </w:rPr>
      </w:pPr>
      <w:ins w:id="884128" w:author="Claude" w:date="2026-10-07T12:00:00Z">
        <w:r>
          <w:rPr>
            <w:rFonts w:ascii="Consolas" w:hAnsi="Consolas" w:cs="Consolas"/>
            <w:sz w:val="14"/>
            <w:szCs w:val="14"/>
          </w:rPr>
          <w:t xml:space="preserve"> 20      "produtividade": (+1, 0.0, 1.0, "fração do potencial do sistema"),</w:t>
        </w:r>
      </w:ins>
    </w:p>
    <w:p>
      <w:pPr>
        <w:shd w:val="clear" w:color="auto" w:fill="F7F7F7"/>
        <w:spacing w:before="0" w:after="0" w:line="180" w:lineRule="exact"/>
        <w:ind w:left="0" w:firstLine="0"/>
        <w:jc w:val="left"/>
        <w:rPr>
          <w:ins w:id="884108" w:author="Claude" w:date="2026-10-07T12:00:00Z"/>
        </w:rPr>
      </w:pPr>
      <w:ins w:id="884129" w:author="Claude" w:date="2026-10-07T12:00:00Z">
        <w:r>
          <w:rPr>
            <w:rFonts w:ascii="Consolas" w:hAnsi="Consolas" w:cs="Consolas"/>
            <w:sz w:val="14"/>
            <w:szCs w:val="14"/>
          </w:rPr>
          <w:t xml:space="preserve"> 21      "vpl": (+1, -1.0, 1.0, "VPL / investimento total"),</w:t>
        </w:r>
      </w:ins>
    </w:p>
    <w:p>
      <w:pPr>
        <w:shd w:val="clear" w:color="auto" w:fill="F7F7F7"/>
        <w:spacing w:before="0" w:after="0" w:line="180" w:lineRule="exact"/>
        <w:ind w:left="0" w:firstLine="0"/>
        <w:jc w:val="left"/>
        <w:rPr>
          <w:ins w:id="884108" w:author="Claude" w:date="2026-10-07T12:00:00Z"/>
        </w:rPr>
      </w:pPr>
      <w:ins w:id="884130" w:author="Claude" w:date="2026-10-07T12:00:00Z">
        <w:r>
          <w:rPr>
            <w:rFonts w:ascii="Consolas" w:hAnsi="Consolas" w:cs="Consolas"/>
            <w:sz w:val="14"/>
            <w:szCs w:val="14"/>
          </w:rPr>
          <w:t xml:space="preserve"> 22      "roi": (+1, -0.10, 0.30, "lucro líquido anual / investimento"),</w:t>
        </w:r>
      </w:ins>
    </w:p>
    <w:p>
      <w:pPr>
        <w:shd w:val="clear" w:color="auto" w:fill="F7F7F7"/>
        <w:spacing w:before="0" w:after="0" w:line="180" w:lineRule="exact"/>
        <w:ind w:left="0" w:firstLine="0"/>
        <w:jc w:val="left"/>
        <w:rPr>
          <w:ins w:id="884108" w:author="Claude" w:date="2026-10-07T12:00:00Z"/>
        </w:rPr>
      </w:pPr>
      <w:ins w:id="884131" w:author="Claude" w:date="2026-10-07T12:00:00Z">
        <w:r>
          <w:rPr>
            <w:rFonts w:ascii="Consolas" w:hAnsi="Consolas" w:cs="Consolas"/>
            <w:sz w:val="14"/>
            <w:szCs w:val="14"/>
          </w:rPr>
          <w:t xml:space="preserve"> 23      "margem_seguranca": (+1, 0.0, 0.50, "fração da receita"),</w:t>
        </w:r>
      </w:ins>
    </w:p>
    <w:p>
      <w:pPr>
        <w:shd w:val="clear" w:color="auto" w:fill="F7F7F7"/>
        <w:spacing w:before="0" w:after="0" w:line="180" w:lineRule="exact"/>
        <w:ind w:left="0" w:firstLine="0"/>
        <w:jc w:val="left"/>
        <w:rPr>
          <w:ins w:id="884108" w:author="Claude" w:date="2026-10-07T12:00:00Z"/>
        </w:rPr>
      </w:pPr>
      <w:ins w:id="884132" w:author="Claude" w:date="2026-10-07T12:00:00Z">
        <w:r>
          <w:rPr>
            <w:rFonts w:ascii="Consolas" w:hAnsi="Consolas" w:cs="Consolas"/>
            <w:sz w:val="14"/>
            <w:szCs w:val="14"/>
          </w:rPr>
          <w:t xml:space="preserve"> 24      "ph_azul": (-1, 0.0, 3000.0, "m³/t"),</w:t>
        </w:r>
      </w:ins>
    </w:p>
    <w:p>
      <w:pPr>
        <w:shd w:val="clear" w:color="auto" w:fill="F7F7F7"/>
        <w:spacing w:before="0" w:after="0" w:line="180" w:lineRule="exact"/>
        <w:ind w:left="0" w:firstLine="0"/>
        <w:jc w:val="left"/>
        <w:rPr>
          <w:ins w:id="884108" w:author="Claude" w:date="2026-10-07T12:00:00Z"/>
        </w:rPr>
      </w:pPr>
      <w:ins w:id="884133" w:author="Claude" w:date="2026-10-07T12:00:00Z">
        <w:r>
          <w:rPr>
            <w:rFonts w:ascii="Consolas" w:hAnsi="Consolas" w:cs="Consolas"/>
            <w:sz w:val="14"/>
            <w:szCs w:val="14"/>
          </w:rPr>
          <w:t xml:space="preserve"> 25      "ph_cinza": (-1, 0.0, 100000.0, "m³/t"),</w:t>
        </w:r>
      </w:ins>
    </w:p>
    <w:p>
      <w:pPr>
        <w:shd w:val="clear" w:color="auto" w:fill="F7F7F7"/>
        <w:spacing w:before="0" w:after="0" w:line="180" w:lineRule="exact"/>
        <w:ind w:left="0" w:firstLine="0"/>
        <w:jc w:val="left"/>
        <w:rPr>
          <w:ins w:id="884108" w:author="Claude" w:date="2026-10-07T12:00:00Z"/>
        </w:rPr>
      </w:pPr>
      <w:ins w:id="884134" w:author="Claude" w:date="2026-10-07T12:00:00Z">
        <w:r>
          <w:rPr>
            <w:rFonts w:ascii="Consolas" w:hAnsi="Consolas" w:cs="Consolas"/>
            <w:sz w:val="14"/>
            <w:szCs w:val="14"/>
          </w:rPr>
          <w:t xml:space="preserve"> 26      "ecoeficiencia": (+1, 0.0, 10.0, "R$ de valor adicionado/kgCO2e"),</w:t>
        </w:r>
      </w:ins>
    </w:p>
    <w:p>
      <w:pPr>
        <w:shd w:val="clear" w:color="auto" w:fill="F7F7F7"/>
        <w:spacing w:before="0" w:after="0" w:line="180" w:lineRule="exact"/>
        <w:ind w:left="0" w:firstLine="0"/>
        <w:jc w:val="left"/>
        <w:rPr>
          <w:ins w:id="884108" w:author="Claude" w:date="2026-10-07T12:00:00Z"/>
        </w:rPr>
      </w:pPr>
      <w:ins w:id="884135" w:author="Claude" w:date="2026-10-07T12:00:00Z">
        <w:r>
          <w:rPr>
            <w:rFonts w:ascii="Consolas" w:hAnsi="Consolas" w:cs="Consolas"/>
            <w:sz w:val="14"/>
            <w:szCs w:val="14"/>
          </w:rPr>
          <w:t xml:space="preserve"> 27      "intensidade_carbono": (-1, 0.0, 4.0, "kgCO2e/kg"),</w:t>
        </w:r>
      </w:ins>
    </w:p>
    <w:p>
      <w:pPr>
        <w:shd w:val="clear" w:color="auto" w:fill="F7F7F7"/>
        <w:spacing w:before="0" w:after="0" w:line="180" w:lineRule="exact"/>
        <w:ind w:left="0" w:firstLine="0"/>
        <w:jc w:val="left"/>
        <w:rPr>
          <w:ins w:id="884108" w:author="Claude" w:date="2026-10-07T12:00:00Z"/>
        </w:rPr>
      </w:pPr>
      <w:ins w:id="884136" w:author="Claude" w:date="2026-10-07T12:00:00Z">
        <w:r>
          <w:rPr>
            <w:rFonts w:ascii="Consolas" w:hAnsi="Consolas" w:cs="Consolas"/>
            <w:sz w:val="14"/>
            <w:szCs w:val="14"/>
          </w:rPr>
          <w:t xml:space="preserve"> 28      "conformidade": (+1, 0.0, 10.0, "score 0–10"),</w:t>
        </w:r>
      </w:ins>
    </w:p>
    <w:p>
      <w:pPr>
        <w:shd w:val="clear" w:color="auto" w:fill="F7F7F7"/>
        <w:spacing w:before="0" w:after="0" w:line="180" w:lineRule="exact"/>
        <w:ind w:left="0" w:firstLine="0"/>
        <w:jc w:val="left"/>
        <w:rPr>
          <w:ins w:id="884108" w:author="Claude" w:date="2026-10-07T12:00:00Z"/>
        </w:rPr>
      </w:pPr>
      <w:ins w:id="884137" w:author="Claude" w:date="2026-10-07T12:00:00Z">
        <w:r>
          <w:rPr>
            <w:rFonts w:ascii="Consolas" w:hAnsi="Consolas" w:cs="Consolas"/>
            <w:sz w:val="14"/>
            <w:szCs w:val="14"/>
          </w:rPr>
          <w:t xml:space="preserve"> 29      "lso": (+1, 0.0, 100.0, "score 0–100 (Hurst; Ihlen, 2018)"),</w:t>
        </w:r>
      </w:ins>
    </w:p>
    <w:p>
      <w:pPr>
        <w:shd w:val="clear" w:color="auto" w:fill="F7F7F7"/>
        <w:spacing w:before="0" w:after="0" w:line="180" w:lineRule="exact"/>
        <w:ind w:left="0" w:firstLine="0"/>
        <w:jc w:val="left"/>
        <w:rPr>
          <w:ins w:id="884108" w:author="Claude" w:date="2026-10-07T12:00:00Z"/>
        </w:rPr>
      </w:pPr>
      <w:ins w:id="884138" w:author="Claude" w:date="2026-10-07T12:00:00Z">
        <w:r>
          <w:rPr>
            <w:rFonts w:ascii="Consolas" w:hAnsi="Consolas" w:cs="Consolas"/>
            <w:sz w:val="14"/>
            <w:szCs w:val="14"/>
          </w:rPr>
          <w:t xml:space="preserve"> 30      "rvl": (+1, 0.0, 100.0, "% do custo operacional (GRI 201-1/204-1)"),</w:t>
        </w:r>
      </w:ins>
    </w:p>
    <w:p>
      <w:pPr>
        <w:shd w:val="clear" w:color="auto" w:fill="F7F7F7"/>
        <w:spacing w:before="0" w:after="0" w:line="180" w:lineRule="exact"/>
        <w:ind w:left="0" w:firstLine="0"/>
        <w:jc w:val="left"/>
        <w:rPr>
          <w:ins w:id="884108" w:author="Claude" w:date="2026-10-07T12:00:00Z"/>
        </w:rPr>
      </w:pPr>
      <w:ins w:id="884139" w:author="Claude" w:date="2026-10-07T12:00:00Z">
        <w:r>
          <w:rPr>
            <w:rFonts w:ascii="Consolas" w:hAnsi="Consolas" w:cs="Consolas"/>
            <w:sz w:val="14"/>
            <w:szCs w:val="14"/>
          </w:rPr>
          <w:t xml:space="preserve"> 31      "radar_social": (+1, 0.0, 1.0, "média dos eixos do Radar Social"),</w:t>
        </w:r>
      </w:ins>
    </w:p>
    <w:p>
      <w:pPr>
        <w:shd w:val="clear" w:color="auto" w:fill="F7F7F7"/>
        <w:spacing w:before="0" w:after="0" w:line="180" w:lineRule="exact"/>
        <w:ind w:left="0" w:firstLine="0"/>
        <w:jc w:val="left"/>
        <w:rPr>
          <w:ins w:id="884108" w:author="Claude" w:date="2026-10-07T12:00:00Z"/>
        </w:rPr>
      </w:pPr>
      <w:ins w:id="884140" w:author="Claude" w:date="2026-10-07T12:00:00Z">
        <w:r>
          <w:rPr>
            <w:rFonts w:ascii="Consolas" w:hAnsi="Consolas" w:cs="Consolas"/>
            <w:sz w:val="14"/>
            <w:szCs w:val="14"/>
          </w:rPr>
          <w:t xml:space="preserve"> 32  }</w:t>
        </w:r>
      </w:ins>
    </w:p>
    <w:p>
      <w:pPr>
        <w:shd w:val="clear" w:color="auto" w:fill="F7F7F7"/>
        <w:spacing w:before="0" w:after="0" w:line="180" w:lineRule="exact"/>
        <w:ind w:left="0" w:firstLine="0"/>
        <w:jc w:val="left"/>
        <w:rPr>
          <w:ins w:id="884108" w:author="Claude" w:date="2026-10-07T12:00:00Z"/>
        </w:rPr>
      </w:pPr>
      <w:ins w:id="884141" w:author="Claude" w:date="2026-10-07T12:00:00Z">
        <w:r>
          <w:rPr>
            <w:rFonts w:ascii="Consolas" w:hAnsi="Consolas" w:cs="Consolas"/>
            <w:sz w:val="14"/>
            <w:szCs w:val="14"/>
          </w:rPr>
          <w:t xml:space="preserve"> 33  </w:t>
        </w:r>
      </w:ins>
    </w:p>
    <w:p>
      <w:pPr>
        <w:shd w:val="clear" w:color="auto" w:fill="F7F7F7"/>
        <w:spacing w:before="0" w:after="0" w:line="180" w:lineRule="exact"/>
        <w:ind w:left="0" w:firstLine="0"/>
        <w:jc w:val="left"/>
        <w:rPr>
          <w:ins w:id="884108" w:author="Claude" w:date="2026-10-07T12:00:00Z"/>
        </w:rPr>
      </w:pPr>
      <w:ins w:id="884142" w:author="Claude" w:date="2026-10-07T12:00:00Z">
        <w:r>
          <w:rPr>
            <w:rFonts w:ascii="Consolas" w:hAnsi="Consolas" w:cs="Consolas"/>
            <w:sz w:val="14"/>
            <w:szCs w:val="14"/>
          </w:rPr>
          <w:t xml:space="preserve"> 34  </w:t>
        </w:r>
      </w:ins>
    </w:p>
    <w:p>
      <w:pPr>
        <w:shd w:val="clear" w:color="auto" w:fill="F7F7F7"/>
        <w:spacing w:before="0" w:after="0" w:line="180" w:lineRule="exact"/>
        <w:ind w:left="0" w:firstLine="0"/>
        <w:jc w:val="left"/>
        <w:rPr>
          <w:ins w:id="884108" w:author="Claude" w:date="2026-10-07T12:00:00Z"/>
        </w:rPr>
      </w:pPr>
      <w:ins w:id="884143" w:author="Claude" w:date="2026-10-07T12:00:00Z">
        <w:r>
          <w:rPr>
            <w:rFonts w:ascii="Consolas" w:hAnsi="Consolas" w:cs="Consolas"/>
            <w:sz w:val="14"/>
            <w:szCs w:val="14"/>
          </w:rPr>
          <w:t xml:space="preserve"> 35  def normalizar(valor, sentido: int, minimo: float, maximo: float):</w:t>
        </w:r>
      </w:ins>
    </w:p>
    <w:p>
      <w:pPr>
        <w:shd w:val="clear" w:color="auto" w:fill="F7F7F7"/>
        <w:spacing w:before="0" w:after="0" w:line="180" w:lineRule="exact"/>
        <w:ind w:left="0" w:firstLine="0"/>
        <w:jc w:val="left"/>
        <w:rPr>
          <w:ins w:id="884108" w:author="Claude" w:date="2026-10-07T12:00:00Z"/>
        </w:rPr>
      </w:pPr>
      <w:ins w:id="884144" w:author="Claude" w:date="2026-10-07T12:00:00Z">
        <w:r>
          <w:rPr>
            <w:rFonts w:ascii="Consolas" w:hAnsi="Consolas" w:cs="Consolas"/>
            <w:sz w:val="14"/>
            <w:szCs w:val="14"/>
          </w:rPr>
          <w:t xml:space="preserve"> 36      v = np.nan_to_num(np.asarray(valor, dtype=float), nan=(minimo if sentido &gt; 0 else maximo))</w:t>
        </w:r>
      </w:ins>
    </w:p>
    <w:p>
      <w:pPr>
        <w:shd w:val="clear" w:color="auto" w:fill="F7F7F7"/>
        <w:spacing w:before="0" w:after="0" w:line="180" w:lineRule="exact"/>
        <w:ind w:left="0" w:firstLine="0"/>
        <w:jc w:val="left"/>
        <w:rPr>
          <w:ins w:id="884108" w:author="Claude" w:date="2026-10-07T12:00:00Z"/>
        </w:rPr>
      </w:pPr>
      <w:ins w:id="884145" w:author="Claude" w:date="2026-10-07T12:00:00Z">
        <w:r>
          <w:rPr>
            <w:rFonts w:ascii="Consolas" w:hAnsi="Consolas" w:cs="Consolas"/>
            <w:sz w:val="14"/>
            <w:szCs w:val="14"/>
          </w:rPr>
          <w:t xml:space="preserve"> 37      if maximo &lt;= minimo:</w:t>
        </w:r>
      </w:ins>
    </w:p>
    <w:p>
      <w:pPr>
        <w:shd w:val="clear" w:color="auto" w:fill="F7F7F7"/>
        <w:spacing w:before="0" w:after="0" w:line="180" w:lineRule="exact"/>
        <w:ind w:left="0" w:firstLine="0"/>
        <w:jc w:val="left"/>
        <w:rPr>
          <w:ins w:id="884108" w:author="Claude" w:date="2026-10-07T12:00:00Z"/>
        </w:rPr>
      </w:pPr>
      <w:ins w:id="884146" w:author="Claude" w:date="2026-10-07T12:00:00Z">
        <w:r>
          <w:rPr>
            <w:rFonts w:ascii="Consolas" w:hAnsi="Consolas" w:cs="Consolas"/>
            <w:sz w:val="14"/>
            <w:szCs w:val="14"/>
          </w:rPr>
          <w:t xml:space="preserve"> 38          return np.full_like(v, 0.5)</w:t>
        </w:r>
      </w:ins>
    </w:p>
    <w:p>
      <w:pPr>
        <w:shd w:val="clear" w:color="auto" w:fill="F7F7F7"/>
        <w:spacing w:before="0" w:after="0" w:line="180" w:lineRule="exact"/>
        <w:ind w:left="0" w:firstLine="0"/>
        <w:jc w:val="left"/>
        <w:rPr>
          <w:ins w:id="884108" w:author="Claude" w:date="2026-10-07T12:00:00Z"/>
        </w:rPr>
      </w:pPr>
      <w:ins w:id="884147" w:author="Claude" w:date="2026-10-07T12:00:00Z">
        <w:r>
          <w:rPr>
            <w:rFonts w:ascii="Consolas" w:hAnsi="Consolas" w:cs="Consolas"/>
            <w:sz w:val="14"/>
            <w:szCs w:val="14"/>
          </w:rPr>
          <w:t xml:space="preserve"> 39      z = (v - minimo) / (maximo - minimo) if sentido &gt; 0 else (maximo - v) / (maximo - minimo)</w:t>
        </w:r>
      </w:ins>
    </w:p>
    <w:p>
      <w:pPr>
        <w:shd w:val="clear" w:color="auto" w:fill="F7F7F7"/>
        <w:spacing w:before="0" w:after="0" w:line="180" w:lineRule="exact"/>
        <w:ind w:left="0" w:firstLine="0"/>
        <w:jc w:val="left"/>
        <w:rPr>
          <w:ins w:id="884108" w:author="Claude" w:date="2026-10-07T12:00:00Z"/>
        </w:rPr>
      </w:pPr>
      <w:ins w:id="884148" w:author="Claude" w:date="2026-10-07T12:00:00Z">
        <w:r>
          <w:rPr>
            <w:rFonts w:ascii="Consolas" w:hAnsi="Consolas" w:cs="Consolas"/>
            <w:sz w:val="14"/>
            <w:szCs w:val="14"/>
          </w:rPr>
          <w:t xml:space="preserve"> 40      return np.clip(z, 0, 1)</w:t>
        </w:r>
      </w:ins>
    </w:p>
    <w:p>
      <w:pPr>
        <w:shd w:val="clear" w:color="auto" w:fill="F7F7F7"/>
        <w:spacing w:before="0" w:after="0" w:line="180" w:lineRule="exact"/>
        <w:ind w:left="0" w:firstLine="0"/>
        <w:jc w:val="left"/>
        <w:rPr>
          <w:ins w:id="884108" w:author="Claude" w:date="2026-10-07T12:00:00Z"/>
        </w:rPr>
      </w:pPr>
      <w:ins w:id="884149" w:author="Claude" w:date="2026-10-07T12:00:00Z">
        <w:r>
          <w:rPr>
            <w:rFonts w:ascii="Consolas" w:hAnsi="Consolas" w:cs="Consolas"/>
            <w:sz w:val="14"/>
            <w:szCs w:val="14"/>
          </w:rPr>
          <w:t xml:space="preserve"> 41  </w:t>
        </w:r>
      </w:ins>
    </w:p>
    <w:p>
      <w:pPr>
        <w:shd w:val="clear" w:color="auto" w:fill="F7F7F7"/>
        <w:spacing w:before="0" w:after="0" w:line="180" w:lineRule="exact"/>
        <w:ind w:left="0" w:firstLine="0"/>
        <w:jc w:val="left"/>
        <w:rPr>
          <w:ins w:id="884108" w:author="Claude" w:date="2026-10-07T12:00:00Z"/>
        </w:rPr>
      </w:pPr>
      <w:ins w:id="884150" w:author="Claude" w:date="2026-10-07T12:00:00Z">
        <w:r>
          <w:rPr>
            <w:rFonts w:ascii="Consolas" w:hAnsi="Consolas" w:cs="Consolas"/>
            <w:sz w:val="14"/>
            <w:szCs w:val="14"/>
          </w:rPr>
          <w:t xml:space="preserve"> 42  </w:t>
        </w:r>
      </w:ins>
    </w:p>
    <w:p>
      <w:pPr>
        <w:shd w:val="clear" w:color="auto" w:fill="F7F7F7"/>
        <w:spacing w:before="0" w:after="0" w:line="180" w:lineRule="exact"/>
        <w:ind w:left="0" w:firstLine="0"/>
        <w:jc w:val="left"/>
        <w:rPr>
          <w:ins w:id="884108" w:author="Claude" w:date="2026-10-07T12:00:00Z"/>
        </w:rPr>
      </w:pPr>
      <w:ins w:id="884151" w:author="Claude" w:date="2026-10-07T12:00:00Z">
        <w:r>
          <w:rPr>
            <w:rFonts w:ascii="Consolas" w:hAnsi="Consolas" w:cs="Consolas"/>
            <w:sz w:val="14"/>
            <w:szCs w:val="14"/>
          </w:rPr>
          <w:t xml:space="preserve"> 43  def kpis_brutos(tec, eco, amb, soc) -&gt; Dict[str, np.ndarray]:</w:t>
        </w:r>
      </w:ins>
    </w:p>
    <w:p>
      <w:pPr>
        <w:shd w:val="clear" w:color="auto" w:fill="F7F7F7"/>
        <w:spacing w:before="0" w:after="0" w:line="180" w:lineRule="exact"/>
        <w:ind w:left="0" w:firstLine="0"/>
        <w:jc w:val="left"/>
        <w:rPr>
          <w:ins w:id="884108" w:author="Claude" w:date="2026-10-07T12:00:00Z"/>
        </w:rPr>
      </w:pPr>
      <w:ins w:id="884152" w:author="Claude" w:date="2026-10-07T12:00:00Z">
        <w:r>
          <w:rPr>
            <w:rFonts w:ascii="Consolas" w:hAnsi="Consolas" w:cs="Consolas"/>
            <w:sz w:val="14"/>
            <w:szCs w:val="14"/>
          </w:rPr>
          <w:t xml:space="preserve"> 44      return {</w:t>
        </w:r>
      </w:ins>
    </w:p>
    <w:p>
      <w:pPr>
        <w:shd w:val="clear" w:color="auto" w:fill="F7F7F7"/>
        <w:spacing w:before="0" w:after="0" w:line="180" w:lineRule="exact"/>
        <w:ind w:left="0" w:firstLine="0"/>
        <w:jc w:val="left"/>
        <w:rPr>
          <w:ins w:id="884108" w:author="Claude" w:date="2026-10-07T12:00:00Z"/>
        </w:rPr>
      </w:pPr>
      <w:ins w:id="884153" w:author="Claude" w:date="2026-10-07T12:00:00Z">
        <w:r>
          <w:rPr>
            <w:rFonts w:ascii="Consolas" w:hAnsi="Consolas" w:cs="Consolas"/>
            <w:sz w:val="14"/>
            <w:szCs w:val="14"/>
          </w:rPr>
          <w:t xml:space="preserve"> 45          "oee": tec["oee"],</w:t>
        </w:r>
      </w:ins>
    </w:p>
    <w:p>
      <w:pPr>
        <w:shd w:val="clear" w:color="auto" w:fill="F7F7F7"/>
        <w:spacing w:before="0" w:after="0" w:line="180" w:lineRule="exact"/>
        <w:ind w:left="0" w:firstLine="0"/>
        <w:jc w:val="left"/>
        <w:rPr>
          <w:ins w:id="884108" w:author="Claude" w:date="2026-10-07T12:00:00Z"/>
        </w:rPr>
      </w:pPr>
      <w:ins w:id="884154" w:author="Claude" w:date="2026-10-07T12:00:00Z">
        <w:r>
          <w:rPr>
            <w:rFonts w:ascii="Consolas" w:hAnsi="Consolas" w:cs="Consolas"/>
            <w:sz w:val="14"/>
            <w:szCs w:val="14"/>
          </w:rPr>
          <w:t xml:space="preserve"> 46          "fcr": tec["fcr"],</w:t>
        </w:r>
      </w:ins>
    </w:p>
    <w:p>
      <w:pPr>
        <w:shd w:val="clear" w:color="auto" w:fill="F7F7F7"/>
        <w:spacing w:before="0" w:after="0" w:line="180" w:lineRule="exact"/>
        <w:ind w:left="0" w:firstLine="0"/>
        <w:jc w:val="left"/>
        <w:rPr>
          <w:ins w:id="884108" w:author="Claude" w:date="2026-10-07T12:00:00Z"/>
        </w:rPr>
      </w:pPr>
      <w:ins w:id="884155" w:author="Claude" w:date="2026-10-07T12:00:00Z">
        <w:r>
          <w:rPr>
            <w:rFonts w:ascii="Consolas" w:hAnsi="Consolas" w:cs="Consolas"/>
            <w:sz w:val="14"/>
            <w:szCs w:val="14"/>
          </w:rPr>
          <w:t xml:space="preserve"> 47          "produtividade": tec["produtividade_relativa"],</w:t>
        </w:r>
      </w:ins>
    </w:p>
    <w:p>
      <w:pPr>
        <w:shd w:val="clear" w:color="auto" w:fill="F7F7F7"/>
        <w:spacing w:before="0" w:after="0" w:line="180" w:lineRule="exact"/>
        <w:ind w:left="0" w:firstLine="0"/>
        <w:jc w:val="left"/>
        <w:rPr>
          <w:ins w:id="884108" w:author="Claude" w:date="2026-10-07T12:00:00Z"/>
        </w:rPr>
      </w:pPr>
      <w:ins w:id="884156" w:author="Claude" w:date="2026-10-07T12:00:00Z">
        <w:r>
          <w:rPr>
            <w:rFonts w:ascii="Consolas" w:hAnsi="Consolas" w:cs="Consolas"/>
            <w:sz w:val="14"/>
            <w:szCs w:val="14"/>
          </w:rPr>
          <w:t xml:space="preserve"> 48          "vpl": safe_div(eco["vpl"], eco["investimento_total"], 0.0),</w:t>
        </w:r>
      </w:ins>
    </w:p>
    <w:p>
      <w:pPr>
        <w:shd w:val="clear" w:color="auto" w:fill="F7F7F7"/>
        <w:spacing w:before="0" w:after="0" w:line="180" w:lineRule="exact"/>
        <w:ind w:left="0" w:firstLine="0"/>
        <w:jc w:val="left"/>
        <w:rPr>
          <w:ins w:id="884108" w:author="Claude" w:date="2026-10-07T12:00:00Z"/>
        </w:rPr>
      </w:pPr>
      <w:ins w:id="884157" w:author="Claude" w:date="2026-10-07T12:00:00Z">
        <w:r>
          <w:rPr>
            <w:rFonts w:ascii="Consolas" w:hAnsi="Consolas" w:cs="Consolas"/>
            <w:sz w:val="14"/>
            <w:szCs w:val="14"/>
          </w:rPr>
          <w:t xml:space="preserve"> 49          "roi": eco["roi_anual_regime"],</w:t>
        </w:r>
      </w:ins>
    </w:p>
    <w:p>
      <w:pPr>
        <w:shd w:val="clear" w:color="auto" w:fill="F7F7F7"/>
        <w:spacing w:before="0" w:after="0" w:line="180" w:lineRule="exact"/>
        <w:ind w:left="0" w:firstLine="0"/>
        <w:jc w:val="left"/>
        <w:rPr>
          <w:ins w:id="884108" w:author="Claude" w:date="2026-10-07T12:00:00Z"/>
        </w:rPr>
      </w:pPr>
      <w:ins w:id="884158" w:author="Claude" w:date="2026-10-07T12:00:00Z">
        <w:r>
          <w:rPr>
            <w:rFonts w:ascii="Consolas" w:hAnsi="Consolas" w:cs="Consolas"/>
            <w:sz w:val="14"/>
            <w:szCs w:val="14"/>
          </w:rPr>
          <w:t xml:space="preserve"> 50          "margem_seguranca": eco["margem_seguranca"],</w:t>
        </w:r>
      </w:ins>
    </w:p>
    <w:p>
      <w:pPr>
        <w:shd w:val="clear" w:color="auto" w:fill="F7F7F7"/>
        <w:spacing w:before="0" w:after="0" w:line="180" w:lineRule="exact"/>
        <w:ind w:left="0" w:firstLine="0"/>
        <w:jc w:val="left"/>
        <w:rPr>
          <w:ins w:id="884108" w:author="Claude" w:date="2026-10-07T12:00:00Z"/>
        </w:rPr>
      </w:pPr>
      <w:ins w:id="884159" w:author="Claude" w:date="2026-10-07T12:00:00Z">
        <w:r>
          <w:rPr>
            <w:rFonts w:ascii="Consolas" w:hAnsi="Consolas" w:cs="Consolas"/>
            <w:sz w:val="14"/>
            <w:szCs w:val="14"/>
          </w:rPr>
          <w:t xml:space="preserve"> 51          "ph_azul": amb["ph_azul_m3_t"],</w:t>
        </w:r>
      </w:ins>
    </w:p>
    <w:p>
      <w:pPr>
        <w:shd w:val="clear" w:color="auto" w:fill="F7F7F7"/>
        <w:spacing w:before="0" w:after="0" w:line="180" w:lineRule="exact"/>
        <w:ind w:left="0" w:firstLine="0"/>
        <w:jc w:val="left"/>
        <w:rPr>
          <w:ins w:id="884108" w:author="Claude" w:date="2026-10-07T12:00:00Z"/>
        </w:rPr>
      </w:pPr>
      <w:ins w:id="884160" w:author="Claude" w:date="2026-10-07T12:00:00Z">
        <w:r>
          <w:rPr>
            <w:rFonts w:ascii="Consolas" w:hAnsi="Consolas" w:cs="Consolas"/>
            <w:sz w:val="14"/>
            <w:szCs w:val="14"/>
          </w:rPr>
          <w:t xml:space="preserve"> 52          "ph_cinza": amb["ph_cinza_m3_t"],</w:t>
        </w:r>
      </w:ins>
    </w:p>
    <w:p>
      <w:pPr>
        <w:shd w:val="clear" w:color="auto" w:fill="F7F7F7"/>
        <w:spacing w:before="0" w:after="0" w:line="180" w:lineRule="exact"/>
        <w:ind w:left="0" w:firstLine="0"/>
        <w:jc w:val="left"/>
        <w:rPr>
          <w:ins w:id="884108" w:author="Claude" w:date="2026-10-07T12:00:00Z"/>
        </w:rPr>
      </w:pPr>
      <w:ins w:id="884161" w:author="Claude" w:date="2026-10-07T12:00:00Z">
        <w:r>
          <w:rPr>
            <w:rFonts w:ascii="Consolas" w:hAnsi="Consolas" w:cs="Consolas"/>
            <w:sz w:val="14"/>
            <w:szCs w:val="14"/>
          </w:rPr>
          <w:t xml:space="preserve"> 53          "ecoeficiencia": amb["ecoeficiencia_r_por_kgco2e"],   # NaN (indefinida) -&gt; 0</w:t>
        </w:r>
      </w:ins>
    </w:p>
    <w:p>
      <w:pPr>
        <w:shd w:val="clear" w:color="auto" w:fill="F7F7F7"/>
        <w:spacing w:before="0" w:after="0" w:line="180" w:lineRule="exact"/>
        <w:ind w:left="0" w:firstLine="0"/>
        <w:jc w:val="left"/>
        <w:rPr>
          <w:ins w:id="884108" w:author="Claude" w:date="2026-10-07T12:00:00Z"/>
        </w:rPr>
      </w:pPr>
      <w:ins w:id="884162" w:author="Claude" w:date="2026-10-07T12:00:00Z">
        <w:r>
          <w:rPr>
            <w:rFonts w:ascii="Consolas" w:hAnsi="Consolas" w:cs="Consolas"/>
            <w:sz w:val="14"/>
            <w:szCs w:val="14"/>
          </w:rPr>
          <w:t xml:space="preserve"> 54          "intensidade_carbono": amb["intensidade_carbono_kgco2e_kg"],</w:t>
        </w:r>
      </w:ins>
    </w:p>
    <w:p>
      <w:pPr>
        <w:shd w:val="clear" w:color="auto" w:fill="F7F7F7"/>
        <w:spacing w:before="0" w:after="0" w:line="180" w:lineRule="exact"/>
        <w:ind w:left="0" w:firstLine="0"/>
        <w:jc w:val="left"/>
        <w:rPr>
          <w:ins w:id="884108" w:author="Claude" w:date="2026-10-07T12:00:00Z"/>
        </w:rPr>
      </w:pPr>
      <w:ins w:id="884163" w:author="Claude" w:date="2026-10-07T12:00:00Z">
        <w:r>
          <w:rPr>
            <w:rFonts w:ascii="Consolas" w:hAnsi="Consolas" w:cs="Consolas"/>
            <w:sz w:val="14"/>
            <w:szCs w:val="14"/>
          </w:rPr>
          <w:t xml:space="preserve"> 55          "conformidade": np.full_like(tec["oee"], amb["conformidade_0_10"]),</w:t>
        </w:r>
      </w:ins>
    </w:p>
    <w:p>
      <w:pPr>
        <w:shd w:val="clear" w:color="auto" w:fill="F7F7F7"/>
        <w:spacing w:before="0" w:after="0" w:line="180" w:lineRule="exact"/>
        <w:ind w:left="0" w:firstLine="0"/>
        <w:jc w:val="left"/>
        <w:rPr>
          <w:ins w:id="884108" w:author="Claude" w:date="2026-10-07T12:00:00Z"/>
        </w:rPr>
      </w:pPr>
      <w:ins w:id="884164" w:author="Claude" w:date="2026-10-07T12:00:00Z">
        <w:r>
          <w:rPr>
            <w:rFonts w:ascii="Consolas" w:hAnsi="Consolas" w:cs="Consolas"/>
            <w:sz w:val="14"/>
            <w:szCs w:val="14"/>
          </w:rPr>
          <w:t xml:space="preserve"> 56          "lso": soc["lso_0_100"],</w:t>
        </w:r>
      </w:ins>
    </w:p>
    <w:p>
      <w:pPr>
        <w:shd w:val="clear" w:color="auto" w:fill="F7F7F7"/>
        <w:spacing w:before="0" w:after="0" w:line="180" w:lineRule="exact"/>
        <w:ind w:left="0" w:firstLine="0"/>
        <w:jc w:val="left"/>
        <w:rPr>
          <w:ins w:id="884108" w:author="Claude" w:date="2026-10-07T12:00:00Z"/>
        </w:rPr>
      </w:pPr>
      <w:ins w:id="884165" w:author="Claude" w:date="2026-10-07T12:00:00Z">
        <w:r>
          <w:rPr>
            <w:rFonts w:ascii="Consolas" w:hAnsi="Consolas" w:cs="Consolas"/>
            <w:sz w:val="14"/>
            <w:szCs w:val="14"/>
          </w:rPr>
          <w:t xml:space="preserve"> 57          "rvl": soc["rvl_pct"],</w:t>
        </w:r>
      </w:ins>
    </w:p>
    <w:p>
      <w:pPr>
        <w:shd w:val="clear" w:color="auto" w:fill="F7F7F7"/>
        <w:spacing w:before="0" w:after="0" w:line="180" w:lineRule="exact"/>
        <w:ind w:left="0" w:firstLine="0"/>
        <w:jc w:val="left"/>
        <w:rPr>
          <w:ins w:id="884108" w:author="Claude" w:date="2026-10-07T12:00:00Z"/>
        </w:rPr>
      </w:pPr>
      <w:ins w:id="884166" w:author="Claude" w:date="2026-10-07T12:00:00Z">
        <w:r>
          <w:rPr>
            <w:rFonts w:ascii="Consolas" w:hAnsi="Consolas" w:cs="Consolas"/>
            <w:sz w:val="14"/>
            <w:szCs w:val="14"/>
          </w:rPr>
          <w:t xml:space="preserve"> 58          "radar_social": soc["radar_social_score"],</w:t>
        </w:r>
      </w:ins>
    </w:p>
    <w:p>
      <w:pPr>
        <w:shd w:val="clear" w:color="auto" w:fill="F7F7F7"/>
        <w:spacing w:before="0" w:after="0" w:line="180" w:lineRule="exact"/>
        <w:ind w:left="0" w:firstLine="0"/>
        <w:jc w:val="left"/>
        <w:rPr>
          <w:ins w:id="884108" w:author="Claude" w:date="2026-10-07T12:00:00Z"/>
        </w:rPr>
      </w:pPr>
      <w:ins w:id="884167" w:author="Claude" w:date="2026-10-07T12:00:00Z">
        <w:r>
          <w:rPr>
            <w:rFonts w:ascii="Consolas" w:hAnsi="Consolas" w:cs="Consolas"/>
            <w:sz w:val="14"/>
            <w:szCs w:val="14"/>
          </w:rPr>
          <w:t xml:space="preserve"> 59      }</w:t>
        </w:r>
      </w:ins>
    </w:p>
    <w:p>
      <w:pPr>
        <w:shd w:val="clear" w:color="auto" w:fill="F7F7F7"/>
        <w:spacing w:before="0" w:after="0" w:line="180" w:lineRule="exact"/>
        <w:ind w:left="0" w:firstLine="0"/>
        <w:jc w:val="left"/>
        <w:rPr>
          <w:ins w:id="884108" w:author="Claude" w:date="2026-10-07T12:00:00Z"/>
        </w:rPr>
      </w:pPr>
      <w:ins w:id="884168" w:author="Claude" w:date="2026-10-07T12:00:00Z">
        <w:r>
          <w:rPr>
            <w:rFonts w:ascii="Consolas" w:hAnsi="Consolas" w:cs="Consolas"/>
            <w:sz w:val="14"/>
            <w:szCs w:val="14"/>
          </w:rPr>
          <w:t xml:space="preserve"> 60  </w:t>
        </w:r>
      </w:ins>
    </w:p>
    <w:p>
      <w:pPr>
        <w:shd w:val="clear" w:color="auto" w:fill="F7F7F7"/>
        <w:spacing w:before="0" w:after="0" w:line="180" w:lineRule="exact"/>
        <w:ind w:left="0" w:firstLine="0"/>
        <w:jc w:val="left"/>
        <w:rPr>
          <w:ins w:id="884108" w:author="Claude" w:date="2026-10-07T12:00:00Z"/>
        </w:rPr>
      </w:pPr>
      <w:ins w:id="884169" w:author="Claude" w:date="2026-10-07T12:00:00Z">
        <w:r>
          <w:rPr>
            <w:rFonts w:ascii="Consolas" w:hAnsi="Consolas" w:cs="Consolas"/>
            <w:sz w:val="14"/>
            <w:szCs w:val="14"/>
          </w:rPr>
          <w:t xml:space="preserve"> 61  </w:t>
        </w:r>
      </w:ins>
    </w:p>
    <w:p>
      <w:pPr>
        <w:shd w:val="clear" w:color="auto" w:fill="F7F7F7"/>
        <w:spacing w:before="0" w:after="0" w:line="180" w:lineRule="exact"/>
        <w:ind w:left="0" w:firstLine="0"/>
        <w:jc w:val="left"/>
        <w:rPr>
          <w:ins w:id="884108" w:author="Claude" w:date="2026-10-07T12:00:00Z"/>
        </w:rPr>
      </w:pPr>
      <w:ins w:id="884170" w:author="Claude" w:date="2026-10-07T12:00:00Z">
        <w:r>
          <w:rPr>
            <w:rFonts w:ascii="Consolas" w:hAnsi="Consolas" w:cs="Consolas"/>
            <w:sz w:val="14"/>
            <w:szCs w:val="14"/>
          </w:rPr>
          <w:t xml:space="preserve"> 62  # ---------------------------------------------------------------------------</w:t>
        </w:r>
      </w:ins>
    </w:p>
    <w:p>
      <w:pPr>
        <w:shd w:val="clear" w:color="auto" w:fill="F7F7F7"/>
        <w:spacing w:before="0" w:after="0" w:line="180" w:lineRule="exact"/>
        <w:ind w:left="0" w:firstLine="0"/>
        <w:jc w:val="left"/>
        <w:rPr>
          <w:ins w:id="884108" w:author="Claude" w:date="2026-10-07T12:00:00Z"/>
        </w:rPr>
      </w:pPr>
      <w:ins w:id="884171" w:author="Claude" w:date="2026-10-07T12:00:00Z">
        <w:r>
          <w:rPr>
            <w:rFonts w:ascii="Consolas" w:hAnsi="Consolas" w:cs="Consolas"/>
            <w:sz w:val="14"/>
            <w:szCs w:val="14"/>
          </w:rPr>
          <w:t xml:space="preserve"> 63  # Pesos: Likert (Quadro 7), AHP e preset</w:t>
        </w:r>
      </w:ins>
    </w:p>
    <w:p>
      <w:pPr>
        <w:shd w:val="clear" w:color="auto" w:fill="F7F7F7"/>
        <w:spacing w:before="0" w:after="0" w:line="180" w:lineRule="exact"/>
        <w:ind w:left="0" w:firstLine="0"/>
        <w:jc w:val="left"/>
        <w:rPr>
          <w:ins w:id="884108" w:author="Claude" w:date="2026-10-07T12:00:00Z"/>
        </w:rPr>
      </w:pPr>
      <w:ins w:id="884172" w:author="Claude" w:date="2026-10-07T12:00:00Z">
        <w:r>
          <w:rPr>
            <w:rFonts w:ascii="Consolas" w:hAnsi="Consolas" w:cs="Consolas"/>
            <w:sz w:val="14"/>
            <w:szCs w:val="14"/>
          </w:rPr>
          <w:t xml:space="preserve"> 64  # ---------------------------------------------------------------------------</w:t>
        </w:r>
      </w:ins>
    </w:p>
    <w:p>
      <w:pPr>
        <w:shd w:val="clear" w:color="auto" w:fill="F7F7F7"/>
        <w:spacing w:before="0" w:after="0" w:line="180" w:lineRule="exact"/>
        <w:ind w:left="0" w:firstLine="0"/>
        <w:jc w:val="left"/>
        <w:rPr>
          <w:ins w:id="884108" w:author="Claude" w:date="2026-10-07T12:00:00Z"/>
        </w:rPr>
      </w:pPr>
      <w:ins w:id="884173" w:author="Claude" w:date="2026-10-07T12:00:00Z">
        <w:r>
          <w:rPr>
            <w:rFonts w:ascii="Consolas" w:hAnsi="Consolas" w:cs="Consolas"/>
            <w:sz w:val="14"/>
            <w:szCs w:val="14"/>
          </w:rPr>
          <w:t xml:space="preserve"> 65  </w:t>
        </w:r>
      </w:ins>
    </w:p>
    <w:p>
      <w:pPr>
        <w:shd w:val="clear" w:color="auto" w:fill="F7F7F7"/>
        <w:spacing w:before="0" w:after="0" w:line="180" w:lineRule="exact"/>
        <w:ind w:left="0" w:firstLine="0"/>
        <w:jc w:val="left"/>
        <w:rPr>
          <w:ins w:id="884108" w:author="Claude" w:date="2026-10-07T12:00:00Z"/>
        </w:rPr>
      </w:pPr>
      <w:ins w:id="884174" w:author="Claude" w:date="2026-10-07T12:00:00Z">
        <w:r>
          <w:rPr>
            <w:rFonts w:ascii="Consolas" w:hAnsi="Consolas" w:cs="Consolas"/>
            <w:sz w:val="14"/>
            <w:szCs w:val="14"/>
          </w:rPr>
          <w:t xml:space="preserve"> 66  def pesos_likert(avaliacoes: Dict[str, Dict[str, int]]) -&gt; Dict[str, Any]:</w:t>
        </w:r>
      </w:ins>
    </w:p>
    <w:p>
      <w:pPr>
        <w:shd w:val="clear" w:color="auto" w:fill="F7F7F7"/>
        <w:spacing w:before="0" w:after="0" w:line="180" w:lineRule="exact"/>
        <w:ind w:left="0" w:firstLine="0"/>
        <w:jc w:val="left"/>
        <w:rPr>
          <w:ins w:id="884108" w:author="Claude" w:date="2026-10-07T12:00:00Z"/>
        </w:rPr>
      </w:pPr>
      <w:ins w:id="884175" w:author="Claude" w:date="2026-10-07T12:00:00Z">
        <w:r>
          <w:rPr>
            <w:rFonts w:ascii="Consolas" w:hAnsi="Consolas" w:cs="Consolas"/>
            <w:sz w:val="14"/>
            <w:szCs w:val="14"/>
          </w:rPr>
          <w:t xml:space="preserve"> 67      """Pesos relativos a partir da escala Likert de 1 a 5 (Seção 3.4).</w:t>
        </w:r>
      </w:ins>
    </w:p>
    <w:p>
      <w:pPr>
        <w:shd w:val="clear" w:color="auto" w:fill="F7F7F7"/>
        <w:spacing w:before="0" w:after="0" w:line="180" w:lineRule="exact"/>
        <w:ind w:left="0" w:firstLine="0"/>
        <w:jc w:val="left"/>
        <w:rPr>
          <w:ins w:id="884108" w:author="Claude" w:date="2026-10-07T12:00:00Z"/>
        </w:rPr>
      </w:pPr>
      <w:ins w:id="884176" w:author="Claude" w:date="2026-10-07T12:00:00Z">
        <w:r>
          <w:rPr>
            <w:rFonts w:ascii="Consolas" w:hAnsi="Consolas" w:cs="Consolas"/>
            <w:sz w:val="14"/>
            <w:szCs w:val="14"/>
          </w:rPr>
          <w:t xml:space="preserve"> 68  </w:t>
        </w:r>
      </w:ins>
    </w:p>
    <w:p>
      <w:pPr>
        <w:shd w:val="clear" w:color="auto" w:fill="F7F7F7"/>
        <w:spacing w:before="0" w:after="0" w:line="180" w:lineRule="exact"/>
        <w:ind w:left="0" w:firstLine="0"/>
        <w:jc w:val="left"/>
        <w:rPr>
          <w:ins w:id="884108" w:author="Claude" w:date="2026-10-07T12:00:00Z"/>
        </w:rPr>
      </w:pPr>
      <w:ins w:id="884177" w:author="Claude" w:date="2026-10-07T12:00:00Z">
        <w:r>
          <w:rPr>
            <w:rFonts w:ascii="Consolas" w:hAnsi="Consolas" w:cs="Consolas"/>
            <w:sz w:val="14"/>
            <w:szCs w:val="14"/>
          </w:rPr>
          <w:t xml:space="preserve"> 69      Para cada avaliador, peso = escore / soma dos escores; o peso final é a</w:t>
        </w:r>
      </w:ins>
    </w:p>
    <w:p>
      <w:pPr>
        <w:shd w:val="clear" w:color="auto" w:fill="F7F7F7"/>
        <w:spacing w:before="0" w:after="0" w:line="180" w:lineRule="exact"/>
        <w:ind w:left="0" w:firstLine="0"/>
        <w:jc w:val="left"/>
        <w:rPr>
          <w:ins w:id="884108" w:author="Claude" w:date="2026-10-07T12:00:00Z"/>
        </w:rPr>
      </w:pPr>
      <w:ins w:id="884178" w:author="Claude" w:date="2026-10-07T12:00:00Z">
        <w:r>
          <w:rPr>
            <w:rFonts w:ascii="Consolas" w:hAnsi="Consolas" w:cs="Consolas"/>
            <w:sz w:val="14"/>
            <w:szCs w:val="14"/>
          </w:rPr>
          <w:t xml:space="preserve"> 70      média entre avaliadores (triangulação). Informa a divergência por critério.</w:t>
        </w:r>
      </w:ins>
    </w:p>
    <w:p>
      <w:pPr>
        <w:shd w:val="clear" w:color="auto" w:fill="F7F7F7"/>
        <w:spacing w:before="0" w:after="0" w:line="180" w:lineRule="exact"/>
        <w:ind w:left="0" w:firstLine="0"/>
        <w:jc w:val="left"/>
        <w:rPr>
          <w:ins w:id="884108" w:author="Claude" w:date="2026-10-07T12:00:00Z"/>
        </w:rPr>
      </w:pPr>
      <w:ins w:id="884179" w:author="Claude" w:date="2026-10-07T12:00:00Z">
        <w:r>
          <w:rPr>
            <w:rFonts w:ascii="Consolas" w:hAnsi="Consolas" w:cs="Consolas"/>
            <w:sz w:val="14"/>
            <w:szCs w:val="14"/>
          </w:rPr>
          <w:t xml:space="preserve"> 71      """</w:t>
        </w:r>
      </w:ins>
    </w:p>
    <w:p>
      <w:pPr>
        <w:shd w:val="clear" w:color="auto" w:fill="F7F7F7"/>
        <w:spacing w:before="0" w:after="0" w:line="180" w:lineRule="exact"/>
        <w:ind w:left="0" w:firstLine="0"/>
        <w:jc w:val="left"/>
        <w:rPr>
          <w:ins w:id="884108" w:author="Claude" w:date="2026-10-07T12:00:00Z"/>
        </w:rPr>
      </w:pPr>
      <w:ins w:id="884180" w:author="Claude" w:date="2026-10-07T12:00:00Z">
        <w:r>
          <w:rPr>
            <w:rFonts w:ascii="Consolas" w:hAnsi="Consolas" w:cs="Consolas"/>
            <w:sz w:val="14"/>
            <w:szCs w:val="14"/>
          </w:rPr>
          <w:t xml:space="preserve"> 72      if not avaliacoes:</w:t>
        </w:r>
      </w:ins>
    </w:p>
    <w:p>
      <w:pPr>
        <w:shd w:val="clear" w:color="auto" w:fill="F7F7F7"/>
        <w:spacing w:before="0" w:after="0" w:line="180" w:lineRule="exact"/>
        <w:ind w:left="0" w:firstLine="0"/>
        <w:jc w:val="left"/>
        <w:rPr>
          <w:ins w:id="884108" w:author="Claude" w:date="2026-10-07T12:00:00Z"/>
        </w:rPr>
      </w:pPr>
      <w:ins w:id="884181" w:author="Claude" w:date="2026-10-07T12:00:00Z">
        <w:r>
          <w:rPr>
            <w:rFonts w:ascii="Consolas" w:hAnsi="Consolas" w:cs="Consolas"/>
            <w:sz w:val="14"/>
            <w:szCs w:val="14"/>
          </w:rPr>
          <w:t xml:space="preserve"> 73          raise ValueError("Nenhuma avaliação Likert informada")</w:t>
        </w:r>
      </w:ins>
    </w:p>
    <w:p>
      <w:pPr>
        <w:shd w:val="clear" w:color="auto" w:fill="F7F7F7"/>
        <w:spacing w:before="0" w:after="0" w:line="180" w:lineRule="exact"/>
        <w:ind w:left="0" w:firstLine="0"/>
        <w:jc w:val="left"/>
        <w:rPr>
          <w:ins w:id="884108" w:author="Claude" w:date="2026-10-07T12:00:00Z"/>
        </w:rPr>
      </w:pPr>
      <w:ins w:id="884182" w:author="Claude" w:date="2026-10-07T12:00:00Z">
        <w:r>
          <w:rPr>
            <w:rFonts w:ascii="Consolas" w:hAnsi="Consolas" w:cs="Consolas"/>
            <w:sz w:val="14"/>
            <w:szCs w:val="14"/>
          </w:rPr>
          <w:t xml:space="preserve"> 74      df = pd.DataFrame(avaliacoes).astype(float)          # linhas: critérios; colunas: avaliadores</w:t>
        </w:r>
      </w:ins>
    </w:p>
    <w:p>
      <w:pPr>
        <w:shd w:val="clear" w:color="auto" w:fill="F7F7F7"/>
        <w:spacing w:before="0" w:after="0" w:line="180" w:lineRule="exact"/>
        <w:ind w:left="0" w:firstLine="0"/>
        <w:jc w:val="left"/>
        <w:rPr>
          <w:ins w:id="884108" w:author="Claude" w:date="2026-10-07T12:00:00Z"/>
        </w:rPr>
      </w:pPr>
      <w:ins w:id="884183" w:author="Claude" w:date="2026-10-07T12:00:00Z">
        <w:r>
          <w:rPr>
            <w:rFonts w:ascii="Consolas" w:hAnsi="Consolas" w:cs="Consolas"/>
            <w:sz w:val="14"/>
            <w:szCs w:val="14"/>
          </w:rPr>
          <w:t xml:space="preserve"> 75      if df.isna().any().any():</w:t>
        </w:r>
      </w:ins>
    </w:p>
    <w:p>
      <w:pPr>
        <w:shd w:val="clear" w:color="auto" w:fill="F7F7F7"/>
        <w:spacing w:before="0" w:after="0" w:line="180" w:lineRule="exact"/>
        <w:ind w:left="0" w:firstLine="0"/>
        <w:jc w:val="left"/>
        <w:rPr>
          <w:ins w:id="884108" w:author="Claude" w:date="2026-10-07T12:00:00Z"/>
        </w:rPr>
      </w:pPr>
      <w:ins w:id="884184" w:author="Claude" w:date="2026-10-07T12:00:00Z">
        <w:r>
          <w:rPr>
            <w:rFonts w:ascii="Consolas" w:hAnsi="Consolas" w:cs="Consolas"/>
            <w:sz w:val="14"/>
            <w:szCs w:val="14"/>
          </w:rPr>
          <w:t xml:space="preserve"> 76          raise ValueError("Todos os avaliadores devem pontuar todos os critérios")</w:t>
        </w:r>
      </w:ins>
    </w:p>
    <w:p>
      <w:pPr>
        <w:shd w:val="clear" w:color="auto" w:fill="F7F7F7"/>
        <w:spacing w:before="0" w:after="0" w:line="180" w:lineRule="exact"/>
        <w:ind w:left="0" w:firstLine="0"/>
        <w:jc w:val="left"/>
        <w:rPr>
          <w:ins w:id="884108" w:author="Claude" w:date="2026-10-07T12:00:00Z"/>
        </w:rPr>
      </w:pPr>
      <w:ins w:id="884185" w:author="Claude" w:date="2026-10-07T12:00:00Z">
        <w:r>
          <w:rPr>
            <w:rFonts w:ascii="Consolas" w:hAnsi="Consolas" w:cs="Consolas"/>
            <w:sz w:val="14"/>
            <w:szCs w:val="14"/>
          </w:rPr>
          <w:t xml:space="preserve"> 77      if ((df &lt; 1) | (df &gt; 5)).any().any() or (df % 1 != 0).any().any():</w:t>
        </w:r>
      </w:ins>
    </w:p>
    <w:p>
      <w:pPr>
        <w:shd w:val="clear" w:color="auto" w:fill="F7F7F7"/>
        <w:spacing w:before="0" w:after="0" w:line="180" w:lineRule="exact"/>
        <w:ind w:left="0" w:firstLine="0"/>
        <w:jc w:val="left"/>
        <w:rPr>
          <w:ins w:id="884108" w:author="Claude" w:date="2026-10-07T12:00:00Z"/>
        </w:rPr>
      </w:pPr>
      <w:ins w:id="884186" w:author="Claude" w:date="2026-10-07T12:00:00Z">
        <w:r>
          <w:rPr>
            <w:rFonts w:ascii="Consolas" w:hAnsi="Consolas" w:cs="Consolas"/>
            <w:sz w:val="14"/>
            <w:szCs w:val="14"/>
          </w:rPr>
          <w:t xml:space="preserve"> 78          raise ValueError("Escores Likert devem ser inteiros entre 1 e 5")</w:t>
        </w:r>
      </w:ins>
    </w:p>
    <w:p>
      <w:pPr>
        <w:shd w:val="clear" w:color="auto" w:fill="F7F7F7"/>
        <w:spacing w:before="0" w:after="0" w:line="180" w:lineRule="exact"/>
        <w:ind w:left="0" w:firstLine="0"/>
        <w:jc w:val="left"/>
        <w:rPr>
          <w:ins w:id="884108" w:author="Claude" w:date="2026-10-07T12:00:00Z"/>
        </w:rPr>
      </w:pPr>
      <w:ins w:id="884187" w:author="Claude" w:date="2026-10-07T12:00:00Z">
        <w:r>
          <w:rPr>
            <w:rFonts w:ascii="Consolas" w:hAnsi="Consolas" w:cs="Consolas"/>
            <w:sz w:val="14"/>
            <w:szCs w:val="14"/>
          </w:rPr>
          <w:t xml:space="preserve"> 79      pesos_av = df / df.sum(axis=0)</w:t>
        </w:r>
      </w:ins>
    </w:p>
    <w:p>
      <w:pPr>
        <w:shd w:val="clear" w:color="auto" w:fill="F7F7F7"/>
        <w:spacing w:before="0" w:after="0" w:line="180" w:lineRule="exact"/>
        <w:ind w:left="0" w:firstLine="0"/>
        <w:jc w:val="left"/>
        <w:rPr>
          <w:ins w:id="884108" w:author="Claude" w:date="2026-10-07T12:00:00Z"/>
        </w:rPr>
      </w:pPr>
      <w:ins w:id="884188" w:author="Claude" w:date="2026-10-07T12:00:00Z">
        <w:r>
          <w:rPr>
            <w:rFonts w:ascii="Consolas" w:hAnsi="Consolas" w:cs="Consolas"/>
            <w:sz w:val="14"/>
            <w:szCs w:val="14"/>
          </w:rPr>
          <w:t xml:space="preserve"> 80      pesos = pesos_av.mean(axis=1)</w:t>
        </w:r>
      </w:ins>
    </w:p>
    <w:p>
      <w:pPr>
        <w:shd w:val="clear" w:color="auto" w:fill="F7F7F7"/>
        <w:spacing w:before="0" w:after="0" w:line="180" w:lineRule="exact"/>
        <w:ind w:left="0" w:firstLine="0"/>
        <w:jc w:val="left"/>
        <w:rPr>
          <w:ins w:id="884108" w:author="Claude" w:date="2026-10-07T12:00:00Z"/>
        </w:rPr>
      </w:pPr>
      <w:ins w:id="884189" w:author="Claude" w:date="2026-10-07T12:00:00Z">
        <w:r>
          <w:rPr>
            <w:rFonts w:ascii="Consolas" w:hAnsi="Consolas" w:cs="Consolas"/>
            <w:sz w:val="14"/>
            <w:szCs w:val="14"/>
          </w:rPr>
          <w:t xml:space="preserve"> 81      pesos = pesos / pesos.sum()</w:t>
        </w:r>
      </w:ins>
    </w:p>
    <w:p>
      <w:pPr>
        <w:shd w:val="clear" w:color="auto" w:fill="F7F7F7"/>
        <w:spacing w:before="0" w:after="0" w:line="180" w:lineRule="exact"/>
        <w:ind w:left="0" w:firstLine="0"/>
        <w:jc w:val="left"/>
        <w:rPr>
          <w:ins w:id="884108" w:author="Claude" w:date="2026-10-07T12:00:00Z"/>
        </w:rPr>
      </w:pPr>
      <w:ins w:id="884190" w:author="Claude" w:date="2026-10-07T12:00:00Z">
        <w:r>
          <w:rPr>
            <w:rFonts w:ascii="Consolas" w:hAnsi="Consolas" w:cs="Consolas"/>
            <w:sz w:val="14"/>
            <w:szCs w:val="14"/>
          </w:rPr>
          <w:t xml:space="preserve"> 82      tabela = df.copy()</w:t>
        </w:r>
      </w:ins>
    </w:p>
    <w:p>
      <w:pPr>
        <w:shd w:val="clear" w:color="auto" w:fill="F7F7F7"/>
        <w:spacing w:before="0" w:after="0" w:line="180" w:lineRule="exact"/>
        <w:ind w:left="0" w:firstLine="0"/>
        <w:jc w:val="left"/>
        <w:rPr>
          <w:ins w:id="884108" w:author="Claude" w:date="2026-10-07T12:00:00Z"/>
        </w:rPr>
      </w:pPr>
      <w:ins w:id="884191" w:author="Claude" w:date="2026-10-07T12:00:00Z">
        <w:r>
          <w:rPr>
            <w:rFonts w:ascii="Consolas" w:hAnsi="Consolas" w:cs="Consolas"/>
            <w:sz w:val="14"/>
            <w:szCs w:val="14"/>
          </w:rPr>
          <w:t xml:space="preserve"> 83      tabela.columns = [f"Escore — {c}" for c in df.columns]</w:t>
        </w:r>
      </w:ins>
    </w:p>
    <w:p>
      <w:pPr>
        <w:shd w:val="clear" w:color="auto" w:fill="F7F7F7"/>
        <w:spacing w:before="0" w:after="0" w:line="180" w:lineRule="exact"/>
        <w:ind w:left="0" w:firstLine="0"/>
        <w:jc w:val="left"/>
        <w:rPr>
          <w:ins w:id="884108" w:author="Claude" w:date="2026-10-07T12:00:00Z"/>
        </w:rPr>
      </w:pPr>
      <w:ins w:id="884192" w:author="Claude" w:date="2026-10-07T12:00:00Z">
        <w:r>
          <w:rPr>
            <w:rFonts w:ascii="Consolas" w:hAnsi="Consolas" w:cs="Consolas"/>
            <w:sz w:val="14"/>
            <w:szCs w:val="14"/>
          </w:rPr>
          <w:t xml:space="preserve"> 84      tabela["Divergência (máx − mín)"] = df.max(axis=1) - df.min(axis=1)</w:t>
        </w:r>
      </w:ins>
    </w:p>
    <w:p>
      <w:pPr>
        <w:shd w:val="clear" w:color="auto" w:fill="F7F7F7"/>
        <w:spacing w:before="0" w:after="0" w:line="180" w:lineRule="exact"/>
        <w:ind w:left="0" w:firstLine="0"/>
        <w:jc w:val="left"/>
        <w:rPr>
          <w:ins w:id="884108" w:author="Claude" w:date="2026-10-07T12:00:00Z"/>
        </w:rPr>
      </w:pPr>
      <w:ins w:id="884193" w:author="Claude" w:date="2026-10-07T12:00:00Z">
        <w:r>
          <w:rPr>
            <w:rFonts w:ascii="Consolas" w:hAnsi="Consolas" w:cs="Consolas"/>
            <w:sz w:val="14"/>
            <w:szCs w:val="14"/>
          </w:rPr>
          <w:t xml:space="preserve"> 85      tabela["Peso normalizado"] = pesos</w:t>
        </w:r>
      </w:ins>
    </w:p>
    <w:p>
      <w:pPr>
        <w:shd w:val="clear" w:color="auto" w:fill="F7F7F7"/>
        <w:spacing w:before="0" w:after="0" w:line="180" w:lineRule="exact"/>
        <w:ind w:left="0" w:firstLine="0"/>
        <w:jc w:val="left"/>
        <w:rPr>
          <w:ins w:id="884108" w:author="Claude" w:date="2026-10-07T12:00:00Z"/>
        </w:rPr>
      </w:pPr>
      <w:ins w:id="884194" w:author="Claude" w:date="2026-10-07T12:00:00Z">
        <w:r>
          <w:rPr>
            <w:rFonts w:ascii="Consolas" w:hAnsi="Consolas" w:cs="Consolas"/>
            <w:sz w:val="14"/>
            <w:szCs w:val="14"/>
          </w:rPr>
          <w:t xml:space="preserve"> 86      return {"pesos": pesos.to_dict(), "tabela": tabela.reset_index().rename(columns={"index": "Critério"}),</w:t>
        </w:r>
      </w:ins>
    </w:p>
    <w:p>
      <w:pPr>
        <w:shd w:val="clear" w:color="auto" w:fill="F7F7F7"/>
        <w:spacing w:before="0" w:after="0" w:line="180" w:lineRule="exact"/>
        <w:ind w:left="0" w:firstLine="0"/>
        <w:jc w:val="left"/>
        <w:rPr>
          <w:ins w:id="884108" w:author="Claude" w:date="2026-10-07T12:00:00Z"/>
        </w:rPr>
      </w:pPr>
      <w:ins w:id="884195" w:author="Claude" w:date="2026-10-07T12:00:00Z">
        <w:r>
          <w:rPr>
            <w:rFonts w:ascii="Consolas" w:hAnsi="Consolas" w:cs="Consolas"/>
            <w:sz w:val="14"/>
            <w:szCs w:val="14"/>
          </w:rPr>
          <w:t xml:space="preserve"> 87              "concordancia_media": float(1 - (df.max(axis=1) - df.min(axis=1)).mean() / 4)}</w:t>
        </w:r>
      </w:ins>
    </w:p>
    <w:p>
      <w:pPr>
        <w:shd w:val="clear" w:color="auto" w:fill="F7F7F7"/>
        <w:spacing w:before="0" w:after="0" w:line="180" w:lineRule="exact"/>
        <w:ind w:left="0" w:firstLine="0"/>
        <w:jc w:val="left"/>
        <w:rPr>
          <w:ins w:id="884108" w:author="Claude" w:date="2026-10-07T12:00:00Z"/>
        </w:rPr>
      </w:pPr>
      <w:ins w:id="884196" w:author="Claude" w:date="2026-10-07T12:00:00Z">
        <w:r>
          <w:rPr>
            <w:rFonts w:ascii="Consolas" w:hAnsi="Consolas" w:cs="Consolas"/>
            <w:sz w:val="14"/>
            <w:szCs w:val="14"/>
          </w:rPr>
          <w:t xml:space="preserve"> 88  </w:t>
        </w:r>
      </w:ins>
    </w:p>
    <w:p>
      <w:pPr>
        <w:shd w:val="clear" w:color="auto" w:fill="F7F7F7"/>
        <w:spacing w:before="0" w:after="0" w:line="180" w:lineRule="exact"/>
        <w:ind w:left="0" w:firstLine="0"/>
        <w:jc w:val="left"/>
        <w:rPr>
          <w:ins w:id="884108" w:author="Claude" w:date="2026-10-07T12:00:00Z"/>
        </w:rPr>
      </w:pPr>
      <w:ins w:id="884197" w:author="Claude" w:date="2026-10-07T12:00:00Z">
        <w:r>
          <w:rPr>
            <w:rFonts w:ascii="Consolas" w:hAnsi="Consolas" w:cs="Consolas"/>
            <w:sz w:val="14"/>
            <w:szCs w:val="14"/>
          </w:rPr>
          <w:t xml:space="preserve"> 89  </w:t>
        </w:r>
      </w:ins>
    </w:p>
    <w:p>
      <w:pPr>
        <w:shd w:val="clear" w:color="auto" w:fill="F7F7F7"/>
        <w:spacing w:before="0" w:after="0" w:line="180" w:lineRule="exact"/>
        <w:ind w:left="0" w:firstLine="0"/>
        <w:jc w:val="left"/>
        <w:rPr>
          <w:ins w:id="884108" w:author="Claude" w:date="2026-10-07T12:00:00Z"/>
        </w:rPr>
      </w:pPr>
      <w:ins w:id="884198" w:author="Claude" w:date="2026-10-07T12:00:00Z">
        <w:r>
          <w:rPr>
            <w:rFonts w:ascii="Consolas" w:hAnsi="Consolas" w:cs="Consolas"/>
            <w:sz w:val="14"/>
            <w:szCs w:val="14"/>
          </w:rPr>
          <w:t xml:space="preserve"> 90  INDICE_ALEATORIO = {1: 0.0, 2: 0.0, 3: 0.58, 4: 0.90, 5: 1.12, 6: 1.24, 7: 1.32, 8: 1.41, 9: 1.45, 10: 1.49}</w:t>
        </w:r>
      </w:ins>
    </w:p>
    <w:p>
      <w:pPr>
        <w:shd w:val="clear" w:color="auto" w:fill="F7F7F7"/>
        <w:spacing w:before="0" w:after="0" w:line="180" w:lineRule="exact"/>
        <w:ind w:left="0" w:firstLine="0"/>
        <w:jc w:val="left"/>
        <w:rPr>
          <w:ins w:id="884108" w:author="Claude" w:date="2026-10-07T12:00:00Z"/>
        </w:rPr>
      </w:pPr>
      <w:ins w:id="884199" w:author="Claude" w:date="2026-10-07T12:00:00Z">
        <w:r>
          <w:rPr>
            <w:rFonts w:ascii="Consolas" w:hAnsi="Consolas" w:cs="Consolas"/>
            <w:sz w:val="14"/>
            <w:szCs w:val="14"/>
          </w:rPr>
          <w:t xml:space="preserve"> 91  </w:t>
        </w:r>
      </w:ins>
    </w:p>
    <w:p>
      <w:pPr>
        <w:shd w:val="clear" w:color="auto" w:fill="F7F7F7"/>
        <w:spacing w:before="0" w:after="0" w:line="180" w:lineRule="exact"/>
        <w:ind w:left="0" w:firstLine="0"/>
        <w:jc w:val="left"/>
        <w:rPr>
          <w:ins w:id="884108" w:author="Claude" w:date="2026-10-07T12:00:00Z"/>
        </w:rPr>
      </w:pPr>
      <w:ins w:id="884200" w:author="Claude" w:date="2026-10-07T12:00:00Z">
        <w:r>
          <w:rPr>
            <w:rFonts w:ascii="Consolas" w:hAnsi="Consolas" w:cs="Consolas"/>
            <w:sz w:val="14"/>
            <w:szCs w:val="14"/>
          </w:rPr>
          <w:t xml:space="preserve"> 92  </w:t>
        </w:r>
      </w:ins>
    </w:p>
    <w:p>
      <w:pPr>
        <w:shd w:val="clear" w:color="auto" w:fill="F7F7F7"/>
        <w:spacing w:before="0" w:after="0" w:line="180" w:lineRule="exact"/>
        <w:ind w:left="0" w:firstLine="0"/>
        <w:jc w:val="left"/>
        <w:rPr>
          <w:ins w:id="884108" w:author="Claude" w:date="2026-10-07T12:00:00Z"/>
        </w:rPr>
      </w:pPr>
      <w:ins w:id="884201" w:author="Claude" w:date="2026-10-07T12:00:00Z">
        <w:r>
          <w:rPr>
            <w:rFonts w:ascii="Consolas" w:hAnsi="Consolas" w:cs="Consolas"/>
            <w:sz w:val="14"/>
            <w:szCs w:val="14"/>
          </w:rPr>
          <w:t xml:space="preserve"> 93  def pesos_ahp(matriz: Sequence[Sequence[float]]) -&gt; Dict[str, Any]:</w:t>
        </w:r>
      </w:ins>
    </w:p>
    <w:p>
      <w:pPr>
        <w:shd w:val="clear" w:color="auto" w:fill="F7F7F7"/>
        <w:spacing w:before="0" w:after="0" w:line="180" w:lineRule="exact"/>
        <w:ind w:left="0" w:firstLine="0"/>
        <w:jc w:val="left"/>
        <w:rPr>
          <w:ins w:id="884108" w:author="Claude" w:date="2026-10-07T12:00:00Z"/>
        </w:rPr>
      </w:pPr>
      <w:ins w:id="884202" w:author="Claude" w:date="2026-10-07T12:00:00Z">
        <w:r>
          <w:rPr>
            <w:rFonts w:ascii="Consolas" w:hAnsi="Consolas" w:cs="Consolas"/>
            <w:sz w:val="14"/>
            <w:szCs w:val="14"/>
          </w:rPr>
          <w:t xml:space="preserve"> 94      """Pesos AHP (autovetor principal) e razão de consistência (Saaty)."""</w:t>
        </w:r>
      </w:ins>
    </w:p>
    <w:p>
      <w:pPr>
        <w:shd w:val="clear" w:color="auto" w:fill="F7F7F7"/>
        <w:spacing w:before="0" w:after="0" w:line="180" w:lineRule="exact"/>
        <w:ind w:left="0" w:firstLine="0"/>
        <w:jc w:val="left"/>
        <w:rPr>
          <w:ins w:id="884108" w:author="Claude" w:date="2026-10-07T12:00:00Z"/>
        </w:rPr>
      </w:pPr>
      <w:ins w:id="884203" w:author="Claude" w:date="2026-10-07T12:00:00Z">
        <w:r>
          <w:rPr>
            <w:rFonts w:ascii="Consolas" w:hAnsi="Consolas" w:cs="Consolas"/>
            <w:sz w:val="14"/>
            <w:szCs w:val="14"/>
          </w:rPr>
          <w:t xml:space="preserve"> 95      A = np.asarray(matriz, dtype=float)</w:t>
        </w:r>
      </w:ins>
    </w:p>
    <w:p>
      <w:pPr>
        <w:shd w:val="clear" w:color="auto" w:fill="F7F7F7"/>
        <w:spacing w:before="0" w:after="0" w:line="180" w:lineRule="exact"/>
        <w:ind w:left="0" w:firstLine="0"/>
        <w:jc w:val="left"/>
        <w:rPr>
          <w:ins w:id="884108" w:author="Claude" w:date="2026-10-07T12:00:00Z"/>
        </w:rPr>
      </w:pPr>
      <w:ins w:id="884204" w:author="Claude" w:date="2026-10-07T12:00:00Z">
        <w:r>
          <w:rPr>
            <w:rFonts w:ascii="Consolas" w:hAnsi="Consolas" w:cs="Consolas"/>
            <w:sz w:val="14"/>
            <w:szCs w:val="14"/>
          </w:rPr>
          <w:t xml:space="preserve"> 96      if A.ndim != 2 or A.shape[0] != A.shape[1]:</w:t>
        </w:r>
      </w:ins>
    </w:p>
    <w:p>
      <w:pPr>
        <w:shd w:val="clear" w:color="auto" w:fill="F7F7F7"/>
        <w:spacing w:before="0" w:after="0" w:line="180" w:lineRule="exact"/>
        <w:ind w:left="0" w:firstLine="0"/>
        <w:jc w:val="left"/>
        <w:rPr>
          <w:ins w:id="884108" w:author="Claude" w:date="2026-10-07T12:00:00Z"/>
        </w:rPr>
      </w:pPr>
      <w:ins w:id="884205" w:author="Claude" w:date="2026-10-07T12:00:00Z">
        <w:r>
          <w:rPr>
            <w:rFonts w:ascii="Consolas" w:hAnsi="Consolas" w:cs="Consolas"/>
            <w:sz w:val="14"/>
            <w:szCs w:val="14"/>
          </w:rPr>
          <w:t xml:space="preserve"> 97          raise ValueError("Matriz AHP deve ser quadrada")</w:t>
        </w:r>
      </w:ins>
    </w:p>
    <w:p>
      <w:pPr>
        <w:shd w:val="clear" w:color="auto" w:fill="F7F7F7"/>
        <w:spacing w:before="0" w:after="0" w:line="180" w:lineRule="exact"/>
        <w:ind w:left="0" w:firstLine="0"/>
        <w:jc w:val="left"/>
        <w:rPr>
          <w:ins w:id="884108" w:author="Claude" w:date="2026-10-07T12:00:00Z"/>
        </w:rPr>
      </w:pPr>
      <w:ins w:id="884206" w:author="Claude" w:date="2026-10-07T12:00:00Z">
        <w:r>
          <w:rPr>
            <w:rFonts w:ascii="Consolas" w:hAnsi="Consolas" w:cs="Consolas"/>
            <w:sz w:val="14"/>
            <w:szCs w:val="14"/>
          </w:rPr>
          <w:t xml:space="preserve"> 98      if np.any(A &lt;= 0) or not np.allclose(A * A.T, 1.0, atol=1e-6):</w:t>
        </w:r>
      </w:ins>
    </w:p>
    <w:p>
      <w:pPr>
        <w:shd w:val="clear" w:color="auto" w:fill="F7F7F7"/>
        <w:spacing w:before="0" w:after="0" w:line="180" w:lineRule="exact"/>
        <w:ind w:left="0" w:firstLine="0"/>
        <w:jc w:val="left"/>
        <w:rPr>
          <w:ins w:id="884108" w:author="Claude" w:date="2026-10-07T12:00:00Z"/>
        </w:rPr>
      </w:pPr>
      <w:ins w:id="884207" w:author="Claude" w:date="2026-10-07T12:00:00Z">
        <w:r>
          <w:rPr>
            <w:rFonts w:ascii="Consolas" w:hAnsi="Consolas" w:cs="Consolas"/>
            <w:sz w:val="14"/>
            <w:szCs w:val="14"/>
          </w:rPr>
          <w:t xml:space="preserve"> 99          raise ValueError("Matriz AHP deve ser positiva e recíproca (a_ji = 1/a_ij)")</w:t>
        </w:r>
      </w:ins>
    </w:p>
    <w:p>
      <w:pPr>
        <w:shd w:val="clear" w:color="auto" w:fill="F7F7F7"/>
        <w:spacing w:before="0" w:after="0" w:line="180" w:lineRule="exact"/>
        <w:ind w:left="0" w:firstLine="0"/>
        <w:jc w:val="left"/>
        <w:rPr>
          <w:ins w:id="884108" w:author="Claude" w:date="2026-10-07T12:00:00Z"/>
        </w:rPr>
      </w:pPr>
      <w:ins w:id="884208" w:author="Claude" w:date="2026-10-07T12:00:00Z">
        <w:r>
          <w:rPr>
            <w:rFonts w:ascii="Consolas" w:hAnsi="Consolas" w:cs="Consolas"/>
            <w:sz w:val="14"/>
            <w:szCs w:val="14"/>
          </w:rPr>
          <w:t xml:space="preserve">100      vals, vecs = np.linalg.eig(A)</w:t>
        </w:r>
      </w:ins>
    </w:p>
    <w:p>
      <w:pPr>
        <w:shd w:val="clear" w:color="auto" w:fill="F7F7F7"/>
        <w:spacing w:before="0" w:after="0" w:line="180" w:lineRule="exact"/>
        <w:ind w:left="0" w:firstLine="0"/>
        <w:jc w:val="left"/>
        <w:rPr>
          <w:ins w:id="884108" w:author="Claude" w:date="2026-10-07T12:00:00Z"/>
        </w:rPr>
      </w:pPr>
      <w:ins w:id="884209" w:author="Claude" w:date="2026-10-07T12:00:00Z">
        <w:r>
          <w:rPr>
            <w:rFonts w:ascii="Consolas" w:hAnsi="Consolas" w:cs="Consolas"/>
            <w:sz w:val="14"/>
            <w:szCs w:val="14"/>
          </w:rPr>
          <w:t xml:space="preserve">101      k = int(np.argmax(vals.real))</w:t>
        </w:r>
      </w:ins>
    </w:p>
    <w:p>
      <w:pPr>
        <w:shd w:val="clear" w:color="auto" w:fill="F7F7F7"/>
        <w:spacing w:before="0" w:after="0" w:line="180" w:lineRule="exact"/>
        <w:ind w:left="0" w:firstLine="0"/>
        <w:jc w:val="left"/>
        <w:rPr>
          <w:ins w:id="884108" w:author="Claude" w:date="2026-10-07T12:00:00Z"/>
        </w:rPr>
      </w:pPr>
      <w:ins w:id="884210" w:author="Claude" w:date="2026-10-07T12:00:00Z">
        <w:r>
          <w:rPr>
            <w:rFonts w:ascii="Consolas" w:hAnsi="Consolas" w:cs="Consolas"/>
            <w:sz w:val="14"/>
            <w:szCs w:val="14"/>
          </w:rPr>
          <w:t xml:space="preserve">102      lam = float(vals.real[k])</w:t>
        </w:r>
      </w:ins>
    </w:p>
    <w:p>
      <w:pPr>
        <w:shd w:val="clear" w:color="auto" w:fill="F7F7F7"/>
        <w:spacing w:before="0" w:after="0" w:line="180" w:lineRule="exact"/>
        <w:ind w:left="0" w:firstLine="0"/>
        <w:jc w:val="left"/>
        <w:rPr>
          <w:ins w:id="884108" w:author="Claude" w:date="2026-10-07T12:00:00Z"/>
        </w:rPr>
      </w:pPr>
      <w:ins w:id="884211" w:author="Claude" w:date="2026-10-07T12:00:00Z">
        <w:r>
          <w:rPr>
            <w:rFonts w:ascii="Consolas" w:hAnsi="Consolas" w:cs="Consolas"/>
            <w:sz w:val="14"/>
            <w:szCs w:val="14"/>
          </w:rPr>
          <w:t xml:space="preserve">103      w = np.abs(vecs[:, k].real)</w:t>
        </w:r>
      </w:ins>
    </w:p>
    <w:p>
      <w:pPr>
        <w:shd w:val="clear" w:color="auto" w:fill="F7F7F7"/>
        <w:spacing w:before="0" w:after="0" w:line="180" w:lineRule="exact"/>
        <w:ind w:left="0" w:firstLine="0"/>
        <w:jc w:val="left"/>
        <w:rPr>
          <w:ins w:id="884108" w:author="Claude" w:date="2026-10-07T12:00:00Z"/>
        </w:rPr>
      </w:pPr>
      <w:ins w:id="884212" w:author="Claude" w:date="2026-10-07T12:00:00Z">
        <w:r>
          <w:rPr>
            <w:rFonts w:ascii="Consolas" w:hAnsi="Consolas" w:cs="Consolas"/>
            <w:sz w:val="14"/>
            <w:szCs w:val="14"/>
          </w:rPr>
          <w:t xml:space="preserve">104      w = w / w.sum()</w:t>
        </w:r>
      </w:ins>
    </w:p>
    <w:p>
      <w:pPr>
        <w:shd w:val="clear" w:color="auto" w:fill="F7F7F7"/>
        <w:spacing w:before="0" w:after="0" w:line="180" w:lineRule="exact"/>
        <w:ind w:left="0" w:firstLine="0"/>
        <w:jc w:val="left"/>
        <w:rPr>
          <w:ins w:id="884108" w:author="Claude" w:date="2026-10-07T12:00:00Z"/>
        </w:rPr>
      </w:pPr>
      <w:ins w:id="884213" w:author="Claude" w:date="2026-10-07T12:00:00Z">
        <w:r>
          <w:rPr>
            <w:rFonts w:ascii="Consolas" w:hAnsi="Consolas" w:cs="Consolas"/>
            <w:sz w:val="14"/>
            <w:szCs w:val="14"/>
          </w:rPr>
          <w:t xml:space="preserve">105      n = A.shape[0]</w:t>
        </w:r>
      </w:ins>
    </w:p>
    <w:p>
      <w:pPr>
        <w:shd w:val="clear" w:color="auto" w:fill="F7F7F7"/>
        <w:spacing w:before="0" w:after="0" w:line="180" w:lineRule="exact"/>
        <w:ind w:left="0" w:firstLine="0"/>
        <w:jc w:val="left"/>
        <w:rPr>
          <w:ins w:id="884108" w:author="Claude" w:date="2026-10-07T12:00:00Z"/>
        </w:rPr>
      </w:pPr>
      <w:ins w:id="884214" w:author="Claude" w:date="2026-10-07T12:00:00Z">
        <w:r>
          <w:rPr>
            <w:rFonts w:ascii="Consolas" w:hAnsi="Consolas" w:cs="Consolas"/>
            <w:sz w:val="14"/>
            <w:szCs w:val="14"/>
          </w:rPr>
          <w:t xml:space="preserve">106      ci = (lam - n) / (n - 1) if n &gt; 1 else 0.0</w:t>
        </w:r>
      </w:ins>
    </w:p>
    <w:p>
      <w:pPr>
        <w:shd w:val="clear" w:color="auto" w:fill="F7F7F7"/>
        <w:spacing w:before="0" w:after="0" w:line="180" w:lineRule="exact"/>
        <w:ind w:left="0" w:firstLine="0"/>
        <w:jc w:val="left"/>
        <w:rPr>
          <w:ins w:id="884108" w:author="Claude" w:date="2026-10-07T12:00:00Z"/>
        </w:rPr>
      </w:pPr>
      <w:ins w:id="884215" w:author="Claude" w:date="2026-10-07T12:00:00Z">
        <w:r>
          <w:rPr>
            <w:rFonts w:ascii="Consolas" w:hAnsi="Consolas" w:cs="Consolas"/>
            <w:sz w:val="14"/>
            <w:szCs w:val="14"/>
          </w:rPr>
          <w:t xml:space="preserve">107      ri = INDICE_ALEATORIO.get(n, 1.49)</w:t>
        </w:r>
      </w:ins>
    </w:p>
    <w:p>
      <w:pPr>
        <w:shd w:val="clear" w:color="auto" w:fill="F7F7F7"/>
        <w:spacing w:before="0" w:after="0" w:line="180" w:lineRule="exact"/>
        <w:ind w:left="0" w:firstLine="0"/>
        <w:jc w:val="left"/>
        <w:rPr>
          <w:ins w:id="884108" w:author="Claude" w:date="2026-10-07T12:00:00Z"/>
        </w:rPr>
      </w:pPr>
      <w:ins w:id="884216" w:author="Claude" w:date="2026-10-07T12:00:00Z">
        <w:r>
          <w:rPr>
            <w:rFonts w:ascii="Consolas" w:hAnsi="Consolas" w:cs="Consolas"/>
            <w:sz w:val="14"/>
            <w:szCs w:val="14"/>
          </w:rPr>
          <w:t xml:space="preserve">108      cr = ci / ri if ri &gt; 0 else 0.0</w:t>
        </w:r>
      </w:ins>
    </w:p>
    <w:p>
      <w:pPr>
        <w:shd w:val="clear" w:color="auto" w:fill="F7F7F7"/>
        <w:spacing w:before="0" w:after="0" w:line="180" w:lineRule="exact"/>
        <w:ind w:left="0" w:firstLine="0"/>
        <w:jc w:val="left"/>
        <w:rPr>
          <w:ins w:id="884108" w:author="Claude" w:date="2026-10-07T12:00:00Z"/>
        </w:rPr>
      </w:pPr>
      <w:ins w:id="884217" w:author="Claude" w:date="2026-10-07T12:00:00Z">
        <w:r>
          <w:rPr>
            <w:rFonts w:ascii="Consolas" w:hAnsi="Consolas" w:cs="Consolas"/>
            <w:sz w:val="14"/>
            <w:szCs w:val="14"/>
          </w:rPr>
          <w:t xml:space="preserve">109      return {"pesos": w, "lambda_max": lam, "ic": ci, "rc": cr, "consistente": cr &lt;= 0.10}</w:t>
        </w:r>
      </w:ins>
    </w:p>
    <w:p>
      <w:pPr>
        <w:shd w:val="clear" w:color="auto" w:fill="F7F7F7"/>
        <w:spacing w:before="0" w:after="0" w:line="180" w:lineRule="exact"/>
        <w:ind w:left="0" w:firstLine="0"/>
        <w:jc w:val="left"/>
        <w:rPr>
          <w:ins w:id="884108" w:author="Claude" w:date="2026-10-07T12:00:00Z"/>
        </w:rPr>
      </w:pPr>
      <w:ins w:id="884218" w:author="Claude" w:date="2026-10-07T12:00:00Z">
        <w:r>
          <w:rPr>
            <w:rFonts w:ascii="Consolas" w:hAnsi="Consolas" w:cs="Consolas"/>
            <w:sz w:val="14"/>
            <w:szCs w:val="14"/>
          </w:rPr>
          <w:t xml:space="preserve">110  </w:t>
        </w:r>
      </w:ins>
    </w:p>
    <w:p>
      <w:pPr>
        <w:shd w:val="clear" w:color="auto" w:fill="F7F7F7"/>
        <w:spacing w:before="0" w:after="0" w:line="180" w:lineRule="exact"/>
        <w:ind w:left="0" w:firstLine="0"/>
        <w:jc w:val="left"/>
        <w:rPr>
          <w:ins w:id="884108" w:author="Claude" w:date="2026-10-07T12:00:00Z"/>
        </w:rPr>
      </w:pPr>
      <w:ins w:id="884219" w:author="Claude" w:date="2026-10-07T12:00:00Z">
        <w:r>
          <w:rPr>
            <w:rFonts w:ascii="Consolas" w:hAnsi="Consolas" w:cs="Consolas"/>
            <w:sz w:val="14"/>
            <w:szCs w:val="14"/>
          </w:rPr>
          <w:t xml:space="preserve">111  </w:t>
        </w:r>
      </w:ins>
    </w:p>
    <w:p>
      <w:pPr>
        <w:shd w:val="clear" w:color="auto" w:fill="F7F7F7"/>
        <w:spacing w:before="0" w:after="0" w:line="180" w:lineRule="exact"/>
        <w:ind w:left="0" w:firstLine="0"/>
        <w:jc w:val="left"/>
        <w:rPr>
          <w:ins w:id="884108" w:author="Claude" w:date="2026-10-07T12:00:00Z"/>
        </w:rPr>
      </w:pPr>
      <w:ins w:id="884220" w:author="Claude" w:date="2026-10-07T12:00:00Z">
        <w:r>
          <w:rPr>
            <w:rFonts w:ascii="Consolas" w:hAnsi="Consolas" w:cs="Consolas"/>
            <w:sz w:val="14"/>
            <w:szCs w:val="14"/>
          </w:rPr>
          <w:t xml:space="preserve">112  def resolver_pesos(cfg: EVTEASConfig) -&gt; Dict[str, Any]:</w:t>
        </w:r>
      </w:ins>
    </w:p>
    <w:p>
      <w:pPr>
        <w:shd w:val="clear" w:color="auto" w:fill="F7F7F7"/>
        <w:spacing w:before="0" w:after="0" w:line="180" w:lineRule="exact"/>
        <w:ind w:left="0" w:firstLine="0"/>
        <w:jc w:val="left"/>
        <w:rPr>
          <w:ins w:id="884108" w:author="Claude" w:date="2026-10-07T12:00:00Z"/>
        </w:rPr>
      </w:pPr>
      <w:ins w:id="884221" w:author="Claude" w:date="2026-10-07T12:00:00Z">
        <w:r>
          <w:rPr>
            <w:rFonts w:ascii="Consolas" w:hAnsi="Consolas" w:cs="Consolas"/>
            <w:sz w:val="14"/>
            <w:szCs w:val="14"/>
          </w:rPr>
          <w:t xml:space="preserve">113      p = cfg.pesos</w:t>
        </w:r>
      </w:ins>
    </w:p>
    <w:p>
      <w:pPr>
        <w:shd w:val="clear" w:color="auto" w:fill="F7F7F7"/>
        <w:spacing w:before="0" w:after="0" w:line="180" w:lineRule="exact"/>
        <w:ind w:left="0" w:firstLine="0"/>
        <w:jc w:val="left"/>
        <w:rPr>
          <w:ins w:id="884108" w:author="Claude" w:date="2026-10-07T12:00:00Z"/>
        </w:rPr>
      </w:pPr>
      <w:ins w:id="884222" w:author="Claude" w:date="2026-10-07T12:00:00Z">
        <w:r>
          <w:rPr>
            <w:rFonts w:ascii="Consolas" w:hAnsi="Consolas" w:cs="Consolas"/>
            <w:sz w:val="14"/>
            <w:szCs w:val="14"/>
          </w:rPr>
          <w:t xml:space="preserve">114      info: Dict[str, Any] = {"metodo": p.metodo}</w:t>
        </w:r>
      </w:ins>
    </w:p>
    <w:p>
      <w:pPr>
        <w:shd w:val="clear" w:color="auto" w:fill="F7F7F7"/>
        <w:spacing w:before="0" w:after="0" w:line="180" w:lineRule="exact"/>
        <w:ind w:left="0" w:firstLine="0"/>
        <w:jc w:val="left"/>
        <w:rPr>
          <w:ins w:id="884108" w:author="Claude" w:date="2026-10-07T12:00:00Z"/>
        </w:rPr>
      </w:pPr>
      <w:ins w:id="884223" w:author="Claude" w:date="2026-10-07T12:00:00Z">
        <w:r>
          <w:rPr>
            <w:rFonts w:ascii="Consolas" w:hAnsi="Consolas" w:cs="Consolas"/>
            <w:sz w:val="14"/>
            <w:szCs w:val="14"/>
          </w:rPr>
          <w:t xml:space="preserve">115      if p.metodo == "preset":</w:t>
        </w:r>
      </w:ins>
    </w:p>
    <w:p>
      <w:pPr>
        <w:shd w:val="clear" w:color="auto" w:fill="F7F7F7"/>
        <w:spacing w:before="0" w:after="0" w:line="180" w:lineRule="exact"/>
        <w:ind w:left="0" w:firstLine="0"/>
        <w:jc w:val="left"/>
        <w:rPr>
          <w:ins w:id="884108" w:author="Claude" w:date="2026-10-07T12:00:00Z"/>
        </w:rPr>
      </w:pPr>
      <w:ins w:id="884224" w:author="Claude" w:date="2026-10-07T12:00:00Z">
        <w:r>
          <w:rPr>
            <w:rFonts w:ascii="Consolas" w:hAnsi="Consolas" w:cs="Consolas"/>
            <w:sz w:val="14"/>
            <w:szCs w:val="14"/>
          </w:rPr>
          <w:t xml:space="preserve">116          dim = p.vetor()</w:t>
        </w:r>
      </w:ins>
    </w:p>
    <w:p>
      <w:pPr>
        <w:shd w:val="clear" w:color="auto" w:fill="F7F7F7"/>
        <w:spacing w:before="0" w:after="0" w:line="180" w:lineRule="exact"/>
        <w:ind w:left="0" w:firstLine="0"/>
        <w:jc w:val="left"/>
        <w:rPr>
          <w:ins w:id="884108" w:author="Claude" w:date="2026-10-07T12:00:00Z"/>
        </w:rPr>
      </w:pPr>
      <w:ins w:id="884225" w:author="Claude" w:date="2026-10-07T12:00:00Z">
        <w:r>
          <w:rPr>
            <w:rFonts w:ascii="Consolas" w:hAnsi="Consolas" w:cs="Consolas"/>
            <w:sz w:val="14"/>
            <w:szCs w:val="14"/>
          </w:rPr>
          <w:t xml:space="preserve">117      elif p.metodo == "likert":</w:t>
        </w:r>
      </w:ins>
    </w:p>
    <w:p>
      <w:pPr>
        <w:shd w:val="clear" w:color="auto" w:fill="F7F7F7"/>
        <w:spacing w:before="0" w:after="0" w:line="180" w:lineRule="exact"/>
        <w:ind w:left="0" w:firstLine="0"/>
        <w:jc w:val="left"/>
        <w:rPr>
          <w:ins w:id="884108" w:author="Claude" w:date="2026-10-07T12:00:00Z"/>
        </w:rPr>
      </w:pPr>
      <w:ins w:id="884226" w:author="Claude" w:date="2026-10-07T12:00:00Z">
        <w:r>
          <w:rPr>
            <w:rFonts w:ascii="Consolas" w:hAnsi="Consolas" w:cs="Consolas"/>
            <w:sz w:val="14"/>
            <w:szCs w:val="14"/>
          </w:rPr>
          <w:t xml:space="preserve">118          lk = pesos_likert(p.likert_dimensoes)</w:t>
        </w:r>
      </w:ins>
    </w:p>
    <w:p>
      <w:pPr>
        <w:shd w:val="clear" w:color="auto" w:fill="F7F7F7"/>
        <w:spacing w:before="0" w:after="0" w:line="180" w:lineRule="exact"/>
        <w:ind w:left="0" w:firstLine="0"/>
        <w:jc w:val="left"/>
        <w:rPr>
          <w:ins w:id="884108" w:author="Claude" w:date="2026-10-07T12:00:00Z"/>
        </w:rPr>
      </w:pPr>
      <w:ins w:id="884227" w:author="Claude" w:date="2026-10-07T12:00:00Z">
        <w:r>
          <w:rPr>
            <w:rFonts w:ascii="Consolas" w:hAnsi="Consolas" w:cs="Consolas"/>
            <w:sz w:val="14"/>
            <w:szCs w:val="14"/>
          </w:rPr>
          <w:t xml:space="preserve">119          faltando = set(DIMENSOES) - set(lk["pesos"])</w:t>
        </w:r>
      </w:ins>
    </w:p>
    <w:p>
      <w:pPr>
        <w:shd w:val="clear" w:color="auto" w:fill="F7F7F7"/>
        <w:spacing w:before="0" w:after="0" w:line="180" w:lineRule="exact"/>
        <w:ind w:left="0" w:firstLine="0"/>
        <w:jc w:val="left"/>
        <w:rPr>
          <w:ins w:id="884108" w:author="Claude" w:date="2026-10-07T12:00:00Z"/>
        </w:rPr>
      </w:pPr>
      <w:ins w:id="884228" w:author="Claude" w:date="2026-10-07T12:00:00Z">
        <w:r>
          <w:rPr>
            <w:rFonts w:ascii="Consolas" w:hAnsi="Consolas" w:cs="Consolas"/>
            <w:sz w:val="14"/>
            <w:szCs w:val="14"/>
          </w:rPr>
          <w:t xml:space="preserve">120          if faltando:</w:t>
        </w:r>
      </w:ins>
    </w:p>
    <w:p>
      <w:pPr>
        <w:shd w:val="clear" w:color="auto" w:fill="F7F7F7"/>
        <w:spacing w:before="0" w:after="0" w:line="180" w:lineRule="exact"/>
        <w:ind w:left="0" w:firstLine="0"/>
        <w:jc w:val="left"/>
        <w:rPr>
          <w:ins w:id="884108" w:author="Claude" w:date="2026-10-07T12:00:00Z"/>
        </w:rPr>
      </w:pPr>
      <w:ins w:id="884229" w:author="Claude" w:date="2026-10-07T12:00:00Z">
        <w:r>
          <w:rPr>
            <w:rFonts w:ascii="Consolas" w:hAnsi="Consolas" w:cs="Consolas"/>
            <w:sz w:val="14"/>
            <w:szCs w:val="14"/>
          </w:rPr>
          <w:t xml:space="preserve">121              raise ValueError(f"Likert sem as dimensões: {faltando}")</w:t>
        </w:r>
      </w:ins>
    </w:p>
    <w:p>
      <w:pPr>
        <w:shd w:val="clear" w:color="auto" w:fill="F7F7F7"/>
        <w:spacing w:before="0" w:after="0" w:line="180" w:lineRule="exact"/>
        <w:ind w:left="0" w:firstLine="0"/>
        <w:jc w:val="left"/>
        <w:rPr>
          <w:ins w:id="884108" w:author="Claude" w:date="2026-10-07T12:00:00Z"/>
        </w:rPr>
      </w:pPr>
      <w:ins w:id="884230" w:author="Claude" w:date="2026-10-07T12:00:00Z">
        <w:r>
          <w:rPr>
            <w:rFonts w:ascii="Consolas" w:hAnsi="Consolas" w:cs="Consolas"/>
            <w:sz w:val="14"/>
            <w:szCs w:val="14"/>
          </w:rPr>
          <w:t xml:space="preserve">122          dim = {d: lk["pesos"][d] for d in DIMENSOES}</w:t>
        </w:r>
      </w:ins>
    </w:p>
    <w:p>
      <w:pPr>
        <w:shd w:val="clear" w:color="auto" w:fill="F7F7F7"/>
        <w:spacing w:before="0" w:after="0" w:line="180" w:lineRule="exact"/>
        <w:ind w:left="0" w:firstLine="0"/>
        <w:jc w:val="left"/>
        <w:rPr>
          <w:ins w:id="884108" w:author="Claude" w:date="2026-10-07T12:00:00Z"/>
        </w:rPr>
      </w:pPr>
      <w:ins w:id="884231" w:author="Claude" w:date="2026-10-07T12:00:00Z">
        <w:r>
          <w:rPr>
            <w:rFonts w:ascii="Consolas" w:hAnsi="Consolas" w:cs="Consolas"/>
            <w:sz w:val="14"/>
            <w:szCs w:val="14"/>
          </w:rPr>
          <w:t xml:space="preserve">123          info["likert_dimensoes"] = lk</w:t>
        </w:r>
      </w:ins>
    </w:p>
    <w:p>
      <w:pPr>
        <w:shd w:val="clear" w:color="auto" w:fill="F7F7F7"/>
        <w:spacing w:before="0" w:after="0" w:line="180" w:lineRule="exact"/>
        <w:ind w:left="0" w:firstLine="0"/>
        <w:jc w:val="left"/>
        <w:rPr>
          <w:ins w:id="884108" w:author="Claude" w:date="2026-10-07T12:00:00Z"/>
        </w:rPr>
      </w:pPr>
      <w:ins w:id="884232" w:author="Claude" w:date="2026-10-07T12:00:00Z">
        <w:r>
          <w:rPr>
            <w:rFonts w:ascii="Consolas" w:hAnsi="Consolas" w:cs="Consolas"/>
            <w:sz w:val="14"/>
            <w:szCs w:val="14"/>
          </w:rPr>
          <w:t xml:space="preserve">124      elif p.metodo == "ahp":</w:t>
        </w:r>
      </w:ins>
    </w:p>
    <w:p>
      <w:pPr>
        <w:shd w:val="clear" w:color="auto" w:fill="F7F7F7"/>
        <w:spacing w:before="0" w:after="0" w:line="180" w:lineRule="exact"/>
        <w:ind w:left="0" w:firstLine="0"/>
        <w:jc w:val="left"/>
        <w:rPr>
          <w:ins w:id="884108" w:author="Claude" w:date="2026-10-07T12:00:00Z"/>
        </w:rPr>
      </w:pPr>
      <w:ins w:id="884233" w:author="Claude" w:date="2026-10-07T12:00:00Z">
        <w:r>
          <w:rPr>
            <w:rFonts w:ascii="Consolas" w:hAnsi="Consolas" w:cs="Consolas"/>
            <w:sz w:val="14"/>
            <w:szCs w:val="14"/>
          </w:rPr>
          <w:t xml:space="preserve">125          if p.ahp_matriz is None:</w:t>
        </w:r>
      </w:ins>
    </w:p>
    <w:p>
      <w:pPr>
        <w:shd w:val="clear" w:color="auto" w:fill="F7F7F7"/>
        <w:spacing w:before="0" w:after="0" w:line="180" w:lineRule="exact"/>
        <w:ind w:left="0" w:firstLine="0"/>
        <w:jc w:val="left"/>
        <w:rPr>
          <w:ins w:id="884108" w:author="Claude" w:date="2026-10-07T12:00:00Z"/>
        </w:rPr>
      </w:pPr>
      <w:ins w:id="884234" w:author="Claude" w:date="2026-10-07T12:00:00Z">
        <w:r>
          <w:rPr>
            <w:rFonts w:ascii="Consolas" w:hAnsi="Consolas" w:cs="Consolas"/>
            <w:sz w:val="14"/>
            <w:szCs w:val="14"/>
          </w:rPr>
          <w:t xml:space="preserve">126              raise ValueError("Método AHP exige ahp_matriz (ordem: técnico, econômico, ambiental, social)")</w:t>
        </w:r>
      </w:ins>
    </w:p>
    <w:p>
      <w:pPr>
        <w:shd w:val="clear" w:color="auto" w:fill="F7F7F7"/>
        <w:spacing w:before="0" w:after="0" w:line="180" w:lineRule="exact"/>
        <w:ind w:left="0" w:firstLine="0"/>
        <w:jc w:val="left"/>
        <w:rPr>
          <w:ins w:id="884108" w:author="Claude" w:date="2026-10-07T12:00:00Z"/>
        </w:rPr>
      </w:pPr>
      <w:ins w:id="884235" w:author="Claude" w:date="2026-10-07T12:00:00Z">
        <w:r>
          <w:rPr>
            <w:rFonts w:ascii="Consolas" w:hAnsi="Consolas" w:cs="Consolas"/>
            <w:sz w:val="14"/>
            <w:szCs w:val="14"/>
          </w:rPr>
          <w:t xml:space="preserve">127          ahp = pesos_ahp(p.ahp_matriz)</w:t>
        </w:r>
      </w:ins>
    </w:p>
    <w:p>
      <w:pPr>
        <w:shd w:val="clear" w:color="auto" w:fill="F7F7F7"/>
        <w:spacing w:before="0" w:after="0" w:line="180" w:lineRule="exact"/>
        <w:ind w:left="0" w:firstLine="0"/>
        <w:jc w:val="left"/>
        <w:rPr>
          <w:ins w:id="884108" w:author="Claude" w:date="2026-10-07T12:00:00Z"/>
        </w:rPr>
      </w:pPr>
      <w:ins w:id="884236" w:author="Claude" w:date="2026-10-07T12:00:00Z">
        <w:r>
          <w:rPr>
            <w:rFonts w:ascii="Consolas" w:hAnsi="Consolas" w:cs="Consolas"/>
            <w:sz w:val="14"/>
            <w:szCs w:val="14"/>
          </w:rPr>
          <w:t xml:space="preserve">128          dim = dict(zip(DIMENSOES, ahp["pesos"].tolist()))</w:t>
        </w:r>
      </w:ins>
    </w:p>
    <w:p>
      <w:pPr>
        <w:shd w:val="clear" w:color="auto" w:fill="F7F7F7"/>
        <w:spacing w:before="0" w:after="0" w:line="180" w:lineRule="exact"/>
        <w:ind w:left="0" w:firstLine="0"/>
        <w:jc w:val="left"/>
        <w:rPr>
          <w:ins w:id="884108" w:author="Claude" w:date="2026-10-07T12:00:00Z"/>
        </w:rPr>
      </w:pPr>
      <w:ins w:id="884237" w:author="Claude" w:date="2026-10-07T12:00:00Z">
        <w:r>
          <w:rPr>
            <w:rFonts w:ascii="Consolas" w:hAnsi="Consolas" w:cs="Consolas"/>
            <w:sz w:val="14"/>
            <w:szCs w:val="14"/>
          </w:rPr>
          <w:t xml:space="preserve">129          info["ahp"] = ahp</w:t>
        </w:r>
      </w:ins>
    </w:p>
    <w:p>
      <w:pPr>
        <w:shd w:val="clear" w:color="auto" w:fill="F7F7F7"/>
        <w:spacing w:before="0" w:after="0" w:line="180" w:lineRule="exact"/>
        <w:ind w:left="0" w:firstLine="0"/>
        <w:jc w:val="left"/>
        <w:rPr>
          <w:ins w:id="884108" w:author="Claude" w:date="2026-10-07T12:00:00Z"/>
        </w:rPr>
      </w:pPr>
      <w:ins w:id="884238" w:author="Claude" w:date="2026-10-07T12:00:00Z">
        <w:r>
          <w:rPr>
            <w:rFonts w:ascii="Consolas" w:hAnsi="Consolas" w:cs="Consolas"/>
            <w:sz w:val="14"/>
            <w:szCs w:val="14"/>
          </w:rPr>
          <w:t xml:space="preserve">130      else:</w:t>
        </w:r>
      </w:ins>
    </w:p>
    <w:p>
      <w:pPr>
        <w:shd w:val="clear" w:color="auto" w:fill="F7F7F7"/>
        <w:spacing w:before="0" w:after="0" w:line="180" w:lineRule="exact"/>
        <w:ind w:left="0" w:firstLine="0"/>
        <w:jc w:val="left"/>
        <w:rPr>
          <w:ins w:id="884108" w:author="Claude" w:date="2026-10-07T12:00:00Z"/>
        </w:rPr>
      </w:pPr>
      <w:ins w:id="884239" w:author="Claude" w:date="2026-10-07T12:00:00Z">
        <w:r>
          <w:rPr>
            <w:rFonts w:ascii="Consolas" w:hAnsi="Consolas" w:cs="Consolas"/>
            <w:sz w:val="14"/>
            <w:szCs w:val="14"/>
          </w:rPr>
          <w:t xml:space="preserve">131          raise ValueError(f"Método de ponderação desconhecido: {p.metodo}")</w:t>
        </w:r>
      </w:ins>
    </w:p>
    <w:p>
      <w:pPr>
        <w:shd w:val="clear" w:color="auto" w:fill="F7F7F7"/>
        <w:spacing w:before="0" w:after="0" w:line="180" w:lineRule="exact"/>
        <w:ind w:left="0" w:firstLine="0"/>
        <w:jc w:val="left"/>
        <w:rPr>
          <w:ins w:id="884108" w:author="Claude" w:date="2026-10-07T12:00:00Z"/>
        </w:rPr>
      </w:pPr>
      <w:ins w:id="884240" w:author="Claude" w:date="2026-10-07T12:00:00Z">
        <w:r>
          <w:rPr>
            <w:rFonts w:ascii="Consolas" w:hAnsi="Consolas" w:cs="Consolas"/>
            <w:sz w:val="14"/>
            <w:szCs w:val="14"/>
          </w:rPr>
          <w:t xml:space="preserve">132  </w:t>
        </w:r>
      </w:ins>
    </w:p>
    <w:p>
      <w:pPr>
        <w:shd w:val="clear" w:color="auto" w:fill="F7F7F7"/>
        <w:spacing w:before="0" w:after="0" w:line="180" w:lineRule="exact"/>
        <w:ind w:left="0" w:firstLine="0"/>
        <w:jc w:val="left"/>
        <w:rPr>
          <w:ins w:id="884108" w:author="Claude" w:date="2026-10-07T12:00:00Z"/>
        </w:rPr>
      </w:pPr>
      <w:ins w:id="884241" w:author="Claude" w:date="2026-10-07T12:00:00Z">
        <w:r>
          <w:rPr>
            <w:rFonts w:ascii="Consolas" w:hAnsi="Consolas" w:cs="Consolas"/>
            <w:sz w:val="14"/>
            <w:szCs w:val="14"/>
          </w:rPr>
          <w:t xml:space="preserve">133      kpi: Dict[str, float] = {}</w:t>
        </w:r>
      </w:ins>
    </w:p>
    <w:p>
      <w:pPr>
        <w:shd w:val="clear" w:color="auto" w:fill="F7F7F7"/>
        <w:spacing w:before="0" w:after="0" w:line="180" w:lineRule="exact"/>
        <w:ind w:left="0" w:firstLine="0"/>
        <w:jc w:val="left"/>
        <w:rPr>
          <w:ins w:id="884108" w:author="Claude" w:date="2026-10-07T12:00:00Z"/>
        </w:rPr>
      </w:pPr>
      <w:ins w:id="884242" w:author="Claude" w:date="2026-10-07T12:00:00Z">
        <w:r>
          <w:rPr>
            <w:rFonts w:ascii="Consolas" w:hAnsi="Consolas" w:cs="Consolas"/>
            <w:sz w:val="14"/>
            <w:szCs w:val="14"/>
          </w:rPr>
          <w:t xml:space="preserve">134      if p.likert_kpis and p.metodo == "likert":</w:t>
        </w:r>
      </w:ins>
    </w:p>
    <w:p>
      <w:pPr>
        <w:shd w:val="clear" w:color="auto" w:fill="F7F7F7"/>
        <w:spacing w:before="0" w:after="0" w:line="180" w:lineRule="exact"/>
        <w:ind w:left="0" w:firstLine="0"/>
        <w:jc w:val="left"/>
        <w:rPr>
          <w:ins w:id="884108" w:author="Claude" w:date="2026-10-07T12:00:00Z"/>
        </w:rPr>
      </w:pPr>
      <w:ins w:id="884243" w:author="Claude" w:date="2026-10-07T12:00:00Z">
        <w:r>
          <w:rPr>
            <w:rFonts w:ascii="Consolas" w:hAnsi="Consolas" w:cs="Consolas"/>
            <w:sz w:val="14"/>
            <w:szCs w:val="14"/>
          </w:rPr>
          <w:t xml:space="preserve">135          lk = pesos_likert(p.likert_kpis)</w:t>
        </w:r>
      </w:ins>
    </w:p>
    <w:p>
      <w:pPr>
        <w:shd w:val="clear" w:color="auto" w:fill="F7F7F7"/>
        <w:spacing w:before="0" w:after="0" w:line="180" w:lineRule="exact"/>
        <w:ind w:left="0" w:firstLine="0"/>
        <w:jc w:val="left"/>
        <w:rPr>
          <w:ins w:id="884108" w:author="Claude" w:date="2026-10-07T12:00:00Z"/>
        </w:rPr>
      </w:pPr>
      <w:ins w:id="884244" w:author="Claude" w:date="2026-10-07T12:00:00Z">
        <w:r>
          <w:rPr>
            <w:rFonts w:ascii="Consolas" w:hAnsi="Consolas" w:cs="Consolas"/>
            <w:sz w:val="14"/>
            <w:szCs w:val="14"/>
          </w:rPr>
          <w:t xml:space="preserve">136          info["likert_kpis"] = lk</w:t>
        </w:r>
      </w:ins>
    </w:p>
    <w:p>
      <w:pPr>
        <w:shd w:val="clear" w:color="auto" w:fill="F7F7F7"/>
        <w:spacing w:before="0" w:after="0" w:line="180" w:lineRule="exact"/>
        <w:ind w:left="0" w:firstLine="0"/>
        <w:jc w:val="left"/>
        <w:rPr>
          <w:ins w:id="884108" w:author="Claude" w:date="2026-10-07T12:00:00Z"/>
        </w:rPr>
      </w:pPr>
      <w:ins w:id="884245" w:author="Claude" w:date="2026-10-07T12:00:00Z">
        <w:r>
          <w:rPr>
            <w:rFonts w:ascii="Consolas" w:hAnsi="Consolas" w:cs="Consolas"/>
            <w:sz w:val="14"/>
            <w:szCs w:val="14"/>
          </w:rPr>
          <w:t xml:space="preserve">137          kpi_bruto = lk["pesos"]</w:t>
        </w:r>
      </w:ins>
    </w:p>
    <w:p>
      <w:pPr>
        <w:shd w:val="clear" w:color="auto" w:fill="F7F7F7"/>
        <w:spacing w:before="0" w:after="0" w:line="180" w:lineRule="exact"/>
        <w:ind w:left="0" w:firstLine="0"/>
        <w:jc w:val="left"/>
        <w:rPr>
          <w:ins w:id="884108" w:author="Claude" w:date="2026-10-07T12:00:00Z"/>
        </w:rPr>
      </w:pPr>
      <w:ins w:id="884246" w:author="Claude" w:date="2026-10-07T12:00:00Z">
        <w:r>
          <w:rPr>
            <w:rFonts w:ascii="Consolas" w:hAnsi="Consolas" w:cs="Consolas"/>
            <w:sz w:val="14"/>
            <w:szCs w:val="14"/>
          </w:rPr>
          <w:t xml:space="preserve">138      else:</w:t>
        </w:r>
      </w:ins>
    </w:p>
    <w:p>
      <w:pPr>
        <w:shd w:val="clear" w:color="auto" w:fill="F7F7F7"/>
        <w:spacing w:before="0" w:after="0" w:line="180" w:lineRule="exact"/>
        <w:ind w:left="0" w:firstLine="0"/>
        <w:jc w:val="left"/>
        <w:rPr>
          <w:ins w:id="884108" w:author="Claude" w:date="2026-10-07T12:00:00Z"/>
        </w:rPr>
      </w:pPr>
      <w:ins w:id="884247" w:author="Claude" w:date="2026-10-07T12:00:00Z">
        <w:r>
          <w:rPr>
            <w:rFonts w:ascii="Consolas" w:hAnsi="Consolas" w:cs="Consolas"/>
            <w:sz w:val="14"/>
            <w:szCs w:val="14"/>
          </w:rPr>
          <w:t xml:space="preserve">139          kpi_bruto = p.kpi</w:t>
        </w:r>
      </w:ins>
    </w:p>
    <w:p>
      <w:pPr>
        <w:shd w:val="clear" w:color="auto" w:fill="F7F7F7"/>
        <w:spacing w:before="0" w:after="0" w:line="180" w:lineRule="exact"/>
        <w:ind w:left="0" w:firstLine="0"/>
        <w:jc w:val="left"/>
        <w:rPr>
          <w:ins w:id="884108" w:author="Claude" w:date="2026-10-07T12:00:00Z"/>
        </w:rPr>
      </w:pPr>
      <w:ins w:id="884248" w:author="Claude" w:date="2026-10-07T12:00:00Z">
        <w:r>
          <w:rPr>
            <w:rFonts w:ascii="Consolas" w:hAnsi="Consolas" w:cs="Consolas"/>
            <w:sz w:val="14"/>
            <w:szCs w:val="14"/>
          </w:rPr>
          <w:t xml:space="preserve">140      for d, nomes in KPIS_POR_DIMENSAO.items():</w:t>
        </w:r>
      </w:ins>
    </w:p>
    <w:p>
      <w:pPr>
        <w:shd w:val="clear" w:color="auto" w:fill="F7F7F7"/>
        <w:spacing w:before="0" w:after="0" w:line="180" w:lineRule="exact"/>
        <w:ind w:left="0" w:firstLine="0"/>
        <w:jc w:val="left"/>
        <w:rPr>
          <w:ins w:id="884108" w:author="Claude" w:date="2026-10-07T12:00:00Z"/>
        </w:rPr>
      </w:pPr>
      <w:ins w:id="884249" w:author="Claude" w:date="2026-10-07T12:00:00Z">
        <w:r>
          <w:rPr>
            <w:rFonts w:ascii="Consolas" w:hAnsi="Consolas" w:cs="Consolas"/>
            <w:sz w:val="14"/>
            <w:szCs w:val="14"/>
          </w:rPr>
          <w:t xml:space="preserve">141          w = np.array([max(float(kpi_bruto.get(k, 1.0)), 0.0) for k in nomes])</w:t>
        </w:r>
      </w:ins>
    </w:p>
    <w:p>
      <w:pPr>
        <w:shd w:val="clear" w:color="auto" w:fill="F7F7F7"/>
        <w:spacing w:before="0" w:after="0" w:line="180" w:lineRule="exact"/>
        <w:ind w:left="0" w:firstLine="0"/>
        <w:jc w:val="left"/>
        <w:rPr>
          <w:ins w:id="884108" w:author="Claude" w:date="2026-10-07T12:00:00Z"/>
        </w:rPr>
      </w:pPr>
      <w:ins w:id="884250" w:author="Claude" w:date="2026-10-07T12:00:00Z">
        <w:r>
          <w:rPr>
            <w:rFonts w:ascii="Consolas" w:hAnsi="Consolas" w:cs="Consolas"/>
            <w:sz w:val="14"/>
            <w:szCs w:val="14"/>
          </w:rPr>
          <w:t xml:space="preserve">142          w = w / w.sum() if w.sum() &gt; 0 else np.full(len(nomes), 1 / len(nomes))</w:t>
        </w:r>
      </w:ins>
    </w:p>
    <w:p>
      <w:pPr>
        <w:shd w:val="clear" w:color="auto" w:fill="F7F7F7"/>
        <w:spacing w:before="0" w:after="0" w:line="180" w:lineRule="exact"/>
        <w:ind w:left="0" w:firstLine="0"/>
        <w:jc w:val="left"/>
        <w:rPr>
          <w:ins w:id="884108" w:author="Claude" w:date="2026-10-07T12:00:00Z"/>
        </w:rPr>
      </w:pPr>
      <w:ins w:id="884251" w:author="Claude" w:date="2026-10-07T12:00:00Z">
        <w:r>
          <w:rPr>
            <w:rFonts w:ascii="Consolas" w:hAnsi="Consolas" w:cs="Consolas"/>
            <w:sz w:val="14"/>
            <w:szCs w:val="14"/>
          </w:rPr>
          <w:t xml:space="preserve">143          kpi.update(dict(zip(nomes, w.tolist())))</w:t>
        </w:r>
      </w:ins>
    </w:p>
    <w:p>
      <w:pPr>
        <w:shd w:val="clear" w:color="auto" w:fill="F7F7F7"/>
        <w:spacing w:before="0" w:after="0" w:line="180" w:lineRule="exact"/>
        <w:ind w:left="0" w:firstLine="0"/>
        <w:jc w:val="left"/>
        <w:rPr>
          <w:ins w:id="884108" w:author="Claude" w:date="2026-10-07T12:00:00Z"/>
        </w:rPr>
      </w:pPr>
      <w:ins w:id="884252" w:author="Claude" w:date="2026-10-07T12:00:00Z">
        <w:r>
          <w:rPr>
            <w:rFonts w:ascii="Consolas" w:hAnsi="Consolas" w:cs="Consolas"/>
            <w:sz w:val="14"/>
            <w:szCs w:val="14"/>
          </w:rPr>
          <w:t xml:space="preserve">144      info["dimensoes"] = dim</w:t>
        </w:r>
      </w:ins>
    </w:p>
    <w:p>
      <w:pPr>
        <w:shd w:val="clear" w:color="auto" w:fill="F7F7F7"/>
        <w:spacing w:before="0" w:after="0" w:line="180" w:lineRule="exact"/>
        <w:ind w:left="0" w:firstLine="0"/>
        <w:jc w:val="left"/>
        <w:rPr>
          <w:ins w:id="884108" w:author="Claude" w:date="2026-10-07T12:00:00Z"/>
        </w:rPr>
      </w:pPr>
      <w:ins w:id="884253" w:author="Claude" w:date="2026-10-07T12:00:00Z">
        <w:r>
          <w:rPr>
            <w:rFonts w:ascii="Consolas" w:hAnsi="Consolas" w:cs="Consolas"/>
            <w:sz w:val="14"/>
            <w:szCs w:val="14"/>
          </w:rPr>
          <w:t xml:space="preserve">145      info["kpi_intra_dimensao"] = kpi</w:t>
        </w:r>
      </w:ins>
    </w:p>
    <w:p>
      <w:pPr>
        <w:shd w:val="clear" w:color="auto" w:fill="F7F7F7"/>
        <w:spacing w:before="0" w:after="0" w:line="180" w:lineRule="exact"/>
        <w:ind w:left="0" w:firstLine="0"/>
        <w:jc w:val="left"/>
        <w:rPr>
          <w:ins w:id="884108" w:author="Claude" w:date="2026-10-07T12:00:00Z"/>
        </w:rPr>
      </w:pPr>
      <w:ins w:id="884254" w:author="Claude" w:date="2026-10-07T12:00:00Z">
        <w:r>
          <w:rPr>
            <w:rFonts w:ascii="Consolas" w:hAnsi="Consolas" w:cs="Consolas"/>
            <w:sz w:val="14"/>
            <w:szCs w:val="14"/>
          </w:rPr>
          <w:t xml:space="preserve">146      return info</w:t>
        </w:r>
      </w:ins>
    </w:p>
    <w:p>
      <w:pPr>
        <w:shd w:val="clear" w:color="auto" w:fill="F7F7F7"/>
        <w:spacing w:before="0" w:after="0" w:line="180" w:lineRule="exact"/>
        <w:ind w:left="0" w:firstLine="0"/>
        <w:jc w:val="left"/>
        <w:rPr>
          <w:ins w:id="884108" w:author="Claude" w:date="2026-10-07T12:00:00Z"/>
        </w:rPr>
      </w:pPr>
      <w:ins w:id="884255" w:author="Claude" w:date="2026-10-07T12:00:00Z">
        <w:r>
          <w:rPr>
            <w:rFonts w:ascii="Consolas" w:hAnsi="Consolas" w:cs="Consolas"/>
            <w:sz w:val="14"/>
            <w:szCs w:val="14"/>
          </w:rPr>
          <w:t xml:space="preserve">147  </w:t>
        </w:r>
      </w:ins>
    </w:p>
    <w:p>
      <w:pPr>
        <w:shd w:val="clear" w:color="auto" w:fill="F7F7F7"/>
        <w:spacing w:before="0" w:after="0" w:line="180" w:lineRule="exact"/>
        <w:ind w:left="0" w:firstLine="0"/>
        <w:jc w:val="left"/>
        <w:rPr>
          <w:ins w:id="884108" w:author="Claude" w:date="2026-10-07T12:00:00Z"/>
        </w:rPr>
      </w:pPr>
      <w:ins w:id="884256" w:author="Claude" w:date="2026-10-07T12:00:00Z">
        <w:r>
          <w:rPr>
            <w:rFonts w:ascii="Consolas" w:hAnsi="Consolas" w:cs="Consolas"/>
            <w:sz w:val="14"/>
            <w:szCs w:val="14"/>
          </w:rPr>
          <w:t xml:space="preserve">148  </w:t>
        </w:r>
      </w:ins>
    </w:p>
    <w:p>
      <w:pPr>
        <w:shd w:val="clear" w:color="auto" w:fill="F7F7F7"/>
        <w:spacing w:before="0" w:after="0" w:line="180" w:lineRule="exact"/>
        <w:ind w:left="0" w:firstLine="0"/>
        <w:jc w:val="left"/>
        <w:rPr>
          <w:ins w:id="884108" w:author="Claude" w:date="2026-10-07T12:00:00Z"/>
        </w:rPr>
      </w:pPr>
      <w:ins w:id="884257" w:author="Claude" w:date="2026-10-07T12:00:00Z">
        <w:r>
          <w:rPr>
            <w:rFonts w:ascii="Consolas" w:hAnsi="Consolas" w:cs="Consolas"/>
            <w:sz w:val="14"/>
            <w:szCs w:val="14"/>
          </w:rPr>
          <w:t xml:space="preserve">149  # ---------------------------------------------------------------------------</w:t>
        </w:r>
      </w:ins>
    </w:p>
    <w:p>
      <w:pPr>
        <w:shd w:val="clear" w:color="auto" w:fill="F7F7F7"/>
        <w:spacing w:before="0" w:after="0" w:line="180" w:lineRule="exact"/>
        <w:ind w:left="0" w:firstLine="0"/>
        <w:jc w:val="left"/>
        <w:rPr>
          <w:ins w:id="884108" w:author="Claude" w:date="2026-10-07T12:00:00Z"/>
        </w:rPr>
      </w:pPr>
      <w:ins w:id="884258" w:author="Claude" w:date="2026-10-07T12:00:00Z">
        <w:r>
          <w:rPr>
            <w:rFonts w:ascii="Consolas" w:hAnsi="Consolas" w:cs="Consolas"/>
            <w:sz w:val="14"/>
            <w:szCs w:val="14"/>
          </w:rPr>
          <w:t xml:space="preserve">150  # Índice integrado, ESG e decisão</w:t>
        </w:r>
      </w:ins>
    </w:p>
    <w:p>
      <w:pPr>
        <w:shd w:val="clear" w:color="auto" w:fill="F7F7F7"/>
        <w:spacing w:before="0" w:after="0" w:line="180" w:lineRule="exact"/>
        <w:ind w:left="0" w:firstLine="0"/>
        <w:jc w:val="left"/>
        <w:rPr>
          <w:ins w:id="884108" w:author="Claude" w:date="2026-10-07T12:00:00Z"/>
        </w:rPr>
      </w:pPr>
      <w:ins w:id="884259" w:author="Claude" w:date="2026-10-07T12:00:00Z">
        <w:r>
          <w:rPr>
            <w:rFonts w:ascii="Consolas" w:hAnsi="Consolas" w:cs="Consolas"/>
            <w:sz w:val="14"/>
            <w:szCs w:val="14"/>
          </w:rPr>
          <w:t xml:space="preserve">151  # ---------------------------------------------------------------------------</w:t>
        </w:r>
      </w:ins>
    </w:p>
    <w:p>
      <w:pPr>
        <w:shd w:val="clear" w:color="auto" w:fill="F7F7F7"/>
        <w:spacing w:before="0" w:after="0" w:line="180" w:lineRule="exact"/>
        <w:ind w:left="0" w:firstLine="0"/>
        <w:jc w:val="left"/>
        <w:rPr>
          <w:ins w:id="884108" w:author="Claude" w:date="2026-10-07T12:00:00Z"/>
        </w:rPr>
      </w:pPr>
      <w:ins w:id="884260" w:author="Claude" w:date="2026-10-07T12:00:00Z">
        <w:r>
          <w:rPr>
            <w:rFonts w:ascii="Consolas" w:hAnsi="Consolas" w:cs="Consolas"/>
            <w:sz w:val="14"/>
            <w:szCs w:val="14"/>
          </w:rPr>
          <w:t xml:space="preserve">152  </w:t>
        </w:r>
      </w:ins>
    </w:p>
    <w:p>
      <w:pPr>
        <w:shd w:val="clear" w:color="auto" w:fill="F7F7F7"/>
        <w:spacing w:before="0" w:after="0" w:line="180" w:lineRule="exact"/>
        <w:ind w:left="0" w:firstLine="0"/>
        <w:jc w:val="left"/>
        <w:rPr>
          <w:ins w:id="884108" w:author="Claude" w:date="2026-10-07T12:00:00Z"/>
        </w:rPr>
      </w:pPr>
      <w:ins w:id="884261" w:author="Claude" w:date="2026-10-07T12:00:00Z">
        <w:r>
          <w:rPr>
            <w:rFonts w:ascii="Consolas" w:hAnsi="Consolas" w:cs="Consolas"/>
            <w:sz w:val="14"/>
            <w:szCs w:val="14"/>
          </w:rPr>
          <w:t xml:space="preserve">153  def calcular_indice(cfg: EVTEASConfig, tec, eco, amb, soc, gov, pesos=None) -&gt; Dict[str, Any]:</w:t>
        </w:r>
      </w:ins>
    </w:p>
    <w:p>
      <w:pPr>
        <w:shd w:val="clear" w:color="auto" w:fill="F7F7F7"/>
        <w:spacing w:before="0" w:after="0" w:line="180" w:lineRule="exact"/>
        <w:ind w:left="0" w:firstLine="0"/>
        <w:jc w:val="left"/>
        <w:rPr>
          <w:ins w:id="884108" w:author="Claude" w:date="2026-10-07T12:00:00Z"/>
        </w:rPr>
      </w:pPr>
      <w:ins w:id="884262" w:author="Claude" w:date="2026-10-07T12:00:00Z">
        <w:r>
          <w:rPr>
            <w:rFonts w:ascii="Consolas" w:hAnsi="Consolas" w:cs="Consolas"/>
            <w:sz w:val="14"/>
            <w:szCs w:val="14"/>
          </w:rPr>
          <w:t xml:space="preserve">154      pesos = pesos or resolver_pesos(cfg)</w:t>
        </w:r>
      </w:ins>
    </w:p>
    <w:p>
      <w:pPr>
        <w:shd w:val="clear" w:color="auto" w:fill="F7F7F7"/>
        <w:spacing w:before="0" w:after="0" w:line="180" w:lineRule="exact"/>
        <w:ind w:left="0" w:firstLine="0"/>
        <w:jc w:val="left"/>
        <w:rPr>
          <w:ins w:id="884108" w:author="Claude" w:date="2026-10-07T12:00:00Z"/>
        </w:rPr>
      </w:pPr>
      <w:ins w:id="884263" w:author="Claude" w:date="2026-10-07T12:00:00Z">
        <w:r>
          <w:rPr>
            <w:rFonts w:ascii="Consolas" w:hAnsi="Consolas" w:cs="Consolas"/>
            <w:sz w:val="14"/>
            <w:szCs w:val="14"/>
          </w:rPr>
          <w:t xml:space="preserve">155      brutos = kpis_brutos(tec, eco, amb, soc)</w:t>
        </w:r>
      </w:ins>
    </w:p>
    <w:p>
      <w:pPr>
        <w:shd w:val="clear" w:color="auto" w:fill="F7F7F7"/>
        <w:spacing w:before="0" w:after="0" w:line="180" w:lineRule="exact"/>
        <w:ind w:left="0" w:firstLine="0"/>
        <w:jc w:val="left"/>
        <w:rPr>
          <w:ins w:id="884108" w:author="Claude" w:date="2026-10-07T12:00:00Z"/>
        </w:rPr>
      </w:pPr>
      <w:ins w:id="884264" w:author="Claude" w:date="2026-10-07T12:00:00Z">
        <w:r>
          <w:rPr>
            <w:rFonts w:ascii="Consolas" w:hAnsi="Consolas" w:cs="Consolas"/>
            <w:sz w:val="14"/>
            <w:szCs w:val="14"/>
          </w:rPr>
          <w:t xml:space="preserve">156      norm = {k: normalizar(v, *REFERENCIAS_NORMALIZACAO[k][:3]) for k, v in brutos.items()}</w:t>
        </w:r>
      </w:ins>
    </w:p>
    <w:p>
      <w:pPr>
        <w:shd w:val="clear" w:color="auto" w:fill="F7F7F7"/>
        <w:spacing w:before="0" w:after="0" w:line="180" w:lineRule="exact"/>
        <w:ind w:left="0" w:firstLine="0"/>
        <w:jc w:val="left"/>
        <w:rPr>
          <w:ins w:id="884108" w:author="Claude" w:date="2026-10-07T12:00:00Z"/>
        </w:rPr>
      </w:pPr>
      <w:ins w:id="884265" w:author="Claude" w:date="2026-10-07T12:00:00Z">
        <w:r>
          <w:rPr>
            <w:rFonts w:ascii="Consolas" w:hAnsi="Consolas" w:cs="Consolas"/>
            <w:sz w:val="14"/>
            <w:szCs w:val="14"/>
          </w:rPr>
          <w:t xml:space="preserve">157      dims = {}</w:t>
        </w:r>
      </w:ins>
    </w:p>
    <w:p>
      <w:pPr>
        <w:shd w:val="clear" w:color="auto" w:fill="F7F7F7"/>
        <w:spacing w:before="0" w:after="0" w:line="180" w:lineRule="exact"/>
        <w:ind w:left="0" w:firstLine="0"/>
        <w:jc w:val="left"/>
        <w:rPr>
          <w:ins w:id="884108" w:author="Claude" w:date="2026-10-07T12:00:00Z"/>
        </w:rPr>
      </w:pPr>
      <w:ins w:id="884266" w:author="Claude" w:date="2026-10-07T12:00:00Z">
        <w:r>
          <w:rPr>
            <w:rFonts w:ascii="Consolas" w:hAnsi="Consolas" w:cs="Consolas"/>
            <w:sz w:val="14"/>
            <w:szCs w:val="14"/>
          </w:rPr>
          <w:t xml:space="preserve">158      for d, nomes in KPIS_POR_DIMENSAO.items():</w:t>
        </w:r>
      </w:ins>
    </w:p>
    <w:p>
      <w:pPr>
        <w:shd w:val="clear" w:color="auto" w:fill="F7F7F7"/>
        <w:spacing w:before="0" w:after="0" w:line="180" w:lineRule="exact"/>
        <w:ind w:left="0" w:firstLine="0"/>
        <w:jc w:val="left"/>
        <w:rPr>
          <w:ins w:id="884108" w:author="Claude" w:date="2026-10-07T12:00:00Z"/>
        </w:rPr>
      </w:pPr>
      <w:ins w:id="884267" w:author="Claude" w:date="2026-10-07T12:00:00Z">
        <w:r>
          <w:rPr>
            <w:rFonts w:ascii="Consolas" w:hAnsi="Consolas" w:cs="Consolas"/>
            <w:sz w:val="14"/>
            <w:szCs w:val="14"/>
          </w:rPr>
          <w:t xml:space="preserve">159          dims[d] = sum(norm[k] * pesos["kpi_intra_dimensao"][k] for k in nomes)</w:t>
        </w:r>
      </w:ins>
    </w:p>
    <w:p>
      <w:pPr>
        <w:shd w:val="clear" w:color="auto" w:fill="F7F7F7"/>
        <w:spacing w:before="0" w:after="0" w:line="180" w:lineRule="exact"/>
        <w:ind w:left="0" w:firstLine="0"/>
        <w:jc w:val="left"/>
        <w:rPr>
          <w:ins w:id="884108" w:author="Claude" w:date="2026-10-07T12:00:00Z"/>
        </w:rPr>
      </w:pPr>
      <w:ins w:id="884268" w:author="Claude" w:date="2026-10-07T12:00:00Z">
        <w:r>
          <w:rPr>
            <w:rFonts w:ascii="Consolas" w:hAnsi="Consolas" w:cs="Consolas"/>
            <w:sz w:val="14"/>
            <w:szCs w:val="14"/>
          </w:rPr>
          <w:t xml:space="preserve">160      indice = sum(dims[d] * pesos["dimensoes"][d] for d in DIMENSOES)</w:t>
        </w:r>
      </w:ins>
    </w:p>
    <w:p>
      <w:pPr>
        <w:shd w:val="clear" w:color="auto" w:fill="F7F7F7"/>
        <w:spacing w:before="0" w:after="0" w:line="180" w:lineRule="exact"/>
        <w:ind w:left="0" w:firstLine="0"/>
        <w:jc w:val="left"/>
        <w:rPr>
          <w:ins w:id="884108" w:author="Claude" w:date="2026-10-07T12:00:00Z"/>
        </w:rPr>
      </w:pPr>
      <w:ins w:id="884269" w:author="Claude" w:date="2026-10-07T12:00:00Z">
        <w:r>
          <w:rPr>
            <w:rFonts w:ascii="Consolas" w:hAnsi="Consolas" w:cs="Consolas"/>
            <w:sz w:val="14"/>
            <w:szCs w:val="14"/>
          </w:rPr>
          <w:t xml:space="preserve">161      esg = {"E": dims["ambiental"], "S": dims["social"], "G": np.full_like(indice, gov["score_0_1"])}</w:t>
        </w:r>
      </w:ins>
    </w:p>
    <w:p>
      <w:pPr>
        <w:shd w:val="clear" w:color="auto" w:fill="F7F7F7"/>
        <w:spacing w:before="0" w:after="0" w:line="180" w:lineRule="exact"/>
        <w:ind w:left="0" w:firstLine="0"/>
        <w:jc w:val="left"/>
        <w:rPr>
          <w:ins w:id="884108" w:author="Claude" w:date="2026-10-07T12:00:00Z"/>
        </w:rPr>
      </w:pPr>
      <w:ins w:id="884270" w:author="Claude" w:date="2026-10-07T12:00:00Z">
        <w:r>
          <w:rPr>
            <w:rFonts w:ascii="Consolas" w:hAnsi="Consolas" w:cs="Consolas"/>
            <w:sz w:val="14"/>
            <w:szCs w:val="14"/>
          </w:rPr>
          <w:t xml:space="preserve">162      esg_score = (esg["E"] + esg["S"] + esg["G"]) / 3</w:t>
        </w:r>
      </w:ins>
    </w:p>
    <w:p>
      <w:pPr>
        <w:shd w:val="clear" w:color="auto" w:fill="F7F7F7"/>
        <w:spacing w:before="0" w:after="0" w:line="180" w:lineRule="exact"/>
        <w:ind w:left="0" w:firstLine="0"/>
        <w:jc w:val="left"/>
        <w:rPr>
          <w:ins w:id="884108" w:author="Claude" w:date="2026-10-07T12:00:00Z"/>
        </w:rPr>
      </w:pPr>
      <w:ins w:id="884271" w:author="Claude" w:date="2026-10-07T12:00:00Z">
        <w:r>
          <w:rPr>
            <w:rFonts w:ascii="Consolas" w:hAnsi="Consolas" w:cs="Consolas"/>
            <w:sz w:val="14"/>
            <w:szCs w:val="14"/>
          </w:rPr>
          <w:t xml:space="preserve">163      return {"kpis_brutos": brutos, "kpis_normalizados": norm, "dimensoes": dims,</w:t>
        </w:r>
      </w:ins>
    </w:p>
    <w:p>
      <w:pPr>
        <w:shd w:val="clear" w:color="auto" w:fill="F7F7F7"/>
        <w:spacing w:before="0" w:after="0" w:line="180" w:lineRule="exact"/>
        <w:ind w:left="0" w:firstLine="0"/>
        <w:jc w:val="left"/>
        <w:rPr>
          <w:ins w:id="884108" w:author="Claude" w:date="2026-10-07T12:00:00Z"/>
        </w:rPr>
      </w:pPr>
      <w:ins w:id="884272" w:author="Claude" w:date="2026-10-07T12:00:00Z">
        <w:r>
          <w:rPr>
            <w:rFonts w:ascii="Consolas" w:hAnsi="Consolas" w:cs="Consolas"/>
            <w:sz w:val="14"/>
            <w:szCs w:val="14"/>
          </w:rPr>
          <w:t xml:space="preserve">164              "indice_evteas": np.clip(indice, 0, 1), "esg": esg, "esg_score": esg_score, "pesos": pesos}</w:t>
        </w:r>
      </w:ins>
    </w:p>
    <w:p>
      <w:pPr>
        <w:shd w:val="clear" w:color="auto" w:fill="F7F7F7"/>
        <w:spacing w:before="0" w:after="0" w:line="180" w:lineRule="exact"/>
        <w:ind w:left="0" w:firstLine="0"/>
        <w:jc w:val="left"/>
        <w:rPr>
          <w:ins w:id="884108" w:author="Claude" w:date="2026-10-07T12:00:00Z"/>
        </w:rPr>
      </w:pPr>
      <w:ins w:id="884273" w:author="Claude" w:date="2026-10-07T12:00:00Z">
        <w:r>
          <w:rPr>
            <w:rFonts w:ascii="Consolas" w:hAnsi="Consolas" w:cs="Consolas"/>
            <w:sz w:val="14"/>
            <w:szCs w:val="14"/>
          </w:rPr>
          <w:t xml:space="preserve">165  </w:t>
        </w:r>
      </w:ins>
    </w:p>
    <w:p>
      <w:pPr>
        <w:shd w:val="clear" w:color="auto" w:fill="F7F7F7"/>
        <w:spacing w:before="0" w:after="0" w:line="180" w:lineRule="exact"/>
        <w:ind w:left="0" w:firstLine="0"/>
        <w:jc w:val="left"/>
        <w:rPr>
          <w:ins w:id="884108" w:author="Claude" w:date="2026-10-07T12:00:00Z"/>
        </w:rPr>
      </w:pPr>
      <w:ins w:id="884274" w:author="Claude" w:date="2026-10-07T12:00:00Z">
        <w:r>
          <w:rPr>
            <w:rFonts w:ascii="Consolas" w:hAnsi="Consolas" w:cs="Consolas"/>
            <w:sz w:val="14"/>
            <w:szCs w:val="14"/>
          </w:rPr>
          <w:t xml:space="preserve">166  </w:t>
        </w:r>
      </w:ins>
    </w:p>
    <w:p>
      <w:pPr>
        <w:shd w:val="clear" w:color="auto" w:fill="F7F7F7"/>
        <w:spacing w:before="0" w:after="0" w:line="180" w:lineRule="exact"/>
        <w:ind w:left="0" w:firstLine="0"/>
        <w:jc w:val="left"/>
        <w:rPr>
          <w:ins w:id="884108" w:author="Claude" w:date="2026-10-07T12:00:00Z"/>
        </w:rPr>
      </w:pPr>
      <w:ins w:id="884275" w:author="Claude" w:date="2026-10-07T12:00:00Z">
        <w:r>
          <w:rPr>
            <w:rFonts w:ascii="Consolas" w:hAnsi="Consolas" w:cs="Consolas"/>
            <w:sz w:val="14"/>
            <w:szCs w:val="14"/>
          </w:rPr>
          <w:t xml:space="preserve">167  def classificar(cfg: EVTEASConfig, vpl: float, indice: float, lso: float, vetos_ambientais: List[str],</w:t>
        </w:r>
      </w:ins>
    </w:p>
    <w:p>
      <w:pPr>
        <w:shd w:val="clear" w:color="auto" w:fill="F7F7F7"/>
        <w:spacing w:before="0" w:after="0" w:line="180" w:lineRule="exact"/>
        <w:ind w:left="0" w:firstLine="0"/>
        <w:jc w:val="left"/>
        <w:rPr>
          <w:ins w:id="884108" w:author="Claude" w:date="2026-10-07T12:00:00Z"/>
        </w:rPr>
      </w:pPr>
      <w:ins w:id="884276" w:author="Claude" w:date="2026-10-07T12:00:00Z">
        <w:r>
          <w:rPr>
            <w:rFonts w:ascii="Consolas" w:hAnsi="Consolas" w:cs="Consolas"/>
            <w:sz w:val="14"/>
            <w:szCs w:val="14"/>
          </w:rPr>
          <w:t xml:space="preserve">168                  prob_vpl_positivo: Optional[float] = None) -&gt; Dict[str, Any]:</w:t>
        </w:r>
      </w:ins>
    </w:p>
    <w:p>
      <w:pPr>
        <w:shd w:val="clear" w:color="auto" w:fill="F7F7F7"/>
        <w:spacing w:before="0" w:after="0" w:line="180" w:lineRule="exact"/>
        <w:ind w:left="0" w:firstLine="0"/>
        <w:jc w:val="left"/>
        <w:rPr>
          <w:ins w:id="884108" w:author="Claude" w:date="2026-10-07T12:00:00Z"/>
        </w:rPr>
      </w:pPr>
      <w:ins w:id="884277" w:author="Claude" w:date="2026-10-07T12:00:00Z">
        <w:r>
          <w:rPr>
            <w:rFonts w:ascii="Consolas" w:hAnsi="Consolas" w:cs="Consolas"/>
            <w:sz w:val="14"/>
            <w:szCs w:val="14"/>
          </w:rPr>
          <w:t xml:space="preserve">169      """Regra de decisão em dois estágios: vetos não compensatórios + índice compensatório.</w:t>
        </w:r>
      </w:ins>
    </w:p>
    <w:p>
      <w:pPr>
        <w:shd w:val="clear" w:color="auto" w:fill="F7F7F7"/>
        <w:spacing w:before="0" w:after="0" w:line="180" w:lineRule="exact"/>
        <w:ind w:left="0" w:firstLine="0"/>
        <w:jc w:val="left"/>
        <w:rPr>
          <w:ins w:id="884108" w:author="Claude" w:date="2026-10-07T12:00:00Z"/>
        </w:rPr>
      </w:pPr>
      <w:ins w:id="884278" w:author="Claude" w:date="2026-10-07T12:00:00Z">
        <w:r>
          <w:rPr>
            <w:rFonts w:ascii="Consolas" w:hAnsi="Consolas" w:cs="Consolas"/>
            <w:sz w:val="14"/>
            <w:szCs w:val="14"/>
          </w:rPr>
          <w:t xml:space="preserve">170  </w:t>
        </w:r>
      </w:ins>
    </w:p>
    <w:p>
      <w:pPr>
        <w:shd w:val="clear" w:color="auto" w:fill="F7F7F7"/>
        <w:spacing w:before="0" w:after="0" w:line="180" w:lineRule="exact"/>
        <w:ind w:left="0" w:firstLine="0"/>
        <w:jc w:val="left"/>
        <w:rPr>
          <w:ins w:id="884108" w:author="Claude" w:date="2026-10-07T12:00:00Z"/>
        </w:rPr>
      </w:pPr>
      <w:ins w:id="884279" w:author="Claude" w:date="2026-10-07T12:00:00Z">
        <w:r>
          <w:rPr>
            <w:rFonts w:ascii="Consolas" w:hAnsi="Consolas" w:cs="Consolas"/>
            <w:sz w:val="14"/>
            <w:szCs w:val="14"/>
          </w:rPr>
          <w:t xml:space="preserve">171      O índice agregado sozinho pode ocultar fragilidades (Rev. 186, Seção 5.4);</w:t>
        </w:r>
      </w:ins>
    </w:p>
    <w:p>
      <w:pPr>
        <w:shd w:val="clear" w:color="auto" w:fill="F7F7F7"/>
        <w:spacing w:before="0" w:after="0" w:line="180" w:lineRule="exact"/>
        <w:ind w:left="0" w:firstLine="0"/>
        <w:jc w:val="left"/>
        <w:rPr>
          <w:ins w:id="884108" w:author="Claude" w:date="2026-10-07T12:00:00Z"/>
        </w:rPr>
      </w:pPr>
      <w:ins w:id="884280" w:author="Claude" w:date="2026-10-07T12:00:00Z">
        <w:r>
          <w:rPr>
            <w:rFonts w:ascii="Consolas" w:hAnsi="Consolas" w:cs="Consolas"/>
            <w:sz w:val="14"/>
            <w:szCs w:val="14"/>
          </w:rPr>
          <w:t xml:space="preserve">172      por isso VPL negativo, item ambiental eliminatório não atendido ou LSO abaixo</w:t>
        </w:r>
      </w:ins>
    </w:p>
    <w:p>
      <w:pPr>
        <w:shd w:val="clear" w:color="auto" w:fill="F7F7F7"/>
        <w:spacing w:before="0" w:after="0" w:line="180" w:lineRule="exact"/>
        <w:ind w:left="0" w:firstLine="0"/>
        <w:jc w:val="left"/>
        <w:rPr>
          <w:ins w:id="884108" w:author="Claude" w:date="2026-10-07T12:00:00Z"/>
        </w:rPr>
      </w:pPr>
      <w:ins w:id="884281" w:author="Claude" w:date="2026-10-07T12:00:00Z">
        <w:r>
          <w:rPr>
            <w:rFonts w:ascii="Consolas" w:hAnsi="Consolas" w:cs="Consolas"/>
            <w:sz w:val="14"/>
            <w:szCs w:val="14"/>
          </w:rPr>
          <w:t xml:space="preserve">173      do mínimo impedem a classificação "VIÁVEL", qualquer que seja o índice.</w:t>
        </w:r>
      </w:ins>
    </w:p>
    <w:p>
      <w:pPr>
        <w:shd w:val="clear" w:color="auto" w:fill="F7F7F7"/>
        <w:spacing w:before="0" w:after="0" w:line="180" w:lineRule="exact"/>
        <w:ind w:left="0" w:firstLine="0"/>
        <w:jc w:val="left"/>
        <w:rPr>
          <w:ins w:id="884108" w:author="Claude" w:date="2026-10-07T12:00:00Z"/>
        </w:rPr>
      </w:pPr>
      <w:ins w:id="884282" w:author="Claude" w:date="2026-10-07T12:00:00Z">
        <w:r>
          <w:rPr>
            <w:rFonts w:ascii="Consolas" w:hAnsi="Consolas" w:cs="Consolas"/>
            <w:sz w:val="14"/>
            <w:szCs w:val="14"/>
          </w:rPr>
          <w:t xml:space="preserve">174      """</w:t>
        </w:r>
      </w:ins>
    </w:p>
    <w:p>
      <w:pPr>
        <w:shd w:val="clear" w:color="auto" w:fill="F7F7F7"/>
        <w:spacing w:before="0" w:after="0" w:line="180" w:lineRule="exact"/>
        <w:ind w:left="0" w:firstLine="0"/>
        <w:jc w:val="left"/>
        <w:rPr>
          <w:ins w:id="884108" w:author="Claude" w:date="2026-10-07T12:00:00Z"/>
        </w:rPr>
      </w:pPr>
      <w:ins w:id="884283" w:author="Claude" w:date="2026-10-07T12:00:00Z">
        <w:r>
          <w:rPr>
            <w:rFonts w:ascii="Consolas" w:hAnsi="Consolas" w:cs="Consolas"/>
            <w:sz w:val="14"/>
            <w:szCs w:val="14"/>
          </w:rPr>
          <w:t xml:space="preserve">175      d = cfg.decisao</w:t>
        </w:r>
      </w:ins>
    </w:p>
    <w:p>
      <w:pPr>
        <w:shd w:val="clear" w:color="auto" w:fill="F7F7F7"/>
        <w:spacing w:before="0" w:after="0" w:line="180" w:lineRule="exact"/>
        <w:ind w:left="0" w:firstLine="0"/>
        <w:jc w:val="left"/>
        <w:rPr>
          <w:ins w:id="884108" w:author="Claude" w:date="2026-10-07T12:00:00Z"/>
        </w:rPr>
      </w:pPr>
      <w:ins w:id="884284" w:author="Claude" w:date="2026-10-07T12:00:00Z">
        <w:r>
          <w:rPr>
            <w:rFonts w:ascii="Consolas" w:hAnsi="Consolas" w:cs="Consolas"/>
            <w:sz w:val="14"/>
            <w:szCs w:val="14"/>
          </w:rPr>
          <w:t xml:space="preserve">176      motivos = []</w:t>
        </w:r>
      </w:ins>
    </w:p>
    <w:p>
      <w:pPr>
        <w:shd w:val="clear" w:color="auto" w:fill="F7F7F7"/>
        <w:spacing w:before="0" w:after="0" w:line="180" w:lineRule="exact"/>
        <w:ind w:left="0" w:firstLine="0"/>
        <w:jc w:val="left"/>
        <w:rPr>
          <w:ins w:id="884108" w:author="Claude" w:date="2026-10-07T12:00:00Z"/>
        </w:rPr>
      </w:pPr>
      <w:ins w:id="884285" w:author="Claude" w:date="2026-10-07T12:00:00Z">
        <w:r>
          <w:rPr>
            <w:rFonts w:ascii="Consolas" w:hAnsi="Consolas" w:cs="Consolas"/>
            <w:sz w:val="14"/>
            <w:szCs w:val="14"/>
          </w:rPr>
          <w:t xml:space="preserve">177      if d.aplicar_vetos:</w:t>
        </w:r>
      </w:ins>
    </w:p>
    <w:p>
      <w:pPr>
        <w:shd w:val="clear" w:color="auto" w:fill="F7F7F7"/>
        <w:spacing w:before="0" w:after="0" w:line="180" w:lineRule="exact"/>
        <w:ind w:left="0" w:firstLine="0"/>
        <w:jc w:val="left"/>
        <w:rPr>
          <w:ins w:id="884108" w:author="Claude" w:date="2026-10-07T12:00:00Z"/>
        </w:rPr>
      </w:pPr>
      <w:ins w:id="884286" w:author="Claude" w:date="2026-10-07T12:00:00Z">
        <w:r>
          <w:rPr>
            <w:rFonts w:ascii="Consolas" w:hAnsi="Consolas" w:cs="Consolas"/>
            <w:sz w:val="14"/>
            <w:szCs w:val="14"/>
          </w:rPr>
          <w:t xml:space="preserve">178          if vpl &lt; 0:</w:t>
        </w:r>
      </w:ins>
    </w:p>
    <w:p>
      <w:pPr>
        <w:shd w:val="clear" w:color="auto" w:fill="F7F7F7"/>
        <w:spacing w:before="0" w:after="0" w:line="180" w:lineRule="exact"/>
        <w:ind w:left="0" w:firstLine="0"/>
        <w:jc w:val="left"/>
        <w:rPr>
          <w:ins w:id="884108" w:author="Claude" w:date="2026-10-07T12:00:00Z"/>
        </w:rPr>
      </w:pPr>
      <w:ins w:id="884287" w:author="Claude" w:date="2026-10-07T12:00:00Z">
        <w:r>
          <w:rPr>
            <w:rFonts w:ascii="Consolas" w:hAnsi="Consolas" w:cs="Consolas"/>
            <w:sz w:val="14"/>
            <w:szCs w:val="14"/>
          </w:rPr>
          <w:t xml:space="preserve">179              motivos.append("VPL negativo (veto econômico)")</w:t>
        </w:r>
      </w:ins>
    </w:p>
    <w:p>
      <w:pPr>
        <w:shd w:val="clear" w:color="auto" w:fill="F7F7F7"/>
        <w:spacing w:before="0" w:after="0" w:line="180" w:lineRule="exact"/>
        <w:ind w:left="0" w:firstLine="0"/>
        <w:jc w:val="left"/>
        <w:rPr>
          <w:ins w:id="884108" w:author="Claude" w:date="2026-10-07T12:00:00Z"/>
        </w:rPr>
      </w:pPr>
      <w:ins w:id="884288" w:author="Claude" w:date="2026-10-07T12:00:00Z">
        <w:r>
          <w:rPr>
            <w:rFonts w:ascii="Consolas" w:hAnsi="Consolas" w:cs="Consolas"/>
            <w:sz w:val="14"/>
            <w:szCs w:val="14"/>
          </w:rPr>
          <w:t xml:space="preserve">180          motivos += [f"Item eliminatório não atendido: {v}" for v in vetos_ambientais]</w:t>
        </w:r>
      </w:ins>
    </w:p>
    <w:p>
      <w:pPr>
        <w:shd w:val="clear" w:color="auto" w:fill="F7F7F7"/>
        <w:spacing w:before="0" w:after="0" w:line="180" w:lineRule="exact"/>
        <w:ind w:left="0" w:firstLine="0"/>
        <w:jc w:val="left"/>
        <w:rPr>
          <w:ins w:id="884108" w:author="Claude" w:date="2026-10-07T12:00:00Z"/>
        </w:rPr>
      </w:pPr>
      <w:ins w:id="884289" w:author="Claude" w:date="2026-10-07T12:00:00Z">
        <w:r>
          <w:rPr>
            <w:rFonts w:ascii="Consolas" w:hAnsi="Consolas" w:cs="Consolas"/>
            <w:sz w:val="14"/>
            <w:szCs w:val="14"/>
          </w:rPr>
          <w:t xml:space="preserve">181          if lso &lt; d.lso_minimo:</w:t>
        </w:r>
      </w:ins>
    </w:p>
    <w:p>
      <w:pPr>
        <w:shd w:val="clear" w:color="auto" w:fill="F7F7F7"/>
        <w:spacing w:before="0" w:after="0" w:line="180" w:lineRule="exact"/>
        <w:ind w:left="0" w:firstLine="0"/>
        <w:jc w:val="left"/>
        <w:rPr>
          <w:ins w:id="884108" w:author="Claude" w:date="2026-10-07T12:00:00Z"/>
        </w:rPr>
      </w:pPr>
      <w:ins w:id="884290" w:author="Claude" w:date="2026-10-07T12:00:00Z">
        <w:r>
          <w:rPr>
            <w:rFonts w:ascii="Consolas" w:hAnsi="Consolas" w:cs="Consolas"/>
            <w:sz w:val="14"/>
            <w:szCs w:val="14"/>
          </w:rPr>
          <w:t xml:space="preserve">182              motivos.append(f"LSO abaixo do mínimo ({lso:.0f} &lt; {d.lso_minimo:.0f})")</w:t>
        </w:r>
      </w:ins>
    </w:p>
    <w:p>
      <w:pPr>
        <w:shd w:val="clear" w:color="auto" w:fill="F7F7F7"/>
        <w:spacing w:before="0" w:after="0" w:line="180" w:lineRule="exact"/>
        <w:ind w:left="0" w:firstLine="0"/>
        <w:jc w:val="left"/>
        <w:rPr>
          <w:ins w:id="884108" w:author="Claude" w:date="2026-10-07T12:00:00Z"/>
        </w:rPr>
      </w:pPr>
      <w:ins w:id="884291" w:author="Claude" w:date="2026-10-07T12:00:00Z">
        <w:r>
          <w:rPr>
            <w:rFonts w:ascii="Consolas" w:hAnsi="Consolas" w:cs="Consolas"/>
            <w:sz w:val="14"/>
            <w:szCs w:val="14"/>
          </w:rPr>
          <w:t xml:space="preserve">183      ressalvas = []</w:t>
        </w:r>
      </w:ins>
    </w:p>
    <w:p>
      <w:pPr>
        <w:shd w:val="clear" w:color="auto" w:fill="F7F7F7"/>
        <w:spacing w:before="0" w:after="0" w:line="180" w:lineRule="exact"/>
        <w:ind w:left="0" w:firstLine="0"/>
        <w:jc w:val="left"/>
        <w:rPr>
          <w:ins w:id="884108" w:author="Claude" w:date="2026-10-07T12:00:00Z"/>
        </w:rPr>
      </w:pPr>
      <w:ins w:id="884292" w:author="Claude" w:date="2026-10-07T12:00:00Z">
        <w:r>
          <w:rPr>
            <w:rFonts w:ascii="Consolas" w:hAnsi="Consolas" w:cs="Consolas"/>
            <w:sz w:val="14"/>
            <w:szCs w:val="14"/>
          </w:rPr>
          <w:t xml:space="preserve">184      if prob_vpl_positivo is not None and prob_vpl_positivo &lt; d.prob_vpl_positivo_minima:</w:t>
        </w:r>
      </w:ins>
    </w:p>
    <w:p>
      <w:pPr>
        <w:shd w:val="clear" w:color="auto" w:fill="F7F7F7"/>
        <w:spacing w:before="0" w:after="0" w:line="180" w:lineRule="exact"/>
        <w:ind w:left="0" w:firstLine="0"/>
        <w:jc w:val="left"/>
        <w:rPr>
          <w:ins w:id="884108" w:author="Claude" w:date="2026-10-07T12:00:00Z"/>
        </w:rPr>
      </w:pPr>
      <w:ins w:id="884293" w:author="Claude" w:date="2026-10-07T12:00:00Z">
        <w:r>
          <w:rPr>
            <w:rFonts w:ascii="Consolas" w:hAnsi="Consolas" w:cs="Consolas"/>
            <w:sz w:val="14"/>
            <w:szCs w:val="14"/>
          </w:rPr>
          <w:t xml:space="preserve">185          ressalvas.append(f"P(VPL &gt; 0) = {prob_vpl_positivo:.0%} abaixo de {d.prob_vpl_positivo_minima:.0%}")</w:t>
        </w:r>
      </w:ins>
    </w:p>
    <w:p>
      <w:pPr>
        <w:shd w:val="clear" w:color="auto" w:fill="F7F7F7"/>
        <w:spacing w:before="0" w:after="0" w:line="180" w:lineRule="exact"/>
        <w:ind w:left="0" w:firstLine="0"/>
        <w:jc w:val="left"/>
        <w:rPr>
          <w:ins w:id="884108" w:author="Claude" w:date="2026-10-07T12:00:00Z"/>
        </w:rPr>
      </w:pPr>
      <w:ins w:id="884294" w:author="Claude" w:date="2026-10-07T12:00:00Z">
        <w:r>
          <w:rPr>
            <w:rFonts w:ascii="Consolas" w:hAnsi="Consolas" w:cs="Consolas"/>
            <w:sz w:val="14"/>
            <w:szCs w:val="14"/>
          </w:rPr>
          <w:t xml:space="preserve">186      if motivos:</w:t>
        </w:r>
      </w:ins>
    </w:p>
    <w:p>
      <w:pPr>
        <w:shd w:val="clear" w:color="auto" w:fill="F7F7F7"/>
        <w:spacing w:before="0" w:after="0" w:line="180" w:lineRule="exact"/>
        <w:ind w:left="0" w:firstLine="0"/>
        <w:jc w:val="left"/>
        <w:rPr>
          <w:ins w:id="884108" w:author="Claude" w:date="2026-10-07T12:00:00Z"/>
        </w:rPr>
      </w:pPr>
      <w:ins w:id="884295" w:author="Claude" w:date="2026-10-07T12:00:00Z">
        <w:r>
          <w:rPr>
            <w:rFonts w:ascii="Consolas" w:hAnsi="Consolas" w:cs="Consolas"/>
            <w:sz w:val="14"/>
            <w:szCs w:val="14"/>
          </w:rPr>
          <w:t xml:space="preserve">187          classe = "NÃO VIÁVEL"</w:t>
        </w:r>
      </w:ins>
    </w:p>
    <w:p>
      <w:pPr>
        <w:shd w:val="clear" w:color="auto" w:fill="F7F7F7"/>
        <w:spacing w:before="0" w:after="0" w:line="180" w:lineRule="exact"/>
        <w:ind w:left="0" w:firstLine="0"/>
        <w:jc w:val="left"/>
        <w:rPr>
          <w:ins w:id="884108" w:author="Claude" w:date="2026-10-07T12:00:00Z"/>
        </w:rPr>
      </w:pPr>
      <w:ins w:id="884296" w:author="Claude" w:date="2026-10-07T12:00:00Z">
        <w:r>
          <w:rPr>
            <w:rFonts w:ascii="Consolas" w:hAnsi="Consolas" w:cs="Consolas"/>
            <w:sz w:val="14"/>
            <w:szCs w:val="14"/>
          </w:rPr>
          <w:t xml:space="preserve">188      elif indice &gt;= d.limiar_indice_viavel and not ressalvas:</w:t>
        </w:r>
      </w:ins>
    </w:p>
    <w:p>
      <w:pPr>
        <w:shd w:val="clear" w:color="auto" w:fill="F7F7F7"/>
        <w:spacing w:before="0" w:after="0" w:line="180" w:lineRule="exact"/>
        <w:ind w:left="0" w:firstLine="0"/>
        <w:jc w:val="left"/>
        <w:rPr>
          <w:ins w:id="884108" w:author="Claude" w:date="2026-10-07T12:00:00Z"/>
        </w:rPr>
      </w:pPr>
      <w:ins w:id="884297" w:author="Claude" w:date="2026-10-07T12:00:00Z">
        <w:r>
          <w:rPr>
            <w:rFonts w:ascii="Consolas" w:hAnsi="Consolas" w:cs="Consolas"/>
            <w:sz w:val="14"/>
            <w:szCs w:val="14"/>
          </w:rPr>
          <w:t xml:space="preserve">189          classe = "VIÁVEL"</w:t>
        </w:r>
      </w:ins>
    </w:p>
    <w:p>
      <w:pPr>
        <w:shd w:val="clear" w:color="auto" w:fill="F7F7F7"/>
        <w:spacing w:before="0" w:after="0" w:line="180" w:lineRule="exact"/>
        <w:ind w:left="0" w:firstLine="0"/>
        <w:jc w:val="left"/>
        <w:rPr>
          <w:ins w:id="884108" w:author="Claude" w:date="2026-10-07T12:00:00Z"/>
        </w:rPr>
      </w:pPr>
      <w:ins w:id="884298" w:author="Claude" w:date="2026-10-07T12:00:00Z">
        <w:r>
          <w:rPr>
            <w:rFonts w:ascii="Consolas" w:hAnsi="Consolas" w:cs="Consolas"/>
            <w:sz w:val="14"/>
            <w:szCs w:val="14"/>
          </w:rPr>
          <w:t xml:space="preserve">190      elif indice &gt;= d.limiar_indice_ressalvas:</w:t>
        </w:r>
      </w:ins>
    </w:p>
    <w:p>
      <w:pPr>
        <w:shd w:val="clear" w:color="auto" w:fill="F7F7F7"/>
        <w:spacing w:before="0" w:after="0" w:line="180" w:lineRule="exact"/>
        <w:ind w:left="0" w:firstLine="0"/>
        <w:jc w:val="left"/>
        <w:rPr>
          <w:ins w:id="884108" w:author="Claude" w:date="2026-10-07T12:00:00Z"/>
        </w:rPr>
      </w:pPr>
      <w:ins w:id="884299" w:author="Claude" w:date="2026-10-07T12:00:00Z">
        <w:r>
          <w:rPr>
            <w:rFonts w:ascii="Consolas" w:hAnsi="Consolas" w:cs="Consolas"/>
            <w:sz w:val="14"/>
            <w:szCs w:val="14"/>
          </w:rPr>
          <w:t xml:space="preserve">191          classe = "VIÁVEL COM RESSALVAS"</w:t>
        </w:r>
      </w:ins>
    </w:p>
    <w:p>
      <w:pPr>
        <w:shd w:val="clear" w:color="auto" w:fill="F7F7F7"/>
        <w:spacing w:before="0" w:after="0" w:line="180" w:lineRule="exact"/>
        <w:ind w:left="0" w:firstLine="0"/>
        <w:jc w:val="left"/>
        <w:rPr>
          <w:ins w:id="884108" w:author="Claude" w:date="2026-10-07T12:00:00Z"/>
        </w:rPr>
      </w:pPr>
      <w:ins w:id="884300" w:author="Claude" w:date="2026-10-07T12:00:00Z">
        <w:r>
          <w:rPr>
            <w:rFonts w:ascii="Consolas" w:hAnsi="Consolas" w:cs="Consolas"/>
            <w:sz w:val="14"/>
            <w:szCs w:val="14"/>
          </w:rPr>
          <w:t xml:space="preserve">192          if indice &lt; d.limiar_indice_viavel:</w:t>
        </w:r>
      </w:ins>
    </w:p>
    <w:p>
      <w:pPr>
        <w:shd w:val="clear" w:color="auto" w:fill="F7F7F7"/>
        <w:spacing w:before="0" w:after="0" w:line="180" w:lineRule="exact"/>
        <w:ind w:left="0" w:firstLine="0"/>
        <w:jc w:val="left"/>
        <w:rPr>
          <w:ins w:id="884108" w:author="Claude" w:date="2026-10-07T12:00:00Z"/>
        </w:rPr>
      </w:pPr>
      <w:ins w:id="884301" w:author="Claude" w:date="2026-10-07T12:00:00Z">
        <w:r>
          <w:rPr>
            <w:rFonts w:ascii="Consolas" w:hAnsi="Consolas" w:cs="Consolas"/>
            <w:sz w:val="14"/>
            <w:szCs w:val="14"/>
          </w:rPr>
          <w:t xml:space="preserve">193              ressalvas.append(f"Índice EVTEAS {indice:.3f} abaixo do limiar {d.limiar_indice_viavel:.2f}")</w:t>
        </w:r>
      </w:ins>
    </w:p>
    <w:p>
      <w:pPr>
        <w:shd w:val="clear" w:color="auto" w:fill="F7F7F7"/>
        <w:spacing w:before="0" w:after="0" w:line="180" w:lineRule="exact"/>
        <w:ind w:left="0" w:firstLine="0"/>
        <w:jc w:val="left"/>
        <w:rPr>
          <w:ins w:id="884108" w:author="Claude" w:date="2026-10-07T12:00:00Z"/>
        </w:rPr>
      </w:pPr>
      <w:ins w:id="884302" w:author="Claude" w:date="2026-10-07T12:00:00Z">
        <w:r>
          <w:rPr>
            <w:rFonts w:ascii="Consolas" w:hAnsi="Consolas" w:cs="Consolas"/>
            <w:sz w:val="14"/>
            <w:szCs w:val="14"/>
          </w:rPr>
          <w:t xml:space="preserve">194      else:</w:t>
        </w:r>
      </w:ins>
    </w:p>
    <w:p>
      <w:pPr>
        <w:shd w:val="clear" w:color="auto" w:fill="F7F7F7"/>
        <w:spacing w:before="0" w:after="0" w:line="180" w:lineRule="exact"/>
        <w:ind w:left="0" w:firstLine="0"/>
        <w:jc w:val="left"/>
        <w:rPr>
          <w:ins w:id="884108" w:author="Claude" w:date="2026-10-07T12:00:00Z"/>
        </w:rPr>
      </w:pPr>
      <w:ins w:id="884303" w:author="Claude" w:date="2026-10-07T12:00:00Z">
        <w:r>
          <w:rPr>
            <w:rFonts w:ascii="Consolas" w:hAnsi="Consolas" w:cs="Consolas"/>
            <w:sz w:val="14"/>
            <w:szCs w:val="14"/>
          </w:rPr>
          <w:t xml:space="preserve">195          classe = "NÃO VIÁVEL"</w:t>
        </w:r>
      </w:ins>
    </w:p>
    <w:p>
      <w:pPr>
        <w:shd w:val="clear" w:color="auto" w:fill="F7F7F7"/>
        <w:spacing w:before="0" w:after="0" w:line="180" w:lineRule="exact"/>
        <w:ind w:left="0" w:firstLine="0"/>
        <w:jc w:val="left"/>
        <w:rPr>
          <w:ins w:id="884108" w:author="Claude" w:date="2026-10-07T12:00:00Z"/>
        </w:rPr>
      </w:pPr>
      <w:ins w:id="884304" w:author="Claude" w:date="2026-10-07T12:00:00Z">
        <w:r>
          <w:rPr>
            <w:rFonts w:ascii="Consolas" w:hAnsi="Consolas" w:cs="Consolas"/>
            <w:sz w:val="14"/>
            <w:szCs w:val="14"/>
          </w:rPr>
          <w:t xml:space="preserve">196          motivos.append(f"Índice EVTEAS {indice:.3f} abaixo de {d.limiar_indice_ressalvas:.2f}")</w:t>
        </w:r>
      </w:ins>
    </w:p>
    <w:p>
      <w:pPr>
        <w:shd w:val="clear" w:color="auto" w:fill="F7F7F7"/>
        <w:spacing w:before="0" w:after="0" w:line="180" w:lineRule="exact"/>
        <w:ind w:left="0" w:firstLine="0"/>
        <w:jc w:val="left"/>
        <w:rPr>
          <w:ins w:id="884108" w:author="Claude" w:date="2026-10-07T12:00:00Z"/>
        </w:rPr>
      </w:pPr>
      <w:ins w:id="884305" w:author="Claude" w:date="2026-10-07T12:00:00Z">
        <w:r>
          <w:rPr>
            <w:rFonts w:ascii="Consolas" w:hAnsi="Consolas" w:cs="Consolas"/>
            <w:sz w:val="14"/>
            <w:szCs w:val="14"/>
          </w:rPr>
          <w:t xml:space="preserve">197      return {"classificacao": classe, "vetos": motivos, "ressalvas": ressalvas}</w:t>
        </w:r>
      </w:ins>
    </w:p>
    <w:p>
      <w:pPr>
        <w:shd w:val="clear" w:color="auto" w:fill="F7F7F7"/>
        <w:spacing w:before="0" w:after="0" w:line="180" w:lineRule="exact"/>
        <w:ind w:left="0" w:firstLine="0"/>
        <w:jc w:val="left"/>
        <w:rPr>
          <w:ins w:id="884108" w:author="Claude" w:date="2026-10-07T12:00:00Z"/>
        </w:rPr>
      </w:pPr>
      <w:ins w:id="884306" w:author="Claude" w:date="2026-10-07T12:00:00Z">
        <w:r>
          <w:rPr>
            <w:rFonts w:ascii="Consolas" w:hAnsi="Consolas" w:cs="Consolas"/>
            <w:sz w:val="14"/>
            <w:szCs w:val="14"/>
          </w:rPr>
          <w:t xml:space="preserve">198  </w:t>
        </w:r>
      </w:ins>
    </w:p>
    <w:p>
      <w:pPr>
        <w:shd w:val="clear" w:color="auto" w:fill="F7F7F7"/>
        <w:spacing w:before="0" w:after="0" w:line="180" w:lineRule="exact"/>
        <w:ind w:left="0" w:firstLine="0"/>
        <w:jc w:val="left"/>
        <w:rPr>
          <w:ins w:id="884108" w:author="Claude" w:date="2026-10-07T12:00:00Z"/>
        </w:rPr>
      </w:pPr>
      <w:ins w:id="884307" w:author="Claude" w:date="2026-10-07T12:00:00Z">
        <w:r>
          <w:rPr>
            <w:rFonts w:ascii="Consolas" w:hAnsi="Consolas" w:cs="Consolas"/>
            <w:sz w:val="14"/>
            <w:szCs w:val="14"/>
          </w:rPr>
          <w:t xml:space="preserve">199  </w:t>
        </w:r>
      </w:ins>
    </w:p>
    <w:p>
      <w:pPr>
        <w:shd w:val="clear" w:color="auto" w:fill="F7F7F7"/>
        <w:spacing w:before="0" w:after="0" w:line="180" w:lineRule="exact"/>
        <w:ind w:left="0" w:firstLine="0"/>
        <w:jc w:val="left"/>
        <w:rPr>
          <w:ins w:id="884108" w:author="Claude" w:date="2026-10-07T12:00:00Z"/>
        </w:rPr>
      </w:pPr>
      <w:ins w:id="884308" w:author="Claude" w:date="2026-10-07T12:00:00Z">
        <w:r>
          <w:rPr>
            <w:rFonts w:ascii="Consolas" w:hAnsi="Consolas" w:cs="Consolas"/>
            <w:sz w:val="14"/>
            <w:szCs w:val="14"/>
          </w:rPr>
          <w:t xml:space="preserve">200  # ---------------------------------------------------------------------------</w:t>
        </w:r>
      </w:ins>
    </w:p>
    <w:p>
      <w:pPr>
        <w:shd w:val="clear" w:color="auto" w:fill="F7F7F7"/>
        <w:spacing w:before="0" w:after="0" w:line="180" w:lineRule="exact"/>
        <w:ind w:left="0" w:firstLine="0"/>
        <w:jc w:val="left"/>
        <w:rPr>
          <w:ins w:id="884108" w:author="Claude" w:date="2026-10-07T12:00:00Z"/>
        </w:rPr>
      </w:pPr>
      <w:ins w:id="884309" w:author="Claude" w:date="2026-10-07T12:00:00Z">
        <w:r>
          <w:rPr>
            <w:rFonts w:ascii="Consolas" w:hAnsi="Consolas" w:cs="Consolas"/>
            <w:sz w:val="14"/>
            <w:szCs w:val="14"/>
          </w:rPr>
          <w:t xml:space="preserve">201  # TOPSIS — comparação de alternativas de projeto</w:t>
        </w:r>
      </w:ins>
    </w:p>
    <w:p>
      <w:pPr>
        <w:shd w:val="clear" w:color="auto" w:fill="F7F7F7"/>
        <w:spacing w:before="0" w:after="0" w:line="180" w:lineRule="exact"/>
        <w:ind w:left="0" w:firstLine="0"/>
        <w:jc w:val="left"/>
        <w:rPr>
          <w:ins w:id="884108" w:author="Claude" w:date="2026-10-07T12:00:00Z"/>
        </w:rPr>
      </w:pPr>
      <w:ins w:id="884310" w:author="Claude" w:date="2026-10-07T12:00:00Z">
        <w:r>
          <w:rPr>
            <w:rFonts w:ascii="Consolas" w:hAnsi="Consolas" w:cs="Consolas"/>
            <w:sz w:val="14"/>
            <w:szCs w:val="14"/>
          </w:rPr>
          <w:t xml:space="preserve">202  # ---------------------------------------------------------------------------</w:t>
        </w:r>
      </w:ins>
    </w:p>
    <w:p>
      <w:pPr>
        <w:shd w:val="clear" w:color="auto" w:fill="F7F7F7"/>
        <w:spacing w:before="0" w:after="0" w:line="180" w:lineRule="exact"/>
        <w:ind w:left="0" w:firstLine="0"/>
        <w:jc w:val="left"/>
        <w:rPr>
          <w:ins w:id="884108" w:author="Claude" w:date="2026-10-07T12:00:00Z"/>
        </w:rPr>
      </w:pPr>
      <w:ins w:id="884311" w:author="Claude" w:date="2026-10-07T12:00:00Z">
        <w:r>
          <w:rPr>
            <w:rFonts w:ascii="Consolas" w:hAnsi="Consolas" w:cs="Consolas"/>
            <w:sz w:val="14"/>
            <w:szCs w:val="14"/>
          </w:rPr>
          <w:t xml:space="preserve">203  </w:t>
        </w:r>
      </w:ins>
    </w:p>
    <w:p>
      <w:pPr>
        <w:shd w:val="clear" w:color="auto" w:fill="F7F7F7"/>
        <w:spacing w:before="0" w:after="0" w:line="180" w:lineRule="exact"/>
        <w:ind w:left="0" w:firstLine="0"/>
        <w:jc w:val="left"/>
        <w:rPr>
          <w:ins w:id="884108" w:author="Claude" w:date="2026-10-07T12:00:00Z"/>
        </w:rPr>
      </w:pPr>
      <w:ins w:id="884312" w:author="Claude" w:date="2026-10-07T12:00:00Z">
        <w:r>
          <w:rPr>
            <w:rFonts w:ascii="Consolas" w:hAnsi="Consolas" w:cs="Consolas"/>
            <w:sz w:val="14"/>
            <w:szCs w:val="14"/>
          </w:rPr>
          <w:t xml:space="preserve">204  def topsis(df: pd.DataFrame, criterios: List[str], pesos: Sequence[float], beneficio: Sequence[bool]) -&gt; pd.DataFrame:</w:t>
        </w:r>
      </w:ins>
    </w:p>
    <w:p>
      <w:pPr>
        <w:shd w:val="clear" w:color="auto" w:fill="F7F7F7"/>
        <w:spacing w:before="0" w:after="0" w:line="180" w:lineRule="exact"/>
        <w:ind w:left="0" w:firstLine="0"/>
        <w:jc w:val="left"/>
        <w:rPr>
          <w:ins w:id="884108" w:author="Claude" w:date="2026-10-07T12:00:00Z"/>
        </w:rPr>
      </w:pPr>
      <w:ins w:id="884313" w:author="Claude" w:date="2026-10-07T12:00:00Z">
        <w:r>
          <w:rPr>
            <w:rFonts w:ascii="Consolas" w:hAnsi="Consolas" w:cs="Consolas"/>
            <w:sz w:val="14"/>
            <w:szCs w:val="14"/>
          </w:rPr>
          <w:t xml:space="preserve">205      X = df[criterios].astype(float).to_numpy()</w:t>
        </w:r>
      </w:ins>
    </w:p>
    <w:p>
      <w:pPr>
        <w:shd w:val="clear" w:color="auto" w:fill="F7F7F7"/>
        <w:spacing w:before="0" w:after="0" w:line="180" w:lineRule="exact"/>
        <w:ind w:left="0" w:firstLine="0"/>
        <w:jc w:val="left"/>
        <w:rPr>
          <w:ins w:id="884108" w:author="Claude" w:date="2026-10-07T12:00:00Z"/>
        </w:rPr>
      </w:pPr>
      <w:ins w:id="884314" w:author="Claude" w:date="2026-10-07T12:00:00Z">
        <w:r>
          <w:rPr>
            <w:rFonts w:ascii="Consolas" w:hAnsi="Consolas" w:cs="Consolas"/>
            <w:sz w:val="14"/>
            <w:szCs w:val="14"/>
          </w:rPr>
          <w:t xml:space="preserve">206      if np.isnan(X).any():</w:t>
        </w:r>
      </w:ins>
    </w:p>
    <w:p>
      <w:pPr>
        <w:shd w:val="clear" w:color="auto" w:fill="F7F7F7"/>
        <w:spacing w:before="0" w:after="0" w:line="180" w:lineRule="exact"/>
        <w:ind w:left="0" w:firstLine="0"/>
        <w:jc w:val="left"/>
        <w:rPr>
          <w:ins w:id="884108" w:author="Claude" w:date="2026-10-07T12:00:00Z"/>
        </w:rPr>
      </w:pPr>
      <w:ins w:id="884315" w:author="Claude" w:date="2026-10-07T12:00:00Z">
        <w:r>
          <w:rPr>
            <w:rFonts w:ascii="Consolas" w:hAnsi="Consolas" w:cs="Consolas"/>
            <w:sz w:val="14"/>
            <w:szCs w:val="14"/>
          </w:rPr>
          <w:t xml:space="preserve">207          raise ValueError("TOPSIS não aceita valores ausentes na matriz de decisão")</w:t>
        </w:r>
      </w:ins>
    </w:p>
    <w:p>
      <w:pPr>
        <w:shd w:val="clear" w:color="auto" w:fill="F7F7F7"/>
        <w:spacing w:before="0" w:after="0" w:line="180" w:lineRule="exact"/>
        <w:ind w:left="0" w:firstLine="0"/>
        <w:jc w:val="left"/>
        <w:rPr>
          <w:ins w:id="884108" w:author="Claude" w:date="2026-10-07T12:00:00Z"/>
        </w:rPr>
      </w:pPr>
      <w:ins w:id="884316" w:author="Claude" w:date="2026-10-07T12:00:00Z">
        <w:r>
          <w:rPr>
            <w:rFonts w:ascii="Consolas" w:hAnsi="Consolas" w:cs="Consolas"/>
            <w:sz w:val="14"/>
            <w:szCs w:val="14"/>
          </w:rPr>
          <w:t xml:space="preserve">208      W = np.asarray(pesos, dtype=float)</w:t>
        </w:r>
      </w:ins>
    </w:p>
    <w:p>
      <w:pPr>
        <w:shd w:val="clear" w:color="auto" w:fill="F7F7F7"/>
        <w:spacing w:before="0" w:after="0" w:line="180" w:lineRule="exact"/>
        <w:ind w:left="0" w:firstLine="0"/>
        <w:jc w:val="left"/>
        <w:rPr>
          <w:ins w:id="884108" w:author="Claude" w:date="2026-10-07T12:00:00Z"/>
        </w:rPr>
      </w:pPr>
      <w:ins w:id="884317" w:author="Claude" w:date="2026-10-07T12:00:00Z">
        <w:r>
          <w:rPr>
            <w:rFonts w:ascii="Consolas" w:hAnsi="Consolas" w:cs="Consolas"/>
            <w:sz w:val="14"/>
            <w:szCs w:val="14"/>
          </w:rPr>
          <w:t xml:space="preserve">209      W = W / W.sum()</w:t>
        </w:r>
      </w:ins>
    </w:p>
    <w:p>
      <w:pPr>
        <w:shd w:val="clear" w:color="auto" w:fill="F7F7F7"/>
        <w:spacing w:before="0" w:after="0" w:line="180" w:lineRule="exact"/>
        <w:ind w:left="0" w:firstLine="0"/>
        <w:jc w:val="left"/>
        <w:rPr>
          <w:ins w:id="884108" w:author="Claude" w:date="2026-10-07T12:00:00Z"/>
        </w:rPr>
      </w:pPr>
      <w:ins w:id="884318" w:author="Claude" w:date="2026-10-07T12:00:00Z">
        <w:r>
          <w:rPr>
            <w:rFonts w:ascii="Consolas" w:hAnsi="Consolas" w:cs="Consolas"/>
            <w:sz w:val="14"/>
            <w:szCs w:val="14"/>
          </w:rPr>
          <w:t xml:space="preserve">210      den = np.sqrt((X ** 2).sum(axis=0))</w:t>
        </w:r>
      </w:ins>
    </w:p>
    <w:p>
      <w:pPr>
        <w:shd w:val="clear" w:color="auto" w:fill="F7F7F7"/>
        <w:spacing w:before="0" w:after="0" w:line="180" w:lineRule="exact"/>
        <w:ind w:left="0" w:firstLine="0"/>
        <w:jc w:val="left"/>
        <w:rPr>
          <w:ins w:id="884108" w:author="Claude" w:date="2026-10-07T12:00:00Z"/>
        </w:rPr>
      </w:pPr>
      <w:ins w:id="884319" w:author="Claude" w:date="2026-10-07T12:00:00Z">
        <w:r>
          <w:rPr>
            <w:rFonts w:ascii="Consolas" w:hAnsi="Consolas" w:cs="Consolas"/>
            <w:sz w:val="14"/>
            <w:szCs w:val="14"/>
          </w:rPr>
          <w:t xml:space="preserve">211      den[den == 0] = 1</w:t>
        </w:r>
      </w:ins>
    </w:p>
    <w:p>
      <w:pPr>
        <w:shd w:val="clear" w:color="auto" w:fill="F7F7F7"/>
        <w:spacing w:before="0" w:after="0" w:line="180" w:lineRule="exact"/>
        <w:ind w:left="0" w:firstLine="0"/>
        <w:jc w:val="left"/>
        <w:rPr>
          <w:ins w:id="884108" w:author="Claude" w:date="2026-10-07T12:00:00Z"/>
        </w:rPr>
      </w:pPr>
      <w:ins w:id="884320" w:author="Claude" w:date="2026-10-07T12:00:00Z">
        <w:r>
          <w:rPr>
            <w:rFonts w:ascii="Consolas" w:hAnsi="Consolas" w:cs="Consolas"/>
            <w:sz w:val="14"/>
            <w:szCs w:val="14"/>
          </w:rPr>
          <w:t xml:space="preserve">212      V = X / den * W</w:t>
        </w:r>
      </w:ins>
    </w:p>
    <w:p>
      <w:pPr>
        <w:shd w:val="clear" w:color="auto" w:fill="F7F7F7"/>
        <w:spacing w:before="0" w:after="0" w:line="180" w:lineRule="exact"/>
        <w:ind w:left="0" w:firstLine="0"/>
        <w:jc w:val="left"/>
        <w:rPr>
          <w:ins w:id="884108" w:author="Claude" w:date="2026-10-07T12:00:00Z"/>
        </w:rPr>
      </w:pPr>
      <w:ins w:id="884321" w:author="Claude" w:date="2026-10-07T12:00:00Z">
        <w:r>
          <w:rPr>
            <w:rFonts w:ascii="Consolas" w:hAnsi="Consolas" w:cs="Consolas"/>
            <w:sz w:val="14"/>
            <w:szCs w:val="14"/>
          </w:rPr>
          <w:t xml:space="preserve">213      ben = np.asarray(beneficio, dtype=bool)</w:t>
        </w:r>
      </w:ins>
    </w:p>
    <w:p>
      <w:pPr>
        <w:shd w:val="clear" w:color="auto" w:fill="F7F7F7"/>
        <w:spacing w:before="0" w:after="0" w:line="180" w:lineRule="exact"/>
        <w:ind w:left="0" w:firstLine="0"/>
        <w:jc w:val="left"/>
        <w:rPr>
          <w:ins w:id="884108" w:author="Claude" w:date="2026-10-07T12:00:00Z"/>
        </w:rPr>
      </w:pPr>
      <w:ins w:id="884322" w:author="Claude" w:date="2026-10-07T12:00:00Z">
        <w:r>
          <w:rPr>
            <w:rFonts w:ascii="Consolas" w:hAnsi="Consolas" w:cs="Consolas"/>
            <w:sz w:val="14"/>
            <w:szCs w:val="14"/>
          </w:rPr>
          <w:t xml:space="preserve">214      ideal = np.where(ben, V.max(axis=0), V.min(axis=0))</w:t>
        </w:r>
      </w:ins>
    </w:p>
    <w:p>
      <w:pPr>
        <w:shd w:val="clear" w:color="auto" w:fill="F7F7F7"/>
        <w:spacing w:before="0" w:after="0" w:line="180" w:lineRule="exact"/>
        <w:ind w:left="0" w:firstLine="0"/>
        <w:jc w:val="left"/>
        <w:rPr>
          <w:ins w:id="884108" w:author="Claude" w:date="2026-10-07T12:00:00Z"/>
        </w:rPr>
      </w:pPr>
      <w:ins w:id="884323" w:author="Claude" w:date="2026-10-07T12:00:00Z">
        <w:r>
          <w:rPr>
            <w:rFonts w:ascii="Consolas" w:hAnsi="Consolas" w:cs="Consolas"/>
            <w:sz w:val="14"/>
            <w:szCs w:val="14"/>
          </w:rPr>
          <w:t xml:space="preserve">215      anti = np.where(ben, V.min(axis=0), V.max(axis=0))</w:t>
        </w:r>
      </w:ins>
    </w:p>
    <w:p>
      <w:pPr>
        <w:shd w:val="clear" w:color="auto" w:fill="F7F7F7"/>
        <w:spacing w:before="0" w:after="0" w:line="180" w:lineRule="exact"/>
        <w:ind w:left="0" w:firstLine="0"/>
        <w:jc w:val="left"/>
        <w:rPr>
          <w:ins w:id="884108" w:author="Claude" w:date="2026-10-07T12:00:00Z"/>
        </w:rPr>
      </w:pPr>
      <w:ins w:id="884324" w:author="Claude" w:date="2026-10-07T12:00:00Z">
        <w:r>
          <w:rPr>
            <w:rFonts w:ascii="Consolas" w:hAnsi="Consolas" w:cs="Consolas"/>
            <w:sz w:val="14"/>
            <w:szCs w:val="14"/>
          </w:rPr>
          <w:t xml:space="preserve">216      d_mais = np.sqrt(((V - ideal) ** 2).sum(axis=1))</w:t>
        </w:r>
      </w:ins>
    </w:p>
    <w:p>
      <w:pPr>
        <w:shd w:val="clear" w:color="auto" w:fill="F7F7F7"/>
        <w:spacing w:before="0" w:after="0" w:line="180" w:lineRule="exact"/>
        <w:ind w:left="0" w:firstLine="0"/>
        <w:jc w:val="left"/>
        <w:rPr>
          <w:ins w:id="884108" w:author="Claude" w:date="2026-10-07T12:00:00Z"/>
        </w:rPr>
      </w:pPr>
      <w:ins w:id="884325" w:author="Claude" w:date="2026-10-07T12:00:00Z">
        <w:r>
          <w:rPr>
            <w:rFonts w:ascii="Consolas" w:hAnsi="Consolas" w:cs="Consolas"/>
            <w:sz w:val="14"/>
            <w:szCs w:val="14"/>
          </w:rPr>
          <w:t xml:space="preserve">217      d_menos = np.sqrt(((V - anti) ** 2).sum(axis=1))</w:t>
        </w:r>
      </w:ins>
    </w:p>
    <w:p>
      <w:pPr>
        <w:shd w:val="clear" w:color="auto" w:fill="F7F7F7"/>
        <w:spacing w:before="0" w:after="0" w:line="180" w:lineRule="exact"/>
        <w:ind w:left="0" w:firstLine="0"/>
        <w:jc w:val="left"/>
        <w:rPr>
          <w:ins w:id="884108" w:author="Claude" w:date="2026-10-07T12:00:00Z"/>
        </w:rPr>
      </w:pPr>
      <w:ins w:id="884326" w:author="Claude" w:date="2026-10-07T12:00:00Z">
        <w:r>
          <w:rPr>
            <w:rFonts w:ascii="Consolas" w:hAnsi="Consolas" w:cs="Consolas"/>
            <w:sz w:val="14"/>
            <w:szCs w:val="14"/>
          </w:rPr>
          <w:t xml:space="preserve">218      out = df.copy()</w:t>
        </w:r>
      </w:ins>
    </w:p>
    <w:p>
      <w:pPr>
        <w:shd w:val="clear" w:color="auto" w:fill="F7F7F7"/>
        <w:spacing w:before="0" w:after="0" w:line="180" w:lineRule="exact"/>
        <w:ind w:left="0" w:firstLine="0"/>
        <w:jc w:val="left"/>
        <w:rPr>
          <w:ins w:id="884108" w:author="Claude" w:date="2026-10-07T12:00:00Z"/>
        </w:rPr>
      </w:pPr>
      <w:ins w:id="884327" w:author="Claude" w:date="2026-10-07T12:00:00Z">
        <w:r>
          <w:rPr>
            <w:rFonts w:ascii="Consolas" w:hAnsi="Consolas" w:cs="Consolas"/>
            <w:sz w:val="14"/>
            <w:szCs w:val="14"/>
          </w:rPr>
          <w:t xml:space="preserve">219      out["D+"] = d_mais</w:t>
        </w:r>
      </w:ins>
    </w:p>
    <w:p>
      <w:pPr>
        <w:shd w:val="clear" w:color="auto" w:fill="F7F7F7"/>
        <w:spacing w:before="0" w:after="0" w:line="180" w:lineRule="exact"/>
        <w:ind w:left="0" w:firstLine="0"/>
        <w:jc w:val="left"/>
        <w:rPr>
          <w:ins w:id="884108" w:author="Claude" w:date="2026-10-07T12:00:00Z"/>
        </w:rPr>
      </w:pPr>
      <w:ins w:id="884328" w:author="Claude" w:date="2026-10-07T12:00:00Z">
        <w:r>
          <w:rPr>
            <w:rFonts w:ascii="Consolas" w:hAnsi="Consolas" w:cs="Consolas"/>
            <w:sz w:val="14"/>
            <w:szCs w:val="14"/>
          </w:rPr>
          <w:t xml:space="preserve">220      out["D-"] = d_menos</w:t>
        </w:r>
      </w:ins>
    </w:p>
    <w:p>
      <w:pPr>
        <w:shd w:val="clear" w:color="auto" w:fill="F7F7F7"/>
        <w:spacing w:before="0" w:after="0" w:line="180" w:lineRule="exact"/>
        <w:ind w:left="0" w:firstLine="0"/>
        <w:jc w:val="left"/>
        <w:rPr>
          <w:ins w:id="884108" w:author="Claude" w:date="2026-10-07T12:00:00Z"/>
        </w:rPr>
      </w:pPr>
      <w:ins w:id="884329" w:author="Claude" w:date="2026-10-07T12:00:00Z">
        <w:r>
          <w:rPr>
            <w:rFonts w:ascii="Consolas" w:hAnsi="Consolas" w:cs="Consolas"/>
            <w:sz w:val="14"/>
            <w:szCs w:val="14"/>
          </w:rPr>
          <w:t xml:space="preserve">221      out["TOPSIS"] = d_menos / (d_mais + d_menos + 1e-15)</w:t>
        </w:r>
      </w:ins>
    </w:p>
    <w:p>
      <w:pPr>
        <w:shd w:val="clear" w:color="auto" w:fill="F7F7F7"/>
        <w:spacing w:before="0" w:after="0" w:line="180" w:lineRule="exact"/>
        <w:ind w:left="0" w:firstLine="0"/>
        <w:jc w:val="left"/>
        <w:rPr>
          <w:ins w:id="884108" w:author="Claude" w:date="2026-10-07T12:00:00Z"/>
        </w:rPr>
      </w:pPr>
      <w:ins w:id="884330" w:author="Claude" w:date="2026-10-07T12:00:00Z">
        <w:r>
          <w:rPr>
            <w:rFonts w:ascii="Consolas" w:hAnsi="Consolas" w:cs="Consolas"/>
            <w:sz w:val="14"/>
            <w:szCs w:val="14"/>
          </w:rPr>
          <w:t xml:space="preserve">222      out["Ranking"] = out["TOPSIS"].rank(ascending=False, method="min").astype(int)</w:t>
        </w:r>
      </w:ins>
    </w:p>
    <w:p>
      <w:pPr>
        <w:shd w:val="clear" w:color="auto" w:fill="F7F7F7"/>
        <w:spacing w:before="0" w:after="0" w:line="180" w:lineRule="exact"/>
        <w:ind w:left="0" w:firstLine="0"/>
        <w:jc w:val="left"/>
        <w:rPr>
          <w:ins w:id="884108" w:author="Claude" w:date="2026-10-07T12:00:00Z"/>
        </w:rPr>
      </w:pPr>
      <w:ins w:id="884331" w:author="Claude" w:date="2026-10-07T12:00:00Z">
        <w:r>
          <w:rPr>
            <w:rFonts w:ascii="Consolas" w:hAnsi="Consolas" w:cs="Consolas"/>
            <w:sz w:val="14"/>
            <w:szCs w:val="14"/>
          </w:rPr>
          <w:t xml:space="preserve">223      return out.sort_values("Ranking").reset_index(drop=True)</w:t>
        </w:r>
      </w:ins>
    </w:p>
    <w:p>
      <w:pPr>
        <w:pStyle w:val="Ttulo2"/>
        <w:pageBreakBefore w:val="0"/>
        <w:rPr>
          <w:ins w:id="884332" w:author="Claude" w:date="2026-10-07T12:00:00Z"/>
        </w:rPr>
      </w:pPr>
      <w:bookmarkStart w:id="990067" w:name="_TocRev187ApA6"/>
      <w:ins w:id="884333" w:author="Claude" w:date="2026-10-07T12:00:00Z">
        <w:r>
          <w:rPr>
            <w:rFonts w:ascii="Times New Roman" w:hAnsi="Times New Roman"/>
            <w:b w:val="0"/>
            <w:sz w:val="28"/>
          </w:rPr>
          <w:t xml:space="preserve">A.6 evteas_py/incerteza.py — Monte Carlo, sensibilidade, valores críticos e cenários</w:t>
        </w:r>
      </w:ins>
      <w:bookmarkEnd w:id="990067"/>
    </w:p>
    <w:p>
      <w:pPr>
        <w:shd w:val="clear" w:color="auto" w:fill="F7F7F7"/>
        <w:spacing w:before="0" w:after="0" w:line="180" w:lineRule="exact"/>
        <w:ind w:left="0" w:firstLine="0"/>
        <w:jc w:val="left"/>
        <w:rPr>
          <w:ins w:id="884334" w:author="Claude" w:date="2026-10-07T12:00:00Z"/>
        </w:rPr>
      </w:pPr>
      <w:ins w:id="884335" w:author="Claude" w:date="2026-10-07T12:00:00Z">
        <w:r>
          <w:rPr>
            <w:rFonts w:ascii="Consolas" w:hAnsi="Consolas" w:cs="Consolas"/>
            <w:sz w:val="14"/>
            <w:szCs w:val="14"/>
          </w:rPr>
          <w:t xml:space="preserve">  1  """Tratamento da incerteza: Monte Carlo, sensibilidade, valores críticos e cenários."""</w:t>
        </w:r>
      </w:ins>
    </w:p>
    <w:p>
      <w:pPr>
        <w:shd w:val="clear" w:color="auto" w:fill="F7F7F7"/>
        <w:spacing w:before="0" w:after="0" w:line="180" w:lineRule="exact"/>
        <w:ind w:left="0" w:firstLine="0"/>
        <w:jc w:val="left"/>
        <w:rPr>
          <w:ins w:id="884334" w:author="Claude" w:date="2026-10-07T12:00:00Z"/>
        </w:rPr>
      </w:pPr>
      <w:ins w:id="884336" w:author="Claude" w:date="2026-10-07T12:00:00Z">
        <w:r>
          <w:rPr>
            <w:rFonts w:ascii="Consolas" w:hAnsi="Consolas" w:cs="Consolas"/>
            <w:sz w:val="14"/>
            <w:szCs w:val="14"/>
          </w:rPr>
          <w:t xml:space="preserve">  2  from __future__ import annotations</w:t>
        </w:r>
      </w:ins>
    </w:p>
    <w:p>
      <w:pPr>
        <w:shd w:val="clear" w:color="auto" w:fill="F7F7F7"/>
        <w:spacing w:before="0" w:after="0" w:line="180" w:lineRule="exact"/>
        <w:ind w:left="0" w:firstLine="0"/>
        <w:jc w:val="left"/>
        <w:rPr>
          <w:ins w:id="884334" w:author="Claude" w:date="2026-10-07T12:00:00Z"/>
        </w:rPr>
      </w:pPr>
      <w:ins w:id="884337" w:author="Claude" w:date="2026-10-07T12:00:00Z">
        <w:r>
          <w:rPr>
            <w:rFonts w:ascii="Consolas" w:hAnsi="Consolas" w:cs="Consolas"/>
            <w:sz w:val="14"/>
            <w:szCs w:val="14"/>
          </w:rPr>
          <w:t xml:space="preserve">  3  </w:t>
        </w:r>
      </w:ins>
    </w:p>
    <w:p>
      <w:pPr>
        <w:shd w:val="clear" w:color="auto" w:fill="F7F7F7"/>
        <w:spacing w:before="0" w:after="0" w:line="180" w:lineRule="exact"/>
        <w:ind w:left="0" w:firstLine="0"/>
        <w:jc w:val="left"/>
        <w:rPr>
          <w:ins w:id="884334" w:author="Claude" w:date="2026-10-07T12:00:00Z"/>
        </w:rPr>
      </w:pPr>
      <w:ins w:id="884338" w:author="Claude" w:date="2026-10-07T12:00:00Z">
        <w:r>
          <w:rPr>
            <w:rFonts w:ascii="Consolas" w:hAnsi="Consolas" w:cs="Consolas"/>
            <w:sz w:val="14"/>
            <w:szCs w:val="14"/>
          </w:rPr>
          <w:t xml:space="preserve">  4  import copy</w:t>
        </w:r>
      </w:ins>
    </w:p>
    <w:p>
      <w:pPr>
        <w:shd w:val="clear" w:color="auto" w:fill="F7F7F7"/>
        <w:spacing w:before="0" w:after="0" w:line="180" w:lineRule="exact"/>
        <w:ind w:left="0" w:firstLine="0"/>
        <w:jc w:val="left"/>
        <w:rPr>
          <w:ins w:id="884334" w:author="Claude" w:date="2026-10-07T12:00:00Z"/>
        </w:rPr>
      </w:pPr>
      <w:ins w:id="884339" w:author="Claude" w:date="2026-10-07T12:00:00Z">
        <w:r>
          <w:rPr>
            <w:rFonts w:ascii="Consolas" w:hAnsi="Consolas" w:cs="Consolas"/>
            <w:sz w:val="14"/>
            <w:szCs w:val="14"/>
          </w:rPr>
          <w:t xml:space="preserve">  5  from typing import Any, Dict, List, Optional</w:t>
        </w:r>
      </w:ins>
    </w:p>
    <w:p>
      <w:pPr>
        <w:shd w:val="clear" w:color="auto" w:fill="F7F7F7"/>
        <w:spacing w:before="0" w:after="0" w:line="180" w:lineRule="exact"/>
        <w:ind w:left="0" w:firstLine="0"/>
        <w:jc w:val="left"/>
        <w:rPr>
          <w:ins w:id="884334" w:author="Claude" w:date="2026-10-07T12:00:00Z"/>
        </w:rPr>
      </w:pPr>
      <w:ins w:id="884340" w:author="Claude" w:date="2026-10-07T12:00:00Z">
        <w:r>
          <w:rPr>
            <w:rFonts w:ascii="Consolas" w:hAnsi="Consolas" w:cs="Consolas"/>
            <w:sz w:val="14"/>
            <w:szCs w:val="14"/>
          </w:rPr>
          <w:t xml:space="preserve">  6  </w:t>
        </w:r>
      </w:ins>
    </w:p>
    <w:p>
      <w:pPr>
        <w:shd w:val="clear" w:color="auto" w:fill="F7F7F7"/>
        <w:spacing w:before="0" w:after="0" w:line="180" w:lineRule="exact"/>
        <w:ind w:left="0" w:firstLine="0"/>
        <w:jc w:val="left"/>
        <w:rPr>
          <w:ins w:id="884334" w:author="Claude" w:date="2026-10-07T12:00:00Z"/>
        </w:rPr>
      </w:pPr>
      <w:ins w:id="884341" w:author="Claude" w:date="2026-10-07T12:00:00Z">
        <w:r>
          <w:rPr>
            <w:rFonts w:ascii="Consolas" w:hAnsi="Consolas" w:cs="Consolas"/>
            <w:sz w:val="14"/>
            <w:szCs w:val="14"/>
          </w:rPr>
          <w:t xml:space="preserve">  7  import numpy as np</w:t>
        </w:r>
      </w:ins>
    </w:p>
    <w:p>
      <w:pPr>
        <w:shd w:val="clear" w:color="auto" w:fill="F7F7F7"/>
        <w:spacing w:before="0" w:after="0" w:line="180" w:lineRule="exact"/>
        <w:ind w:left="0" w:firstLine="0"/>
        <w:jc w:val="left"/>
        <w:rPr>
          <w:ins w:id="884334" w:author="Claude" w:date="2026-10-07T12:00:00Z"/>
        </w:rPr>
      </w:pPr>
      <w:ins w:id="884342" w:author="Claude" w:date="2026-10-07T12:00:00Z">
        <w:r>
          <w:rPr>
            <w:rFonts w:ascii="Consolas" w:hAnsi="Consolas" w:cs="Consolas"/>
            <w:sz w:val="14"/>
            <w:szCs w:val="14"/>
          </w:rPr>
          <w:t xml:space="preserve">  8  import pandas as pd</w:t>
        </w:r>
      </w:ins>
    </w:p>
    <w:p>
      <w:pPr>
        <w:shd w:val="clear" w:color="auto" w:fill="F7F7F7"/>
        <w:spacing w:before="0" w:after="0" w:line="180" w:lineRule="exact"/>
        <w:ind w:left="0" w:firstLine="0"/>
        <w:jc w:val="left"/>
        <w:rPr>
          <w:ins w:id="884334" w:author="Claude" w:date="2026-10-07T12:00:00Z"/>
        </w:rPr>
      </w:pPr>
      <w:ins w:id="884343" w:author="Claude" w:date="2026-10-07T12:00:00Z">
        <w:r>
          <w:rPr>
            <w:rFonts w:ascii="Consolas" w:hAnsi="Consolas" w:cs="Consolas"/>
            <w:sz w:val="14"/>
            <w:szCs w:val="14"/>
          </w:rPr>
          <w:t xml:space="preserve">  9  </w:t>
        </w:r>
      </w:ins>
    </w:p>
    <w:p>
      <w:pPr>
        <w:shd w:val="clear" w:color="auto" w:fill="F7F7F7"/>
        <w:spacing w:before="0" w:after="0" w:line="180" w:lineRule="exact"/>
        <w:ind w:left="0" w:firstLine="0"/>
        <w:jc w:val="left"/>
        <w:rPr>
          <w:ins w:id="884334" w:author="Claude" w:date="2026-10-07T12:00:00Z"/>
        </w:rPr>
      </w:pPr>
      <w:ins w:id="884344" w:author="Claude" w:date="2026-10-07T12:00:00Z">
        <w:r>
          <w:rPr>
            <w:rFonts w:ascii="Consolas" w:hAnsi="Consolas" w:cs="Consolas"/>
            <w:sz w:val="14"/>
            <w:szCs w:val="14"/>
          </w:rPr>
          <w:t xml:space="preserve"> 10  from .config import (FAIXAS_AACE, VARIAVEIS_ESTOCASTICAS, Distribuicao, EVTEASConfig, definir_por_caminho,</w:t>
        </w:r>
      </w:ins>
    </w:p>
    <w:p>
      <w:pPr>
        <w:shd w:val="clear" w:color="auto" w:fill="F7F7F7"/>
        <w:spacing w:before="0" w:after="0" w:line="180" w:lineRule="exact"/>
        <w:ind w:left="0" w:firstLine="0"/>
        <w:jc w:val="left"/>
        <w:rPr>
          <w:ins w:id="884334" w:author="Claude" w:date="2026-10-07T12:00:00Z"/>
        </w:rPr>
      </w:pPr>
      <w:ins w:id="884345" w:author="Claude" w:date="2026-10-07T12:00:00Z">
        <w:r>
          <w:rPr>
            <w:rFonts w:ascii="Consolas" w:hAnsi="Consolas" w:cs="Consolas"/>
            <w:sz w:val="14"/>
            <w:szCs w:val="14"/>
          </w:rPr>
          <w:t xml:space="preserve"> 11                       obter_por_caminho)</w:t>
        </w:r>
      </w:ins>
    </w:p>
    <w:p>
      <w:pPr>
        <w:shd w:val="clear" w:color="auto" w:fill="F7F7F7"/>
        <w:spacing w:before="0" w:after="0" w:line="180" w:lineRule="exact"/>
        <w:ind w:left="0" w:firstLine="0"/>
        <w:jc w:val="left"/>
        <w:rPr>
          <w:ins w:id="884334" w:author="Claude" w:date="2026-10-07T12:00:00Z"/>
        </w:rPr>
      </w:pPr>
      <w:ins w:id="884346" w:author="Claude" w:date="2026-10-07T12:00:00Z">
        <w:r>
          <w:rPr>
            <w:rFonts w:ascii="Consolas" w:hAnsi="Consolas" w:cs="Consolas"/>
            <w:sz w:val="14"/>
            <w:szCs w:val="14"/>
          </w:rPr>
          <w:t xml:space="preserve"> 12  from .financeiro import percentis</w:t>
        </w:r>
      </w:ins>
    </w:p>
    <w:p>
      <w:pPr>
        <w:shd w:val="clear" w:color="auto" w:fill="F7F7F7"/>
        <w:spacing w:before="0" w:after="0" w:line="180" w:lineRule="exact"/>
        <w:ind w:left="0" w:firstLine="0"/>
        <w:jc w:val="left"/>
        <w:rPr>
          <w:ins w:id="884334" w:author="Claude" w:date="2026-10-07T12:00:00Z"/>
        </w:rPr>
      </w:pPr>
      <w:ins w:id="884347" w:author="Claude" w:date="2026-10-07T12:00:00Z">
        <w:r>
          <w:rPr>
            <w:rFonts w:ascii="Consolas" w:hAnsi="Consolas" w:cs="Consolas"/>
            <w:sz w:val="14"/>
            <w:szCs w:val="14"/>
          </w:rPr>
          <w:t xml:space="preserve"> 13  </w:t>
        </w:r>
      </w:ins>
    </w:p>
    <w:p>
      <w:pPr>
        <w:shd w:val="clear" w:color="auto" w:fill="F7F7F7"/>
        <w:spacing w:before="0" w:after="0" w:line="180" w:lineRule="exact"/>
        <w:ind w:left="0" w:firstLine="0"/>
        <w:jc w:val="left"/>
        <w:rPr>
          <w:ins w:id="884334" w:author="Claude" w:date="2026-10-07T12:00:00Z"/>
        </w:rPr>
      </w:pPr>
      <w:ins w:id="884348" w:author="Claude" w:date="2026-10-07T12:00:00Z">
        <w:r>
          <w:rPr>
            <w:rFonts w:ascii="Consolas" w:hAnsi="Consolas" w:cs="Consolas"/>
            <w:sz w:val="14"/>
            <w:szCs w:val="14"/>
          </w:rPr>
          <w:t xml:space="preserve"> 14  </w:t>
        </w:r>
      </w:ins>
    </w:p>
    <w:p>
      <w:pPr>
        <w:shd w:val="clear" w:color="auto" w:fill="F7F7F7"/>
        <w:spacing w:before="0" w:after="0" w:line="180" w:lineRule="exact"/>
        <w:ind w:left="0" w:firstLine="0"/>
        <w:jc w:val="left"/>
        <w:rPr>
          <w:ins w:id="884334" w:author="Claude" w:date="2026-10-07T12:00:00Z"/>
        </w:rPr>
      </w:pPr>
      <w:ins w:id="884349" w:author="Claude" w:date="2026-10-07T12:00:00Z">
        <w:r>
          <w:rPr>
            <w:rFonts w:ascii="Consolas" w:hAnsi="Consolas" w:cs="Consolas"/>
            <w:sz w:val="14"/>
            <w:szCs w:val="14"/>
          </w:rPr>
          <w:t xml:space="preserve"> 15  def distribuicoes_efetivas(cfg: EVTEASConfig) -&gt; Dict[str, Distribuicao]:</w:t>
        </w:r>
      </w:ins>
    </w:p>
    <w:p>
      <w:pPr>
        <w:shd w:val="clear" w:color="auto" w:fill="F7F7F7"/>
        <w:spacing w:before="0" w:after="0" w:line="180" w:lineRule="exact"/>
        <w:ind w:left="0" w:firstLine="0"/>
        <w:jc w:val="left"/>
        <w:rPr>
          <w:ins w:id="884334" w:author="Claude" w:date="2026-10-07T12:00:00Z"/>
        </w:rPr>
      </w:pPr>
      <w:ins w:id="884350" w:author="Claude" w:date="2026-10-07T12:00:00Z">
        <w:r>
          <w:rPr>
            <w:rFonts w:ascii="Consolas" w:hAnsi="Consolas" w:cs="Consolas"/>
            <w:sz w:val="14"/>
            <w:szCs w:val="14"/>
          </w:rPr>
          <w:t xml:space="preserve"> 16      d = dict(cfg.monte_carlo.distribuicoes)</w:t>
        </w:r>
      </w:ins>
    </w:p>
    <w:p>
      <w:pPr>
        <w:shd w:val="clear" w:color="auto" w:fill="F7F7F7"/>
        <w:spacing w:before="0" w:after="0" w:line="180" w:lineRule="exact"/>
        <w:ind w:left="0" w:firstLine="0"/>
        <w:jc w:val="left"/>
        <w:rPr>
          <w:ins w:id="884334" w:author="Claude" w:date="2026-10-07T12:00:00Z"/>
        </w:rPr>
      </w:pPr>
      <w:ins w:id="884351" w:author="Claude" w:date="2026-10-07T12:00:00Z">
        <w:r>
          <w:rPr>
            <w:rFonts w:ascii="Consolas" w:hAnsi="Consolas" w:cs="Consolas"/>
            <w:sz w:val="14"/>
            <w:szCs w:val="14"/>
          </w:rPr>
          <w:t xml:space="preserve"> 17      if cfg.monte_carlo.incluir_capex_aace and "economico.capex_fator" not in d:</w:t>
        </w:r>
      </w:ins>
    </w:p>
    <w:p>
      <w:pPr>
        <w:shd w:val="clear" w:color="auto" w:fill="F7F7F7"/>
        <w:spacing w:before="0" w:after="0" w:line="180" w:lineRule="exact"/>
        <w:ind w:left="0" w:firstLine="0"/>
        <w:jc w:val="left"/>
        <w:rPr>
          <w:ins w:id="884334" w:author="Claude" w:date="2026-10-07T12:00:00Z"/>
        </w:rPr>
      </w:pPr>
      <w:ins w:id="884352" w:author="Claude" w:date="2026-10-07T12:00:00Z">
        <w:r>
          <w:rPr>
            <w:rFonts w:ascii="Consolas" w:hAnsi="Consolas" w:cs="Consolas"/>
            <w:sz w:val="14"/>
            <w:szCs w:val="14"/>
          </w:rPr>
          <w:t xml:space="preserve"> 18          lo, hi = FAIXAS_AACE.get(int(cfg.economico.classe_estimativa_aace), FAIXAS_AACE[5])</w:t>
        </w:r>
      </w:ins>
    </w:p>
    <w:p>
      <w:pPr>
        <w:shd w:val="clear" w:color="auto" w:fill="F7F7F7"/>
        <w:spacing w:before="0" w:after="0" w:line="180" w:lineRule="exact"/>
        <w:ind w:left="0" w:firstLine="0"/>
        <w:jc w:val="left"/>
        <w:rPr>
          <w:ins w:id="884334" w:author="Claude" w:date="2026-10-07T12:00:00Z"/>
        </w:rPr>
      </w:pPr>
      <w:ins w:id="884353" w:author="Claude" w:date="2026-10-07T12:00:00Z">
        <w:r>
          <w:rPr>
            <w:rFonts w:ascii="Consolas" w:hAnsi="Consolas" w:cs="Consolas"/>
            <w:sz w:val="14"/>
            <w:szCs w:val="14"/>
          </w:rPr>
          <w:t xml:space="preserve"> 19          d["economico.capex_fator"] = Distribuicao("triangular", 1 + lo, 1.0, 1 + hi)</w:t>
        </w:r>
      </w:ins>
    </w:p>
    <w:p>
      <w:pPr>
        <w:shd w:val="clear" w:color="auto" w:fill="F7F7F7"/>
        <w:spacing w:before="0" w:after="0" w:line="180" w:lineRule="exact"/>
        <w:ind w:left="0" w:firstLine="0"/>
        <w:jc w:val="left"/>
        <w:rPr>
          <w:ins w:id="884334" w:author="Claude" w:date="2026-10-07T12:00:00Z"/>
        </w:rPr>
      </w:pPr>
      <w:ins w:id="884354" w:author="Claude" w:date="2026-10-07T12:00:00Z">
        <w:r>
          <w:rPr>
            <w:rFonts w:ascii="Consolas" w:hAnsi="Consolas" w:cs="Consolas"/>
            <w:sz w:val="14"/>
            <w:szCs w:val="14"/>
          </w:rPr>
          <w:t xml:space="preserve"> 20      for caminho, dist in d.items():</w:t>
        </w:r>
      </w:ins>
    </w:p>
    <w:p>
      <w:pPr>
        <w:shd w:val="clear" w:color="auto" w:fill="F7F7F7"/>
        <w:spacing w:before="0" w:after="0" w:line="180" w:lineRule="exact"/>
        <w:ind w:left="0" w:firstLine="0"/>
        <w:jc w:val="left"/>
        <w:rPr>
          <w:ins w:id="884334" w:author="Claude" w:date="2026-10-07T12:00:00Z"/>
        </w:rPr>
      </w:pPr>
      <w:ins w:id="884355" w:author="Claude" w:date="2026-10-07T12:00:00Z">
        <w:r>
          <w:rPr>
            <w:rFonts w:ascii="Consolas" w:hAnsi="Consolas" w:cs="Consolas"/>
            <w:sz w:val="14"/>
            <w:szCs w:val="14"/>
          </w:rPr>
          <w:t xml:space="preserve"> 21          obter_por_caminho(cfg, caminho)  # valida o caminho</w:t>
        </w:r>
      </w:ins>
    </w:p>
    <w:p>
      <w:pPr>
        <w:shd w:val="clear" w:color="auto" w:fill="F7F7F7"/>
        <w:spacing w:before="0" w:after="0" w:line="180" w:lineRule="exact"/>
        <w:ind w:left="0" w:firstLine="0"/>
        <w:jc w:val="left"/>
        <w:rPr>
          <w:ins w:id="884334" w:author="Claude" w:date="2026-10-07T12:00:00Z"/>
        </w:rPr>
      </w:pPr>
      <w:ins w:id="884356" w:author="Claude" w:date="2026-10-07T12:00:00Z">
        <w:r>
          <w:rPr>
            <w:rFonts w:ascii="Consolas" w:hAnsi="Consolas" w:cs="Consolas"/>
            <w:sz w:val="14"/>
            <w:szCs w:val="14"/>
          </w:rPr>
          <w:t xml:space="preserve"> 22          if caminho not in VARIAVEIS_ESTOCASTICAS:</w:t>
        </w:r>
      </w:ins>
    </w:p>
    <w:p>
      <w:pPr>
        <w:shd w:val="clear" w:color="auto" w:fill="F7F7F7"/>
        <w:spacing w:before="0" w:after="0" w:line="180" w:lineRule="exact"/>
        <w:ind w:left="0" w:firstLine="0"/>
        <w:jc w:val="left"/>
        <w:rPr>
          <w:ins w:id="884334" w:author="Claude" w:date="2026-10-07T12:00:00Z"/>
        </w:rPr>
      </w:pPr>
      <w:ins w:id="884357" w:author="Claude" w:date="2026-10-07T12:00:00Z">
        <w:r>
          <w:rPr>
            <w:rFonts w:ascii="Consolas" w:hAnsi="Consolas" w:cs="Consolas"/>
            <w:sz w:val="14"/>
            <w:szCs w:val="14"/>
          </w:rPr>
          <w:t xml:space="preserve"> 23              raise ValueError(f"Distribuição em '{caminho}', parâmetro que o modelo não amostra no Monte Carlo. "</w:t>
        </w:r>
      </w:ins>
    </w:p>
    <w:p>
      <w:pPr>
        <w:shd w:val="clear" w:color="auto" w:fill="F7F7F7"/>
        <w:spacing w:before="0" w:after="0" w:line="180" w:lineRule="exact"/>
        <w:ind w:left="0" w:firstLine="0"/>
        <w:jc w:val="left"/>
        <w:rPr>
          <w:ins w:id="884334" w:author="Claude" w:date="2026-10-07T12:00:00Z"/>
        </w:rPr>
      </w:pPr>
      <w:ins w:id="884358" w:author="Claude" w:date="2026-10-07T12:00:00Z">
        <w:r>
          <w:rPr>
            <w:rFonts w:ascii="Consolas" w:hAnsi="Consolas" w:cs="Consolas"/>
            <w:sz w:val="14"/>
            <w:szCs w:val="14"/>
          </w:rPr>
          <w:t xml:space="preserve"> 24                               f"Parâmetros aceitos: {', '.join(VARIAVEIS_ESTOCASTICAS)}")</w:t>
        </w:r>
      </w:ins>
    </w:p>
    <w:p>
      <w:pPr>
        <w:shd w:val="clear" w:color="auto" w:fill="F7F7F7"/>
        <w:spacing w:before="0" w:after="0" w:line="180" w:lineRule="exact"/>
        <w:ind w:left="0" w:firstLine="0"/>
        <w:jc w:val="left"/>
        <w:rPr>
          <w:ins w:id="884334" w:author="Claude" w:date="2026-10-07T12:00:00Z"/>
        </w:rPr>
      </w:pPr>
      <w:ins w:id="884359" w:author="Claude" w:date="2026-10-07T12:00:00Z">
        <w:r>
          <w:rPr>
            <w:rFonts w:ascii="Consolas" w:hAnsi="Consolas" w:cs="Consolas"/>
            <w:sz w:val="14"/>
            <w:szCs w:val="14"/>
          </w:rPr>
          <w:t xml:space="preserve"> 25          dist.validar()</w:t>
        </w:r>
      </w:ins>
    </w:p>
    <w:p>
      <w:pPr>
        <w:shd w:val="clear" w:color="auto" w:fill="F7F7F7"/>
        <w:spacing w:before="0" w:after="0" w:line="180" w:lineRule="exact"/>
        <w:ind w:left="0" w:firstLine="0"/>
        <w:jc w:val="left"/>
        <w:rPr>
          <w:ins w:id="884334" w:author="Claude" w:date="2026-10-07T12:00:00Z"/>
        </w:rPr>
      </w:pPr>
      <w:ins w:id="884360" w:author="Claude" w:date="2026-10-07T12:00:00Z">
        <w:r>
          <w:rPr>
            <w:rFonts w:ascii="Consolas" w:hAnsi="Consolas" w:cs="Consolas"/>
            <w:sz w:val="14"/>
            <w:szCs w:val="14"/>
          </w:rPr>
          <w:t xml:space="preserve"> 26      return d</w:t>
        </w:r>
      </w:ins>
    </w:p>
    <w:p>
      <w:pPr>
        <w:shd w:val="clear" w:color="auto" w:fill="F7F7F7"/>
        <w:spacing w:before="0" w:after="0" w:line="180" w:lineRule="exact"/>
        <w:ind w:left="0" w:firstLine="0"/>
        <w:jc w:val="left"/>
        <w:rPr>
          <w:ins w:id="884334" w:author="Claude" w:date="2026-10-07T12:00:00Z"/>
        </w:rPr>
      </w:pPr>
      <w:ins w:id="884361" w:author="Claude" w:date="2026-10-07T12:00:00Z">
        <w:r>
          <w:rPr>
            <w:rFonts w:ascii="Consolas" w:hAnsi="Consolas" w:cs="Consolas"/>
            <w:sz w:val="14"/>
            <w:szCs w:val="14"/>
          </w:rPr>
          <w:t xml:space="preserve"> 27  </w:t>
        </w:r>
      </w:ins>
    </w:p>
    <w:p>
      <w:pPr>
        <w:shd w:val="clear" w:color="auto" w:fill="F7F7F7"/>
        <w:spacing w:before="0" w:after="0" w:line="180" w:lineRule="exact"/>
        <w:ind w:left="0" w:firstLine="0"/>
        <w:jc w:val="left"/>
        <w:rPr>
          <w:ins w:id="884334" w:author="Claude" w:date="2026-10-07T12:00:00Z"/>
        </w:rPr>
      </w:pPr>
      <w:ins w:id="884362" w:author="Claude" w:date="2026-10-07T12:00:00Z">
        <w:r>
          <w:rPr>
            <w:rFonts w:ascii="Consolas" w:hAnsi="Consolas" w:cs="Consolas"/>
            <w:sz w:val="14"/>
            <w:szCs w:val="14"/>
          </w:rPr>
          <w:t xml:space="preserve"> 28  </w:t>
        </w:r>
      </w:ins>
    </w:p>
    <w:p>
      <w:pPr>
        <w:shd w:val="clear" w:color="auto" w:fill="F7F7F7"/>
        <w:spacing w:before="0" w:after="0" w:line="180" w:lineRule="exact"/>
        <w:ind w:left="0" w:firstLine="0"/>
        <w:jc w:val="left"/>
        <w:rPr>
          <w:ins w:id="884334" w:author="Claude" w:date="2026-10-07T12:00:00Z"/>
        </w:rPr>
      </w:pPr>
      <w:ins w:id="884363" w:author="Claude" w:date="2026-10-07T12:00:00Z">
        <w:r>
          <w:rPr>
            <w:rFonts w:ascii="Consolas" w:hAnsi="Consolas" w:cs="Consolas"/>
            <w:sz w:val="14"/>
            <w:szCs w:val="14"/>
          </w:rPr>
          <w:t xml:space="preserve"> 29  def amostrar(cfg: EVTEASConfig, n: int, seed: int) -&gt; Dict[str, np.ndarray]:</w:t>
        </w:r>
      </w:ins>
    </w:p>
    <w:p>
      <w:pPr>
        <w:shd w:val="clear" w:color="auto" w:fill="F7F7F7"/>
        <w:spacing w:before="0" w:after="0" w:line="180" w:lineRule="exact"/>
        <w:ind w:left="0" w:firstLine="0"/>
        <w:jc w:val="left"/>
        <w:rPr>
          <w:ins w:id="884334" w:author="Claude" w:date="2026-10-07T12:00:00Z"/>
        </w:rPr>
      </w:pPr>
      <w:ins w:id="884364" w:author="Claude" w:date="2026-10-07T12:00:00Z">
        <w:r>
          <w:rPr>
            <w:rFonts w:ascii="Consolas" w:hAnsi="Consolas" w:cs="Consolas"/>
            <w:sz w:val="14"/>
            <w:szCs w:val="14"/>
          </w:rPr>
          <w:t xml:space="preserve"> 30      rng = np.random.default_rng(seed)</w:t>
        </w:r>
      </w:ins>
    </w:p>
    <w:p>
      <w:pPr>
        <w:shd w:val="clear" w:color="auto" w:fill="F7F7F7"/>
        <w:spacing w:before="0" w:after="0" w:line="180" w:lineRule="exact"/>
        <w:ind w:left="0" w:firstLine="0"/>
        <w:jc w:val="left"/>
        <w:rPr>
          <w:ins w:id="884334" w:author="Claude" w:date="2026-10-07T12:00:00Z"/>
        </w:rPr>
      </w:pPr>
      <w:ins w:id="884365" w:author="Claude" w:date="2026-10-07T12:00:00Z">
        <w:r>
          <w:rPr>
            <w:rFonts w:ascii="Consolas" w:hAnsi="Consolas" w:cs="Consolas"/>
            <w:sz w:val="14"/>
            <w:szCs w:val="14"/>
          </w:rPr>
          <w:t xml:space="preserve"> 31      # ordem fixa (alfabética) =&gt; reprodutibilidade independente da ordem de inserção</w:t>
        </w:r>
      </w:ins>
    </w:p>
    <w:p>
      <w:pPr>
        <w:shd w:val="clear" w:color="auto" w:fill="F7F7F7"/>
        <w:spacing w:before="0" w:after="0" w:line="180" w:lineRule="exact"/>
        <w:ind w:left="0" w:firstLine="0"/>
        <w:jc w:val="left"/>
        <w:rPr>
          <w:ins w:id="884334" w:author="Claude" w:date="2026-10-07T12:00:00Z"/>
        </w:rPr>
      </w:pPr>
      <w:ins w:id="884366" w:author="Claude" w:date="2026-10-07T12:00:00Z">
        <w:r>
          <w:rPr>
            <w:rFonts w:ascii="Consolas" w:hAnsi="Consolas" w:cs="Consolas"/>
            <w:sz w:val="14"/>
            <w:szCs w:val="14"/>
          </w:rPr>
          <w:t xml:space="preserve"> 32      return {k: dist.amostrar(rng, n) for k, dist in sorted(distribuicoes_efetivas(cfg).items())}</w:t>
        </w:r>
      </w:ins>
    </w:p>
    <w:p>
      <w:pPr>
        <w:shd w:val="clear" w:color="auto" w:fill="F7F7F7"/>
        <w:spacing w:before="0" w:after="0" w:line="180" w:lineRule="exact"/>
        <w:ind w:left="0" w:firstLine="0"/>
        <w:jc w:val="left"/>
        <w:rPr>
          <w:ins w:id="884334" w:author="Claude" w:date="2026-10-07T12:00:00Z"/>
        </w:rPr>
      </w:pPr>
      <w:ins w:id="884367" w:author="Claude" w:date="2026-10-07T12:00:00Z">
        <w:r>
          <w:rPr>
            <w:rFonts w:ascii="Consolas" w:hAnsi="Consolas" w:cs="Consolas"/>
            <w:sz w:val="14"/>
            <w:szCs w:val="14"/>
          </w:rPr>
          <w:t xml:space="preserve"> 33  </w:t>
        </w:r>
      </w:ins>
    </w:p>
    <w:p>
      <w:pPr>
        <w:shd w:val="clear" w:color="auto" w:fill="F7F7F7"/>
        <w:spacing w:before="0" w:after="0" w:line="180" w:lineRule="exact"/>
        <w:ind w:left="0" w:firstLine="0"/>
        <w:jc w:val="left"/>
        <w:rPr>
          <w:ins w:id="884334" w:author="Claude" w:date="2026-10-07T12:00:00Z"/>
        </w:rPr>
      </w:pPr>
      <w:ins w:id="884368" w:author="Claude" w:date="2026-10-07T12:00:00Z">
        <w:r>
          <w:rPr>
            <w:rFonts w:ascii="Consolas" w:hAnsi="Consolas" w:cs="Consolas"/>
            <w:sz w:val="14"/>
            <w:szCs w:val="14"/>
          </w:rPr>
          <w:t xml:space="preserve"> 34  </w:t>
        </w:r>
      </w:ins>
    </w:p>
    <w:p>
      <w:pPr>
        <w:shd w:val="clear" w:color="auto" w:fill="F7F7F7"/>
        <w:spacing w:before="0" w:after="0" w:line="180" w:lineRule="exact"/>
        <w:ind w:left="0" w:firstLine="0"/>
        <w:jc w:val="left"/>
        <w:rPr>
          <w:ins w:id="884334" w:author="Claude" w:date="2026-10-07T12:00:00Z"/>
        </w:rPr>
      </w:pPr>
      <w:ins w:id="884369" w:author="Claude" w:date="2026-10-07T12:00:00Z">
        <w:r>
          <w:rPr>
            <w:rFonts w:ascii="Consolas" w:hAnsi="Consolas" w:cs="Consolas"/>
            <w:sz w:val="14"/>
            <w:szCs w:val="14"/>
          </w:rPr>
          <w:t xml:space="preserve"> 35  def monte_carlo(cfg: EVTEASConfig, n: Optional[int] = None, seed: Optional[int] = None) -&gt; Dict[str, Any]:</w:t>
        </w:r>
      </w:ins>
    </w:p>
    <w:p>
      <w:pPr>
        <w:shd w:val="clear" w:color="auto" w:fill="F7F7F7"/>
        <w:spacing w:before="0" w:after="0" w:line="180" w:lineRule="exact"/>
        <w:ind w:left="0" w:firstLine="0"/>
        <w:jc w:val="left"/>
        <w:rPr>
          <w:ins w:id="884334" w:author="Claude" w:date="2026-10-07T12:00:00Z"/>
        </w:rPr>
      </w:pPr>
      <w:ins w:id="884370" w:author="Claude" w:date="2026-10-07T12:00:00Z">
        <w:r>
          <w:rPr>
            <w:rFonts w:ascii="Consolas" w:hAnsi="Consolas" w:cs="Consolas"/>
            <w:sz w:val="14"/>
            <w:szCs w:val="14"/>
          </w:rPr>
          <w:t xml:space="preserve"> 36      from .pipeline import motor  # import tardio (evita ciclo)</w:t>
        </w:r>
      </w:ins>
    </w:p>
    <w:p>
      <w:pPr>
        <w:shd w:val="clear" w:color="auto" w:fill="F7F7F7"/>
        <w:spacing w:before="0" w:after="0" w:line="180" w:lineRule="exact"/>
        <w:ind w:left="0" w:firstLine="0"/>
        <w:jc w:val="left"/>
        <w:rPr>
          <w:ins w:id="884334" w:author="Claude" w:date="2026-10-07T12:00:00Z"/>
        </w:rPr>
      </w:pPr>
      <w:ins w:id="884371" w:author="Claude" w:date="2026-10-07T12:00:00Z">
        <w:r>
          <w:rPr>
            <w:rFonts w:ascii="Consolas" w:hAnsi="Consolas" w:cs="Consolas"/>
            <w:sz w:val="14"/>
            <w:szCs w:val="14"/>
          </w:rPr>
          <w:t xml:space="preserve"> 37  </w:t>
        </w:r>
      </w:ins>
    </w:p>
    <w:p>
      <w:pPr>
        <w:shd w:val="clear" w:color="auto" w:fill="F7F7F7"/>
        <w:spacing w:before="0" w:after="0" w:line="180" w:lineRule="exact"/>
        <w:ind w:left="0" w:firstLine="0"/>
        <w:jc w:val="left"/>
        <w:rPr>
          <w:ins w:id="884334" w:author="Claude" w:date="2026-10-07T12:00:00Z"/>
        </w:rPr>
      </w:pPr>
      <w:ins w:id="884372" w:author="Claude" w:date="2026-10-07T12:00:00Z">
        <w:r>
          <w:rPr>
            <w:rFonts w:ascii="Consolas" w:hAnsi="Consolas" w:cs="Consolas"/>
            <w:sz w:val="14"/>
            <w:szCs w:val="14"/>
          </w:rPr>
          <w:t xml:space="preserve"> 38      n = int(n or cfg.monte_carlo.iteracoes)</w:t>
        </w:r>
      </w:ins>
    </w:p>
    <w:p>
      <w:pPr>
        <w:shd w:val="clear" w:color="auto" w:fill="F7F7F7"/>
        <w:spacing w:before="0" w:after="0" w:line="180" w:lineRule="exact"/>
        <w:ind w:left="0" w:firstLine="0"/>
        <w:jc w:val="left"/>
        <w:rPr>
          <w:ins w:id="884334" w:author="Claude" w:date="2026-10-07T12:00:00Z"/>
        </w:rPr>
      </w:pPr>
      <w:ins w:id="884373" w:author="Claude" w:date="2026-10-07T12:00:00Z">
        <w:r>
          <w:rPr>
            <w:rFonts w:ascii="Consolas" w:hAnsi="Consolas" w:cs="Consolas"/>
            <w:sz w:val="14"/>
            <w:szCs w:val="14"/>
          </w:rPr>
          <w:t xml:space="preserve"> 39      seed = int(cfg.monte_carlo.seed if seed is None else seed)</w:t>
        </w:r>
      </w:ins>
    </w:p>
    <w:p>
      <w:pPr>
        <w:shd w:val="clear" w:color="auto" w:fill="F7F7F7"/>
        <w:spacing w:before="0" w:after="0" w:line="180" w:lineRule="exact"/>
        <w:ind w:left="0" w:firstLine="0"/>
        <w:jc w:val="left"/>
        <w:rPr>
          <w:ins w:id="884334" w:author="Claude" w:date="2026-10-07T12:00:00Z"/>
        </w:rPr>
      </w:pPr>
      <w:ins w:id="884374" w:author="Claude" w:date="2026-10-07T12:00:00Z">
        <w:r>
          <w:rPr>
            <w:rFonts w:ascii="Consolas" w:hAnsi="Consolas" w:cs="Consolas"/>
            <w:sz w:val="14"/>
            <w:szCs w:val="14"/>
          </w:rPr>
          <w:t xml:space="preserve"> 40      entradas = amostrar(cfg, n, seed)</w:t>
        </w:r>
      </w:ins>
    </w:p>
    <w:p>
      <w:pPr>
        <w:shd w:val="clear" w:color="auto" w:fill="F7F7F7"/>
        <w:spacing w:before="0" w:after="0" w:line="180" w:lineRule="exact"/>
        <w:ind w:left="0" w:firstLine="0"/>
        <w:jc w:val="left"/>
        <w:rPr>
          <w:ins w:id="884334" w:author="Claude" w:date="2026-10-07T12:00:00Z"/>
        </w:rPr>
      </w:pPr>
      <w:ins w:id="884375" w:author="Claude" w:date="2026-10-07T12:00:00Z">
        <w:r>
          <w:rPr>
            <w:rFonts w:ascii="Consolas" w:hAnsi="Consolas" w:cs="Consolas"/>
            <w:sz w:val="14"/>
            <w:szCs w:val="14"/>
          </w:rPr>
          <w:t xml:space="preserve"> 41      r = motor(cfg, entradas, n)</w:t>
        </w:r>
      </w:ins>
    </w:p>
    <w:p>
      <w:pPr>
        <w:shd w:val="clear" w:color="auto" w:fill="F7F7F7"/>
        <w:spacing w:before="0" w:after="0" w:line="180" w:lineRule="exact"/>
        <w:ind w:left="0" w:firstLine="0"/>
        <w:jc w:val="left"/>
        <w:rPr>
          <w:ins w:id="884334" w:author="Claude" w:date="2026-10-07T12:00:00Z"/>
        </w:rPr>
      </w:pPr>
      <w:ins w:id="884376" w:author="Claude" w:date="2026-10-07T12:00:00Z">
        <w:r>
          <w:rPr>
            <w:rFonts w:ascii="Consolas" w:hAnsi="Consolas" w:cs="Consolas"/>
            <w:sz w:val="14"/>
            <w:szCs w:val="14"/>
          </w:rPr>
          <w:t xml:space="preserve"> 42      eco, tec, amb, idx = r["economico"], r["tecnico"], r["ambiental"], r["indice"]</w:t>
        </w:r>
      </w:ins>
    </w:p>
    <w:p>
      <w:pPr>
        <w:shd w:val="clear" w:color="auto" w:fill="F7F7F7"/>
        <w:spacing w:before="0" w:after="0" w:line="180" w:lineRule="exact"/>
        <w:ind w:left="0" w:firstLine="0"/>
        <w:jc w:val="left"/>
        <w:rPr>
          <w:ins w:id="884334" w:author="Claude" w:date="2026-10-07T12:00:00Z"/>
        </w:rPr>
      </w:pPr>
      <w:ins w:id="884377" w:author="Claude" w:date="2026-10-07T12:00:00Z">
        <w:r>
          <w:rPr>
            <w:rFonts w:ascii="Consolas" w:hAnsi="Consolas" w:cs="Consolas"/>
            <w:sz w:val="14"/>
            <w:szCs w:val="14"/>
          </w:rPr>
          <w:t xml:space="preserve"> 43      tma = cfg.economico.tma_aa_pct / 100</w:t>
        </w:r>
      </w:ins>
    </w:p>
    <w:p>
      <w:pPr>
        <w:shd w:val="clear" w:color="auto" w:fill="F7F7F7"/>
        <w:spacing w:before="0" w:after="0" w:line="180" w:lineRule="exact"/>
        <w:ind w:left="0" w:firstLine="0"/>
        <w:jc w:val="left"/>
        <w:rPr>
          <w:ins w:id="884334" w:author="Claude" w:date="2026-10-07T12:00:00Z"/>
        </w:rPr>
      </w:pPr>
      <w:ins w:id="884378" w:author="Claude" w:date="2026-10-07T12:00:00Z">
        <w:r>
          <w:rPr>
            <w:rFonts w:ascii="Consolas" w:hAnsi="Consolas" w:cs="Consolas"/>
            <w:sz w:val="14"/>
            <w:szCs w:val="14"/>
          </w:rPr>
          <w:t xml:space="preserve"> 44  </w:t>
        </w:r>
      </w:ins>
    </w:p>
    <w:p>
      <w:pPr>
        <w:shd w:val="clear" w:color="auto" w:fill="F7F7F7"/>
        <w:spacing w:before="0" w:after="0" w:line="180" w:lineRule="exact"/>
        <w:ind w:left="0" w:firstLine="0"/>
        <w:jc w:val="left"/>
        <w:rPr>
          <w:ins w:id="884334" w:author="Claude" w:date="2026-10-07T12:00:00Z"/>
        </w:rPr>
      </w:pPr>
      <w:ins w:id="884379" w:author="Claude" w:date="2026-10-07T12:00:00Z">
        <w:r>
          <w:rPr>
            <w:rFonts w:ascii="Consolas" w:hAnsi="Consolas" w:cs="Consolas"/>
            <w:sz w:val="14"/>
            <w:szCs w:val="14"/>
          </w:rPr>
          <w:t xml:space="preserve"> 45      amostra = pd.DataFrame({k: v for k, v in entradas.items()})</w:t>
        </w:r>
      </w:ins>
    </w:p>
    <w:p>
      <w:pPr>
        <w:shd w:val="clear" w:color="auto" w:fill="F7F7F7"/>
        <w:spacing w:before="0" w:after="0" w:line="180" w:lineRule="exact"/>
        <w:ind w:left="0" w:firstLine="0"/>
        <w:jc w:val="left"/>
        <w:rPr>
          <w:ins w:id="884334" w:author="Claude" w:date="2026-10-07T12:00:00Z"/>
        </w:rPr>
      </w:pPr>
      <w:ins w:id="884380" w:author="Claude" w:date="2026-10-07T12:00:00Z">
        <w:r>
          <w:rPr>
            <w:rFonts w:ascii="Consolas" w:hAnsi="Consolas" w:cs="Consolas"/>
            <w:sz w:val="14"/>
            <w:szCs w:val="14"/>
          </w:rPr>
          <w:t xml:space="preserve"> 46      amostra["VPL"] = eco["vpl"]</w:t>
        </w:r>
      </w:ins>
    </w:p>
    <w:p>
      <w:pPr>
        <w:shd w:val="clear" w:color="auto" w:fill="F7F7F7"/>
        <w:spacing w:before="0" w:after="0" w:line="180" w:lineRule="exact"/>
        <w:ind w:left="0" w:firstLine="0"/>
        <w:jc w:val="left"/>
        <w:rPr>
          <w:ins w:id="884334" w:author="Claude" w:date="2026-10-07T12:00:00Z"/>
        </w:rPr>
      </w:pPr>
      <w:ins w:id="884381" w:author="Claude" w:date="2026-10-07T12:00:00Z">
        <w:r>
          <w:rPr>
            <w:rFonts w:ascii="Consolas" w:hAnsi="Consolas" w:cs="Consolas"/>
            <w:sz w:val="14"/>
            <w:szCs w:val="14"/>
          </w:rPr>
          <w:t xml:space="preserve"> 47      amostra["TIR_aa"] = eco["tir_anual"]</w:t>
        </w:r>
      </w:ins>
    </w:p>
    <w:p>
      <w:pPr>
        <w:shd w:val="clear" w:color="auto" w:fill="F7F7F7"/>
        <w:spacing w:before="0" w:after="0" w:line="180" w:lineRule="exact"/>
        <w:ind w:left="0" w:firstLine="0"/>
        <w:jc w:val="left"/>
        <w:rPr>
          <w:ins w:id="884334" w:author="Claude" w:date="2026-10-07T12:00:00Z"/>
        </w:rPr>
      </w:pPr>
      <w:ins w:id="884382" w:author="Claude" w:date="2026-10-07T12:00:00Z">
        <w:r>
          <w:rPr>
            <w:rFonts w:ascii="Consolas" w:hAnsi="Consolas" w:cs="Consolas"/>
            <w:sz w:val="14"/>
            <w:szCs w:val="14"/>
          </w:rPr>
          <w:t xml:space="preserve"> 48      amostra["Diagnostico_TIR"] = eco["diagnostico_tir"]</w:t>
        </w:r>
      </w:ins>
    </w:p>
    <w:p>
      <w:pPr>
        <w:shd w:val="clear" w:color="auto" w:fill="F7F7F7"/>
        <w:spacing w:before="0" w:after="0" w:line="180" w:lineRule="exact"/>
        <w:ind w:left="0" w:firstLine="0"/>
        <w:jc w:val="left"/>
        <w:rPr>
          <w:ins w:id="884334" w:author="Claude" w:date="2026-10-07T12:00:00Z"/>
        </w:rPr>
      </w:pPr>
      <w:ins w:id="884383" w:author="Claude" w:date="2026-10-07T12:00:00Z">
        <w:r>
          <w:rPr>
            <w:rFonts w:ascii="Consolas" w:hAnsi="Consolas" w:cs="Consolas"/>
            <w:sz w:val="14"/>
            <w:szCs w:val="14"/>
          </w:rPr>
          <w:t xml:space="preserve"> 49      amostra["Payback_desc_meses"] = eco["payback_descontado_meses"]</w:t>
        </w:r>
      </w:ins>
    </w:p>
    <w:p>
      <w:pPr>
        <w:shd w:val="clear" w:color="auto" w:fill="F7F7F7"/>
        <w:spacing w:before="0" w:after="0" w:line="180" w:lineRule="exact"/>
        <w:ind w:left="0" w:firstLine="0"/>
        <w:jc w:val="left"/>
        <w:rPr>
          <w:ins w:id="884334" w:author="Claude" w:date="2026-10-07T12:00:00Z"/>
        </w:rPr>
      </w:pPr>
      <w:ins w:id="884384" w:author="Claude" w:date="2026-10-07T12:00:00Z">
        <w:r>
          <w:rPr>
            <w:rFonts w:ascii="Consolas" w:hAnsi="Consolas" w:cs="Consolas"/>
            <w:sz w:val="14"/>
            <w:szCs w:val="14"/>
          </w:rPr>
          <w:t xml:space="preserve"> 50      amostra["IL"] = eco["indice_lucratividade"]</w:t>
        </w:r>
      </w:ins>
    </w:p>
    <w:p>
      <w:pPr>
        <w:shd w:val="clear" w:color="auto" w:fill="F7F7F7"/>
        <w:spacing w:before="0" w:after="0" w:line="180" w:lineRule="exact"/>
        <w:ind w:left="0" w:firstLine="0"/>
        <w:jc w:val="left"/>
        <w:rPr>
          <w:ins w:id="884334" w:author="Claude" w:date="2026-10-07T12:00:00Z"/>
        </w:rPr>
      </w:pPr>
      <w:ins w:id="884385" w:author="Claude" w:date="2026-10-07T12:00:00Z">
        <w:r>
          <w:rPr>
            <w:rFonts w:ascii="Consolas" w:hAnsi="Consolas" w:cs="Consolas"/>
            <w:sz w:val="14"/>
            <w:szCs w:val="14"/>
          </w:rPr>
          <w:t xml:space="preserve"> 51      amostra["VPL_beneficiario"] = eco["vpl_beneficiario"]</w:t>
        </w:r>
      </w:ins>
    </w:p>
    <w:p>
      <w:pPr>
        <w:shd w:val="clear" w:color="auto" w:fill="F7F7F7"/>
        <w:spacing w:before="0" w:after="0" w:line="180" w:lineRule="exact"/>
        <w:ind w:left="0" w:firstLine="0"/>
        <w:jc w:val="left"/>
        <w:rPr>
          <w:ins w:id="884334" w:author="Claude" w:date="2026-10-07T12:00:00Z"/>
        </w:rPr>
      </w:pPr>
      <w:ins w:id="884386" w:author="Claude" w:date="2026-10-07T12:00:00Z">
        <w:r>
          <w:rPr>
            <w:rFonts w:ascii="Consolas" w:hAnsi="Consolas" w:cs="Consolas"/>
            <w:sz w:val="14"/>
            <w:szCs w:val="14"/>
          </w:rPr>
          <w:t xml:space="preserve"> 52      amostra["ROI_anual"] = eco["roi_anual_regime"]</w:t>
        </w:r>
      </w:ins>
    </w:p>
    <w:p>
      <w:pPr>
        <w:shd w:val="clear" w:color="auto" w:fill="F7F7F7"/>
        <w:spacing w:before="0" w:after="0" w:line="180" w:lineRule="exact"/>
        <w:ind w:left="0" w:firstLine="0"/>
        <w:jc w:val="left"/>
        <w:rPr>
          <w:ins w:id="884334" w:author="Claude" w:date="2026-10-07T12:00:00Z"/>
        </w:rPr>
      </w:pPr>
      <w:ins w:id="884387" w:author="Claude" w:date="2026-10-07T12:00:00Z">
        <w:r>
          <w:rPr>
            <w:rFonts w:ascii="Consolas" w:hAnsi="Consolas" w:cs="Consolas"/>
            <w:sz w:val="14"/>
            <w:szCs w:val="14"/>
          </w:rPr>
          <w:t xml:space="preserve"> 53      amostra["Producao_kg_ano"] = tec["producao_kg_ano"]</w:t>
        </w:r>
      </w:ins>
    </w:p>
    <w:p>
      <w:pPr>
        <w:shd w:val="clear" w:color="auto" w:fill="F7F7F7"/>
        <w:spacing w:before="0" w:after="0" w:line="180" w:lineRule="exact"/>
        <w:ind w:left="0" w:firstLine="0"/>
        <w:jc w:val="left"/>
        <w:rPr>
          <w:ins w:id="884334" w:author="Claude" w:date="2026-10-07T12:00:00Z"/>
        </w:rPr>
      </w:pPr>
      <w:ins w:id="884388" w:author="Claude" w:date="2026-10-07T12:00:00Z">
        <w:r>
          <w:rPr>
            <w:rFonts w:ascii="Consolas" w:hAnsi="Consolas" w:cs="Consolas"/>
            <w:sz w:val="14"/>
            <w:szCs w:val="14"/>
          </w:rPr>
          <w:t xml:space="preserve"> 54      amostra["OEE"] = tec["oee"]</w:t>
        </w:r>
      </w:ins>
    </w:p>
    <w:p>
      <w:pPr>
        <w:shd w:val="clear" w:color="auto" w:fill="F7F7F7"/>
        <w:spacing w:before="0" w:after="0" w:line="180" w:lineRule="exact"/>
        <w:ind w:left="0" w:firstLine="0"/>
        <w:jc w:val="left"/>
        <w:rPr>
          <w:ins w:id="884334" w:author="Claude" w:date="2026-10-07T12:00:00Z"/>
        </w:rPr>
      </w:pPr>
      <w:ins w:id="884389" w:author="Claude" w:date="2026-10-07T12:00:00Z">
        <w:r>
          <w:rPr>
            <w:rFonts w:ascii="Consolas" w:hAnsi="Consolas" w:cs="Consolas"/>
            <w:sz w:val="14"/>
            <w:szCs w:val="14"/>
          </w:rPr>
          <w:t xml:space="preserve"> 55      amostra["PH_cinza_m3_t"] = amb["ph_cinza_m3_t"]</w:t>
        </w:r>
      </w:ins>
    </w:p>
    <w:p>
      <w:pPr>
        <w:shd w:val="clear" w:color="auto" w:fill="F7F7F7"/>
        <w:spacing w:before="0" w:after="0" w:line="180" w:lineRule="exact"/>
        <w:ind w:left="0" w:firstLine="0"/>
        <w:jc w:val="left"/>
        <w:rPr>
          <w:ins w:id="884334" w:author="Claude" w:date="2026-10-07T12:00:00Z"/>
        </w:rPr>
      </w:pPr>
      <w:ins w:id="884390" w:author="Claude" w:date="2026-10-07T12:00:00Z">
        <w:r>
          <w:rPr>
            <w:rFonts w:ascii="Consolas" w:hAnsi="Consolas" w:cs="Consolas"/>
            <w:sz w:val="14"/>
            <w:szCs w:val="14"/>
          </w:rPr>
          <w:t xml:space="preserve"> 56      amostra["Intensidade_kgCO2e_kg"] = amb["intensidade_carbono_kgco2e_kg"]</w:t>
        </w:r>
      </w:ins>
    </w:p>
    <w:p>
      <w:pPr>
        <w:shd w:val="clear" w:color="auto" w:fill="F7F7F7"/>
        <w:spacing w:before="0" w:after="0" w:line="180" w:lineRule="exact"/>
        <w:ind w:left="0" w:firstLine="0"/>
        <w:jc w:val="left"/>
        <w:rPr>
          <w:ins w:id="884334" w:author="Claude" w:date="2026-10-07T12:00:00Z"/>
        </w:rPr>
      </w:pPr>
      <w:ins w:id="884391" w:author="Claude" w:date="2026-10-07T12:00:00Z">
        <w:r>
          <w:rPr>
            <w:rFonts w:ascii="Consolas" w:hAnsi="Consolas" w:cs="Consolas"/>
            <w:sz w:val="14"/>
            <w:szCs w:val="14"/>
          </w:rPr>
          <w:t xml:space="preserve"> 57      amostra["Indice_EVTEAS"] = idx["indice_evteas"]</w:t>
        </w:r>
      </w:ins>
    </w:p>
    <w:p>
      <w:pPr>
        <w:shd w:val="clear" w:color="auto" w:fill="F7F7F7"/>
        <w:spacing w:before="0" w:after="0" w:line="180" w:lineRule="exact"/>
        <w:ind w:left="0" w:firstLine="0"/>
        <w:jc w:val="left"/>
        <w:rPr>
          <w:ins w:id="884334" w:author="Claude" w:date="2026-10-07T12:00:00Z"/>
        </w:rPr>
      </w:pPr>
      <w:ins w:id="884392" w:author="Claude" w:date="2026-10-07T12:00:00Z">
        <w:r>
          <w:rPr>
            <w:rFonts w:ascii="Consolas" w:hAnsi="Consolas" w:cs="Consolas"/>
            <w:sz w:val="14"/>
            <w:szCs w:val="14"/>
          </w:rPr>
          <w:t xml:space="preserve"> 58  </w:t>
        </w:r>
      </w:ins>
    </w:p>
    <w:p>
      <w:pPr>
        <w:shd w:val="clear" w:color="auto" w:fill="F7F7F7"/>
        <w:spacing w:before="0" w:after="0" w:line="180" w:lineRule="exact"/>
        <w:ind w:left="0" w:firstLine="0"/>
        <w:jc w:val="left"/>
        <w:rPr>
          <w:ins w:id="884334" w:author="Claude" w:date="2026-10-07T12:00:00Z"/>
        </w:rPr>
      </w:pPr>
      <w:ins w:id="884393" w:author="Claude" w:date="2026-10-07T12:00:00Z">
        <w:r>
          <w:rPr>
            <w:rFonts w:ascii="Consolas" w:hAnsi="Consolas" w:cs="Consolas"/>
            <w:sz w:val="14"/>
            <w:szCs w:val="14"/>
          </w:rPr>
          <w:t xml:space="preserve"> 59      v = amostra["VPL"].to_numpy()</w:t>
        </w:r>
      </w:ins>
    </w:p>
    <w:p>
      <w:pPr>
        <w:shd w:val="clear" w:color="auto" w:fill="F7F7F7"/>
        <w:spacing w:before="0" w:after="0" w:line="180" w:lineRule="exact"/>
        <w:ind w:left="0" w:firstLine="0"/>
        <w:jc w:val="left"/>
        <w:rPr>
          <w:ins w:id="884334" w:author="Claude" w:date="2026-10-07T12:00:00Z"/>
        </w:rPr>
      </w:pPr>
      <w:ins w:id="884394" w:author="Claude" w:date="2026-10-07T12:00:00Z">
        <w:r>
          <w:rPr>
            <w:rFonts w:ascii="Consolas" w:hAnsi="Consolas" w:cs="Consolas"/>
            <w:sz w:val="14"/>
            <w:szCs w:val="14"/>
          </w:rPr>
          <w:t xml:space="preserve"> 60      p5 = np.percentile(v, 5)</w:t>
        </w:r>
      </w:ins>
    </w:p>
    <w:p>
      <w:pPr>
        <w:shd w:val="clear" w:color="auto" w:fill="F7F7F7"/>
        <w:spacing w:before="0" w:after="0" w:line="180" w:lineRule="exact"/>
        <w:ind w:left="0" w:firstLine="0"/>
        <w:jc w:val="left"/>
        <w:rPr>
          <w:ins w:id="884334" w:author="Claude" w:date="2026-10-07T12:00:00Z"/>
        </w:rPr>
      </w:pPr>
      <w:ins w:id="884395" w:author="Claude" w:date="2026-10-07T12:00:00Z">
        <w:r>
          <w:rPr>
            <w:rFonts w:ascii="Consolas" w:hAnsi="Consolas" w:cs="Consolas"/>
            <w:sz w:val="14"/>
            <w:szCs w:val="14"/>
          </w:rPr>
          <w:t xml:space="preserve"> 61      media, dp = float(v.mean()), float(v.std(ddof=1))</w:t>
        </w:r>
      </w:ins>
    </w:p>
    <w:p>
      <w:pPr>
        <w:shd w:val="clear" w:color="auto" w:fill="F7F7F7"/>
        <w:spacing w:before="0" w:after="0" w:line="180" w:lineRule="exact"/>
        <w:ind w:left="0" w:firstLine="0"/>
        <w:jc w:val="left"/>
        <w:rPr>
          <w:ins w:id="884334" w:author="Claude" w:date="2026-10-07T12:00:00Z"/>
        </w:rPr>
      </w:pPr>
      <w:ins w:id="884396" w:author="Claude" w:date="2026-10-07T12:00:00Z">
        <w:r>
          <w:rPr>
            <w:rFonts w:ascii="Consolas" w:hAnsi="Consolas" w:cs="Consolas"/>
            <w:sz w:val="14"/>
            <w:szCs w:val="14"/>
          </w:rPr>
          <w:t xml:space="preserve"> 62      erro = dp / np.sqrt(n)</w:t>
        </w:r>
      </w:ins>
    </w:p>
    <w:p>
      <w:pPr>
        <w:shd w:val="clear" w:color="auto" w:fill="F7F7F7"/>
        <w:spacing w:before="0" w:after="0" w:line="180" w:lineRule="exact"/>
        <w:ind w:left="0" w:firstLine="0"/>
        <w:jc w:val="left"/>
        <w:rPr>
          <w:ins w:id="884334" w:author="Claude" w:date="2026-10-07T12:00:00Z"/>
        </w:rPr>
      </w:pPr>
      <w:ins w:id="884397" w:author="Claude" w:date="2026-10-07T12:00:00Z">
        <w:r>
          <w:rPr>
            <w:rFonts w:ascii="Consolas" w:hAnsi="Consolas" w:cs="Consolas"/>
            <w:sz w:val="14"/>
            <w:szCs w:val="14"/>
          </w:rPr>
          <w:t xml:space="preserve"> 63      tir_valida = amostra["TIR_aa"].to_numpy()</w:t>
        </w:r>
      </w:ins>
    </w:p>
    <w:p>
      <w:pPr>
        <w:shd w:val="clear" w:color="auto" w:fill="F7F7F7"/>
        <w:spacing w:before="0" w:after="0" w:line="180" w:lineRule="exact"/>
        <w:ind w:left="0" w:firstLine="0"/>
        <w:jc w:val="left"/>
        <w:rPr>
          <w:ins w:id="884334" w:author="Claude" w:date="2026-10-07T12:00:00Z"/>
        </w:rPr>
      </w:pPr>
      <w:ins w:id="884398" w:author="Claude" w:date="2026-10-07T12:00:00Z">
        <w:r>
          <w:rPr>
            <w:rFonts w:ascii="Consolas" w:hAnsi="Consolas" w:cs="Consolas"/>
            <w:sz w:val="14"/>
            <w:szCs w:val="14"/>
          </w:rPr>
          <w:t xml:space="preserve"> 64      tir_valida = tir_valida[np.isfinite(tir_valida)]</w:t>
        </w:r>
      </w:ins>
    </w:p>
    <w:p>
      <w:pPr>
        <w:shd w:val="clear" w:color="auto" w:fill="F7F7F7"/>
        <w:spacing w:before="0" w:after="0" w:line="180" w:lineRule="exact"/>
        <w:ind w:left="0" w:firstLine="0"/>
        <w:jc w:val="left"/>
        <w:rPr>
          <w:ins w:id="884334" w:author="Claude" w:date="2026-10-07T12:00:00Z"/>
        </w:rPr>
      </w:pPr>
      <w:ins w:id="884399" w:author="Claude" w:date="2026-10-07T12:00:00Z">
        <w:r>
          <w:rPr>
            <w:rFonts w:ascii="Consolas" w:hAnsi="Consolas" w:cs="Consolas"/>
            <w:sz w:val="14"/>
            <w:szCs w:val="14"/>
          </w:rPr>
          <w:t xml:space="preserve"> 65      estat = {</w:t>
        </w:r>
      </w:ins>
    </w:p>
    <w:p>
      <w:pPr>
        <w:shd w:val="clear" w:color="auto" w:fill="F7F7F7"/>
        <w:spacing w:before="0" w:after="0" w:line="180" w:lineRule="exact"/>
        <w:ind w:left="0" w:firstLine="0"/>
        <w:jc w:val="left"/>
        <w:rPr>
          <w:ins w:id="884334" w:author="Claude" w:date="2026-10-07T12:00:00Z"/>
        </w:rPr>
      </w:pPr>
      <w:ins w:id="884400" w:author="Claude" w:date="2026-10-07T12:00:00Z">
        <w:r>
          <w:rPr>
            <w:rFonts w:ascii="Consolas" w:hAnsi="Consolas" w:cs="Consolas"/>
            <w:sz w:val="14"/>
            <w:szCs w:val="14"/>
          </w:rPr>
          <w:t xml:space="preserve"> 66          "n": n, "seed": seed,</w:t>
        </w:r>
      </w:ins>
    </w:p>
    <w:p>
      <w:pPr>
        <w:shd w:val="clear" w:color="auto" w:fill="F7F7F7"/>
        <w:spacing w:before="0" w:after="0" w:line="180" w:lineRule="exact"/>
        <w:ind w:left="0" w:firstLine="0"/>
        <w:jc w:val="left"/>
        <w:rPr>
          <w:ins w:id="884334" w:author="Claude" w:date="2026-10-07T12:00:00Z"/>
        </w:rPr>
      </w:pPr>
      <w:ins w:id="884401" w:author="Claude" w:date="2026-10-07T12:00:00Z">
        <w:r>
          <w:rPr>
            <w:rFonts w:ascii="Consolas" w:hAnsi="Consolas" w:cs="Consolas"/>
            <w:sz w:val="14"/>
            <w:szCs w:val="14"/>
          </w:rPr>
          <w:t xml:space="preserve"> 67          "media_vpl": media, "mediana_vpl": float(np.median(v)), "desvio_vpl": dp,</w:t>
        </w:r>
      </w:ins>
    </w:p>
    <w:p>
      <w:pPr>
        <w:shd w:val="clear" w:color="auto" w:fill="F7F7F7"/>
        <w:spacing w:before="0" w:after="0" w:line="180" w:lineRule="exact"/>
        <w:ind w:left="0" w:firstLine="0"/>
        <w:jc w:val="left"/>
        <w:rPr>
          <w:ins w:id="884334" w:author="Claude" w:date="2026-10-07T12:00:00Z"/>
        </w:rPr>
      </w:pPr>
      <w:ins w:id="884402" w:author="Claude" w:date="2026-10-07T12:00:00Z">
        <w:r>
          <w:rPr>
            <w:rFonts w:ascii="Consolas" w:hAnsi="Consolas" w:cs="Consolas"/>
            <w:sz w:val="14"/>
            <w:szCs w:val="14"/>
          </w:rPr>
          <w:t xml:space="preserve"> 68          "variancia_vpl": dp ** 2, "cv_vpl": dp / abs(media) if media else float("nan"),</w:t>
        </w:r>
      </w:ins>
    </w:p>
    <w:p>
      <w:pPr>
        <w:shd w:val="clear" w:color="auto" w:fill="F7F7F7"/>
        <w:spacing w:before="0" w:after="0" w:line="180" w:lineRule="exact"/>
        <w:ind w:left="0" w:firstLine="0"/>
        <w:jc w:val="left"/>
        <w:rPr>
          <w:ins w:id="884334" w:author="Claude" w:date="2026-10-07T12:00:00Z"/>
        </w:rPr>
      </w:pPr>
      <w:ins w:id="884403" w:author="Claude" w:date="2026-10-07T12:00:00Z">
        <w:r>
          <w:rPr>
            <w:rFonts w:ascii="Consolas" w:hAnsi="Consolas" w:cs="Consolas"/>
            <w:sz w:val="14"/>
            <w:szCs w:val="14"/>
          </w:rPr>
          <w:t xml:space="preserve"> 69          "ic95_media_vpl": (media - 1.96 * erro, media + 1.96 * erro),</w:t>
        </w:r>
      </w:ins>
    </w:p>
    <w:p>
      <w:pPr>
        <w:shd w:val="clear" w:color="auto" w:fill="F7F7F7"/>
        <w:spacing w:before="0" w:after="0" w:line="180" w:lineRule="exact"/>
        <w:ind w:left="0" w:firstLine="0"/>
        <w:jc w:val="left"/>
        <w:rPr>
          <w:ins w:id="884334" w:author="Claude" w:date="2026-10-07T12:00:00Z"/>
        </w:rPr>
      </w:pPr>
      <w:ins w:id="884404" w:author="Claude" w:date="2026-10-07T12:00:00Z">
        <w:r>
          <w:rPr>
            <w:rFonts w:ascii="Consolas" w:hAnsi="Consolas" w:cs="Consolas"/>
            <w:sz w:val="14"/>
            <w:szCs w:val="14"/>
          </w:rPr>
          <w:t xml:space="preserve"> 70          "prob_vpl_negativo": float((v &lt; 0).mean()),</w:t>
        </w:r>
      </w:ins>
    </w:p>
    <w:p>
      <w:pPr>
        <w:shd w:val="clear" w:color="auto" w:fill="F7F7F7"/>
        <w:spacing w:before="0" w:after="0" w:line="180" w:lineRule="exact"/>
        <w:ind w:left="0" w:firstLine="0"/>
        <w:jc w:val="left"/>
        <w:rPr>
          <w:ins w:id="884334" w:author="Claude" w:date="2026-10-07T12:00:00Z"/>
        </w:rPr>
      </w:pPr>
      <w:ins w:id="884405" w:author="Claude" w:date="2026-10-07T12:00:00Z">
        <w:r>
          <w:rPr>
            <w:rFonts w:ascii="Consolas" w:hAnsi="Consolas" w:cs="Consolas"/>
            <w:sz w:val="14"/>
            <w:szCs w:val="14"/>
          </w:rPr>
          <w:t xml:space="preserve"> 71          "prob_vpl_positivo": float((v &gt; 0).mean()),</w:t>
        </w:r>
      </w:ins>
    </w:p>
    <w:p>
      <w:pPr>
        <w:shd w:val="clear" w:color="auto" w:fill="F7F7F7"/>
        <w:spacing w:before="0" w:after="0" w:line="180" w:lineRule="exact"/>
        <w:ind w:left="0" w:firstLine="0"/>
        <w:jc w:val="left"/>
        <w:rPr>
          <w:ins w:id="884334" w:author="Claude" w:date="2026-10-07T12:00:00Z"/>
        </w:rPr>
      </w:pPr>
      <w:ins w:id="884406" w:author="Claude" w:date="2026-10-07T12:00:00Z">
        <w:r>
          <w:rPr>
            <w:rFonts w:ascii="Consolas" w:hAnsi="Consolas" w:cs="Consolas"/>
            <w:sz w:val="14"/>
            <w:szCs w:val="14"/>
          </w:rPr>
          <w:t xml:space="preserve"> 72          "prob_tir_maior_tma": float((amostra["TIR_aa"] &gt; tma).mean()),</w:t>
        </w:r>
      </w:ins>
    </w:p>
    <w:p>
      <w:pPr>
        <w:shd w:val="clear" w:color="auto" w:fill="F7F7F7"/>
        <w:spacing w:before="0" w:after="0" w:line="180" w:lineRule="exact"/>
        <w:ind w:left="0" w:firstLine="0"/>
        <w:jc w:val="left"/>
        <w:rPr>
          <w:ins w:id="884334" w:author="Claude" w:date="2026-10-07T12:00:00Z"/>
        </w:rPr>
      </w:pPr>
      <w:ins w:id="884407" w:author="Claude" w:date="2026-10-07T12:00:00Z">
        <w:r>
          <w:rPr>
            <w:rFonts w:ascii="Consolas" w:hAnsi="Consolas" w:cs="Consolas"/>
            <w:sz w:val="14"/>
            <w:szCs w:val="14"/>
          </w:rPr>
          <w:t xml:space="preserve"> 73          "media_vpl_beneficiario": float(amostra["VPL_beneficiario"].mean()),</w:t>
        </w:r>
      </w:ins>
    </w:p>
    <w:p>
      <w:pPr>
        <w:shd w:val="clear" w:color="auto" w:fill="F7F7F7"/>
        <w:spacing w:before="0" w:after="0" w:line="180" w:lineRule="exact"/>
        <w:ind w:left="0" w:firstLine="0"/>
        <w:jc w:val="left"/>
        <w:rPr>
          <w:ins w:id="884334" w:author="Claude" w:date="2026-10-07T12:00:00Z"/>
        </w:rPr>
      </w:pPr>
      <w:ins w:id="884408" w:author="Claude" w:date="2026-10-07T12:00:00Z">
        <w:r>
          <w:rPr>
            <w:rFonts w:ascii="Consolas" w:hAnsi="Consolas" w:cs="Consolas"/>
            <w:sz w:val="14"/>
            <w:szCs w:val="14"/>
          </w:rPr>
          <w:t xml:space="preserve"> 74          "prob_vpl_beneficiario_positivo": float((amostra["VPL_beneficiario"] &gt; 0).mean()),</w:t>
        </w:r>
      </w:ins>
    </w:p>
    <w:p>
      <w:pPr>
        <w:shd w:val="clear" w:color="auto" w:fill="F7F7F7"/>
        <w:spacing w:before="0" w:after="0" w:line="180" w:lineRule="exact"/>
        <w:ind w:left="0" w:firstLine="0"/>
        <w:jc w:val="left"/>
        <w:rPr>
          <w:ins w:id="884334" w:author="Claude" w:date="2026-10-07T12:00:00Z"/>
        </w:rPr>
      </w:pPr>
      <w:ins w:id="884409" w:author="Claude" w:date="2026-10-07T12:00:00Z">
        <w:r>
          <w:rPr>
            <w:rFonts w:ascii="Consolas" w:hAnsi="Consolas" w:cs="Consolas"/>
            <w:sz w:val="14"/>
            <w:szCs w:val="14"/>
          </w:rPr>
          <w:t xml:space="preserve"> 75          "fracao_tir_indefinida": float((~np.isfinite(amostra["TIR_aa"])).mean()),</w:t>
        </w:r>
      </w:ins>
    </w:p>
    <w:p>
      <w:pPr>
        <w:shd w:val="clear" w:color="auto" w:fill="F7F7F7"/>
        <w:spacing w:before="0" w:after="0" w:line="180" w:lineRule="exact"/>
        <w:ind w:left="0" w:firstLine="0"/>
        <w:jc w:val="left"/>
        <w:rPr>
          <w:ins w:id="884334" w:author="Claude" w:date="2026-10-07T12:00:00Z"/>
        </w:rPr>
      </w:pPr>
      <w:ins w:id="884410" w:author="Claude" w:date="2026-10-07T12:00:00Z">
        <w:r>
          <w:rPr>
            <w:rFonts w:ascii="Consolas" w:hAnsi="Consolas" w:cs="Consolas"/>
            <w:sz w:val="14"/>
            <w:szCs w:val="14"/>
          </w:rPr>
          <w:t xml:space="preserve"> 76          "var5_vpl": float(p5),</w:t>
        </w:r>
      </w:ins>
    </w:p>
    <w:p>
      <w:pPr>
        <w:shd w:val="clear" w:color="auto" w:fill="F7F7F7"/>
        <w:spacing w:before="0" w:after="0" w:line="180" w:lineRule="exact"/>
        <w:ind w:left="0" w:firstLine="0"/>
        <w:jc w:val="left"/>
        <w:rPr>
          <w:ins w:id="884334" w:author="Claude" w:date="2026-10-07T12:00:00Z"/>
        </w:rPr>
      </w:pPr>
      <w:ins w:id="884411" w:author="Claude" w:date="2026-10-07T12:00:00Z">
        <w:r>
          <w:rPr>
            <w:rFonts w:ascii="Consolas" w:hAnsi="Consolas" w:cs="Consolas"/>
            <w:sz w:val="14"/>
            <w:szCs w:val="14"/>
          </w:rPr>
          <w:t xml:space="preserve"> 77          "cvar5_vpl": float(v[v &lt;= p5].mean()),</w:t>
        </w:r>
      </w:ins>
    </w:p>
    <w:p>
      <w:pPr>
        <w:shd w:val="clear" w:color="auto" w:fill="F7F7F7"/>
        <w:spacing w:before="0" w:after="0" w:line="180" w:lineRule="exact"/>
        <w:ind w:left="0" w:firstLine="0"/>
        <w:jc w:val="left"/>
        <w:rPr>
          <w:ins w:id="884334" w:author="Claude" w:date="2026-10-07T12:00:00Z"/>
        </w:rPr>
      </w:pPr>
      <w:ins w:id="884412" w:author="Claude" w:date="2026-10-07T12:00:00Z">
        <w:r>
          <w:rPr>
            <w:rFonts w:ascii="Consolas" w:hAnsi="Consolas" w:cs="Consolas"/>
            <w:sz w:val="14"/>
            <w:szCs w:val="14"/>
          </w:rPr>
          <w:t xml:space="preserve"> 78          "percentis_vpl": percentis(v),</w:t>
        </w:r>
      </w:ins>
    </w:p>
    <w:p>
      <w:pPr>
        <w:shd w:val="clear" w:color="auto" w:fill="F7F7F7"/>
        <w:spacing w:before="0" w:after="0" w:line="180" w:lineRule="exact"/>
        <w:ind w:left="0" w:firstLine="0"/>
        <w:jc w:val="left"/>
        <w:rPr>
          <w:ins w:id="884334" w:author="Claude" w:date="2026-10-07T12:00:00Z"/>
        </w:rPr>
      </w:pPr>
      <w:ins w:id="884413" w:author="Claude" w:date="2026-10-07T12:00:00Z">
        <w:r>
          <w:rPr>
            <w:rFonts w:ascii="Consolas" w:hAnsi="Consolas" w:cs="Consolas"/>
            <w:sz w:val="14"/>
            <w:szCs w:val="14"/>
          </w:rPr>
          <w:t xml:space="preserve"> 79          "percentis_tir": percentis(tir_valida),</w:t>
        </w:r>
      </w:ins>
    </w:p>
    <w:p>
      <w:pPr>
        <w:shd w:val="clear" w:color="auto" w:fill="F7F7F7"/>
        <w:spacing w:before="0" w:after="0" w:line="180" w:lineRule="exact"/>
        <w:ind w:left="0" w:firstLine="0"/>
        <w:jc w:val="left"/>
        <w:rPr>
          <w:ins w:id="884334" w:author="Claude" w:date="2026-10-07T12:00:00Z"/>
        </w:rPr>
      </w:pPr>
      <w:ins w:id="884414" w:author="Claude" w:date="2026-10-07T12:00:00Z">
        <w:r>
          <w:rPr>
            <w:rFonts w:ascii="Consolas" w:hAnsi="Consolas" w:cs="Consolas"/>
            <w:sz w:val="14"/>
            <w:szCs w:val="14"/>
          </w:rPr>
          <w:t xml:space="preserve"> 80          "percentis_payback_desc": percentis(amostra["Payback_desc_meses"]),</w:t>
        </w:r>
      </w:ins>
    </w:p>
    <w:p>
      <w:pPr>
        <w:shd w:val="clear" w:color="auto" w:fill="F7F7F7"/>
        <w:spacing w:before="0" w:after="0" w:line="180" w:lineRule="exact"/>
        <w:ind w:left="0" w:firstLine="0"/>
        <w:jc w:val="left"/>
        <w:rPr>
          <w:ins w:id="884334" w:author="Claude" w:date="2026-10-07T12:00:00Z"/>
        </w:rPr>
      </w:pPr>
      <w:ins w:id="884415" w:author="Claude" w:date="2026-10-07T12:00:00Z">
        <w:r>
          <w:rPr>
            <w:rFonts w:ascii="Consolas" w:hAnsi="Consolas" w:cs="Consolas"/>
            <w:sz w:val="14"/>
            <w:szCs w:val="14"/>
          </w:rPr>
          <w:t xml:space="preserve"> 81          "percentis_indice": percentis(amostra["Indice_EVTEAS"]),</w:t>
        </w:r>
      </w:ins>
    </w:p>
    <w:p>
      <w:pPr>
        <w:shd w:val="clear" w:color="auto" w:fill="F7F7F7"/>
        <w:spacing w:before="0" w:after="0" w:line="180" w:lineRule="exact"/>
        <w:ind w:left="0" w:firstLine="0"/>
        <w:jc w:val="left"/>
        <w:rPr>
          <w:ins w:id="884334" w:author="Claude" w:date="2026-10-07T12:00:00Z"/>
        </w:rPr>
      </w:pPr>
      <w:ins w:id="884416" w:author="Claude" w:date="2026-10-07T12:00:00Z">
        <w:r>
          <w:rPr>
            <w:rFonts w:ascii="Consolas" w:hAnsi="Consolas" w:cs="Consolas"/>
            <w:sz w:val="14"/>
            <w:szCs w:val="14"/>
          </w:rPr>
          <w:t xml:space="preserve"> 82          "media_indice": float(amostra["Indice_EVTEAS"].mean()),</w:t>
        </w:r>
      </w:ins>
    </w:p>
    <w:p>
      <w:pPr>
        <w:shd w:val="clear" w:color="auto" w:fill="F7F7F7"/>
        <w:spacing w:before="0" w:after="0" w:line="180" w:lineRule="exact"/>
        <w:ind w:left="0" w:firstLine="0"/>
        <w:jc w:val="left"/>
        <w:rPr>
          <w:ins w:id="884334" w:author="Claude" w:date="2026-10-07T12:00:00Z"/>
        </w:rPr>
      </w:pPr>
      <w:ins w:id="884417" w:author="Claude" w:date="2026-10-07T12:00:00Z">
        <w:r>
          <w:rPr>
            <w:rFonts w:ascii="Consolas" w:hAnsi="Consolas" w:cs="Consolas"/>
            <w:sz w:val="14"/>
            <w:szCs w:val="14"/>
          </w:rPr>
          <w:t xml:space="preserve"> 83          "prob_indice_maior_limiar": float((amostra["Indice_EVTEAS"] &gt;= cfg.decisao.limiar_indice_viavel).mean()),</w:t>
        </w:r>
      </w:ins>
    </w:p>
    <w:p>
      <w:pPr>
        <w:shd w:val="clear" w:color="auto" w:fill="F7F7F7"/>
        <w:spacing w:before="0" w:after="0" w:line="180" w:lineRule="exact"/>
        <w:ind w:left="0" w:firstLine="0"/>
        <w:jc w:val="left"/>
        <w:rPr>
          <w:ins w:id="884334" w:author="Claude" w:date="2026-10-07T12:00:00Z"/>
        </w:rPr>
      </w:pPr>
      <w:ins w:id="884418" w:author="Claude" w:date="2026-10-07T12:00:00Z">
        <w:r>
          <w:rPr>
            <w:rFonts w:ascii="Consolas" w:hAnsi="Consolas" w:cs="Consolas"/>
            <w:sz w:val="14"/>
            <w:szCs w:val="14"/>
          </w:rPr>
          <w:t xml:space="preserve"> 84      }</w:t>
        </w:r>
      </w:ins>
    </w:p>
    <w:p>
      <w:pPr>
        <w:shd w:val="clear" w:color="auto" w:fill="F7F7F7"/>
        <w:spacing w:before="0" w:after="0" w:line="180" w:lineRule="exact"/>
        <w:ind w:left="0" w:firstLine="0"/>
        <w:jc w:val="left"/>
        <w:rPr>
          <w:ins w:id="884334" w:author="Claude" w:date="2026-10-07T12:00:00Z"/>
        </w:rPr>
      </w:pPr>
      <w:ins w:id="884419" w:author="Claude" w:date="2026-10-07T12:00:00Z">
        <w:r>
          <w:rPr>
            <w:rFonts w:ascii="Consolas" w:hAnsi="Consolas" w:cs="Consolas"/>
            <w:sz w:val="14"/>
            <w:szCs w:val="14"/>
          </w:rPr>
          <w:t xml:space="preserve"> 85      # Convergência: média acumulada e erro-padrão em pontos de controle</w:t>
        </w:r>
      </w:ins>
    </w:p>
    <w:p>
      <w:pPr>
        <w:shd w:val="clear" w:color="auto" w:fill="F7F7F7"/>
        <w:spacing w:before="0" w:after="0" w:line="180" w:lineRule="exact"/>
        <w:ind w:left="0" w:firstLine="0"/>
        <w:jc w:val="left"/>
        <w:rPr>
          <w:ins w:id="884334" w:author="Claude" w:date="2026-10-07T12:00:00Z"/>
        </w:rPr>
      </w:pPr>
      <w:ins w:id="884420" w:author="Claude" w:date="2026-10-07T12:00:00Z">
        <w:r>
          <w:rPr>
            <w:rFonts w:ascii="Consolas" w:hAnsi="Consolas" w:cs="Consolas"/>
            <w:sz w:val="14"/>
            <w:szCs w:val="14"/>
          </w:rPr>
          <w:t xml:space="preserve"> 86      pontos = sorted({int(x) for x in np.unique(np.geomspace(100, n, num=12).astype(int)) if x &lt;= n} | {n})</w:t>
        </w:r>
      </w:ins>
    </w:p>
    <w:p>
      <w:pPr>
        <w:shd w:val="clear" w:color="auto" w:fill="F7F7F7"/>
        <w:spacing w:before="0" w:after="0" w:line="180" w:lineRule="exact"/>
        <w:ind w:left="0" w:firstLine="0"/>
        <w:jc w:val="left"/>
        <w:rPr>
          <w:ins w:id="884334" w:author="Claude" w:date="2026-10-07T12:00:00Z"/>
        </w:rPr>
      </w:pPr>
      <w:ins w:id="884421" w:author="Claude" w:date="2026-10-07T12:00:00Z">
        <w:r>
          <w:rPr>
            <w:rFonts w:ascii="Consolas" w:hAnsi="Consolas" w:cs="Consolas"/>
            <w:sz w:val="14"/>
            <w:szCs w:val="14"/>
          </w:rPr>
          <w:t xml:space="preserve"> 87      conv = pd.DataFrame([{"Iterações": k, "Média VPL": float(v[:k].mean()),</w:t>
        </w:r>
      </w:ins>
    </w:p>
    <w:p>
      <w:pPr>
        <w:shd w:val="clear" w:color="auto" w:fill="F7F7F7"/>
        <w:spacing w:before="0" w:after="0" w:line="180" w:lineRule="exact"/>
        <w:ind w:left="0" w:firstLine="0"/>
        <w:jc w:val="left"/>
        <w:rPr>
          <w:ins w:id="884334" w:author="Claude" w:date="2026-10-07T12:00:00Z"/>
        </w:rPr>
      </w:pPr>
      <w:ins w:id="884422" w:author="Claude" w:date="2026-10-07T12:00:00Z">
        <w:r>
          <w:rPr>
            <w:rFonts w:ascii="Consolas" w:hAnsi="Consolas" w:cs="Consolas"/>
            <w:sz w:val="14"/>
            <w:szCs w:val="14"/>
          </w:rPr>
          <w:t xml:space="preserve"> 88                            "Erro-padrão": float(v[:k].std(ddof=1) / np.sqrt(k)),</w:t>
        </w:r>
      </w:ins>
    </w:p>
    <w:p>
      <w:pPr>
        <w:shd w:val="clear" w:color="auto" w:fill="F7F7F7"/>
        <w:spacing w:before="0" w:after="0" w:line="180" w:lineRule="exact"/>
        <w:ind w:left="0" w:firstLine="0"/>
        <w:jc w:val="left"/>
        <w:rPr>
          <w:ins w:id="884334" w:author="Claude" w:date="2026-10-07T12:00:00Z"/>
        </w:rPr>
      </w:pPr>
      <w:ins w:id="884423" w:author="Claude" w:date="2026-10-07T12:00:00Z">
        <w:r>
          <w:rPr>
            <w:rFonts w:ascii="Consolas" w:hAnsi="Consolas" w:cs="Consolas"/>
            <w:sz w:val="14"/>
            <w:szCs w:val="14"/>
          </w:rPr>
          <w:t xml:space="preserve"> 89                            "P(VPL&gt;0)": float((v[:k] &gt; 0).mean())} for k in pontos])</w:t>
        </w:r>
      </w:ins>
    </w:p>
    <w:p>
      <w:pPr>
        <w:shd w:val="clear" w:color="auto" w:fill="F7F7F7"/>
        <w:spacing w:before="0" w:after="0" w:line="180" w:lineRule="exact"/>
        <w:ind w:left="0" w:firstLine="0"/>
        <w:jc w:val="left"/>
        <w:rPr>
          <w:ins w:id="884334" w:author="Claude" w:date="2026-10-07T12:00:00Z"/>
        </w:rPr>
      </w:pPr>
      <w:ins w:id="884424" w:author="Claude" w:date="2026-10-07T12:00:00Z">
        <w:r>
          <w:rPr>
            <w:rFonts w:ascii="Consolas" w:hAnsi="Consolas" w:cs="Consolas"/>
            <w:sz w:val="14"/>
            <w:szCs w:val="14"/>
          </w:rPr>
          <w:t xml:space="preserve"> 90      # Importância: correlação de postos (Spearman) entre entradas e saídas</w:t>
        </w:r>
      </w:ins>
    </w:p>
    <w:p>
      <w:pPr>
        <w:shd w:val="clear" w:color="auto" w:fill="F7F7F7"/>
        <w:spacing w:before="0" w:after="0" w:line="180" w:lineRule="exact"/>
        <w:ind w:left="0" w:firstLine="0"/>
        <w:jc w:val="left"/>
        <w:rPr>
          <w:ins w:id="884334" w:author="Claude" w:date="2026-10-07T12:00:00Z"/>
        </w:rPr>
      </w:pPr>
      <w:ins w:id="884425" w:author="Claude" w:date="2026-10-07T12:00:00Z">
        <w:r>
          <w:rPr>
            <w:rFonts w:ascii="Consolas" w:hAnsi="Consolas" w:cs="Consolas"/>
            <w:sz w:val="14"/>
            <w:szCs w:val="14"/>
          </w:rPr>
          <w:t xml:space="preserve"> 91      ranks = amostra[list(entradas) + ["VPL", "Indice_EVTEAS"]].rank()</w:t>
        </w:r>
      </w:ins>
    </w:p>
    <w:p>
      <w:pPr>
        <w:shd w:val="clear" w:color="auto" w:fill="F7F7F7"/>
        <w:spacing w:before="0" w:after="0" w:line="180" w:lineRule="exact"/>
        <w:ind w:left="0" w:firstLine="0"/>
        <w:jc w:val="left"/>
        <w:rPr>
          <w:ins w:id="884334" w:author="Claude" w:date="2026-10-07T12:00:00Z"/>
        </w:rPr>
      </w:pPr>
      <w:ins w:id="884426" w:author="Claude" w:date="2026-10-07T12:00:00Z">
        <w:r>
          <w:rPr>
            <w:rFonts w:ascii="Consolas" w:hAnsi="Consolas" w:cs="Consolas"/>
            <w:sz w:val="14"/>
            <w:szCs w:val="14"/>
          </w:rPr>
          <w:t xml:space="preserve"> 92      constantes = [k for k in ranks if ranks[k].nunique() &lt;= 1]</w:t>
        </w:r>
      </w:ins>
    </w:p>
    <w:p>
      <w:pPr>
        <w:shd w:val="clear" w:color="auto" w:fill="F7F7F7"/>
        <w:spacing w:before="0" w:after="0" w:line="180" w:lineRule="exact"/>
        <w:ind w:left="0" w:firstLine="0"/>
        <w:jc w:val="left"/>
        <w:rPr>
          <w:ins w:id="884334" w:author="Claude" w:date="2026-10-07T12:00:00Z"/>
        </w:rPr>
      </w:pPr>
      <w:ins w:id="884427" w:author="Claude" w:date="2026-10-07T12:00:00Z">
        <w:r>
          <w:rPr>
            <w:rFonts w:ascii="Consolas" w:hAnsi="Consolas" w:cs="Consolas"/>
            <w:sz w:val="14"/>
            <w:szCs w:val="14"/>
          </w:rPr>
          <w:t xml:space="preserve"> 93      ranks[constantes] = np.nan       # correlação indefinida para entradas sem variação</w:t>
        </w:r>
      </w:ins>
    </w:p>
    <w:p>
      <w:pPr>
        <w:shd w:val="clear" w:color="auto" w:fill="F7F7F7"/>
        <w:spacing w:before="0" w:after="0" w:line="180" w:lineRule="exact"/>
        <w:ind w:left="0" w:firstLine="0"/>
        <w:jc w:val="left"/>
        <w:rPr>
          <w:ins w:id="884334" w:author="Claude" w:date="2026-10-07T12:00:00Z"/>
        </w:rPr>
      </w:pPr>
      <w:ins w:id="884428" w:author="Claude" w:date="2026-10-07T12:00:00Z">
        <w:r>
          <w:rPr>
            <w:rFonts w:ascii="Consolas" w:hAnsi="Consolas" w:cs="Consolas"/>
            <w:sz w:val="14"/>
            <w:szCs w:val="14"/>
          </w:rPr>
          <w:t xml:space="preserve"> 94      imp = pd.DataFrame({</w:t>
        </w:r>
      </w:ins>
    </w:p>
    <w:p>
      <w:pPr>
        <w:shd w:val="clear" w:color="auto" w:fill="F7F7F7"/>
        <w:spacing w:before="0" w:after="0" w:line="180" w:lineRule="exact"/>
        <w:ind w:left="0" w:firstLine="0"/>
        <w:jc w:val="left"/>
        <w:rPr>
          <w:ins w:id="884334" w:author="Claude" w:date="2026-10-07T12:00:00Z"/>
        </w:rPr>
      </w:pPr>
      <w:ins w:id="884429" w:author="Claude" w:date="2026-10-07T12:00:00Z">
        <w:r>
          <w:rPr>
            <w:rFonts w:ascii="Consolas" w:hAnsi="Consolas" w:cs="Consolas"/>
            <w:sz w:val="14"/>
            <w:szCs w:val="14"/>
          </w:rPr>
          <w:t xml:space="preserve"> 95          "Variável": list(entradas),</w:t>
        </w:r>
      </w:ins>
    </w:p>
    <w:p>
      <w:pPr>
        <w:shd w:val="clear" w:color="auto" w:fill="F7F7F7"/>
        <w:spacing w:before="0" w:after="0" w:line="180" w:lineRule="exact"/>
        <w:ind w:left="0" w:firstLine="0"/>
        <w:jc w:val="left"/>
        <w:rPr>
          <w:ins w:id="884334" w:author="Claude" w:date="2026-10-07T12:00:00Z"/>
        </w:rPr>
      </w:pPr>
      <w:ins w:id="884430" w:author="Claude" w:date="2026-10-07T12:00:00Z">
        <w:r>
          <w:rPr>
            <w:rFonts w:ascii="Consolas" w:hAnsi="Consolas" w:cs="Consolas"/>
            <w:sz w:val="14"/>
            <w:szCs w:val="14"/>
          </w:rPr>
          <w:t xml:space="preserve"> 96          "Spearman com VPL": [float(ranks[k].corr(ranks["VPL"])) for k in entradas],</w:t>
        </w:r>
      </w:ins>
    </w:p>
    <w:p>
      <w:pPr>
        <w:shd w:val="clear" w:color="auto" w:fill="F7F7F7"/>
        <w:spacing w:before="0" w:after="0" w:line="180" w:lineRule="exact"/>
        <w:ind w:left="0" w:firstLine="0"/>
        <w:jc w:val="left"/>
        <w:rPr>
          <w:ins w:id="884334" w:author="Claude" w:date="2026-10-07T12:00:00Z"/>
        </w:rPr>
      </w:pPr>
      <w:ins w:id="884431" w:author="Claude" w:date="2026-10-07T12:00:00Z">
        <w:r>
          <w:rPr>
            <w:rFonts w:ascii="Consolas" w:hAnsi="Consolas" w:cs="Consolas"/>
            <w:sz w:val="14"/>
            <w:szCs w:val="14"/>
          </w:rPr>
          <w:t xml:space="preserve"> 97          "Spearman com Índice": [float(ranks[k].corr(ranks["Indice_EVTEAS"])) for k in entradas],</w:t>
        </w:r>
      </w:ins>
    </w:p>
    <w:p>
      <w:pPr>
        <w:shd w:val="clear" w:color="auto" w:fill="F7F7F7"/>
        <w:spacing w:before="0" w:after="0" w:line="180" w:lineRule="exact"/>
        <w:ind w:left="0" w:firstLine="0"/>
        <w:jc w:val="left"/>
        <w:rPr>
          <w:ins w:id="884334" w:author="Claude" w:date="2026-10-07T12:00:00Z"/>
        </w:rPr>
      </w:pPr>
      <w:ins w:id="884432" w:author="Claude" w:date="2026-10-07T12:00:00Z">
        <w:r>
          <w:rPr>
            <w:rFonts w:ascii="Consolas" w:hAnsi="Consolas" w:cs="Consolas"/>
            <w:sz w:val="14"/>
            <w:szCs w:val="14"/>
          </w:rPr>
          <w:t xml:space="preserve"> 98      })</w:t>
        </w:r>
      </w:ins>
    </w:p>
    <w:p>
      <w:pPr>
        <w:shd w:val="clear" w:color="auto" w:fill="F7F7F7"/>
        <w:spacing w:before="0" w:after="0" w:line="180" w:lineRule="exact"/>
        <w:ind w:left="0" w:firstLine="0"/>
        <w:jc w:val="left"/>
        <w:rPr>
          <w:ins w:id="884334" w:author="Claude" w:date="2026-10-07T12:00:00Z"/>
        </w:rPr>
      </w:pPr>
      <w:ins w:id="884433" w:author="Claude" w:date="2026-10-07T12:00:00Z">
        <w:r>
          <w:rPr>
            <w:rFonts w:ascii="Consolas" w:hAnsi="Consolas" w:cs="Consolas"/>
            <w:sz w:val="14"/>
            <w:szCs w:val="14"/>
          </w:rPr>
          <w:t xml:space="preserve"> 99      imp = imp.reindex(imp["Spearman com VPL"].abs().sort_values(ascending=False).index).reset_index(drop=True)</w:t>
        </w:r>
      </w:ins>
    </w:p>
    <w:p>
      <w:pPr>
        <w:shd w:val="clear" w:color="auto" w:fill="F7F7F7"/>
        <w:spacing w:before="0" w:after="0" w:line="180" w:lineRule="exact"/>
        <w:ind w:left="0" w:firstLine="0"/>
        <w:jc w:val="left"/>
        <w:rPr>
          <w:ins w:id="884334" w:author="Claude" w:date="2026-10-07T12:00:00Z"/>
        </w:rPr>
      </w:pPr>
      <w:ins w:id="884434" w:author="Claude" w:date="2026-10-07T12:00:00Z">
        <w:r>
          <w:rPr>
            <w:rFonts w:ascii="Consolas" w:hAnsi="Consolas" w:cs="Consolas"/>
            <w:sz w:val="14"/>
            <w:szCs w:val="14"/>
          </w:rPr>
          <w:t xml:space="preserve">100      return {"amostra": amostra, "estatisticas": estat, "convergencia": conv, "importancia": imp,</w:t>
        </w:r>
      </w:ins>
    </w:p>
    <w:p>
      <w:pPr>
        <w:shd w:val="clear" w:color="auto" w:fill="F7F7F7"/>
        <w:spacing w:before="0" w:after="0" w:line="180" w:lineRule="exact"/>
        <w:ind w:left="0" w:firstLine="0"/>
        <w:jc w:val="left"/>
        <w:rPr>
          <w:ins w:id="884334" w:author="Claude" w:date="2026-10-07T12:00:00Z"/>
        </w:rPr>
      </w:pPr>
      <w:ins w:id="884435" w:author="Claude" w:date="2026-10-07T12:00:00Z">
        <w:r>
          <w:rPr>
            <w:rFonts w:ascii="Consolas" w:hAnsi="Consolas" w:cs="Consolas"/>
            <w:sz w:val="14"/>
            <w:szCs w:val="14"/>
          </w:rPr>
          <w:t xml:space="preserve">101              "distribuicoes": {k: vars(d) for k, d in distribuicoes_efetivas(cfg).items()}}</w:t>
        </w:r>
      </w:ins>
    </w:p>
    <w:p>
      <w:pPr>
        <w:shd w:val="clear" w:color="auto" w:fill="F7F7F7"/>
        <w:spacing w:before="0" w:after="0" w:line="180" w:lineRule="exact"/>
        <w:ind w:left="0" w:firstLine="0"/>
        <w:jc w:val="left"/>
        <w:rPr>
          <w:ins w:id="884334" w:author="Claude" w:date="2026-10-07T12:00:00Z"/>
        </w:rPr>
      </w:pPr>
      <w:ins w:id="884436" w:author="Claude" w:date="2026-10-07T12:00:00Z">
        <w:r>
          <w:rPr>
            <w:rFonts w:ascii="Consolas" w:hAnsi="Consolas" w:cs="Consolas"/>
            <w:sz w:val="14"/>
            <w:szCs w:val="14"/>
          </w:rPr>
          <w:t xml:space="preserve">102  </w:t>
        </w:r>
      </w:ins>
    </w:p>
    <w:p>
      <w:pPr>
        <w:shd w:val="clear" w:color="auto" w:fill="F7F7F7"/>
        <w:spacing w:before="0" w:after="0" w:line="180" w:lineRule="exact"/>
        <w:ind w:left="0" w:firstLine="0"/>
        <w:jc w:val="left"/>
        <w:rPr>
          <w:ins w:id="884334" w:author="Claude" w:date="2026-10-07T12:00:00Z"/>
        </w:rPr>
      </w:pPr>
      <w:ins w:id="884437" w:author="Claude" w:date="2026-10-07T12:00:00Z">
        <w:r>
          <w:rPr>
            <w:rFonts w:ascii="Consolas" w:hAnsi="Consolas" w:cs="Consolas"/>
            <w:sz w:val="14"/>
            <w:szCs w:val="14"/>
          </w:rPr>
          <w:t xml:space="preserve">103  </w:t>
        </w:r>
      </w:ins>
    </w:p>
    <w:p>
      <w:pPr>
        <w:shd w:val="clear" w:color="auto" w:fill="F7F7F7"/>
        <w:spacing w:before="0" w:after="0" w:line="180" w:lineRule="exact"/>
        <w:ind w:left="0" w:firstLine="0"/>
        <w:jc w:val="left"/>
        <w:rPr>
          <w:ins w:id="884334" w:author="Claude" w:date="2026-10-07T12:00:00Z"/>
        </w:rPr>
      </w:pPr>
      <w:ins w:id="884438" w:author="Claude" w:date="2026-10-07T12:00:00Z">
        <w:r>
          <w:rPr>
            <w:rFonts w:ascii="Consolas" w:hAnsi="Consolas" w:cs="Consolas"/>
            <w:sz w:val="14"/>
            <w:szCs w:val="14"/>
          </w:rPr>
          <w:t xml:space="preserve">104  # ---------------------------------------------------------------------------</w:t>
        </w:r>
      </w:ins>
    </w:p>
    <w:p>
      <w:pPr>
        <w:shd w:val="clear" w:color="auto" w:fill="F7F7F7"/>
        <w:spacing w:before="0" w:after="0" w:line="180" w:lineRule="exact"/>
        <w:ind w:left="0" w:firstLine="0"/>
        <w:jc w:val="left"/>
        <w:rPr>
          <w:ins w:id="884334" w:author="Claude" w:date="2026-10-07T12:00:00Z"/>
        </w:rPr>
      </w:pPr>
      <w:ins w:id="884439" w:author="Claude" w:date="2026-10-07T12:00:00Z">
        <w:r>
          <w:rPr>
            <w:rFonts w:ascii="Consolas" w:hAnsi="Consolas" w:cs="Consolas"/>
            <w:sz w:val="14"/>
            <w:szCs w:val="14"/>
          </w:rPr>
          <w:t xml:space="preserve">105  # Sensibilidade determinística (um fator por vez)</w:t>
        </w:r>
      </w:ins>
    </w:p>
    <w:p>
      <w:pPr>
        <w:shd w:val="clear" w:color="auto" w:fill="F7F7F7"/>
        <w:spacing w:before="0" w:after="0" w:line="180" w:lineRule="exact"/>
        <w:ind w:left="0" w:firstLine="0"/>
        <w:jc w:val="left"/>
        <w:rPr>
          <w:ins w:id="884334" w:author="Claude" w:date="2026-10-07T12:00:00Z"/>
        </w:rPr>
      </w:pPr>
      <w:ins w:id="884440" w:author="Claude" w:date="2026-10-07T12:00:00Z">
        <w:r>
          <w:rPr>
            <w:rFonts w:ascii="Consolas" w:hAnsi="Consolas" w:cs="Consolas"/>
            <w:sz w:val="14"/>
            <w:szCs w:val="14"/>
          </w:rPr>
          <w:t xml:space="preserve">106  # ---------------------------------------------------------------------------</w:t>
        </w:r>
      </w:ins>
    </w:p>
    <w:p>
      <w:pPr>
        <w:shd w:val="clear" w:color="auto" w:fill="F7F7F7"/>
        <w:spacing w:before="0" w:after="0" w:line="180" w:lineRule="exact"/>
        <w:ind w:left="0" w:firstLine="0"/>
        <w:jc w:val="left"/>
        <w:rPr>
          <w:ins w:id="884334" w:author="Claude" w:date="2026-10-07T12:00:00Z"/>
        </w:rPr>
      </w:pPr>
      <w:ins w:id="884441" w:author="Claude" w:date="2026-10-07T12:00:00Z">
        <w:r>
          <w:rPr>
            <w:rFonts w:ascii="Consolas" w:hAnsi="Consolas" w:cs="Consolas"/>
            <w:sz w:val="14"/>
            <w:szCs w:val="14"/>
          </w:rPr>
          <w:t xml:space="preserve">107  </w:t>
        </w:r>
      </w:ins>
    </w:p>
    <w:p>
      <w:pPr>
        <w:shd w:val="clear" w:color="auto" w:fill="F7F7F7"/>
        <w:spacing w:before="0" w:after="0" w:line="180" w:lineRule="exact"/>
        <w:ind w:left="0" w:firstLine="0"/>
        <w:jc w:val="left"/>
        <w:rPr>
          <w:ins w:id="884334" w:author="Claude" w:date="2026-10-07T12:00:00Z"/>
        </w:rPr>
      </w:pPr>
      <w:ins w:id="884442" w:author="Claude" w:date="2026-10-07T12:00:00Z">
        <w:r>
          <w:rPr>
            <w:rFonts w:ascii="Consolas" w:hAnsi="Consolas" w:cs="Consolas"/>
            <w:sz w:val="14"/>
            <w:szCs w:val="14"/>
          </w:rPr>
          <w:t xml:space="preserve">108  VARIAVEIS_SENSIBILIDADE = [</w:t>
        </w:r>
      </w:ins>
    </w:p>
    <w:p>
      <w:pPr>
        <w:shd w:val="clear" w:color="auto" w:fill="F7F7F7"/>
        <w:spacing w:before="0" w:after="0" w:line="180" w:lineRule="exact"/>
        <w:ind w:left="0" w:firstLine="0"/>
        <w:jc w:val="left"/>
        <w:rPr>
          <w:ins w:id="884334" w:author="Claude" w:date="2026-10-07T12:00:00Z"/>
        </w:rPr>
      </w:pPr>
      <w:ins w:id="884443" w:author="Claude" w:date="2026-10-07T12:00:00Z">
        <w:r>
          <w:rPr>
            <w:rFonts w:ascii="Consolas" w:hAnsi="Consolas" w:cs="Consolas"/>
            <w:sz w:val="14"/>
            <w:szCs w:val="14"/>
          </w:rPr>
          <w:t xml:space="preserve">109      "economico.preco_venda_kg", "tecnico.fcr", "economico.custo_racao_kg", "tecnico.mortalidade_pct",</w:t>
        </w:r>
      </w:ins>
    </w:p>
    <w:p>
      <w:pPr>
        <w:shd w:val="clear" w:color="auto" w:fill="F7F7F7"/>
        <w:spacing w:before="0" w:after="0" w:line="180" w:lineRule="exact"/>
        <w:ind w:left="0" w:firstLine="0"/>
        <w:jc w:val="left"/>
        <w:rPr>
          <w:ins w:id="884334" w:author="Claude" w:date="2026-10-07T12:00:00Z"/>
        </w:rPr>
      </w:pPr>
      <w:ins w:id="884444" w:author="Claude" w:date="2026-10-07T12:00:00Z">
        <w:r>
          <w:rPr>
            <w:rFonts w:ascii="Consolas" w:hAnsi="Consolas" w:cs="Consolas"/>
            <w:sz w:val="14"/>
            <w:szCs w:val="14"/>
          </w:rPr>
          <w:t xml:space="preserve">110      "tecnico.desempenho_crescimento_pct", "economico.capex_fator", "economico.custos_fixos_fator",</w:t>
        </w:r>
      </w:ins>
    </w:p>
    <w:p>
      <w:pPr>
        <w:shd w:val="clear" w:color="auto" w:fill="F7F7F7"/>
        <w:spacing w:before="0" w:after="0" w:line="180" w:lineRule="exact"/>
        <w:ind w:left="0" w:firstLine="0"/>
        <w:jc w:val="left"/>
        <w:rPr>
          <w:ins w:id="884334" w:author="Claude" w:date="2026-10-07T12:00:00Z"/>
        </w:rPr>
      </w:pPr>
      <w:ins w:id="884445" w:author="Claude" w:date="2026-10-07T12:00:00Z">
        <w:r>
          <w:rPr>
            <w:rFonts w:ascii="Consolas" w:hAnsi="Consolas" w:cs="Consolas"/>
            <w:sz w:val="14"/>
            <w:szCs w:val="14"/>
          </w:rPr>
          <w:t xml:space="preserve">111      "economico.tarifa_energia_kwh", "economico.custo_alevino_milheiro", "economico.tma_aa_pct",</w:t>
        </w:r>
      </w:ins>
    </w:p>
    <w:p>
      <w:pPr>
        <w:shd w:val="clear" w:color="auto" w:fill="F7F7F7"/>
        <w:spacing w:before="0" w:after="0" w:line="180" w:lineRule="exact"/>
        <w:ind w:left="0" w:firstLine="0"/>
        <w:jc w:val="left"/>
        <w:rPr>
          <w:ins w:id="884334" w:author="Claude" w:date="2026-10-07T12:00:00Z"/>
        </w:rPr>
      </w:pPr>
      <w:ins w:id="884446" w:author="Claude" w:date="2026-10-07T12:00:00Z">
        <w:r>
          <w:rPr>
            <w:rFonts w:ascii="Consolas" w:hAnsi="Consolas" w:cs="Consolas"/>
            <w:sz w:val="14"/>
            <w:szCs w:val="14"/>
          </w:rPr>
          <w:t xml:space="preserve">112  ]</w:t>
        </w:r>
      </w:ins>
    </w:p>
    <w:p>
      <w:pPr>
        <w:shd w:val="clear" w:color="auto" w:fill="F7F7F7"/>
        <w:spacing w:before="0" w:after="0" w:line="180" w:lineRule="exact"/>
        <w:ind w:left="0" w:firstLine="0"/>
        <w:jc w:val="left"/>
        <w:rPr>
          <w:ins w:id="884334" w:author="Claude" w:date="2026-10-07T12:00:00Z"/>
        </w:rPr>
      </w:pPr>
      <w:ins w:id="884447" w:author="Claude" w:date="2026-10-07T12:00:00Z">
        <w:r>
          <w:rPr>
            <w:rFonts w:ascii="Consolas" w:hAnsi="Consolas" w:cs="Consolas"/>
            <w:sz w:val="14"/>
            <w:szCs w:val="14"/>
          </w:rPr>
          <w:t xml:space="preserve">113  </w:t>
        </w:r>
      </w:ins>
    </w:p>
    <w:p>
      <w:pPr>
        <w:shd w:val="clear" w:color="auto" w:fill="F7F7F7"/>
        <w:spacing w:before="0" w:after="0" w:line="180" w:lineRule="exact"/>
        <w:ind w:left="0" w:firstLine="0"/>
        <w:jc w:val="left"/>
        <w:rPr>
          <w:ins w:id="884334" w:author="Claude" w:date="2026-10-07T12:00:00Z"/>
        </w:rPr>
      </w:pPr>
      <w:ins w:id="884448" w:author="Claude" w:date="2026-10-07T12:00:00Z">
        <w:r>
          <w:rPr>
            <w:rFonts w:ascii="Consolas" w:hAnsi="Consolas" w:cs="Consolas"/>
            <w:sz w:val="14"/>
            <w:szCs w:val="14"/>
          </w:rPr>
          <w:t xml:space="preserve">114  </w:t>
        </w:r>
      </w:ins>
    </w:p>
    <w:p>
      <w:pPr>
        <w:shd w:val="clear" w:color="auto" w:fill="F7F7F7"/>
        <w:spacing w:before="0" w:after="0" w:line="180" w:lineRule="exact"/>
        <w:ind w:left="0" w:firstLine="0"/>
        <w:jc w:val="left"/>
        <w:rPr>
          <w:ins w:id="884334" w:author="Claude" w:date="2026-10-07T12:00:00Z"/>
        </w:rPr>
      </w:pPr>
      <w:ins w:id="884449" w:author="Claude" w:date="2026-10-07T12:00:00Z">
        <w:r>
          <w:rPr>
            <w:rFonts w:ascii="Consolas" w:hAnsi="Consolas" w:cs="Consolas"/>
            <w:sz w:val="14"/>
            <w:szCs w:val="14"/>
          </w:rPr>
          <w:t xml:space="preserve">115  def _vpl_com(cfg: EVTEASConfig, caminho: str, valor: float) -&gt; float:</w:t>
        </w:r>
      </w:ins>
    </w:p>
    <w:p>
      <w:pPr>
        <w:shd w:val="clear" w:color="auto" w:fill="F7F7F7"/>
        <w:spacing w:before="0" w:after="0" w:line="180" w:lineRule="exact"/>
        <w:ind w:left="0" w:firstLine="0"/>
        <w:jc w:val="left"/>
        <w:rPr>
          <w:ins w:id="884334" w:author="Claude" w:date="2026-10-07T12:00:00Z"/>
        </w:rPr>
      </w:pPr>
      <w:ins w:id="884450" w:author="Claude" w:date="2026-10-07T12:00:00Z">
        <w:r>
          <w:rPr>
            <w:rFonts w:ascii="Consolas" w:hAnsi="Consolas" w:cs="Consolas"/>
            <w:sz w:val="14"/>
            <w:szCs w:val="14"/>
          </w:rPr>
          <w:t xml:space="preserve">116      from .pipeline import motor</w:t>
        </w:r>
      </w:ins>
    </w:p>
    <w:p>
      <w:pPr>
        <w:shd w:val="clear" w:color="auto" w:fill="F7F7F7"/>
        <w:spacing w:before="0" w:after="0" w:line="180" w:lineRule="exact"/>
        <w:ind w:left="0" w:firstLine="0"/>
        <w:jc w:val="left"/>
        <w:rPr>
          <w:ins w:id="884334" w:author="Claude" w:date="2026-10-07T12:00:00Z"/>
        </w:rPr>
      </w:pPr>
      <w:ins w:id="884451" w:author="Claude" w:date="2026-10-07T12:00:00Z">
        <w:r>
          <w:rPr>
            <w:rFonts w:ascii="Consolas" w:hAnsi="Consolas" w:cs="Consolas"/>
            <w:sz w:val="14"/>
            <w:szCs w:val="14"/>
          </w:rPr>
          <w:t xml:space="preserve">117      if caminho == "economico.tma_aa_pct":</w:t>
        </w:r>
      </w:ins>
    </w:p>
    <w:p>
      <w:pPr>
        <w:shd w:val="clear" w:color="auto" w:fill="F7F7F7"/>
        <w:spacing w:before="0" w:after="0" w:line="180" w:lineRule="exact"/>
        <w:ind w:left="0" w:firstLine="0"/>
        <w:jc w:val="left"/>
        <w:rPr>
          <w:ins w:id="884334" w:author="Claude" w:date="2026-10-07T12:00:00Z"/>
        </w:rPr>
      </w:pPr>
      <w:ins w:id="884452" w:author="Claude" w:date="2026-10-07T12:00:00Z">
        <w:r>
          <w:rPr>
            <w:rFonts w:ascii="Consolas" w:hAnsi="Consolas" w:cs="Consolas"/>
            <w:sz w:val="14"/>
            <w:szCs w:val="14"/>
          </w:rPr>
          <w:t xml:space="preserve">118          c = copy.deepcopy(cfg)</w:t>
        </w:r>
      </w:ins>
    </w:p>
    <w:p>
      <w:pPr>
        <w:shd w:val="clear" w:color="auto" w:fill="F7F7F7"/>
        <w:spacing w:before="0" w:after="0" w:line="180" w:lineRule="exact"/>
        <w:ind w:left="0" w:firstLine="0"/>
        <w:jc w:val="left"/>
        <w:rPr>
          <w:ins w:id="884334" w:author="Claude" w:date="2026-10-07T12:00:00Z"/>
        </w:rPr>
      </w:pPr>
      <w:ins w:id="884453" w:author="Claude" w:date="2026-10-07T12:00:00Z">
        <w:r>
          <w:rPr>
            <w:rFonts w:ascii="Consolas" w:hAnsi="Consolas" w:cs="Consolas"/>
            <w:sz w:val="14"/>
            <w:szCs w:val="14"/>
          </w:rPr>
          <w:t xml:space="preserve">119          definir_por_caminho(c, caminho, valor)</w:t>
        </w:r>
      </w:ins>
    </w:p>
    <w:p>
      <w:pPr>
        <w:shd w:val="clear" w:color="auto" w:fill="F7F7F7"/>
        <w:spacing w:before="0" w:after="0" w:line="180" w:lineRule="exact"/>
        <w:ind w:left="0" w:firstLine="0"/>
        <w:jc w:val="left"/>
        <w:rPr>
          <w:ins w:id="884334" w:author="Claude" w:date="2026-10-07T12:00:00Z"/>
        </w:rPr>
      </w:pPr>
      <w:ins w:id="884454" w:author="Claude" w:date="2026-10-07T12:00:00Z">
        <w:r>
          <w:rPr>
            <w:rFonts w:ascii="Consolas" w:hAnsi="Consolas" w:cs="Consolas"/>
            <w:sz w:val="14"/>
            <w:szCs w:val="14"/>
          </w:rPr>
          <w:t xml:space="preserve">120          return float(motor(c, None, 1)["economico"]["vpl"][0])</w:t>
        </w:r>
      </w:ins>
    </w:p>
    <w:p>
      <w:pPr>
        <w:shd w:val="clear" w:color="auto" w:fill="F7F7F7"/>
        <w:spacing w:before="0" w:after="0" w:line="180" w:lineRule="exact"/>
        <w:ind w:left="0" w:firstLine="0"/>
        <w:jc w:val="left"/>
        <w:rPr>
          <w:ins w:id="884334" w:author="Claude" w:date="2026-10-07T12:00:00Z"/>
        </w:rPr>
      </w:pPr>
      <w:ins w:id="884455" w:author="Claude" w:date="2026-10-07T12:00:00Z">
        <w:r>
          <w:rPr>
            <w:rFonts w:ascii="Consolas" w:hAnsi="Consolas" w:cs="Consolas"/>
            <w:sz w:val="14"/>
            <w:szCs w:val="14"/>
          </w:rPr>
          <w:t xml:space="preserve">121      return float(motor(cfg, {caminho: np.array([valor])}, 1)["economico"]["vpl"][0])</w:t>
        </w:r>
      </w:ins>
    </w:p>
    <w:p>
      <w:pPr>
        <w:shd w:val="clear" w:color="auto" w:fill="F7F7F7"/>
        <w:spacing w:before="0" w:after="0" w:line="180" w:lineRule="exact"/>
        <w:ind w:left="0" w:firstLine="0"/>
        <w:jc w:val="left"/>
        <w:rPr>
          <w:ins w:id="884334" w:author="Claude" w:date="2026-10-07T12:00:00Z"/>
        </w:rPr>
      </w:pPr>
      <w:ins w:id="884456" w:author="Claude" w:date="2026-10-07T12:00:00Z">
        <w:r>
          <w:rPr>
            <w:rFonts w:ascii="Consolas" w:hAnsi="Consolas" w:cs="Consolas"/>
            <w:sz w:val="14"/>
            <w:szCs w:val="14"/>
          </w:rPr>
          <w:t xml:space="preserve">122  </w:t>
        </w:r>
      </w:ins>
    </w:p>
    <w:p>
      <w:pPr>
        <w:shd w:val="clear" w:color="auto" w:fill="F7F7F7"/>
        <w:spacing w:before="0" w:after="0" w:line="180" w:lineRule="exact"/>
        <w:ind w:left="0" w:firstLine="0"/>
        <w:jc w:val="left"/>
        <w:rPr>
          <w:ins w:id="884334" w:author="Claude" w:date="2026-10-07T12:00:00Z"/>
        </w:rPr>
      </w:pPr>
      <w:ins w:id="884457" w:author="Claude" w:date="2026-10-07T12:00:00Z">
        <w:r>
          <w:rPr>
            <w:rFonts w:ascii="Consolas" w:hAnsi="Consolas" w:cs="Consolas"/>
            <w:sz w:val="14"/>
            <w:szCs w:val="14"/>
          </w:rPr>
          <w:t xml:space="preserve">123  </w:t>
        </w:r>
      </w:ins>
    </w:p>
    <w:p>
      <w:pPr>
        <w:shd w:val="clear" w:color="auto" w:fill="F7F7F7"/>
        <w:spacing w:before="0" w:after="0" w:line="180" w:lineRule="exact"/>
        <w:ind w:left="0" w:firstLine="0"/>
        <w:jc w:val="left"/>
        <w:rPr>
          <w:ins w:id="884334" w:author="Claude" w:date="2026-10-07T12:00:00Z"/>
        </w:rPr>
      </w:pPr>
      <w:ins w:id="884458" w:author="Claude" w:date="2026-10-07T12:00:00Z">
        <w:r>
          <w:rPr>
            <w:rFonts w:ascii="Consolas" w:hAnsi="Consolas" w:cs="Consolas"/>
            <w:sz w:val="14"/>
            <w:szCs w:val="14"/>
          </w:rPr>
          <w:t xml:space="preserve">124  def sensibilidade(cfg: EVTEASConfig, variaveis: Optional[List[str]] = None,</w:t>
        </w:r>
      </w:ins>
    </w:p>
    <w:p>
      <w:pPr>
        <w:shd w:val="clear" w:color="auto" w:fill="F7F7F7"/>
        <w:spacing w:before="0" w:after="0" w:line="180" w:lineRule="exact"/>
        <w:ind w:left="0" w:firstLine="0"/>
        <w:jc w:val="left"/>
        <w:rPr>
          <w:ins w:id="884334" w:author="Claude" w:date="2026-10-07T12:00:00Z"/>
        </w:rPr>
      </w:pPr>
      <w:ins w:id="884459" w:author="Claude" w:date="2026-10-07T12:00:00Z">
        <w:r>
          <w:rPr>
            <w:rFonts w:ascii="Consolas" w:hAnsi="Consolas" w:cs="Consolas"/>
            <w:sz w:val="14"/>
            <w:szCs w:val="14"/>
          </w:rPr>
          <w:t xml:space="preserve">125                    amplitudes=(0.10, 0.20)) -&gt; pd.DataFrame:</w:t>
        </w:r>
      </w:ins>
    </w:p>
    <w:p>
      <w:pPr>
        <w:shd w:val="clear" w:color="auto" w:fill="F7F7F7"/>
        <w:spacing w:before="0" w:after="0" w:line="180" w:lineRule="exact"/>
        <w:ind w:left="0" w:firstLine="0"/>
        <w:jc w:val="left"/>
        <w:rPr>
          <w:ins w:id="884334" w:author="Claude" w:date="2026-10-07T12:00:00Z"/>
        </w:rPr>
      </w:pPr>
      <w:ins w:id="884460" w:author="Claude" w:date="2026-10-07T12:00:00Z">
        <w:r>
          <w:rPr>
            <w:rFonts w:ascii="Consolas" w:hAnsi="Consolas" w:cs="Consolas"/>
            <w:sz w:val="14"/>
            <w:szCs w:val="14"/>
          </w:rPr>
          <w:t xml:space="preserve">126      variaveis = variaveis or VARIAVEIS_SENSIBILIDADE</w:t>
        </w:r>
      </w:ins>
    </w:p>
    <w:p>
      <w:pPr>
        <w:shd w:val="clear" w:color="auto" w:fill="F7F7F7"/>
        <w:spacing w:before="0" w:after="0" w:line="180" w:lineRule="exact"/>
        <w:ind w:left="0" w:firstLine="0"/>
        <w:jc w:val="left"/>
        <w:rPr>
          <w:ins w:id="884334" w:author="Claude" w:date="2026-10-07T12:00:00Z"/>
        </w:rPr>
      </w:pPr>
      <w:ins w:id="884461" w:author="Claude" w:date="2026-10-07T12:00:00Z">
        <w:r>
          <w:rPr>
            <w:rFonts w:ascii="Consolas" w:hAnsi="Consolas" w:cs="Consolas"/>
            <w:sz w:val="14"/>
            <w:szCs w:val="14"/>
          </w:rPr>
          <w:t xml:space="preserve">127      from .pipeline import motor</w:t>
        </w:r>
      </w:ins>
    </w:p>
    <w:p>
      <w:pPr>
        <w:shd w:val="clear" w:color="auto" w:fill="F7F7F7"/>
        <w:spacing w:before="0" w:after="0" w:line="180" w:lineRule="exact"/>
        <w:ind w:left="0" w:firstLine="0"/>
        <w:jc w:val="left"/>
        <w:rPr>
          <w:ins w:id="884334" w:author="Claude" w:date="2026-10-07T12:00:00Z"/>
        </w:rPr>
      </w:pPr>
      <w:ins w:id="884462" w:author="Claude" w:date="2026-10-07T12:00:00Z">
        <w:r>
          <w:rPr>
            <w:rFonts w:ascii="Consolas" w:hAnsi="Consolas" w:cs="Consolas"/>
            <w:sz w:val="14"/>
            <w:szCs w:val="14"/>
          </w:rPr>
          <w:t xml:space="preserve">128      base = float(motor(cfg, None, 1)["economico"]["vpl"][0])</w:t>
        </w:r>
      </w:ins>
    </w:p>
    <w:p>
      <w:pPr>
        <w:shd w:val="clear" w:color="auto" w:fill="F7F7F7"/>
        <w:spacing w:before="0" w:after="0" w:line="180" w:lineRule="exact"/>
        <w:ind w:left="0" w:firstLine="0"/>
        <w:jc w:val="left"/>
        <w:rPr>
          <w:ins w:id="884334" w:author="Claude" w:date="2026-10-07T12:00:00Z"/>
        </w:rPr>
      </w:pPr>
      <w:ins w:id="884463" w:author="Claude" w:date="2026-10-07T12:00:00Z">
        <w:r>
          <w:rPr>
            <w:rFonts w:ascii="Consolas" w:hAnsi="Consolas" w:cs="Consolas"/>
            <w:sz w:val="14"/>
            <w:szCs w:val="14"/>
          </w:rPr>
          <w:t xml:space="preserve">129      linhas = []</w:t>
        </w:r>
      </w:ins>
    </w:p>
    <w:p>
      <w:pPr>
        <w:shd w:val="clear" w:color="auto" w:fill="F7F7F7"/>
        <w:spacing w:before="0" w:after="0" w:line="180" w:lineRule="exact"/>
        <w:ind w:left="0" w:firstLine="0"/>
        <w:jc w:val="left"/>
        <w:rPr>
          <w:ins w:id="884334" w:author="Claude" w:date="2026-10-07T12:00:00Z"/>
        </w:rPr>
      </w:pPr>
      <w:ins w:id="884464" w:author="Claude" w:date="2026-10-07T12:00:00Z">
        <w:r>
          <w:rPr>
            <w:rFonts w:ascii="Consolas" w:hAnsi="Consolas" w:cs="Consolas"/>
            <w:sz w:val="14"/>
            <w:szCs w:val="14"/>
          </w:rPr>
          <w:t xml:space="preserve">130      for var in variaveis:</w:t>
        </w:r>
      </w:ins>
    </w:p>
    <w:p>
      <w:pPr>
        <w:shd w:val="clear" w:color="auto" w:fill="F7F7F7"/>
        <w:spacing w:before="0" w:after="0" w:line="180" w:lineRule="exact"/>
        <w:ind w:left="0" w:firstLine="0"/>
        <w:jc w:val="left"/>
        <w:rPr>
          <w:ins w:id="884334" w:author="Claude" w:date="2026-10-07T12:00:00Z"/>
        </w:rPr>
      </w:pPr>
      <w:ins w:id="884465" w:author="Claude" w:date="2026-10-07T12:00:00Z">
        <w:r>
          <w:rPr>
            <w:rFonts w:ascii="Consolas" w:hAnsi="Consolas" w:cs="Consolas"/>
            <w:sz w:val="14"/>
            <w:szCs w:val="14"/>
          </w:rPr>
          <w:t xml:space="preserve">131          x = float(obter_por_caminho(cfg, var))</w:t>
        </w:r>
      </w:ins>
    </w:p>
    <w:p>
      <w:pPr>
        <w:shd w:val="clear" w:color="auto" w:fill="F7F7F7"/>
        <w:spacing w:before="0" w:after="0" w:line="180" w:lineRule="exact"/>
        <w:ind w:left="0" w:firstLine="0"/>
        <w:jc w:val="left"/>
        <w:rPr>
          <w:ins w:id="884334" w:author="Claude" w:date="2026-10-07T12:00:00Z"/>
        </w:rPr>
      </w:pPr>
      <w:ins w:id="884466" w:author="Claude" w:date="2026-10-07T12:00:00Z">
        <w:r>
          <w:rPr>
            <w:rFonts w:ascii="Consolas" w:hAnsi="Consolas" w:cs="Consolas"/>
            <w:sz w:val="14"/>
            <w:szCs w:val="14"/>
          </w:rPr>
          <w:t xml:space="preserve">132          for amp in amplitudes:</w:t>
        </w:r>
      </w:ins>
    </w:p>
    <w:p>
      <w:pPr>
        <w:shd w:val="clear" w:color="auto" w:fill="F7F7F7"/>
        <w:spacing w:before="0" w:after="0" w:line="180" w:lineRule="exact"/>
        <w:ind w:left="0" w:firstLine="0"/>
        <w:jc w:val="left"/>
        <w:rPr>
          <w:ins w:id="884334" w:author="Claude" w:date="2026-10-07T12:00:00Z"/>
        </w:rPr>
      </w:pPr>
      <w:ins w:id="884467" w:author="Claude" w:date="2026-10-07T12:00:00Z">
        <w:r>
          <w:rPr>
            <w:rFonts w:ascii="Consolas" w:hAnsi="Consolas" w:cs="Consolas"/>
            <w:sz w:val="14"/>
            <w:szCs w:val="14"/>
          </w:rPr>
          <w:t xml:space="preserve">133              d = abs(x) * amp if x != 0 else amp</w:t>
        </w:r>
      </w:ins>
    </w:p>
    <w:p>
      <w:pPr>
        <w:shd w:val="clear" w:color="auto" w:fill="F7F7F7"/>
        <w:spacing w:before="0" w:after="0" w:line="180" w:lineRule="exact"/>
        <w:ind w:left="0" w:firstLine="0"/>
        <w:jc w:val="left"/>
        <w:rPr>
          <w:ins w:id="884334" w:author="Claude" w:date="2026-10-07T12:00:00Z"/>
        </w:rPr>
      </w:pPr>
      <w:ins w:id="884468" w:author="Claude" w:date="2026-10-07T12:00:00Z">
        <w:r>
          <w:rPr>
            <w:rFonts w:ascii="Consolas" w:hAnsi="Consolas" w:cs="Consolas"/>
            <w:sz w:val="14"/>
            <w:szCs w:val="14"/>
          </w:rPr>
          <w:t xml:space="preserve">134              lo, hi = _vpl_com(cfg, var, x - d), _vpl_com(cfg, var, x + d)</w:t>
        </w:r>
      </w:ins>
    </w:p>
    <w:p>
      <w:pPr>
        <w:shd w:val="clear" w:color="auto" w:fill="F7F7F7"/>
        <w:spacing w:before="0" w:after="0" w:line="180" w:lineRule="exact"/>
        <w:ind w:left="0" w:firstLine="0"/>
        <w:jc w:val="left"/>
        <w:rPr>
          <w:ins w:id="884334" w:author="Claude" w:date="2026-10-07T12:00:00Z"/>
        </w:rPr>
      </w:pPr>
      <w:ins w:id="884469" w:author="Claude" w:date="2026-10-07T12:00:00Z">
        <w:r>
          <w:rPr>
            <w:rFonts w:ascii="Consolas" w:hAnsi="Consolas" w:cs="Consolas"/>
            <w:sz w:val="14"/>
            <w:szCs w:val="14"/>
          </w:rPr>
          <w:t xml:space="preserve">135              elasticidade = ((hi - lo) / base) / (2 * d / x) if (base and x) else float("nan")</w:t>
        </w:r>
      </w:ins>
    </w:p>
    <w:p>
      <w:pPr>
        <w:shd w:val="clear" w:color="auto" w:fill="F7F7F7"/>
        <w:spacing w:before="0" w:after="0" w:line="180" w:lineRule="exact"/>
        <w:ind w:left="0" w:firstLine="0"/>
        <w:jc w:val="left"/>
        <w:rPr>
          <w:ins w:id="884334" w:author="Claude" w:date="2026-10-07T12:00:00Z"/>
        </w:rPr>
      </w:pPr>
      <w:ins w:id="884470" w:author="Claude" w:date="2026-10-07T12:00:00Z">
        <w:r>
          <w:rPr>
            <w:rFonts w:ascii="Consolas" w:hAnsi="Consolas" w:cs="Consolas"/>
            <w:sz w:val="14"/>
            <w:szCs w:val="14"/>
          </w:rPr>
          <w:t xml:space="preserve">136              linhas.append({"Variável": var, "Amplitude": amp, "Valor base": x, "VPL base": base,</w:t>
        </w:r>
      </w:ins>
    </w:p>
    <w:p>
      <w:pPr>
        <w:shd w:val="clear" w:color="auto" w:fill="F7F7F7"/>
        <w:spacing w:before="0" w:after="0" w:line="180" w:lineRule="exact"/>
        <w:ind w:left="0" w:firstLine="0"/>
        <w:jc w:val="left"/>
        <w:rPr>
          <w:ins w:id="884334" w:author="Claude" w:date="2026-10-07T12:00:00Z"/>
        </w:rPr>
      </w:pPr>
      <w:ins w:id="884471" w:author="Claude" w:date="2026-10-07T12:00:00Z">
        <w:r>
          <w:rPr>
            <w:rFonts w:ascii="Consolas" w:hAnsi="Consolas" w:cs="Consolas"/>
            <w:sz w:val="14"/>
            <w:szCs w:val="14"/>
          </w:rPr>
          <w:t xml:space="preserve">137                             "VPL (−)": lo, "VPL (+)": hi, "Δ VPL (−)": lo - base, "Δ VPL (+)": hi - base,</w:t>
        </w:r>
      </w:ins>
    </w:p>
    <w:p>
      <w:pPr>
        <w:shd w:val="clear" w:color="auto" w:fill="F7F7F7"/>
        <w:spacing w:before="0" w:after="0" w:line="180" w:lineRule="exact"/>
        <w:ind w:left="0" w:firstLine="0"/>
        <w:jc w:val="left"/>
        <w:rPr>
          <w:ins w:id="884334" w:author="Claude" w:date="2026-10-07T12:00:00Z"/>
        </w:rPr>
      </w:pPr>
      <w:ins w:id="884472" w:author="Claude" w:date="2026-10-07T12:00:00Z">
        <w:r>
          <w:rPr>
            <w:rFonts w:ascii="Consolas" w:hAnsi="Consolas" w:cs="Consolas"/>
            <w:sz w:val="14"/>
            <w:szCs w:val="14"/>
          </w:rPr>
          <w:t xml:space="preserve">138                             "Amplitude do efeito": abs(hi - lo),</w:t>
        </w:r>
      </w:ins>
    </w:p>
    <w:p>
      <w:pPr>
        <w:shd w:val="clear" w:color="auto" w:fill="F7F7F7"/>
        <w:spacing w:before="0" w:after="0" w:line="180" w:lineRule="exact"/>
        <w:ind w:left="0" w:firstLine="0"/>
        <w:jc w:val="left"/>
        <w:rPr>
          <w:ins w:id="884334" w:author="Claude" w:date="2026-10-07T12:00:00Z"/>
        </w:rPr>
      </w:pPr>
      <w:ins w:id="884473" w:author="Claude" w:date="2026-10-07T12:00:00Z">
        <w:r>
          <w:rPr>
            <w:rFonts w:ascii="Consolas" w:hAnsi="Consolas" w:cs="Consolas"/>
            <w:sz w:val="14"/>
            <w:szCs w:val="14"/>
          </w:rPr>
          <w:t xml:space="preserve">139                             "Δ VPL por 1% da variável": (hi - lo) / (2 * amp * 100),</w:t>
        </w:r>
      </w:ins>
    </w:p>
    <w:p>
      <w:pPr>
        <w:shd w:val="clear" w:color="auto" w:fill="F7F7F7"/>
        <w:spacing w:before="0" w:after="0" w:line="180" w:lineRule="exact"/>
        <w:ind w:left="0" w:firstLine="0"/>
        <w:jc w:val="left"/>
        <w:rPr>
          <w:ins w:id="884334" w:author="Claude" w:date="2026-10-07T12:00:00Z"/>
        </w:rPr>
      </w:pPr>
      <w:ins w:id="884474" w:author="Claude" w:date="2026-10-07T12:00:00Z">
        <w:r>
          <w:rPr>
            <w:rFonts w:ascii="Consolas" w:hAnsi="Consolas" w:cs="Consolas"/>
            <w:sz w:val="14"/>
            <w:szCs w:val="14"/>
          </w:rPr>
          <w:t xml:space="preserve">140                             "Elasticidade": elasticidade})</w:t>
        </w:r>
      </w:ins>
    </w:p>
    <w:p>
      <w:pPr>
        <w:shd w:val="clear" w:color="auto" w:fill="F7F7F7"/>
        <w:spacing w:before="0" w:after="0" w:line="180" w:lineRule="exact"/>
        <w:ind w:left="0" w:firstLine="0"/>
        <w:jc w:val="left"/>
        <w:rPr>
          <w:ins w:id="884334" w:author="Claude" w:date="2026-10-07T12:00:00Z"/>
        </w:rPr>
      </w:pPr>
      <w:ins w:id="884475" w:author="Claude" w:date="2026-10-07T12:00:00Z">
        <w:r>
          <w:rPr>
            <w:rFonts w:ascii="Consolas" w:hAnsi="Consolas" w:cs="Consolas"/>
            <w:sz w:val="14"/>
            <w:szCs w:val="14"/>
          </w:rPr>
          <w:t xml:space="preserve">141      df = pd.DataFrame(linhas)</w:t>
        </w:r>
      </w:ins>
    </w:p>
    <w:p>
      <w:pPr>
        <w:shd w:val="clear" w:color="auto" w:fill="F7F7F7"/>
        <w:spacing w:before="0" w:after="0" w:line="180" w:lineRule="exact"/>
        <w:ind w:left="0" w:firstLine="0"/>
        <w:jc w:val="left"/>
        <w:rPr>
          <w:ins w:id="884334" w:author="Claude" w:date="2026-10-07T12:00:00Z"/>
        </w:rPr>
      </w:pPr>
      <w:ins w:id="884476" w:author="Claude" w:date="2026-10-07T12:00:00Z">
        <w:r>
          <w:rPr>
            <w:rFonts w:ascii="Consolas" w:hAnsi="Consolas" w:cs="Consolas"/>
            <w:sz w:val="14"/>
            <w:szCs w:val="14"/>
          </w:rPr>
          <w:t xml:space="preserve">142      ordem = df[df["Amplitude"] == amplitudes[0]].sort_values("Amplitude do efeito", ascending=False)["Variável"]</w:t>
        </w:r>
      </w:ins>
    </w:p>
    <w:p>
      <w:pPr>
        <w:shd w:val="clear" w:color="auto" w:fill="F7F7F7"/>
        <w:spacing w:before="0" w:after="0" w:line="180" w:lineRule="exact"/>
        <w:ind w:left="0" w:firstLine="0"/>
        <w:jc w:val="left"/>
        <w:rPr>
          <w:ins w:id="884334" w:author="Claude" w:date="2026-10-07T12:00:00Z"/>
        </w:rPr>
      </w:pPr>
      <w:ins w:id="884477" w:author="Claude" w:date="2026-10-07T12:00:00Z">
        <w:r>
          <w:rPr>
            <w:rFonts w:ascii="Consolas" w:hAnsi="Consolas" w:cs="Consolas"/>
            <w:sz w:val="14"/>
            <w:szCs w:val="14"/>
          </w:rPr>
          <w:t xml:space="preserve">143      df["_o"] = df["Variável"].map({v: i for i, v in enumerate(ordem)})</w:t>
        </w:r>
      </w:ins>
    </w:p>
    <w:p>
      <w:pPr>
        <w:shd w:val="clear" w:color="auto" w:fill="F7F7F7"/>
        <w:spacing w:before="0" w:after="0" w:line="180" w:lineRule="exact"/>
        <w:ind w:left="0" w:firstLine="0"/>
        <w:jc w:val="left"/>
        <w:rPr>
          <w:ins w:id="884334" w:author="Claude" w:date="2026-10-07T12:00:00Z"/>
        </w:rPr>
      </w:pPr>
      <w:ins w:id="884478" w:author="Claude" w:date="2026-10-07T12:00:00Z">
        <w:r>
          <w:rPr>
            <w:rFonts w:ascii="Consolas" w:hAnsi="Consolas" w:cs="Consolas"/>
            <w:sz w:val="14"/>
            <w:szCs w:val="14"/>
          </w:rPr>
          <w:t xml:space="preserve">144      return df.sort_values(["_o", "Amplitude"]).drop(columns="_o").reset_index(drop=True)</w:t>
        </w:r>
      </w:ins>
    </w:p>
    <w:p>
      <w:pPr>
        <w:shd w:val="clear" w:color="auto" w:fill="F7F7F7"/>
        <w:spacing w:before="0" w:after="0" w:line="180" w:lineRule="exact"/>
        <w:ind w:left="0" w:firstLine="0"/>
        <w:jc w:val="left"/>
        <w:rPr>
          <w:ins w:id="884334" w:author="Claude" w:date="2026-10-07T12:00:00Z"/>
        </w:rPr>
      </w:pPr>
      <w:ins w:id="884479" w:author="Claude" w:date="2026-10-07T12:00:00Z">
        <w:r>
          <w:rPr>
            <w:rFonts w:ascii="Consolas" w:hAnsi="Consolas" w:cs="Consolas"/>
            <w:sz w:val="14"/>
            <w:szCs w:val="14"/>
          </w:rPr>
          <w:t xml:space="preserve">145  </w:t>
        </w:r>
      </w:ins>
    </w:p>
    <w:p>
      <w:pPr>
        <w:shd w:val="clear" w:color="auto" w:fill="F7F7F7"/>
        <w:spacing w:before="0" w:after="0" w:line="180" w:lineRule="exact"/>
        <w:ind w:left="0" w:firstLine="0"/>
        <w:jc w:val="left"/>
        <w:rPr>
          <w:ins w:id="884334" w:author="Claude" w:date="2026-10-07T12:00:00Z"/>
        </w:rPr>
      </w:pPr>
      <w:ins w:id="884480" w:author="Claude" w:date="2026-10-07T12:00:00Z">
        <w:r>
          <w:rPr>
            <w:rFonts w:ascii="Consolas" w:hAnsi="Consolas" w:cs="Consolas"/>
            <w:sz w:val="14"/>
            <w:szCs w:val="14"/>
          </w:rPr>
          <w:t xml:space="preserve">146  </w:t>
        </w:r>
      </w:ins>
    </w:p>
    <w:p>
      <w:pPr>
        <w:shd w:val="clear" w:color="auto" w:fill="F7F7F7"/>
        <w:spacing w:before="0" w:after="0" w:line="180" w:lineRule="exact"/>
        <w:ind w:left="0" w:firstLine="0"/>
        <w:jc w:val="left"/>
        <w:rPr>
          <w:ins w:id="884334" w:author="Claude" w:date="2026-10-07T12:00:00Z"/>
        </w:rPr>
      </w:pPr>
      <w:ins w:id="884481" w:author="Claude" w:date="2026-10-07T12:00:00Z">
        <w:r>
          <w:rPr>
            <w:rFonts w:ascii="Consolas" w:hAnsi="Consolas" w:cs="Consolas"/>
            <w:sz w:val="14"/>
            <w:szCs w:val="14"/>
          </w:rPr>
          <w:t xml:space="preserve">147  def valores_criticos(cfg: EVTEASConfig, variaveis: Optional[List[str]] = None) -&gt; pd.DataFrame:</w:t>
        </w:r>
      </w:ins>
    </w:p>
    <w:p>
      <w:pPr>
        <w:shd w:val="clear" w:color="auto" w:fill="F7F7F7"/>
        <w:spacing w:before="0" w:after="0" w:line="180" w:lineRule="exact"/>
        <w:ind w:left="0" w:firstLine="0"/>
        <w:jc w:val="left"/>
        <w:rPr>
          <w:ins w:id="884334" w:author="Claude" w:date="2026-10-07T12:00:00Z"/>
        </w:rPr>
      </w:pPr>
      <w:ins w:id="884482" w:author="Claude" w:date="2026-10-07T12:00:00Z">
        <w:r>
          <w:rPr>
            <w:rFonts w:ascii="Consolas" w:hAnsi="Consolas" w:cs="Consolas"/>
            <w:sz w:val="14"/>
            <w:szCs w:val="14"/>
          </w:rPr>
          <w:t xml:space="preserve">148      """Valor de cada variável que zera o VPL (demais premissas no caso-base)."""</w:t>
        </w:r>
      </w:ins>
    </w:p>
    <w:p>
      <w:pPr>
        <w:shd w:val="clear" w:color="auto" w:fill="F7F7F7"/>
        <w:spacing w:before="0" w:after="0" w:line="180" w:lineRule="exact"/>
        <w:ind w:left="0" w:firstLine="0"/>
        <w:jc w:val="left"/>
        <w:rPr>
          <w:ins w:id="884334" w:author="Claude" w:date="2026-10-07T12:00:00Z"/>
        </w:rPr>
      </w:pPr>
      <w:ins w:id="884483" w:author="Claude" w:date="2026-10-07T12:00:00Z">
        <w:r>
          <w:rPr>
            <w:rFonts w:ascii="Consolas" w:hAnsi="Consolas" w:cs="Consolas"/>
            <w:sz w:val="14"/>
            <w:szCs w:val="14"/>
          </w:rPr>
          <w:t xml:space="preserve">149      variaveis = variaveis or [v for v in VARIAVEIS_SENSIBILIDADE if v != "economico.tma_aa_pct"]</w:t>
        </w:r>
      </w:ins>
    </w:p>
    <w:p>
      <w:pPr>
        <w:shd w:val="clear" w:color="auto" w:fill="F7F7F7"/>
        <w:spacing w:before="0" w:after="0" w:line="180" w:lineRule="exact"/>
        <w:ind w:left="0" w:firstLine="0"/>
        <w:jc w:val="left"/>
        <w:rPr>
          <w:ins w:id="884334" w:author="Claude" w:date="2026-10-07T12:00:00Z"/>
        </w:rPr>
      </w:pPr>
      <w:ins w:id="884484" w:author="Claude" w:date="2026-10-07T12:00:00Z">
        <w:r>
          <w:rPr>
            <w:rFonts w:ascii="Consolas" w:hAnsi="Consolas" w:cs="Consolas"/>
            <w:sz w:val="14"/>
            <w:szCs w:val="14"/>
          </w:rPr>
          <w:t xml:space="preserve">150      linhas = []</w:t>
        </w:r>
      </w:ins>
    </w:p>
    <w:p>
      <w:pPr>
        <w:shd w:val="clear" w:color="auto" w:fill="F7F7F7"/>
        <w:spacing w:before="0" w:after="0" w:line="180" w:lineRule="exact"/>
        <w:ind w:left="0" w:firstLine="0"/>
        <w:jc w:val="left"/>
        <w:rPr>
          <w:ins w:id="884334" w:author="Claude" w:date="2026-10-07T12:00:00Z"/>
        </w:rPr>
      </w:pPr>
      <w:ins w:id="884485" w:author="Claude" w:date="2026-10-07T12:00:00Z">
        <w:r>
          <w:rPr>
            <w:rFonts w:ascii="Consolas" w:hAnsi="Consolas" w:cs="Consolas"/>
            <w:sz w:val="14"/>
            <w:szCs w:val="14"/>
          </w:rPr>
          <w:t xml:space="preserve">151      for var in variaveis:</w:t>
        </w:r>
      </w:ins>
    </w:p>
    <w:p>
      <w:pPr>
        <w:shd w:val="clear" w:color="auto" w:fill="F7F7F7"/>
        <w:spacing w:before="0" w:after="0" w:line="180" w:lineRule="exact"/>
        <w:ind w:left="0" w:firstLine="0"/>
        <w:jc w:val="left"/>
        <w:rPr>
          <w:ins w:id="884334" w:author="Claude" w:date="2026-10-07T12:00:00Z"/>
        </w:rPr>
      </w:pPr>
      <w:ins w:id="884486" w:author="Claude" w:date="2026-10-07T12:00:00Z">
        <w:r>
          <w:rPr>
            <w:rFonts w:ascii="Consolas" w:hAnsi="Consolas" w:cs="Consolas"/>
            <w:sz w:val="14"/>
            <w:szCs w:val="14"/>
          </w:rPr>
          <w:t xml:space="preserve">152          x = float(obter_por_caminho(cfg, var))</w:t>
        </w:r>
      </w:ins>
    </w:p>
    <w:p>
      <w:pPr>
        <w:shd w:val="clear" w:color="auto" w:fill="F7F7F7"/>
        <w:spacing w:before="0" w:after="0" w:line="180" w:lineRule="exact"/>
        <w:ind w:left="0" w:firstLine="0"/>
        <w:jc w:val="left"/>
        <w:rPr>
          <w:ins w:id="884334" w:author="Claude" w:date="2026-10-07T12:00:00Z"/>
        </w:rPr>
      </w:pPr>
      <w:ins w:id="884487" w:author="Claude" w:date="2026-10-07T12:00:00Z">
        <w:r>
          <w:rPr>
            <w:rFonts w:ascii="Consolas" w:hAnsi="Consolas" w:cs="Consolas"/>
            <w:sz w:val="14"/>
            <w:szCs w:val="14"/>
          </w:rPr>
          <w:t xml:space="preserve">153          a, b = 0.0, max(x * 5, 1.0)</w:t>
        </w:r>
      </w:ins>
    </w:p>
    <w:p>
      <w:pPr>
        <w:shd w:val="clear" w:color="auto" w:fill="F7F7F7"/>
        <w:spacing w:before="0" w:after="0" w:line="180" w:lineRule="exact"/>
        <w:ind w:left="0" w:firstLine="0"/>
        <w:jc w:val="left"/>
        <w:rPr>
          <w:ins w:id="884334" w:author="Claude" w:date="2026-10-07T12:00:00Z"/>
        </w:rPr>
      </w:pPr>
      <w:ins w:id="884488" w:author="Claude" w:date="2026-10-07T12:00:00Z">
        <w:r>
          <w:rPr>
            <w:rFonts w:ascii="Consolas" w:hAnsi="Consolas" w:cs="Consolas"/>
            <w:sz w:val="14"/>
            <w:szCs w:val="14"/>
          </w:rPr>
          <w:t xml:space="preserve">154          fa, fb = _vpl_com(cfg, var, a), _vpl_com(cfg, var, b)</w:t>
        </w:r>
      </w:ins>
    </w:p>
    <w:p>
      <w:pPr>
        <w:shd w:val="clear" w:color="auto" w:fill="F7F7F7"/>
        <w:spacing w:before="0" w:after="0" w:line="180" w:lineRule="exact"/>
        <w:ind w:left="0" w:firstLine="0"/>
        <w:jc w:val="left"/>
        <w:rPr>
          <w:ins w:id="884334" w:author="Claude" w:date="2026-10-07T12:00:00Z"/>
        </w:rPr>
      </w:pPr>
      <w:ins w:id="884489" w:author="Claude" w:date="2026-10-07T12:00:00Z">
        <w:r>
          <w:rPr>
            <w:rFonts w:ascii="Consolas" w:hAnsi="Consolas" w:cs="Consolas"/>
            <w:sz w:val="14"/>
            <w:szCs w:val="14"/>
          </w:rPr>
          <w:t xml:space="preserve">155          if var == "tecnico.mortalidade_pct":</w:t>
        </w:r>
      </w:ins>
    </w:p>
    <w:p>
      <w:pPr>
        <w:shd w:val="clear" w:color="auto" w:fill="F7F7F7"/>
        <w:spacing w:before="0" w:after="0" w:line="180" w:lineRule="exact"/>
        <w:ind w:left="0" w:firstLine="0"/>
        <w:jc w:val="left"/>
        <w:rPr>
          <w:ins w:id="884334" w:author="Claude" w:date="2026-10-07T12:00:00Z"/>
        </w:rPr>
      </w:pPr>
      <w:ins w:id="884490" w:author="Claude" w:date="2026-10-07T12:00:00Z">
        <w:r>
          <w:rPr>
            <w:rFonts w:ascii="Consolas" w:hAnsi="Consolas" w:cs="Consolas"/>
            <w:sz w:val="14"/>
            <w:szCs w:val="14"/>
          </w:rPr>
          <w:t xml:space="preserve">156              b = 99.0</w:t>
        </w:r>
      </w:ins>
    </w:p>
    <w:p>
      <w:pPr>
        <w:shd w:val="clear" w:color="auto" w:fill="F7F7F7"/>
        <w:spacing w:before="0" w:after="0" w:line="180" w:lineRule="exact"/>
        <w:ind w:left="0" w:firstLine="0"/>
        <w:jc w:val="left"/>
        <w:rPr>
          <w:ins w:id="884334" w:author="Claude" w:date="2026-10-07T12:00:00Z"/>
        </w:rPr>
      </w:pPr>
      <w:ins w:id="884491" w:author="Claude" w:date="2026-10-07T12:00:00Z">
        <w:r>
          <w:rPr>
            <w:rFonts w:ascii="Consolas" w:hAnsi="Consolas" w:cs="Consolas"/>
            <w:sz w:val="14"/>
            <w:szCs w:val="14"/>
          </w:rPr>
          <w:t xml:space="preserve">157              fb = _vpl_com(cfg, var, b)</w:t>
        </w:r>
      </w:ins>
    </w:p>
    <w:p>
      <w:pPr>
        <w:shd w:val="clear" w:color="auto" w:fill="F7F7F7"/>
        <w:spacing w:before="0" w:after="0" w:line="180" w:lineRule="exact"/>
        <w:ind w:left="0" w:firstLine="0"/>
        <w:jc w:val="left"/>
        <w:rPr>
          <w:ins w:id="884334" w:author="Claude" w:date="2026-10-07T12:00:00Z"/>
        </w:rPr>
      </w:pPr>
      <w:ins w:id="884492" w:author="Claude" w:date="2026-10-07T12:00:00Z">
        <w:r>
          <w:rPr>
            <w:rFonts w:ascii="Consolas" w:hAnsi="Consolas" w:cs="Consolas"/>
            <w:sz w:val="14"/>
            <w:szCs w:val="14"/>
          </w:rPr>
          <w:t xml:space="preserve">158          critico = float("nan")</w:t>
        </w:r>
      </w:ins>
    </w:p>
    <w:p>
      <w:pPr>
        <w:shd w:val="clear" w:color="auto" w:fill="F7F7F7"/>
        <w:spacing w:before="0" w:after="0" w:line="180" w:lineRule="exact"/>
        <w:ind w:left="0" w:firstLine="0"/>
        <w:jc w:val="left"/>
        <w:rPr>
          <w:ins w:id="884334" w:author="Claude" w:date="2026-10-07T12:00:00Z"/>
        </w:rPr>
      </w:pPr>
      <w:ins w:id="884493" w:author="Claude" w:date="2026-10-07T12:00:00Z">
        <w:r>
          <w:rPr>
            <w:rFonts w:ascii="Consolas" w:hAnsi="Consolas" w:cs="Consolas"/>
            <w:sz w:val="14"/>
            <w:szCs w:val="14"/>
          </w:rPr>
          <w:t xml:space="preserve">159          if fa * fb &lt;= 0:</w:t>
        </w:r>
      </w:ins>
    </w:p>
    <w:p>
      <w:pPr>
        <w:shd w:val="clear" w:color="auto" w:fill="F7F7F7"/>
        <w:spacing w:before="0" w:after="0" w:line="180" w:lineRule="exact"/>
        <w:ind w:left="0" w:firstLine="0"/>
        <w:jc w:val="left"/>
        <w:rPr>
          <w:ins w:id="884334" w:author="Claude" w:date="2026-10-07T12:00:00Z"/>
        </w:rPr>
      </w:pPr>
      <w:ins w:id="884494" w:author="Claude" w:date="2026-10-07T12:00:00Z">
        <w:r>
          <w:rPr>
            <w:rFonts w:ascii="Consolas" w:hAnsi="Consolas" w:cs="Consolas"/>
            <w:sz w:val="14"/>
            <w:szCs w:val="14"/>
          </w:rPr>
          <w:t xml:space="preserve">160              for _ in range(80):</w:t>
        </w:r>
      </w:ins>
    </w:p>
    <w:p>
      <w:pPr>
        <w:shd w:val="clear" w:color="auto" w:fill="F7F7F7"/>
        <w:spacing w:before="0" w:after="0" w:line="180" w:lineRule="exact"/>
        <w:ind w:left="0" w:firstLine="0"/>
        <w:jc w:val="left"/>
        <w:rPr>
          <w:ins w:id="884334" w:author="Claude" w:date="2026-10-07T12:00:00Z"/>
        </w:rPr>
      </w:pPr>
      <w:ins w:id="884495" w:author="Claude" w:date="2026-10-07T12:00:00Z">
        <w:r>
          <w:rPr>
            <w:rFonts w:ascii="Consolas" w:hAnsi="Consolas" w:cs="Consolas"/>
            <w:sz w:val="14"/>
            <w:szCs w:val="14"/>
          </w:rPr>
          <w:t xml:space="preserve">161                  m = (a + b) / 2</w:t>
        </w:r>
      </w:ins>
    </w:p>
    <w:p>
      <w:pPr>
        <w:shd w:val="clear" w:color="auto" w:fill="F7F7F7"/>
        <w:spacing w:before="0" w:after="0" w:line="180" w:lineRule="exact"/>
        <w:ind w:left="0" w:firstLine="0"/>
        <w:jc w:val="left"/>
        <w:rPr>
          <w:ins w:id="884334" w:author="Claude" w:date="2026-10-07T12:00:00Z"/>
        </w:rPr>
      </w:pPr>
      <w:ins w:id="884496" w:author="Claude" w:date="2026-10-07T12:00:00Z">
        <w:r>
          <w:rPr>
            <w:rFonts w:ascii="Consolas" w:hAnsi="Consolas" w:cs="Consolas"/>
            <w:sz w:val="14"/>
            <w:szCs w:val="14"/>
          </w:rPr>
          <w:t xml:space="preserve">162                  fm = _vpl_com(cfg, var, m)</w:t>
        </w:r>
      </w:ins>
    </w:p>
    <w:p>
      <w:pPr>
        <w:shd w:val="clear" w:color="auto" w:fill="F7F7F7"/>
        <w:spacing w:before="0" w:after="0" w:line="180" w:lineRule="exact"/>
        <w:ind w:left="0" w:firstLine="0"/>
        <w:jc w:val="left"/>
        <w:rPr>
          <w:ins w:id="884334" w:author="Claude" w:date="2026-10-07T12:00:00Z"/>
        </w:rPr>
      </w:pPr>
      <w:ins w:id="884497" w:author="Claude" w:date="2026-10-07T12:00:00Z">
        <w:r>
          <w:rPr>
            <w:rFonts w:ascii="Consolas" w:hAnsi="Consolas" w:cs="Consolas"/>
            <w:sz w:val="14"/>
            <w:szCs w:val="14"/>
          </w:rPr>
          <w:t xml:space="preserve">163                  if fa * fm &lt;= 0:</w:t>
        </w:r>
      </w:ins>
    </w:p>
    <w:p>
      <w:pPr>
        <w:shd w:val="clear" w:color="auto" w:fill="F7F7F7"/>
        <w:spacing w:before="0" w:after="0" w:line="180" w:lineRule="exact"/>
        <w:ind w:left="0" w:firstLine="0"/>
        <w:jc w:val="left"/>
        <w:rPr>
          <w:ins w:id="884334" w:author="Claude" w:date="2026-10-07T12:00:00Z"/>
        </w:rPr>
      </w:pPr>
      <w:ins w:id="884498" w:author="Claude" w:date="2026-10-07T12:00:00Z">
        <w:r>
          <w:rPr>
            <w:rFonts w:ascii="Consolas" w:hAnsi="Consolas" w:cs="Consolas"/>
            <w:sz w:val="14"/>
            <w:szCs w:val="14"/>
          </w:rPr>
          <w:t xml:space="preserve">164                      b, fb = m, fm</w:t>
        </w:r>
      </w:ins>
    </w:p>
    <w:p>
      <w:pPr>
        <w:shd w:val="clear" w:color="auto" w:fill="F7F7F7"/>
        <w:spacing w:before="0" w:after="0" w:line="180" w:lineRule="exact"/>
        <w:ind w:left="0" w:firstLine="0"/>
        <w:jc w:val="left"/>
        <w:rPr>
          <w:ins w:id="884334" w:author="Claude" w:date="2026-10-07T12:00:00Z"/>
        </w:rPr>
      </w:pPr>
      <w:ins w:id="884499" w:author="Claude" w:date="2026-10-07T12:00:00Z">
        <w:r>
          <w:rPr>
            <w:rFonts w:ascii="Consolas" w:hAnsi="Consolas" w:cs="Consolas"/>
            <w:sz w:val="14"/>
            <w:szCs w:val="14"/>
          </w:rPr>
          <w:t xml:space="preserve">165                  else:</w:t>
        </w:r>
      </w:ins>
    </w:p>
    <w:p>
      <w:pPr>
        <w:shd w:val="clear" w:color="auto" w:fill="F7F7F7"/>
        <w:spacing w:before="0" w:after="0" w:line="180" w:lineRule="exact"/>
        <w:ind w:left="0" w:firstLine="0"/>
        <w:jc w:val="left"/>
        <w:rPr>
          <w:ins w:id="884334" w:author="Claude" w:date="2026-10-07T12:00:00Z"/>
        </w:rPr>
      </w:pPr>
      <w:ins w:id="884500" w:author="Claude" w:date="2026-10-07T12:00:00Z">
        <w:r>
          <w:rPr>
            <w:rFonts w:ascii="Consolas" w:hAnsi="Consolas" w:cs="Consolas"/>
            <w:sz w:val="14"/>
            <w:szCs w:val="14"/>
          </w:rPr>
          <w:t xml:space="preserve">166                      a, fa = m, fm</w:t>
        </w:r>
      </w:ins>
    </w:p>
    <w:p>
      <w:pPr>
        <w:shd w:val="clear" w:color="auto" w:fill="F7F7F7"/>
        <w:spacing w:before="0" w:after="0" w:line="180" w:lineRule="exact"/>
        <w:ind w:left="0" w:firstLine="0"/>
        <w:jc w:val="left"/>
        <w:rPr>
          <w:ins w:id="884334" w:author="Claude" w:date="2026-10-07T12:00:00Z"/>
        </w:rPr>
      </w:pPr>
      <w:ins w:id="884501" w:author="Claude" w:date="2026-10-07T12:00:00Z">
        <w:r>
          <w:rPr>
            <w:rFonts w:ascii="Consolas" w:hAnsi="Consolas" w:cs="Consolas"/>
            <w:sz w:val="14"/>
            <w:szCs w:val="14"/>
          </w:rPr>
          <w:t xml:space="preserve">167              critico = (a + b) / 2</w:t>
        </w:r>
      </w:ins>
    </w:p>
    <w:p>
      <w:pPr>
        <w:shd w:val="clear" w:color="auto" w:fill="F7F7F7"/>
        <w:spacing w:before="0" w:after="0" w:line="180" w:lineRule="exact"/>
        <w:ind w:left="0" w:firstLine="0"/>
        <w:jc w:val="left"/>
        <w:rPr>
          <w:ins w:id="884334" w:author="Claude" w:date="2026-10-07T12:00:00Z"/>
        </w:rPr>
      </w:pPr>
      <w:ins w:id="884502" w:author="Claude" w:date="2026-10-07T12:00:00Z">
        <w:r>
          <w:rPr>
            <w:rFonts w:ascii="Consolas" w:hAnsi="Consolas" w:cs="Consolas"/>
            <w:sz w:val="14"/>
            <w:szCs w:val="14"/>
          </w:rPr>
          <w:t xml:space="preserve">168          folga = (critico - x) / x if (x and np.isfinite(critico)) else float("nan")</w:t>
        </w:r>
      </w:ins>
    </w:p>
    <w:p>
      <w:pPr>
        <w:shd w:val="clear" w:color="auto" w:fill="F7F7F7"/>
        <w:spacing w:before="0" w:after="0" w:line="180" w:lineRule="exact"/>
        <w:ind w:left="0" w:firstLine="0"/>
        <w:jc w:val="left"/>
        <w:rPr>
          <w:ins w:id="884334" w:author="Claude" w:date="2026-10-07T12:00:00Z"/>
        </w:rPr>
      </w:pPr>
      <w:ins w:id="884503" w:author="Claude" w:date="2026-10-07T12:00:00Z">
        <w:r>
          <w:rPr>
            <w:rFonts w:ascii="Consolas" w:hAnsi="Consolas" w:cs="Consolas"/>
            <w:sz w:val="14"/>
            <w:szCs w:val="14"/>
          </w:rPr>
          <w:t xml:space="preserve">169          linhas.append({"Variável": var, "Valor base": x, "Valor crítico (VPL = 0)": critico,</w:t>
        </w:r>
      </w:ins>
    </w:p>
    <w:p>
      <w:pPr>
        <w:shd w:val="clear" w:color="auto" w:fill="F7F7F7"/>
        <w:spacing w:before="0" w:after="0" w:line="180" w:lineRule="exact"/>
        <w:ind w:left="0" w:firstLine="0"/>
        <w:jc w:val="left"/>
        <w:rPr>
          <w:ins w:id="884334" w:author="Claude" w:date="2026-10-07T12:00:00Z"/>
        </w:rPr>
      </w:pPr>
      <w:ins w:id="884504" w:author="Claude" w:date="2026-10-07T12:00:00Z">
        <w:r>
          <w:rPr>
            <w:rFonts w:ascii="Consolas" w:hAnsi="Consolas" w:cs="Consolas"/>
            <w:sz w:val="14"/>
            <w:szCs w:val="14"/>
          </w:rPr>
          <w:t xml:space="preserve">170                         "Folga relativa": folga})</w:t>
        </w:r>
      </w:ins>
    </w:p>
    <w:p>
      <w:pPr>
        <w:shd w:val="clear" w:color="auto" w:fill="F7F7F7"/>
        <w:spacing w:before="0" w:after="0" w:line="180" w:lineRule="exact"/>
        <w:ind w:left="0" w:firstLine="0"/>
        <w:jc w:val="left"/>
        <w:rPr>
          <w:ins w:id="884334" w:author="Claude" w:date="2026-10-07T12:00:00Z"/>
        </w:rPr>
      </w:pPr>
      <w:ins w:id="884505" w:author="Claude" w:date="2026-10-07T12:00:00Z">
        <w:r>
          <w:rPr>
            <w:rFonts w:ascii="Consolas" w:hAnsi="Consolas" w:cs="Consolas"/>
            <w:sz w:val="14"/>
            <w:szCs w:val="14"/>
          </w:rPr>
          <w:t xml:space="preserve">171      return pd.DataFrame(linhas)</w:t>
        </w:r>
      </w:ins>
    </w:p>
    <w:p>
      <w:pPr>
        <w:shd w:val="clear" w:color="auto" w:fill="F7F7F7"/>
        <w:spacing w:before="0" w:after="0" w:line="180" w:lineRule="exact"/>
        <w:ind w:left="0" w:firstLine="0"/>
        <w:jc w:val="left"/>
        <w:rPr>
          <w:ins w:id="884334" w:author="Claude" w:date="2026-10-07T12:00:00Z"/>
        </w:rPr>
      </w:pPr>
      <w:ins w:id="884506" w:author="Claude" w:date="2026-10-07T12:00:00Z">
        <w:r>
          <w:rPr>
            <w:rFonts w:ascii="Consolas" w:hAnsi="Consolas" w:cs="Consolas"/>
            <w:sz w:val="14"/>
            <w:szCs w:val="14"/>
          </w:rPr>
          <w:t xml:space="preserve">172  </w:t>
        </w:r>
      </w:ins>
    </w:p>
    <w:p>
      <w:pPr>
        <w:shd w:val="clear" w:color="auto" w:fill="F7F7F7"/>
        <w:spacing w:before="0" w:after="0" w:line="180" w:lineRule="exact"/>
        <w:ind w:left="0" w:firstLine="0"/>
        <w:jc w:val="left"/>
        <w:rPr>
          <w:ins w:id="884334" w:author="Claude" w:date="2026-10-07T12:00:00Z"/>
        </w:rPr>
      </w:pPr>
      <w:ins w:id="884507" w:author="Claude" w:date="2026-10-07T12:00:00Z">
        <w:r>
          <w:rPr>
            <w:rFonts w:ascii="Consolas" w:hAnsi="Consolas" w:cs="Consolas"/>
            <w:sz w:val="14"/>
            <w:szCs w:val="14"/>
          </w:rPr>
          <w:t xml:space="preserve">173  </w:t>
        </w:r>
      </w:ins>
    </w:p>
    <w:p>
      <w:pPr>
        <w:shd w:val="clear" w:color="auto" w:fill="F7F7F7"/>
        <w:spacing w:before="0" w:after="0" w:line="180" w:lineRule="exact"/>
        <w:ind w:left="0" w:firstLine="0"/>
        <w:jc w:val="left"/>
        <w:rPr>
          <w:ins w:id="884334" w:author="Claude" w:date="2026-10-07T12:00:00Z"/>
        </w:rPr>
      </w:pPr>
      <w:ins w:id="884508" w:author="Claude" w:date="2026-10-07T12:00:00Z">
        <w:r>
          <w:rPr>
            <w:rFonts w:ascii="Consolas" w:hAnsi="Consolas" w:cs="Consolas"/>
            <w:sz w:val="14"/>
            <w:szCs w:val="14"/>
          </w:rPr>
          <w:t xml:space="preserve">174  def cenarios(cfg: EVTEASConfig) -&gt; pd.DataFrame:</w:t>
        </w:r>
      </w:ins>
    </w:p>
    <w:p>
      <w:pPr>
        <w:shd w:val="clear" w:color="auto" w:fill="F7F7F7"/>
        <w:spacing w:before="0" w:after="0" w:line="180" w:lineRule="exact"/>
        <w:ind w:left="0" w:firstLine="0"/>
        <w:jc w:val="left"/>
        <w:rPr>
          <w:ins w:id="884334" w:author="Claude" w:date="2026-10-07T12:00:00Z"/>
        </w:rPr>
      </w:pPr>
      <w:ins w:id="884509" w:author="Claude" w:date="2026-10-07T12:00:00Z">
        <w:r>
          <w:rPr>
            <w:rFonts w:ascii="Consolas" w:hAnsi="Consolas" w:cs="Consolas"/>
            <w:sz w:val="14"/>
            <w:szCs w:val="14"/>
          </w:rPr>
          <w:t xml:space="preserve">175      """Cenários pessimista, base e otimista a partir dos extremos das distribuições."""</w:t>
        </w:r>
      </w:ins>
    </w:p>
    <w:p>
      <w:pPr>
        <w:shd w:val="clear" w:color="auto" w:fill="F7F7F7"/>
        <w:spacing w:before="0" w:after="0" w:line="180" w:lineRule="exact"/>
        <w:ind w:left="0" w:firstLine="0"/>
        <w:jc w:val="left"/>
        <w:rPr>
          <w:ins w:id="884334" w:author="Claude" w:date="2026-10-07T12:00:00Z"/>
        </w:rPr>
      </w:pPr>
      <w:ins w:id="884510" w:author="Claude" w:date="2026-10-07T12:00:00Z">
        <w:r>
          <w:rPr>
            <w:rFonts w:ascii="Consolas" w:hAnsi="Consolas" w:cs="Consolas"/>
            <w:sz w:val="14"/>
            <w:szCs w:val="14"/>
          </w:rPr>
          <w:t xml:space="preserve">176      from .pipeline import motor</w:t>
        </w:r>
      </w:ins>
    </w:p>
    <w:p>
      <w:pPr>
        <w:shd w:val="clear" w:color="auto" w:fill="F7F7F7"/>
        <w:spacing w:before="0" w:after="0" w:line="180" w:lineRule="exact"/>
        <w:ind w:left="0" w:firstLine="0"/>
        <w:jc w:val="left"/>
        <w:rPr>
          <w:ins w:id="884334" w:author="Claude" w:date="2026-10-07T12:00:00Z"/>
        </w:rPr>
      </w:pPr>
      <w:ins w:id="884511" w:author="Claude" w:date="2026-10-07T12:00:00Z">
        <w:r>
          <w:rPr>
            <w:rFonts w:ascii="Consolas" w:hAnsi="Consolas" w:cs="Consolas"/>
            <w:sz w:val="14"/>
            <w:szCs w:val="14"/>
          </w:rPr>
          <w:t xml:space="preserve">177      dists = distribuicoes_efetivas(cfg)</w:t>
        </w:r>
      </w:ins>
    </w:p>
    <w:p>
      <w:pPr>
        <w:shd w:val="clear" w:color="auto" w:fill="F7F7F7"/>
        <w:spacing w:before="0" w:after="0" w:line="180" w:lineRule="exact"/>
        <w:ind w:left="0" w:firstLine="0"/>
        <w:jc w:val="left"/>
        <w:rPr>
          <w:ins w:id="884334" w:author="Claude" w:date="2026-10-07T12:00:00Z"/>
        </w:rPr>
      </w:pPr>
      <w:ins w:id="884512" w:author="Claude" w:date="2026-10-07T12:00:00Z">
        <w:r>
          <w:rPr>
            <w:rFonts w:ascii="Consolas" w:hAnsi="Consolas" w:cs="Consolas"/>
            <w:sz w:val="14"/>
            <w:szCs w:val="14"/>
          </w:rPr>
          <w:t xml:space="preserve">178      base = motor(cfg, None, 1)["economico"]["vpl"][0]</w:t>
        </w:r>
      </w:ins>
    </w:p>
    <w:p>
      <w:pPr>
        <w:shd w:val="clear" w:color="auto" w:fill="F7F7F7"/>
        <w:spacing w:before="0" w:after="0" w:line="180" w:lineRule="exact"/>
        <w:ind w:left="0" w:firstLine="0"/>
        <w:jc w:val="left"/>
        <w:rPr>
          <w:ins w:id="884334" w:author="Claude" w:date="2026-10-07T12:00:00Z"/>
        </w:rPr>
      </w:pPr>
      <w:ins w:id="884513" w:author="Claude" w:date="2026-10-07T12:00:00Z">
        <w:r>
          <w:rPr>
            <w:rFonts w:ascii="Consolas" w:hAnsi="Consolas" w:cs="Consolas"/>
            <w:sz w:val="14"/>
            <w:szCs w:val="14"/>
          </w:rPr>
          <w:t xml:space="preserve">179      pess, otim = {}, {}</w:t>
        </w:r>
      </w:ins>
    </w:p>
    <w:p>
      <w:pPr>
        <w:shd w:val="clear" w:color="auto" w:fill="F7F7F7"/>
        <w:spacing w:before="0" w:after="0" w:line="180" w:lineRule="exact"/>
        <w:ind w:left="0" w:firstLine="0"/>
        <w:jc w:val="left"/>
        <w:rPr>
          <w:ins w:id="884334" w:author="Claude" w:date="2026-10-07T12:00:00Z"/>
        </w:rPr>
      </w:pPr>
      <w:ins w:id="884514" w:author="Claude" w:date="2026-10-07T12:00:00Z">
        <w:r>
          <w:rPr>
            <w:rFonts w:ascii="Consolas" w:hAnsi="Consolas" w:cs="Consolas"/>
            <w:sz w:val="14"/>
            <w:szCs w:val="14"/>
          </w:rPr>
          <w:t xml:space="preserve">180      for k, d in dists.items():</w:t>
        </w:r>
      </w:ins>
    </w:p>
    <w:p>
      <w:pPr>
        <w:shd w:val="clear" w:color="auto" w:fill="F7F7F7"/>
        <w:spacing w:before="0" w:after="0" w:line="180" w:lineRule="exact"/>
        <w:ind w:left="0" w:firstLine="0"/>
        <w:jc w:val="left"/>
        <w:rPr>
          <w:ins w:id="884334" w:author="Claude" w:date="2026-10-07T12:00:00Z"/>
        </w:rPr>
      </w:pPr>
      <w:ins w:id="884515" w:author="Claude" w:date="2026-10-07T12:00:00Z">
        <w:r>
          <w:rPr>
            <w:rFonts w:ascii="Consolas" w:hAnsi="Consolas" w:cs="Consolas"/>
            <w:sz w:val="14"/>
            <w:szCs w:val="14"/>
          </w:rPr>
          <w:t xml:space="preserve">181          vmin = _vpl_com(cfg, k, d.minimo) if k != "economico.tma_aa_pct" else base</w:t>
        </w:r>
      </w:ins>
    </w:p>
    <w:p>
      <w:pPr>
        <w:shd w:val="clear" w:color="auto" w:fill="F7F7F7"/>
        <w:spacing w:before="0" w:after="0" w:line="180" w:lineRule="exact"/>
        <w:ind w:left="0" w:firstLine="0"/>
        <w:jc w:val="left"/>
        <w:rPr>
          <w:ins w:id="884334" w:author="Claude" w:date="2026-10-07T12:00:00Z"/>
        </w:rPr>
      </w:pPr>
      <w:ins w:id="884516" w:author="Claude" w:date="2026-10-07T12:00:00Z">
        <w:r>
          <w:rPr>
            <w:rFonts w:ascii="Consolas" w:hAnsi="Consolas" w:cs="Consolas"/>
            <w:sz w:val="14"/>
            <w:szCs w:val="14"/>
          </w:rPr>
          <w:t xml:space="preserve">182          vmax = _vpl_com(cfg, k, d.maximo) if k != "economico.tma_aa_pct" else base</w:t>
        </w:r>
      </w:ins>
    </w:p>
    <w:p>
      <w:pPr>
        <w:shd w:val="clear" w:color="auto" w:fill="F7F7F7"/>
        <w:spacing w:before="0" w:after="0" w:line="180" w:lineRule="exact"/>
        <w:ind w:left="0" w:firstLine="0"/>
        <w:jc w:val="left"/>
        <w:rPr>
          <w:ins w:id="884334" w:author="Claude" w:date="2026-10-07T12:00:00Z"/>
        </w:rPr>
      </w:pPr>
      <w:ins w:id="884517" w:author="Claude" w:date="2026-10-07T12:00:00Z">
        <w:r>
          <w:rPr>
            <w:rFonts w:ascii="Consolas" w:hAnsi="Consolas" w:cs="Consolas"/>
            <w:sz w:val="14"/>
            <w:szCs w:val="14"/>
          </w:rPr>
          <w:t xml:space="preserve">183          favoravel_max = vmax &gt;= vmin</w:t>
        </w:r>
      </w:ins>
    </w:p>
    <w:p>
      <w:pPr>
        <w:shd w:val="clear" w:color="auto" w:fill="F7F7F7"/>
        <w:spacing w:before="0" w:after="0" w:line="180" w:lineRule="exact"/>
        <w:ind w:left="0" w:firstLine="0"/>
        <w:jc w:val="left"/>
        <w:rPr>
          <w:ins w:id="884334" w:author="Claude" w:date="2026-10-07T12:00:00Z"/>
        </w:rPr>
      </w:pPr>
      <w:ins w:id="884518" w:author="Claude" w:date="2026-10-07T12:00:00Z">
        <w:r>
          <w:rPr>
            <w:rFonts w:ascii="Consolas" w:hAnsi="Consolas" w:cs="Consolas"/>
            <w:sz w:val="14"/>
            <w:szCs w:val="14"/>
          </w:rPr>
          <w:t xml:space="preserve">184          pess[k] = np.array([d.minimo if favoravel_max else d.maximo])</w:t>
        </w:r>
      </w:ins>
    </w:p>
    <w:p>
      <w:pPr>
        <w:shd w:val="clear" w:color="auto" w:fill="F7F7F7"/>
        <w:spacing w:before="0" w:after="0" w:line="180" w:lineRule="exact"/>
        <w:ind w:left="0" w:firstLine="0"/>
        <w:jc w:val="left"/>
        <w:rPr>
          <w:ins w:id="884334" w:author="Claude" w:date="2026-10-07T12:00:00Z"/>
        </w:rPr>
      </w:pPr>
      <w:ins w:id="884519" w:author="Claude" w:date="2026-10-07T12:00:00Z">
        <w:r>
          <w:rPr>
            <w:rFonts w:ascii="Consolas" w:hAnsi="Consolas" w:cs="Consolas"/>
            <w:sz w:val="14"/>
            <w:szCs w:val="14"/>
          </w:rPr>
          <w:t xml:space="preserve">185          otim[k] = np.array([d.maximo if favoravel_max else d.minimo])</w:t>
        </w:r>
      </w:ins>
    </w:p>
    <w:p>
      <w:pPr>
        <w:shd w:val="clear" w:color="auto" w:fill="F7F7F7"/>
        <w:spacing w:before="0" w:after="0" w:line="180" w:lineRule="exact"/>
        <w:ind w:left="0" w:firstLine="0"/>
        <w:jc w:val="left"/>
        <w:rPr>
          <w:ins w:id="884334" w:author="Claude" w:date="2026-10-07T12:00:00Z"/>
        </w:rPr>
      </w:pPr>
      <w:ins w:id="884520" w:author="Claude" w:date="2026-10-07T12:00:00Z">
        <w:r>
          <w:rPr>
            <w:rFonts w:ascii="Consolas" w:hAnsi="Consolas" w:cs="Consolas"/>
            <w:sz w:val="14"/>
            <w:szCs w:val="14"/>
          </w:rPr>
          <w:t xml:space="preserve">186      linhas = []</w:t>
        </w:r>
      </w:ins>
    </w:p>
    <w:p>
      <w:pPr>
        <w:shd w:val="clear" w:color="auto" w:fill="F7F7F7"/>
        <w:spacing w:before="0" w:after="0" w:line="180" w:lineRule="exact"/>
        <w:ind w:left="0" w:firstLine="0"/>
        <w:jc w:val="left"/>
        <w:rPr>
          <w:ins w:id="884334" w:author="Claude" w:date="2026-10-07T12:00:00Z"/>
        </w:rPr>
      </w:pPr>
      <w:ins w:id="884521" w:author="Claude" w:date="2026-10-07T12:00:00Z">
        <w:r>
          <w:rPr>
            <w:rFonts w:ascii="Consolas" w:hAnsi="Consolas" w:cs="Consolas"/>
            <w:sz w:val="14"/>
            <w:szCs w:val="14"/>
          </w:rPr>
          <w:t xml:space="preserve">187      for nome, ov in (("Pessimista", pess), ("Base", None), ("Otimista", otim)):</w:t>
        </w:r>
      </w:ins>
    </w:p>
    <w:p>
      <w:pPr>
        <w:shd w:val="clear" w:color="auto" w:fill="F7F7F7"/>
        <w:spacing w:before="0" w:after="0" w:line="180" w:lineRule="exact"/>
        <w:ind w:left="0" w:firstLine="0"/>
        <w:jc w:val="left"/>
        <w:rPr>
          <w:ins w:id="884334" w:author="Claude" w:date="2026-10-07T12:00:00Z"/>
        </w:rPr>
      </w:pPr>
      <w:ins w:id="884522" w:author="Claude" w:date="2026-10-07T12:00:00Z">
        <w:r>
          <w:rPr>
            <w:rFonts w:ascii="Consolas" w:hAnsi="Consolas" w:cs="Consolas"/>
            <w:sz w:val="14"/>
            <w:szCs w:val="14"/>
          </w:rPr>
          <w:t xml:space="preserve">188          r = motor(cfg, ov, 1)</w:t>
        </w:r>
      </w:ins>
    </w:p>
    <w:p>
      <w:pPr>
        <w:shd w:val="clear" w:color="auto" w:fill="F7F7F7"/>
        <w:spacing w:before="0" w:after="0" w:line="180" w:lineRule="exact"/>
        <w:ind w:left="0" w:firstLine="0"/>
        <w:jc w:val="left"/>
        <w:rPr>
          <w:ins w:id="884334" w:author="Claude" w:date="2026-10-07T12:00:00Z"/>
        </w:rPr>
      </w:pPr>
      <w:ins w:id="884523" w:author="Claude" w:date="2026-10-07T12:00:00Z">
        <w:r>
          <w:rPr>
            <w:rFonts w:ascii="Consolas" w:hAnsi="Consolas" w:cs="Consolas"/>
            <w:sz w:val="14"/>
            <w:szCs w:val="14"/>
          </w:rPr>
          <w:t xml:space="preserve">189          e, i = r["economico"], r["indice"]</w:t>
        </w:r>
      </w:ins>
    </w:p>
    <w:p>
      <w:pPr>
        <w:shd w:val="clear" w:color="auto" w:fill="F7F7F7"/>
        <w:spacing w:before="0" w:after="0" w:line="180" w:lineRule="exact"/>
        <w:ind w:left="0" w:firstLine="0"/>
        <w:jc w:val="left"/>
        <w:rPr>
          <w:ins w:id="884334" w:author="Claude" w:date="2026-10-07T12:00:00Z"/>
        </w:rPr>
      </w:pPr>
      <w:ins w:id="884524" w:author="Claude" w:date="2026-10-07T12:00:00Z">
        <w:r>
          <w:rPr>
            <w:rFonts w:ascii="Consolas" w:hAnsi="Consolas" w:cs="Consolas"/>
            <w:sz w:val="14"/>
            <w:szCs w:val="14"/>
          </w:rPr>
          <w:t xml:space="preserve">190          linhas.append({"Cenário": nome, "VPL": float(e["vpl"][0]), "TIR a.a.": float(e["tir_anual"][0]),</w:t>
        </w:r>
      </w:ins>
    </w:p>
    <w:p>
      <w:pPr>
        <w:shd w:val="clear" w:color="auto" w:fill="F7F7F7"/>
        <w:spacing w:before="0" w:after="0" w:line="180" w:lineRule="exact"/>
        <w:ind w:left="0" w:firstLine="0"/>
        <w:jc w:val="left"/>
        <w:rPr>
          <w:ins w:id="884334" w:author="Claude" w:date="2026-10-07T12:00:00Z"/>
        </w:rPr>
      </w:pPr>
      <w:ins w:id="884525" w:author="Claude" w:date="2026-10-07T12:00:00Z">
        <w:r>
          <w:rPr>
            <w:rFonts w:ascii="Consolas" w:hAnsi="Consolas" w:cs="Consolas"/>
            <w:sz w:val="14"/>
            <w:szCs w:val="14"/>
          </w:rPr>
          <w:t xml:space="preserve">191                         "Payback descontado (meses)": float(e["payback_descontado_meses"][0]),</w:t>
        </w:r>
      </w:ins>
    </w:p>
    <w:p>
      <w:pPr>
        <w:shd w:val="clear" w:color="auto" w:fill="F7F7F7"/>
        <w:spacing w:before="0" w:after="0" w:line="180" w:lineRule="exact"/>
        <w:ind w:left="0" w:firstLine="0"/>
        <w:jc w:val="left"/>
        <w:rPr>
          <w:ins w:id="884334" w:author="Claude" w:date="2026-10-07T12:00:00Z"/>
        </w:rPr>
      </w:pPr>
      <w:ins w:id="884526" w:author="Claude" w:date="2026-10-07T12:00:00Z">
        <w:r>
          <w:rPr>
            <w:rFonts w:ascii="Consolas" w:hAnsi="Consolas" w:cs="Consolas"/>
            <w:sz w:val="14"/>
            <w:szCs w:val="14"/>
          </w:rPr>
          <w:t xml:space="preserve">192                         "Produção (kg/ano)": float(r["tecnico"]["producao_kg_ano"][0]),</w:t>
        </w:r>
      </w:ins>
    </w:p>
    <w:p>
      <w:pPr>
        <w:shd w:val="clear" w:color="auto" w:fill="F7F7F7"/>
        <w:spacing w:before="0" w:after="0" w:line="180" w:lineRule="exact"/>
        <w:ind w:left="0" w:firstLine="0"/>
        <w:jc w:val="left"/>
        <w:rPr>
          <w:ins w:id="884334" w:author="Claude" w:date="2026-10-07T12:00:00Z"/>
        </w:rPr>
      </w:pPr>
      <w:ins w:id="884527" w:author="Claude" w:date="2026-10-07T12:00:00Z">
        <w:r>
          <w:rPr>
            <w:rFonts w:ascii="Consolas" w:hAnsi="Consolas" w:cs="Consolas"/>
            <w:sz w:val="14"/>
            <w:szCs w:val="14"/>
          </w:rPr>
          <w:t xml:space="preserve">193                         "Índice EVTEAS": float(i["indice_evteas"][0])})</w:t>
        </w:r>
      </w:ins>
    </w:p>
    <w:p>
      <w:pPr>
        <w:shd w:val="clear" w:color="auto" w:fill="F7F7F7"/>
        <w:spacing w:before="0" w:after="0" w:line="180" w:lineRule="exact"/>
        <w:ind w:left="0" w:firstLine="0"/>
        <w:jc w:val="left"/>
        <w:rPr>
          <w:ins w:id="884334" w:author="Claude" w:date="2026-10-07T12:00:00Z"/>
        </w:rPr>
      </w:pPr>
      <w:ins w:id="884528" w:author="Claude" w:date="2026-10-07T12:00:00Z">
        <w:r>
          <w:rPr>
            <w:rFonts w:ascii="Consolas" w:hAnsi="Consolas" w:cs="Consolas"/>
            <w:sz w:val="14"/>
            <w:szCs w:val="14"/>
          </w:rPr>
          <w:t xml:space="preserve">194      return pd.DataFrame(linhas)</w:t>
        </w:r>
      </w:ins>
    </w:p>
    <w:p>
      <w:pPr>
        <w:pStyle w:val="Ttulo2"/>
        <w:pageBreakBefore w:val="0"/>
        <w:rPr>
          <w:ins w:id="884529" w:author="Claude" w:date="2026-10-07T12:00:00Z"/>
        </w:rPr>
      </w:pPr>
      <w:bookmarkStart w:id="990068" w:name="_TocRev187ApA7"/>
      <w:ins w:id="884530" w:author="Claude" w:date="2026-10-07T12:00:00Z">
        <w:r>
          <w:rPr>
            <w:rFonts w:ascii="Times New Roman" w:hAnsi="Times New Roman"/>
            <w:b w:val="0"/>
            <w:sz w:val="28"/>
          </w:rPr>
          <w:t xml:space="preserve">A.7 evteas_py/pipeline.py — Pipeline principal e comparação de alternativas</w:t>
        </w:r>
      </w:ins>
      <w:bookmarkEnd w:id="990068"/>
    </w:p>
    <w:p>
      <w:pPr>
        <w:shd w:val="clear" w:color="auto" w:fill="F7F7F7"/>
        <w:spacing w:before="0" w:after="0" w:line="180" w:lineRule="exact"/>
        <w:ind w:left="0" w:firstLine="0"/>
        <w:jc w:val="left"/>
        <w:rPr>
          <w:ins w:id="884531" w:author="Claude" w:date="2026-10-07T12:00:00Z"/>
        </w:rPr>
      </w:pPr>
      <w:ins w:id="884532" w:author="Claude" w:date="2026-10-07T12:00:00Z">
        <w:r>
          <w:rPr>
            <w:rFonts w:ascii="Consolas" w:hAnsi="Consolas" w:cs="Consolas"/>
            <w:sz w:val="14"/>
            <w:szCs w:val="14"/>
          </w:rPr>
          <w:t xml:space="preserve">  1  """Pipeline principal reproduzível do EVTEAS-Py."""</w:t>
        </w:r>
      </w:ins>
    </w:p>
    <w:p>
      <w:pPr>
        <w:shd w:val="clear" w:color="auto" w:fill="F7F7F7"/>
        <w:spacing w:before="0" w:after="0" w:line="180" w:lineRule="exact"/>
        <w:ind w:left="0" w:firstLine="0"/>
        <w:jc w:val="left"/>
        <w:rPr>
          <w:ins w:id="884531" w:author="Claude" w:date="2026-10-07T12:00:00Z"/>
        </w:rPr>
      </w:pPr>
      <w:ins w:id="884533" w:author="Claude" w:date="2026-10-07T12:00:00Z">
        <w:r>
          <w:rPr>
            <w:rFonts w:ascii="Consolas" w:hAnsi="Consolas" w:cs="Consolas"/>
            <w:sz w:val="14"/>
            <w:szCs w:val="14"/>
          </w:rPr>
          <w:t xml:space="preserve">  2  from __future__ import annotations</w:t>
        </w:r>
      </w:ins>
    </w:p>
    <w:p>
      <w:pPr>
        <w:shd w:val="clear" w:color="auto" w:fill="F7F7F7"/>
        <w:spacing w:before="0" w:after="0" w:line="180" w:lineRule="exact"/>
        <w:ind w:left="0" w:firstLine="0"/>
        <w:jc w:val="left"/>
        <w:rPr>
          <w:ins w:id="884531" w:author="Claude" w:date="2026-10-07T12:00:00Z"/>
        </w:rPr>
      </w:pPr>
      <w:ins w:id="884534" w:author="Claude" w:date="2026-10-07T12:00:00Z">
        <w:r>
          <w:rPr>
            <w:rFonts w:ascii="Consolas" w:hAnsi="Consolas" w:cs="Consolas"/>
            <w:sz w:val="14"/>
            <w:szCs w:val="14"/>
          </w:rPr>
          <w:t xml:space="preserve">  3  </w:t>
        </w:r>
      </w:ins>
    </w:p>
    <w:p>
      <w:pPr>
        <w:shd w:val="clear" w:color="auto" w:fill="F7F7F7"/>
        <w:spacing w:before="0" w:after="0" w:line="180" w:lineRule="exact"/>
        <w:ind w:left="0" w:firstLine="0"/>
        <w:jc w:val="left"/>
        <w:rPr>
          <w:ins w:id="884531" w:author="Claude" w:date="2026-10-07T12:00:00Z"/>
        </w:rPr>
      </w:pPr>
      <w:ins w:id="884535" w:author="Claude" w:date="2026-10-07T12:00:00Z">
        <w:r>
          <w:rPr>
            <w:rFonts w:ascii="Consolas" w:hAnsi="Consolas" w:cs="Consolas"/>
            <w:sz w:val="14"/>
            <w:szCs w:val="14"/>
          </w:rPr>
          <w:t xml:space="preserve">  4  import copy</w:t>
        </w:r>
      </w:ins>
    </w:p>
    <w:p>
      <w:pPr>
        <w:shd w:val="clear" w:color="auto" w:fill="F7F7F7"/>
        <w:spacing w:before="0" w:after="0" w:line="180" w:lineRule="exact"/>
        <w:ind w:left="0" w:firstLine="0"/>
        <w:jc w:val="left"/>
        <w:rPr>
          <w:ins w:id="884531" w:author="Claude" w:date="2026-10-07T12:00:00Z"/>
        </w:rPr>
      </w:pPr>
      <w:ins w:id="884536" w:author="Claude" w:date="2026-10-07T12:00:00Z">
        <w:r>
          <w:rPr>
            <w:rFonts w:ascii="Consolas" w:hAnsi="Consolas" w:cs="Consolas"/>
            <w:sz w:val="14"/>
            <w:szCs w:val="14"/>
          </w:rPr>
          <w:t xml:space="preserve">  5  from dataclasses import asdict</w:t>
        </w:r>
      </w:ins>
    </w:p>
    <w:p>
      <w:pPr>
        <w:shd w:val="clear" w:color="auto" w:fill="F7F7F7"/>
        <w:spacing w:before="0" w:after="0" w:line="180" w:lineRule="exact"/>
        <w:ind w:left="0" w:firstLine="0"/>
        <w:jc w:val="left"/>
        <w:rPr>
          <w:ins w:id="884531" w:author="Claude" w:date="2026-10-07T12:00:00Z"/>
        </w:rPr>
      </w:pPr>
      <w:ins w:id="884537" w:author="Claude" w:date="2026-10-07T12:00:00Z">
        <w:r>
          <w:rPr>
            <w:rFonts w:ascii="Consolas" w:hAnsi="Consolas" w:cs="Consolas"/>
            <w:sz w:val="14"/>
            <w:szCs w:val="14"/>
          </w:rPr>
          <w:t xml:space="preserve">  6  from typing import Any, Dict, Optional</w:t>
        </w:r>
      </w:ins>
    </w:p>
    <w:p>
      <w:pPr>
        <w:shd w:val="clear" w:color="auto" w:fill="F7F7F7"/>
        <w:spacing w:before="0" w:after="0" w:line="180" w:lineRule="exact"/>
        <w:ind w:left="0" w:firstLine="0"/>
        <w:jc w:val="left"/>
        <w:rPr>
          <w:ins w:id="884531" w:author="Claude" w:date="2026-10-07T12:00:00Z"/>
        </w:rPr>
      </w:pPr>
      <w:ins w:id="884538" w:author="Claude" w:date="2026-10-07T12:00:00Z">
        <w:r>
          <w:rPr>
            <w:rFonts w:ascii="Consolas" w:hAnsi="Consolas" w:cs="Consolas"/>
            <w:sz w:val="14"/>
            <w:szCs w:val="14"/>
          </w:rPr>
          <w:t xml:space="preserve">  7  </w:t>
        </w:r>
      </w:ins>
    </w:p>
    <w:p>
      <w:pPr>
        <w:shd w:val="clear" w:color="auto" w:fill="F7F7F7"/>
        <w:spacing w:before="0" w:after="0" w:line="180" w:lineRule="exact"/>
        <w:ind w:left="0" w:firstLine="0"/>
        <w:jc w:val="left"/>
        <w:rPr>
          <w:ins w:id="884531" w:author="Claude" w:date="2026-10-07T12:00:00Z"/>
        </w:rPr>
      </w:pPr>
      <w:ins w:id="884539" w:author="Claude" w:date="2026-10-07T12:00:00Z">
        <w:r>
          <w:rPr>
            <w:rFonts w:ascii="Consolas" w:hAnsi="Consolas" w:cs="Consolas"/>
            <w:sz w:val="14"/>
            <w:szCs w:val="14"/>
          </w:rPr>
          <w:t xml:space="preserve">  8  import numpy as np</w:t>
        </w:r>
      </w:ins>
    </w:p>
    <w:p>
      <w:pPr>
        <w:shd w:val="clear" w:color="auto" w:fill="F7F7F7"/>
        <w:spacing w:before="0" w:after="0" w:line="180" w:lineRule="exact"/>
        <w:ind w:left="0" w:firstLine="0"/>
        <w:jc w:val="left"/>
        <w:rPr>
          <w:ins w:id="884531" w:author="Claude" w:date="2026-10-07T12:00:00Z"/>
        </w:rPr>
      </w:pPr>
      <w:ins w:id="884540" w:author="Claude" w:date="2026-10-07T12:00:00Z">
        <w:r>
          <w:rPr>
            <w:rFonts w:ascii="Consolas" w:hAnsi="Consolas" w:cs="Consolas"/>
            <w:sz w:val="14"/>
            <w:szCs w:val="14"/>
          </w:rPr>
          <w:t xml:space="preserve">  9  import pandas as pd</w:t>
        </w:r>
      </w:ins>
    </w:p>
    <w:p>
      <w:pPr>
        <w:shd w:val="clear" w:color="auto" w:fill="F7F7F7"/>
        <w:spacing w:before="0" w:after="0" w:line="180" w:lineRule="exact"/>
        <w:ind w:left="0" w:firstLine="0"/>
        <w:jc w:val="left"/>
        <w:rPr>
          <w:ins w:id="884531" w:author="Claude" w:date="2026-10-07T12:00:00Z"/>
        </w:rPr>
      </w:pPr>
      <w:ins w:id="884541" w:author="Claude" w:date="2026-10-07T12:00:00Z">
        <w:r>
          <w:rPr>
            <w:rFonts w:ascii="Consolas" w:hAnsi="Consolas" w:cs="Consolas"/>
            <w:sz w:val="14"/>
            <w:szCs w:val="14"/>
          </w:rPr>
          <w:t xml:space="preserve"> 10  </w:t>
        </w:r>
      </w:ins>
    </w:p>
    <w:p>
      <w:pPr>
        <w:shd w:val="clear" w:color="auto" w:fill="F7F7F7"/>
        <w:spacing w:before="0" w:after="0" w:line="180" w:lineRule="exact"/>
        <w:ind w:left="0" w:firstLine="0"/>
        <w:jc w:val="left"/>
        <w:rPr>
          <w:ins w:id="884531" w:author="Claude" w:date="2026-10-07T12:00:00Z"/>
        </w:rPr>
      </w:pPr>
      <w:ins w:id="884542" w:author="Claude" w:date="2026-10-07T12:00:00Z">
        <w:r>
          <w:rPr>
            <w:rFonts w:ascii="Consolas" w:hAnsi="Consolas" w:cs="Consolas"/>
            <w:sz w:val="14"/>
            <w:szCs w:val="14"/>
          </w:rPr>
          <w:t xml:space="preserve"> 11  from .config import EVTEASConfig, VERSAO</w:t>
        </w:r>
      </w:ins>
    </w:p>
    <w:p>
      <w:pPr>
        <w:shd w:val="clear" w:color="auto" w:fill="F7F7F7"/>
        <w:spacing w:before="0" w:after="0" w:line="180" w:lineRule="exact"/>
        <w:ind w:left="0" w:firstLine="0"/>
        <w:jc w:val="left"/>
        <w:rPr>
          <w:ins w:id="884531" w:author="Claude" w:date="2026-10-07T12:00:00Z"/>
        </w:rPr>
      </w:pPr>
      <w:ins w:id="884543" w:author="Claude" w:date="2026-10-07T12:00:00Z">
        <w:r>
          <w:rPr>
            <w:rFonts w:ascii="Consolas" w:hAnsi="Consolas" w:cs="Consolas"/>
            <w:sz w:val="14"/>
            <w:szCs w:val="14"/>
          </w:rPr>
          <w:t xml:space="preserve"> 12  from .modelo import (Contexto, alinhamento_ods, calcular_ambiental, calcular_economico, calcular_governanca,</w:t>
        </w:r>
      </w:ins>
    </w:p>
    <w:p>
      <w:pPr>
        <w:shd w:val="clear" w:color="auto" w:fill="F7F7F7"/>
        <w:spacing w:before="0" w:after="0" w:line="180" w:lineRule="exact"/>
        <w:ind w:left="0" w:firstLine="0"/>
        <w:jc w:val="left"/>
        <w:rPr>
          <w:ins w:id="884531" w:author="Claude" w:date="2026-10-07T12:00:00Z"/>
        </w:rPr>
      </w:pPr>
      <w:ins w:id="884544" w:author="Claude" w:date="2026-10-07T12:00:00Z">
        <w:r>
          <w:rPr>
            <w:rFonts w:ascii="Consolas" w:hAnsi="Consolas" w:cs="Consolas"/>
            <w:sz w:val="14"/>
            <w:szCs w:val="14"/>
          </w:rPr>
          <w:t xml:space="preserve"> 13                       calcular_lean_green, calcular_social, calcular_tecnico, curva_crescimento, distribuicao_sobras,</w:t>
        </w:r>
      </w:ins>
    </w:p>
    <w:p>
      <w:pPr>
        <w:shd w:val="clear" w:color="auto" w:fill="F7F7F7"/>
        <w:spacing w:before="0" w:after="0" w:line="180" w:lineRule="exact"/>
        <w:ind w:left="0" w:firstLine="0"/>
        <w:jc w:val="left"/>
        <w:rPr>
          <w:ins w:id="884531" w:author="Claude" w:date="2026-10-07T12:00:00Z"/>
        </w:rPr>
      </w:pPr>
      <w:ins w:id="884545" w:author="Claude" w:date="2026-10-07T12:00:00Z">
        <w:r>
          <w:rPr>
            <w:rFonts w:ascii="Consolas" w:hAnsi="Consolas" w:cs="Consolas"/>
            <w:sz w:val="14"/>
            <w:szCs w:val="14"/>
          </w:rPr>
          <w:t xml:space="preserve"> 14                       dre_anual, dre_mensal)</w:t>
        </w:r>
      </w:ins>
    </w:p>
    <w:p>
      <w:pPr>
        <w:shd w:val="clear" w:color="auto" w:fill="F7F7F7"/>
        <w:spacing w:before="0" w:after="0" w:line="180" w:lineRule="exact"/>
        <w:ind w:left="0" w:firstLine="0"/>
        <w:jc w:val="left"/>
        <w:rPr>
          <w:ins w:id="884531" w:author="Claude" w:date="2026-10-07T12:00:00Z"/>
        </w:rPr>
      </w:pPr>
      <w:ins w:id="884546" w:author="Claude" w:date="2026-10-07T12:00:00Z">
        <w:r>
          <w:rPr>
            <w:rFonts w:ascii="Consolas" w:hAnsi="Consolas" w:cs="Consolas"/>
            <w:sz w:val="14"/>
            <w:szCs w:val="14"/>
          </w:rPr>
          <w:t xml:space="preserve"> 15  from .ponderacao import calcular_indice, classificar, resolver_pesos, topsis</w:t>
        </w:r>
      </w:ins>
    </w:p>
    <w:p>
      <w:pPr>
        <w:shd w:val="clear" w:color="auto" w:fill="F7F7F7"/>
        <w:spacing w:before="0" w:after="0" w:line="180" w:lineRule="exact"/>
        <w:ind w:left="0" w:firstLine="0"/>
        <w:jc w:val="left"/>
        <w:rPr>
          <w:ins w:id="884531" w:author="Claude" w:date="2026-10-07T12:00:00Z"/>
        </w:rPr>
      </w:pPr>
      <w:ins w:id="884547" w:author="Claude" w:date="2026-10-07T12:00:00Z">
        <w:r>
          <w:rPr>
            <w:rFonts w:ascii="Consolas" w:hAnsi="Consolas" w:cs="Consolas"/>
            <w:sz w:val="14"/>
            <w:szCs w:val="14"/>
          </w:rPr>
          <w:t xml:space="preserve"> 16  </w:t>
        </w:r>
      </w:ins>
    </w:p>
    <w:p>
      <w:pPr>
        <w:shd w:val="clear" w:color="auto" w:fill="F7F7F7"/>
        <w:spacing w:before="0" w:after="0" w:line="180" w:lineRule="exact"/>
        <w:ind w:left="0" w:firstLine="0"/>
        <w:jc w:val="left"/>
        <w:rPr>
          <w:ins w:id="884531" w:author="Claude" w:date="2026-10-07T12:00:00Z"/>
        </w:rPr>
      </w:pPr>
      <w:ins w:id="884548" w:author="Claude" w:date="2026-10-07T12:00:00Z">
        <w:r>
          <w:rPr>
            <w:rFonts w:ascii="Consolas" w:hAnsi="Consolas" w:cs="Consolas"/>
            <w:sz w:val="14"/>
            <w:szCs w:val="14"/>
          </w:rPr>
          <w:t xml:space="preserve"> 17  </w:t>
        </w:r>
      </w:ins>
    </w:p>
    <w:p>
      <w:pPr>
        <w:shd w:val="clear" w:color="auto" w:fill="F7F7F7"/>
        <w:spacing w:before="0" w:after="0" w:line="180" w:lineRule="exact"/>
        <w:ind w:left="0" w:firstLine="0"/>
        <w:jc w:val="left"/>
        <w:rPr>
          <w:ins w:id="884531" w:author="Claude" w:date="2026-10-07T12:00:00Z"/>
        </w:rPr>
      </w:pPr>
      <w:ins w:id="884549" w:author="Claude" w:date="2026-10-07T12:00:00Z">
        <w:r>
          <w:rPr>
            <w:rFonts w:ascii="Consolas" w:hAnsi="Consolas" w:cs="Consolas"/>
            <w:sz w:val="14"/>
            <w:szCs w:val="14"/>
          </w:rPr>
          <w:t xml:space="preserve"> 18  def motor(cfg: EVTEASConfig, overrides: Optional[Dict[str, np.ndarray]] = None, n: int = 1,</w:t>
        </w:r>
      </w:ins>
    </w:p>
    <w:p>
      <w:pPr>
        <w:shd w:val="clear" w:color="auto" w:fill="F7F7F7"/>
        <w:spacing w:before="0" w:after="0" w:line="180" w:lineRule="exact"/>
        <w:ind w:left="0" w:firstLine="0"/>
        <w:jc w:val="left"/>
        <w:rPr>
          <w:ins w:id="884531" w:author="Claude" w:date="2026-10-07T12:00:00Z"/>
        </w:rPr>
      </w:pPr>
      <w:ins w:id="884550" w:author="Claude" w:date="2026-10-07T12:00:00Z">
        <w:r>
          <w:rPr>
            <w:rFonts w:ascii="Consolas" w:hAnsi="Consolas" w:cs="Consolas"/>
            <w:sz w:val="14"/>
            <w:szCs w:val="14"/>
          </w:rPr>
          <w:t xml:space="preserve"> 19            pesos: Optional[Dict[str, Any]] = None) -&gt; Dict[str, Any]:</w:t>
        </w:r>
      </w:ins>
    </w:p>
    <w:p>
      <w:pPr>
        <w:shd w:val="clear" w:color="auto" w:fill="F7F7F7"/>
        <w:spacing w:before="0" w:after="0" w:line="180" w:lineRule="exact"/>
        <w:ind w:left="0" w:firstLine="0"/>
        <w:jc w:val="left"/>
        <w:rPr>
          <w:ins w:id="884531" w:author="Claude" w:date="2026-10-07T12:00:00Z"/>
        </w:rPr>
      </w:pPr>
      <w:ins w:id="884551" w:author="Claude" w:date="2026-10-07T12:00:00Z">
        <w:r>
          <w:rPr>
            <w:rFonts w:ascii="Consolas" w:hAnsi="Consolas" w:cs="Consolas"/>
            <w:sz w:val="14"/>
            <w:szCs w:val="14"/>
          </w:rPr>
          <w:t xml:space="preserve"> 20      """Executa as quatro dimensões e o índice para n realizações das premissas."""</w:t>
        </w:r>
      </w:ins>
    </w:p>
    <w:p>
      <w:pPr>
        <w:shd w:val="clear" w:color="auto" w:fill="F7F7F7"/>
        <w:spacing w:before="0" w:after="0" w:line="180" w:lineRule="exact"/>
        <w:ind w:left="0" w:firstLine="0"/>
        <w:jc w:val="left"/>
        <w:rPr>
          <w:ins w:id="884531" w:author="Claude" w:date="2026-10-07T12:00:00Z"/>
        </w:rPr>
      </w:pPr>
      <w:ins w:id="884552" w:author="Claude" w:date="2026-10-07T12:00:00Z">
        <w:r>
          <w:rPr>
            <w:rFonts w:ascii="Consolas" w:hAnsi="Consolas" w:cs="Consolas"/>
            <w:sz w:val="14"/>
            <w:szCs w:val="14"/>
          </w:rPr>
          <w:t xml:space="preserve"> 21      ctx = Contexto(cfg, overrides, n)</w:t>
        </w:r>
      </w:ins>
    </w:p>
    <w:p>
      <w:pPr>
        <w:shd w:val="clear" w:color="auto" w:fill="F7F7F7"/>
        <w:spacing w:before="0" w:after="0" w:line="180" w:lineRule="exact"/>
        <w:ind w:left="0" w:firstLine="0"/>
        <w:jc w:val="left"/>
        <w:rPr>
          <w:ins w:id="884531" w:author="Claude" w:date="2026-10-07T12:00:00Z"/>
        </w:rPr>
      </w:pPr>
      <w:ins w:id="884553" w:author="Claude" w:date="2026-10-07T12:00:00Z">
        <w:r>
          <w:rPr>
            <w:rFonts w:ascii="Consolas" w:hAnsi="Consolas" w:cs="Consolas"/>
            <w:sz w:val="14"/>
            <w:szCs w:val="14"/>
          </w:rPr>
          <w:t xml:space="preserve"> 22      tec = calcular_tecnico(ctx)</w:t>
        </w:r>
      </w:ins>
    </w:p>
    <w:p>
      <w:pPr>
        <w:shd w:val="clear" w:color="auto" w:fill="F7F7F7"/>
        <w:spacing w:before="0" w:after="0" w:line="180" w:lineRule="exact"/>
        <w:ind w:left="0" w:firstLine="0"/>
        <w:jc w:val="left"/>
        <w:rPr>
          <w:ins w:id="884531" w:author="Claude" w:date="2026-10-07T12:00:00Z"/>
        </w:rPr>
      </w:pPr>
      <w:ins w:id="884554" w:author="Claude" w:date="2026-10-07T12:00:00Z">
        <w:r>
          <w:rPr>
            <w:rFonts w:ascii="Consolas" w:hAnsi="Consolas" w:cs="Consolas"/>
            <w:sz w:val="14"/>
            <w:szCs w:val="14"/>
          </w:rPr>
          <w:t xml:space="preserve"> 23      eco = calcular_economico(ctx, tec)</w:t>
        </w:r>
      </w:ins>
    </w:p>
    <w:p>
      <w:pPr>
        <w:shd w:val="clear" w:color="auto" w:fill="F7F7F7"/>
        <w:spacing w:before="0" w:after="0" w:line="180" w:lineRule="exact"/>
        <w:ind w:left="0" w:firstLine="0"/>
        <w:jc w:val="left"/>
        <w:rPr>
          <w:ins w:id="884531" w:author="Claude" w:date="2026-10-07T12:00:00Z"/>
        </w:rPr>
      </w:pPr>
      <w:ins w:id="884555" w:author="Claude" w:date="2026-10-07T12:00:00Z">
        <w:r>
          <w:rPr>
            <w:rFonts w:ascii="Consolas" w:hAnsi="Consolas" w:cs="Consolas"/>
            <w:sz w:val="14"/>
            <w:szCs w:val="14"/>
          </w:rPr>
          <w:t xml:space="preserve"> 24      amb = calcular_ambiental(ctx, tec, eco)</w:t>
        </w:r>
      </w:ins>
    </w:p>
    <w:p>
      <w:pPr>
        <w:shd w:val="clear" w:color="auto" w:fill="F7F7F7"/>
        <w:spacing w:before="0" w:after="0" w:line="180" w:lineRule="exact"/>
        <w:ind w:left="0" w:firstLine="0"/>
        <w:jc w:val="left"/>
        <w:rPr>
          <w:ins w:id="884531" w:author="Claude" w:date="2026-10-07T12:00:00Z"/>
        </w:rPr>
      </w:pPr>
      <w:ins w:id="884556" w:author="Claude" w:date="2026-10-07T12:00:00Z">
        <w:r>
          <w:rPr>
            <w:rFonts w:ascii="Consolas" w:hAnsi="Consolas" w:cs="Consolas"/>
            <w:sz w:val="14"/>
            <w:szCs w:val="14"/>
          </w:rPr>
          <w:t xml:space="preserve"> 25      soc = calcular_social(ctx, eco)</w:t>
        </w:r>
      </w:ins>
    </w:p>
    <w:p>
      <w:pPr>
        <w:shd w:val="clear" w:color="auto" w:fill="F7F7F7"/>
        <w:spacing w:before="0" w:after="0" w:line="180" w:lineRule="exact"/>
        <w:ind w:left="0" w:firstLine="0"/>
        <w:jc w:val="left"/>
        <w:rPr>
          <w:ins w:id="884531" w:author="Claude" w:date="2026-10-07T12:00:00Z"/>
        </w:rPr>
      </w:pPr>
      <w:ins w:id="884557" w:author="Claude" w:date="2026-10-07T12:00:00Z">
        <w:r>
          <w:rPr>
            <w:rFonts w:ascii="Consolas" w:hAnsi="Consolas" w:cs="Consolas"/>
            <w:sz w:val="14"/>
            <w:szCs w:val="14"/>
          </w:rPr>
          <w:t xml:space="preserve"> 26      gov = calcular_governanca(cfg)</w:t>
        </w:r>
      </w:ins>
    </w:p>
    <w:p>
      <w:pPr>
        <w:shd w:val="clear" w:color="auto" w:fill="F7F7F7"/>
        <w:spacing w:before="0" w:after="0" w:line="180" w:lineRule="exact"/>
        <w:ind w:left="0" w:firstLine="0"/>
        <w:jc w:val="left"/>
        <w:rPr>
          <w:ins w:id="884531" w:author="Claude" w:date="2026-10-07T12:00:00Z"/>
        </w:rPr>
      </w:pPr>
      <w:ins w:id="884558" w:author="Claude" w:date="2026-10-07T12:00:00Z">
        <w:r>
          <w:rPr>
            <w:rFonts w:ascii="Consolas" w:hAnsi="Consolas" w:cs="Consolas"/>
            <w:sz w:val="14"/>
            <w:szCs w:val="14"/>
          </w:rPr>
          <w:t xml:space="preserve"> 27      lean = calcular_lean_green(ctx, tec, eco)</w:t>
        </w:r>
      </w:ins>
    </w:p>
    <w:p>
      <w:pPr>
        <w:shd w:val="clear" w:color="auto" w:fill="F7F7F7"/>
        <w:spacing w:before="0" w:after="0" w:line="180" w:lineRule="exact"/>
        <w:ind w:left="0" w:firstLine="0"/>
        <w:jc w:val="left"/>
        <w:rPr>
          <w:ins w:id="884531" w:author="Claude" w:date="2026-10-07T12:00:00Z"/>
        </w:rPr>
      </w:pPr>
      <w:ins w:id="884559" w:author="Claude" w:date="2026-10-07T12:00:00Z">
        <w:r>
          <w:rPr>
            <w:rFonts w:ascii="Consolas" w:hAnsi="Consolas" w:cs="Consolas"/>
            <w:sz w:val="14"/>
            <w:szCs w:val="14"/>
          </w:rPr>
          <w:t xml:space="preserve"> 28      idx = calcular_indice(cfg, tec, eco, amb, soc, gov, pesos)</w:t>
        </w:r>
      </w:ins>
    </w:p>
    <w:p>
      <w:pPr>
        <w:shd w:val="clear" w:color="auto" w:fill="F7F7F7"/>
        <w:spacing w:before="0" w:after="0" w:line="180" w:lineRule="exact"/>
        <w:ind w:left="0" w:firstLine="0"/>
        <w:jc w:val="left"/>
        <w:rPr>
          <w:ins w:id="884531" w:author="Claude" w:date="2026-10-07T12:00:00Z"/>
        </w:rPr>
      </w:pPr>
      <w:ins w:id="884560" w:author="Claude" w:date="2026-10-07T12:00:00Z">
        <w:r>
          <w:rPr>
            <w:rFonts w:ascii="Consolas" w:hAnsi="Consolas" w:cs="Consolas"/>
            <w:sz w:val="14"/>
            <w:szCs w:val="14"/>
          </w:rPr>
          <w:t xml:space="preserve"> 29      return {"tecnico": tec, "economico": eco, "ambiental": amb, "social": soc,</w:t>
        </w:r>
      </w:ins>
    </w:p>
    <w:p>
      <w:pPr>
        <w:shd w:val="clear" w:color="auto" w:fill="F7F7F7"/>
        <w:spacing w:before="0" w:after="0" w:line="180" w:lineRule="exact"/>
        <w:ind w:left="0" w:firstLine="0"/>
        <w:jc w:val="left"/>
        <w:rPr>
          <w:ins w:id="884531" w:author="Claude" w:date="2026-10-07T12:00:00Z"/>
        </w:rPr>
      </w:pPr>
      <w:ins w:id="884561" w:author="Claude" w:date="2026-10-07T12:00:00Z">
        <w:r>
          <w:rPr>
            <w:rFonts w:ascii="Consolas" w:hAnsi="Consolas" w:cs="Consolas"/>
            <w:sz w:val="14"/>
            <w:szCs w:val="14"/>
          </w:rPr>
          <w:t xml:space="preserve"> 30              "governanca": gov, "lean_green": lean, "indice": idx}</w:t>
        </w:r>
      </w:ins>
    </w:p>
    <w:p>
      <w:pPr>
        <w:shd w:val="clear" w:color="auto" w:fill="F7F7F7"/>
        <w:spacing w:before="0" w:after="0" w:line="180" w:lineRule="exact"/>
        <w:ind w:left="0" w:firstLine="0"/>
        <w:jc w:val="left"/>
        <w:rPr>
          <w:ins w:id="884531" w:author="Claude" w:date="2026-10-07T12:00:00Z"/>
        </w:rPr>
      </w:pPr>
      <w:ins w:id="884562" w:author="Claude" w:date="2026-10-07T12:00:00Z">
        <w:r>
          <w:rPr>
            <w:rFonts w:ascii="Consolas" w:hAnsi="Consolas" w:cs="Consolas"/>
            <w:sz w:val="14"/>
            <w:szCs w:val="14"/>
          </w:rPr>
          <w:t xml:space="preserve"> 31  </w:t>
        </w:r>
      </w:ins>
    </w:p>
    <w:p>
      <w:pPr>
        <w:shd w:val="clear" w:color="auto" w:fill="F7F7F7"/>
        <w:spacing w:before="0" w:after="0" w:line="180" w:lineRule="exact"/>
        <w:ind w:left="0" w:firstLine="0"/>
        <w:jc w:val="left"/>
        <w:rPr>
          <w:ins w:id="884531" w:author="Claude" w:date="2026-10-07T12:00:00Z"/>
        </w:rPr>
      </w:pPr>
      <w:ins w:id="884563" w:author="Claude" w:date="2026-10-07T12:00:00Z">
        <w:r>
          <w:rPr>
            <w:rFonts w:ascii="Consolas" w:hAnsi="Consolas" w:cs="Consolas"/>
            <w:sz w:val="14"/>
            <w:szCs w:val="14"/>
          </w:rPr>
          <w:t xml:space="preserve"> 32  </w:t>
        </w:r>
      </w:ins>
    </w:p>
    <w:p>
      <w:pPr>
        <w:shd w:val="clear" w:color="auto" w:fill="F7F7F7"/>
        <w:spacing w:before="0" w:after="0" w:line="180" w:lineRule="exact"/>
        <w:ind w:left="0" w:firstLine="0"/>
        <w:jc w:val="left"/>
        <w:rPr>
          <w:ins w:id="884531" w:author="Claude" w:date="2026-10-07T12:00:00Z"/>
        </w:rPr>
      </w:pPr>
      <w:ins w:id="884564" w:author="Claude" w:date="2026-10-07T12:00:00Z">
        <w:r>
          <w:rPr>
            <w:rFonts w:ascii="Consolas" w:hAnsi="Consolas" w:cs="Consolas"/>
            <w:sz w:val="14"/>
            <w:szCs w:val="14"/>
          </w:rPr>
          <w:t xml:space="preserve"> 33  def _escalar(obj, i: int = 0):</w:t>
        </w:r>
      </w:ins>
    </w:p>
    <w:p>
      <w:pPr>
        <w:shd w:val="clear" w:color="auto" w:fill="F7F7F7"/>
        <w:spacing w:before="0" w:after="0" w:line="180" w:lineRule="exact"/>
        <w:ind w:left="0" w:firstLine="0"/>
        <w:jc w:val="left"/>
        <w:rPr>
          <w:ins w:id="884531" w:author="Claude" w:date="2026-10-07T12:00:00Z"/>
        </w:rPr>
      </w:pPr>
      <w:ins w:id="884565" w:author="Claude" w:date="2026-10-07T12:00:00Z">
        <w:r>
          <w:rPr>
            <w:rFonts w:ascii="Consolas" w:hAnsi="Consolas" w:cs="Consolas"/>
            <w:sz w:val="14"/>
            <w:szCs w:val="14"/>
          </w:rPr>
          <w:t xml:space="preserve"> 34      """Extrai a realização i (determinística) de estruturas com vetores."""</w:t>
        </w:r>
      </w:ins>
    </w:p>
    <w:p>
      <w:pPr>
        <w:shd w:val="clear" w:color="auto" w:fill="F7F7F7"/>
        <w:spacing w:before="0" w:after="0" w:line="180" w:lineRule="exact"/>
        <w:ind w:left="0" w:firstLine="0"/>
        <w:jc w:val="left"/>
        <w:rPr>
          <w:ins w:id="884531" w:author="Claude" w:date="2026-10-07T12:00:00Z"/>
        </w:rPr>
      </w:pPr>
      <w:ins w:id="884566" w:author="Claude" w:date="2026-10-07T12:00:00Z">
        <w:r>
          <w:rPr>
            <w:rFonts w:ascii="Consolas" w:hAnsi="Consolas" w:cs="Consolas"/>
            <w:sz w:val="14"/>
            <w:szCs w:val="14"/>
          </w:rPr>
          <w:t xml:space="preserve"> 35      if isinstance(obj, dict):</w:t>
        </w:r>
      </w:ins>
    </w:p>
    <w:p>
      <w:pPr>
        <w:shd w:val="clear" w:color="auto" w:fill="F7F7F7"/>
        <w:spacing w:before="0" w:after="0" w:line="180" w:lineRule="exact"/>
        <w:ind w:left="0" w:firstLine="0"/>
        <w:jc w:val="left"/>
        <w:rPr>
          <w:ins w:id="884531" w:author="Claude" w:date="2026-10-07T12:00:00Z"/>
        </w:rPr>
      </w:pPr>
      <w:ins w:id="884567" w:author="Claude" w:date="2026-10-07T12:00:00Z">
        <w:r>
          <w:rPr>
            <w:rFonts w:ascii="Consolas" w:hAnsi="Consolas" w:cs="Consolas"/>
            <w:sz w:val="14"/>
            <w:szCs w:val="14"/>
          </w:rPr>
          <w:t xml:space="preserve"> 36          return {k: _escalar(v, i) for k, v in obj.items() if k != "_series"}</w:t>
        </w:r>
      </w:ins>
    </w:p>
    <w:p>
      <w:pPr>
        <w:shd w:val="clear" w:color="auto" w:fill="F7F7F7"/>
        <w:spacing w:before="0" w:after="0" w:line="180" w:lineRule="exact"/>
        <w:ind w:left="0" w:firstLine="0"/>
        <w:jc w:val="left"/>
        <w:rPr>
          <w:ins w:id="884531" w:author="Claude" w:date="2026-10-07T12:00:00Z"/>
        </w:rPr>
      </w:pPr>
      <w:ins w:id="884568" w:author="Claude" w:date="2026-10-07T12:00:00Z">
        <w:r>
          <w:rPr>
            <w:rFonts w:ascii="Consolas" w:hAnsi="Consolas" w:cs="Consolas"/>
            <w:sz w:val="14"/>
            <w:szCs w:val="14"/>
          </w:rPr>
          <w:t xml:space="preserve"> 37      if isinstance(obj, np.ndarray):</w:t>
        </w:r>
      </w:ins>
    </w:p>
    <w:p>
      <w:pPr>
        <w:shd w:val="clear" w:color="auto" w:fill="F7F7F7"/>
        <w:spacing w:before="0" w:after="0" w:line="180" w:lineRule="exact"/>
        <w:ind w:left="0" w:firstLine="0"/>
        <w:jc w:val="left"/>
        <w:rPr>
          <w:ins w:id="884531" w:author="Claude" w:date="2026-10-07T12:00:00Z"/>
        </w:rPr>
      </w:pPr>
      <w:ins w:id="884569" w:author="Claude" w:date="2026-10-07T12:00:00Z">
        <w:r>
          <w:rPr>
            <w:rFonts w:ascii="Consolas" w:hAnsi="Consolas" w:cs="Consolas"/>
            <w:sz w:val="14"/>
            <w:szCs w:val="14"/>
          </w:rPr>
          <w:t xml:space="preserve"> 38          if obj.ndim == 1:</w:t>
        </w:r>
      </w:ins>
    </w:p>
    <w:p>
      <w:pPr>
        <w:shd w:val="clear" w:color="auto" w:fill="F7F7F7"/>
        <w:spacing w:before="0" w:after="0" w:line="180" w:lineRule="exact"/>
        <w:ind w:left="0" w:firstLine="0"/>
        <w:jc w:val="left"/>
        <w:rPr>
          <w:ins w:id="884531" w:author="Claude" w:date="2026-10-07T12:00:00Z"/>
        </w:rPr>
      </w:pPr>
      <w:ins w:id="884570" w:author="Claude" w:date="2026-10-07T12:00:00Z">
        <w:r>
          <w:rPr>
            <w:rFonts w:ascii="Consolas" w:hAnsi="Consolas" w:cs="Consolas"/>
            <w:sz w:val="14"/>
            <w:szCs w:val="14"/>
          </w:rPr>
          <w:t xml:space="preserve"> 39              v = obj[i]</w:t>
        </w:r>
      </w:ins>
    </w:p>
    <w:p>
      <w:pPr>
        <w:shd w:val="clear" w:color="auto" w:fill="F7F7F7"/>
        <w:spacing w:before="0" w:after="0" w:line="180" w:lineRule="exact"/>
        <w:ind w:left="0" w:firstLine="0"/>
        <w:jc w:val="left"/>
        <w:rPr>
          <w:ins w:id="884531" w:author="Claude" w:date="2026-10-07T12:00:00Z"/>
        </w:rPr>
      </w:pPr>
      <w:ins w:id="884571" w:author="Claude" w:date="2026-10-07T12:00:00Z">
        <w:r>
          <w:rPr>
            <w:rFonts w:ascii="Consolas" w:hAnsi="Consolas" w:cs="Consolas"/>
            <w:sz w:val="14"/>
            <w:szCs w:val="14"/>
          </w:rPr>
          <w:t xml:space="preserve"> 40              return v.item() if hasattr(v, "item") else v</w:t>
        </w:r>
      </w:ins>
    </w:p>
    <w:p>
      <w:pPr>
        <w:shd w:val="clear" w:color="auto" w:fill="F7F7F7"/>
        <w:spacing w:before="0" w:after="0" w:line="180" w:lineRule="exact"/>
        <w:ind w:left="0" w:firstLine="0"/>
        <w:jc w:val="left"/>
        <w:rPr>
          <w:ins w:id="884531" w:author="Claude" w:date="2026-10-07T12:00:00Z"/>
        </w:rPr>
      </w:pPr>
      <w:ins w:id="884572" w:author="Claude" w:date="2026-10-07T12:00:00Z">
        <w:r>
          <w:rPr>
            <w:rFonts w:ascii="Consolas" w:hAnsi="Consolas" w:cs="Consolas"/>
            <w:sz w:val="14"/>
            <w:szCs w:val="14"/>
          </w:rPr>
          <w:t xml:space="preserve"> 41          return obj</w:t>
        </w:r>
      </w:ins>
    </w:p>
    <w:p>
      <w:pPr>
        <w:shd w:val="clear" w:color="auto" w:fill="F7F7F7"/>
        <w:spacing w:before="0" w:after="0" w:line="180" w:lineRule="exact"/>
        <w:ind w:left="0" w:firstLine="0"/>
        <w:jc w:val="left"/>
        <w:rPr>
          <w:ins w:id="884531" w:author="Claude" w:date="2026-10-07T12:00:00Z"/>
        </w:rPr>
      </w:pPr>
      <w:ins w:id="884573" w:author="Claude" w:date="2026-10-07T12:00:00Z">
        <w:r>
          <w:rPr>
            <w:rFonts w:ascii="Consolas" w:hAnsi="Consolas" w:cs="Consolas"/>
            <w:sz w:val="14"/>
            <w:szCs w:val="14"/>
          </w:rPr>
          <w:t xml:space="preserve"> 42      return obj</w:t>
        </w:r>
      </w:ins>
    </w:p>
    <w:p>
      <w:pPr>
        <w:shd w:val="clear" w:color="auto" w:fill="F7F7F7"/>
        <w:spacing w:before="0" w:after="0" w:line="180" w:lineRule="exact"/>
        <w:ind w:left="0" w:firstLine="0"/>
        <w:jc w:val="left"/>
        <w:rPr>
          <w:ins w:id="884531" w:author="Claude" w:date="2026-10-07T12:00:00Z"/>
        </w:rPr>
      </w:pPr>
      <w:ins w:id="884574" w:author="Claude" w:date="2026-10-07T12:00:00Z">
        <w:r>
          <w:rPr>
            <w:rFonts w:ascii="Consolas" w:hAnsi="Consolas" w:cs="Consolas"/>
            <w:sz w:val="14"/>
            <w:szCs w:val="14"/>
          </w:rPr>
          <w:t xml:space="preserve"> 43  </w:t>
        </w:r>
      </w:ins>
    </w:p>
    <w:p>
      <w:pPr>
        <w:shd w:val="clear" w:color="auto" w:fill="F7F7F7"/>
        <w:spacing w:before="0" w:after="0" w:line="180" w:lineRule="exact"/>
        <w:ind w:left="0" w:firstLine="0"/>
        <w:jc w:val="left"/>
        <w:rPr>
          <w:ins w:id="884531" w:author="Claude" w:date="2026-10-07T12:00:00Z"/>
        </w:rPr>
      </w:pPr>
      <w:ins w:id="884575" w:author="Claude" w:date="2026-10-07T12:00:00Z">
        <w:r>
          <w:rPr>
            <w:rFonts w:ascii="Consolas" w:hAnsi="Consolas" w:cs="Consolas"/>
            <w:sz w:val="14"/>
            <w:szCs w:val="14"/>
          </w:rPr>
          <w:t xml:space="preserve"> 44  </w:t>
        </w:r>
      </w:ins>
    </w:p>
    <w:p>
      <w:pPr>
        <w:shd w:val="clear" w:color="auto" w:fill="F7F7F7"/>
        <w:spacing w:before="0" w:after="0" w:line="180" w:lineRule="exact"/>
        <w:ind w:left="0" w:firstLine="0"/>
        <w:jc w:val="left"/>
        <w:rPr>
          <w:ins w:id="884531" w:author="Claude" w:date="2026-10-07T12:00:00Z"/>
        </w:rPr>
      </w:pPr>
      <w:ins w:id="884576" w:author="Claude" w:date="2026-10-07T12:00:00Z">
        <w:r>
          <w:rPr>
            <w:rFonts w:ascii="Consolas" w:hAnsi="Consolas" w:cs="Consolas"/>
            <w:sz w:val="14"/>
            <w:szCs w:val="14"/>
          </w:rPr>
          <w:t xml:space="preserve"> 45  def tabela_premissas(cfg: EVTEASConfig) -&gt; pd.DataFrame:</w:t>
        </w:r>
      </w:ins>
    </w:p>
    <w:p>
      <w:pPr>
        <w:shd w:val="clear" w:color="auto" w:fill="F7F7F7"/>
        <w:spacing w:before="0" w:after="0" w:line="180" w:lineRule="exact"/>
        <w:ind w:left="0" w:firstLine="0"/>
        <w:jc w:val="left"/>
        <w:rPr>
          <w:ins w:id="884531" w:author="Claude" w:date="2026-10-07T12:00:00Z"/>
        </w:rPr>
      </w:pPr>
      <w:ins w:id="884577" w:author="Claude" w:date="2026-10-07T12:00:00Z">
        <w:r>
          <w:rPr>
            <w:rFonts w:ascii="Consolas" w:hAnsi="Consolas" w:cs="Consolas"/>
            <w:sz w:val="14"/>
            <w:szCs w:val="14"/>
          </w:rPr>
          <w:t xml:space="preserve"> 46      """Registro de origem de cada premissa (Seção 3.6): valor, fonte e distribuição."""</w:t>
        </w:r>
      </w:ins>
    </w:p>
    <w:p>
      <w:pPr>
        <w:shd w:val="clear" w:color="auto" w:fill="F7F7F7"/>
        <w:spacing w:before="0" w:after="0" w:line="180" w:lineRule="exact"/>
        <w:ind w:left="0" w:firstLine="0"/>
        <w:jc w:val="left"/>
        <w:rPr>
          <w:ins w:id="884531" w:author="Claude" w:date="2026-10-07T12:00:00Z"/>
        </w:rPr>
      </w:pPr>
      <w:ins w:id="884578" w:author="Claude" w:date="2026-10-07T12:00:00Z">
        <w:r>
          <w:rPr>
            <w:rFonts w:ascii="Consolas" w:hAnsi="Consolas" w:cs="Consolas"/>
            <w:sz w:val="14"/>
            <w:szCs w:val="14"/>
          </w:rPr>
          <w:t xml:space="preserve"> 47      from .config import CATEGORIAS_FONTE, caminhos_numericos, obter_por_caminho</w:t>
        </w:r>
      </w:ins>
    </w:p>
    <w:p>
      <w:pPr>
        <w:shd w:val="clear" w:color="auto" w:fill="F7F7F7"/>
        <w:spacing w:before="0" w:after="0" w:line="180" w:lineRule="exact"/>
        <w:ind w:left="0" w:firstLine="0"/>
        <w:jc w:val="left"/>
        <w:rPr>
          <w:ins w:id="884531" w:author="Claude" w:date="2026-10-07T12:00:00Z"/>
        </w:rPr>
      </w:pPr>
      <w:ins w:id="884579" w:author="Claude" w:date="2026-10-07T12:00:00Z">
        <w:r>
          <w:rPr>
            <w:rFonts w:ascii="Consolas" w:hAnsi="Consolas" w:cs="Consolas"/>
            <w:sz w:val="14"/>
            <w:szCs w:val="14"/>
          </w:rPr>
          <w:t xml:space="preserve"> 48      from .incerteza import distribuicoes_efetivas</w:t>
        </w:r>
      </w:ins>
    </w:p>
    <w:p>
      <w:pPr>
        <w:shd w:val="clear" w:color="auto" w:fill="F7F7F7"/>
        <w:spacing w:before="0" w:after="0" w:line="180" w:lineRule="exact"/>
        <w:ind w:left="0" w:firstLine="0"/>
        <w:jc w:val="left"/>
        <w:rPr>
          <w:ins w:id="884531" w:author="Claude" w:date="2026-10-07T12:00:00Z"/>
        </w:rPr>
      </w:pPr>
      <w:ins w:id="884580" w:author="Claude" w:date="2026-10-07T12:00:00Z">
        <w:r>
          <w:rPr>
            <w:rFonts w:ascii="Consolas" w:hAnsi="Consolas" w:cs="Consolas"/>
            <w:sz w:val="14"/>
            <w:szCs w:val="14"/>
          </w:rPr>
          <w:t xml:space="preserve"> 49      dists = distribuicoes_efetivas(cfg)</w:t>
        </w:r>
      </w:ins>
    </w:p>
    <w:p>
      <w:pPr>
        <w:shd w:val="clear" w:color="auto" w:fill="F7F7F7"/>
        <w:spacing w:before="0" w:after="0" w:line="180" w:lineRule="exact"/>
        <w:ind w:left="0" w:firstLine="0"/>
        <w:jc w:val="left"/>
        <w:rPr>
          <w:ins w:id="884531" w:author="Claude" w:date="2026-10-07T12:00:00Z"/>
        </w:rPr>
      </w:pPr>
      <w:ins w:id="884581" w:author="Claude" w:date="2026-10-07T12:00:00Z">
        <w:r>
          <w:rPr>
            <w:rFonts w:ascii="Consolas" w:hAnsi="Consolas" w:cs="Consolas"/>
            <w:sz w:val="14"/>
            <w:szCs w:val="14"/>
          </w:rPr>
          <w:t xml:space="preserve"> 50      linhas = []</w:t>
        </w:r>
      </w:ins>
    </w:p>
    <w:p>
      <w:pPr>
        <w:shd w:val="clear" w:color="auto" w:fill="F7F7F7"/>
        <w:spacing w:before="0" w:after="0" w:line="180" w:lineRule="exact"/>
        <w:ind w:left="0" w:firstLine="0"/>
        <w:jc w:val="left"/>
        <w:rPr>
          <w:ins w:id="884531" w:author="Claude" w:date="2026-10-07T12:00:00Z"/>
        </w:rPr>
      </w:pPr>
      <w:ins w:id="884582" w:author="Claude" w:date="2026-10-07T12:00:00Z">
        <w:r>
          <w:rPr>
            <w:rFonts w:ascii="Consolas" w:hAnsi="Consolas" w:cs="Consolas"/>
            <w:sz w:val="14"/>
            <w:szCs w:val="14"/>
          </w:rPr>
          <w:t xml:space="preserve"> 51      for caminho in caminhos_numericos(cfg) + [k for k in dists if k not in caminhos_numericos(cfg)]:</w:t>
        </w:r>
      </w:ins>
    </w:p>
    <w:p>
      <w:pPr>
        <w:shd w:val="clear" w:color="auto" w:fill="F7F7F7"/>
        <w:spacing w:before="0" w:after="0" w:line="180" w:lineRule="exact"/>
        <w:ind w:left="0" w:firstLine="0"/>
        <w:jc w:val="left"/>
        <w:rPr>
          <w:ins w:id="884531" w:author="Claude" w:date="2026-10-07T12:00:00Z"/>
        </w:rPr>
      </w:pPr>
      <w:ins w:id="884583" w:author="Claude" w:date="2026-10-07T12:00:00Z">
        <w:r>
          <w:rPr>
            <w:rFonts w:ascii="Consolas" w:hAnsi="Consolas" w:cs="Consolas"/>
            <w:sz w:val="14"/>
            <w:szCs w:val="14"/>
          </w:rPr>
          <w:t xml:space="preserve"> 52          fonte = cfg.fontes.get(caminho)</w:t>
        </w:r>
      </w:ins>
    </w:p>
    <w:p>
      <w:pPr>
        <w:shd w:val="clear" w:color="auto" w:fill="F7F7F7"/>
        <w:spacing w:before="0" w:after="0" w:line="180" w:lineRule="exact"/>
        <w:ind w:left="0" w:firstLine="0"/>
        <w:jc w:val="left"/>
        <w:rPr>
          <w:ins w:id="884531" w:author="Claude" w:date="2026-10-07T12:00:00Z"/>
        </w:rPr>
      </w:pPr>
      <w:ins w:id="884584" w:author="Claude" w:date="2026-10-07T12:00:00Z">
        <w:r>
          <w:rPr>
            <w:rFonts w:ascii="Consolas" w:hAnsi="Consolas" w:cs="Consolas"/>
            <w:sz w:val="14"/>
            <w:szCs w:val="14"/>
          </w:rPr>
          <w:t xml:space="preserve"> 53          d = dists.get(caminho)</w:t>
        </w:r>
      </w:ins>
    </w:p>
    <w:p>
      <w:pPr>
        <w:shd w:val="clear" w:color="auto" w:fill="F7F7F7"/>
        <w:spacing w:before="0" w:after="0" w:line="180" w:lineRule="exact"/>
        <w:ind w:left="0" w:firstLine="0"/>
        <w:jc w:val="left"/>
        <w:rPr>
          <w:ins w:id="884531" w:author="Claude" w:date="2026-10-07T12:00:00Z"/>
        </w:rPr>
      </w:pPr>
      <w:ins w:id="884585" w:author="Claude" w:date="2026-10-07T12:00:00Z">
        <w:r>
          <w:rPr>
            <w:rFonts w:ascii="Consolas" w:hAnsi="Consolas" w:cs="Consolas"/>
            <w:sz w:val="14"/>
            <w:szCs w:val="14"/>
          </w:rPr>
          <w:t xml:space="preserve"> 54          linhas.append({</w:t>
        </w:r>
      </w:ins>
    </w:p>
    <w:p>
      <w:pPr>
        <w:shd w:val="clear" w:color="auto" w:fill="F7F7F7"/>
        <w:spacing w:before="0" w:after="0" w:line="180" w:lineRule="exact"/>
        <w:ind w:left="0" w:firstLine="0"/>
        <w:jc w:val="left"/>
        <w:rPr>
          <w:ins w:id="884531" w:author="Claude" w:date="2026-10-07T12:00:00Z"/>
        </w:rPr>
      </w:pPr>
      <w:ins w:id="884586" w:author="Claude" w:date="2026-10-07T12:00:00Z">
        <w:r>
          <w:rPr>
            <w:rFonts w:ascii="Consolas" w:hAnsi="Consolas" w:cs="Consolas"/>
            <w:sz w:val="14"/>
            <w:szCs w:val="14"/>
          </w:rPr>
          <w:t xml:space="preserve"> 55              "Parâmetro": caminho, "Valor": obter_por_caminho(cfg, caminho),</w:t>
        </w:r>
      </w:ins>
    </w:p>
    <w:p>
      <w:pPr>
        <w:shd w:val="clear" w:color="auto" w:fill="F7F7F7"/>
        <w:spacing w:before="0" w:after="0" w:line="180" w:lineRule="exact"/>
        <w:ind w:left="0" w:firstLine="0"/>
        <w:jc w:val="left"/>
        <w:rPr>
          <w:ins w:id="884531" w:author="Claude" w:date="2026-10-07T12:00:00Z"/>
        </w:rPr>
      </w:pPr>
      <w:ins w:id="884587" w:author="Claude" w:date="2026-10-07T12:00:00Z">
        <w:r>
          <w:rPr>
            <w:rFonts w:ascii="Consolas" w:hAnsi="Consolas" w:cs="Consolas"/>
            <w:sz w:val="14"/>
            <w:szCs w:val="14"/>
          </w:rPr>
          <w:t xml:space="preserve"> 56              "Categoria da fonte": CATEGORIAS_FONTE[fonte.categoria] if fonte else CATEGORIAS_FONTE["autor"],</w:t>
        </w:r>
      </w:ins>
    </w:p>
    <w:p>
      <w:pPr>
        <w:shd w:val="clear" w:color="auto" w:fill="F7F7F7"/>
        <w:spacing w:before="0" w:after="0" w:line="180" w:lineRule="exact"/>
        <w:ind w:left="0" w:firstLine="0"/>
        <w:jc w:val="left"/>
        <w:rPr>
          <w:ins w:id="884531" w:author="Claude" w:date="2026-10-07T12:00:00Z"/>
        </w:rPr>
      </w:pPr>
      <w:ins w:id="884588" w:author="Claude" w:date="2026-10-07T12:00:00Z">
        <w:r>
          <w:rPr>
            <w:rFonts w:ascii="Consolas" w:hAnsi="Consolas" w:cs="Consolas"/>
            <w:sz w:val="14"/>
            <w:szCs w:val="14"/>
          </w:rPr>
          <w:t xml:space="preserve"> 57              "Referência": fonte.referencia if fonte else "",</w:t>
        </w:r>
      </w:ins>
    </w:p>
    <w:p>
      <w:pPr>
        <w:shd w:val="clear" w:color="auto" w:fill="F7F7F7"/>
        <w:spacing w:before="0" w:after="0" w:line="180" w:lineRule="exact"/>
        <w:ind w:left="0" w:firstLine="0"/>
        <w:jc w:val="left"/>
        <w:rPr>
          <w:ins w:id="884531" w:author="Claude" w:date="2026-10-07T12:00:00Z"/>
        </w:rPr>
      </w:pPr>
      <w:ins w:id="884589" w:author="Claude" w:date="2026-10-07T12:00:00Z">
        <w:r>
          <w:rPr>
            <w:rFonts w:ascii="Consolas" w:hAnsi="Consolas" w:cs="Consolas"/>
            <w:sz w:val="14"/>
            <w:szCs w:val="14"/>
          </w:rPr>
          <w:t xml:space="preserve"> 58              "Distribuição": d.tipo if d else "determinístico",</w:t>
        </w:r>
      </w:ins>
    </w:p>
    <w:p>
      <w:pPr>
        <w:shd w:val="clear" w:color="auto" w:fill="F7F7F7"/>
        <w:spacing w:before="0" w:after="0" w:line="180" w:lineRule="exact"/>
        <w:ind w:left="0" w:firstLine="0"/>
        <w:jc w:val="left"/>
        <w:rPr>
          <w:ins w:id="884531" w:author="Claude" w:date="2026-10-07T12:00:00Z"/>
        </w:rPr>
      </w:pPr>
      <w:ins w:id="884590" w:author="Claude" w:date="2026-10-07T12:00:00Z">
        <w:r>
          <w:rPr>
            <w:rFonts w:ascii="Consolas" w:hAnsi="Consolas" w:cs="Consolas"/>
            <w:sz w:val="14"/>
            <w:szCs w:val="14"/>
          </w:rPr>
          <w:t xml:space="preserve"> 59              "Mínimo": d.minimo if d else None, "Mais provável": d.moda if d else None, "Máximo": d.maximo if d else None,</w:t>
        </w:r>
      </w:ins>
    </w:p>
    <w:p>
      <w:pPr>
        <w:shd w:val="clear" w:color="auto" w:fill="F7F7F7"/>
        <w:spacing w:before="0" w:after="0" w:line="180" w:lineRule="exact"/>
        <w:ind w:left="0" w:firstLine="0"/>
        <w:jc w:val="left"/>
        <w:rPr>
          <w:ins w:id="884531" w:author="Claude" w:date="2026-10-07T12:00:00Z"/>
        </w:rPr>
      </w:pPr>
      <w:ins w:id="884591" w:author="Claude" w:date="2026-10-07T12:00:00Z">
        <w:r>
          <w:rPr>
            <w:rFonts w:ascii="Consolas" w:hAnsi="Consolas" w:cs="Consolas"/>
            <w:sz w:val="14"/>
            <w:szCs w:val="14"/>
          </w:rPr>
          <w:t xml:space="preserve"> 60          })</w:t>
        </w:r>
      </w:ins>
    </w:p>
    <w:p>
      <w:pPr>
        <w:shd w:val="clear" w:color="auto" w:fill="F7F7F7"/>
        <w:spacing w:before="0" w:after="0" w:line="180" w:lineRule="exact"/>
        <w:ind w:left="0" w:firstLine="0"/>
        <w:jc w:val="left"/>
        <w:rPr>
          <w:ins w:id="884531" w:author="Claude" w:date="2026-10-07T12:00:00Z"/>
        </w:rPr>
      </w:pPr>
      <w:ins w:id="884592" w:author="Claude" w:date="2026-10-07T12:00:00Z">
        <w:r>
          <w:rPr>
            <w:rFonts w:ascii="Consolas" w:hAnsi="Consolas" w:cs="Consolas"/>
            <w:sz w:val="14"/>
            <w:szCs w:val="14"/>
          </w:rPr>
          <w:t xml:space="preserve"> 61      return pd.DataFrame(linhas)</w:t>
        </w:r>
      </w:ins>
    </w:p>
    <w:p>
      <w:pPr>
        <w:shd w:val="clear" w:color="auto" w:fill="F7F7F7"/>
        <w:spacing w:before="0" w:after="0" w:line="180" w:lineRule="exact"/>
        <w:ind w:left="0" w:firstLine="0"/>
        <w:jc w:val="left"/>
        <w:rPr>
          <w:ins w:id="884531" w:author="Claude" w:date="2026-10-07T12:00:00Z"/>
        </w:rPr>
      </w:pPr>
      <w:ins w:id="884593" w:author="Claude" w:date="2026-10-07T12:00:00Z">
        <w:r>
          <w:rPr>
            <w:rFonts w:ascii="Consolas" w:hAnsi="Consolas" w:cs="Consolas"/>
            <w:sz w:val="14"/>
            <w:szCs w:val="14"/>
          </w:rPr>
          <w:t xml:space="preserve"> 62  </w:t>
        </w:r>
      </w:ins>
    </w:p>
    <w:p>
      <w:pPr>
        <w:shd w:val="clear" w:color="auto" w:fill="F7F7F7"/>
        <w:spacing w:before="0" w:after="0" w:line="180" w:lineRule="exact"/>
        <w:ind w:left="0" w:firstLine="0"/>
        <w:jc w:val="left"/>
        <w:rPr>
          <w:ins w:id="884531" w:author="Claude" w:date="2026-10-07T12:00:00Z"/>
        </w:rPr>
      </w:pPr>
      <w:ins w:id="884594" w:author="Claude" w:date="2026-10-07T12:00:00Z">
        <w:r>
          <w:rPr>
            <w:rFonts w:ascii="Consolas" w:hAnsi="Consolas" w:cs="Consolas"/>
            <w:sz w:val="14"/>
            <w:szCs w:val="14"/>
          </w:rPr>
          <w:t xml:space="preserve"> 63  </w:t>
        </w:r>
      </w:ins>
    </w:p>
    <w:p>
      <w:pPr>
        <w:shd w:val="clear" w:color="auto" w:fill="F7F7F7"/>
        <w:spacing w:before="0" w:after="0" w:line="180" w:lineRule="exact"/>
        <w:ind w:left="0" w:firstLine="0"/>
        <w:jc w:val="left"/>
        <w:rPr>
          <w:ins w:id="884531" w:author="Claude" w:date="2026-10-07T12:00:00Z"/>
        </w:rPr>
      </w:pPr>
      <w:ins w:id="884595" w:author="Claude" w:date="2026-10-07T12:00:00Z">
        <w:r>
          <w:rPr>
            <w:rFonts w:ascii="Consolas" w:hAnsi="Consolas" w:cs="Consolas"/>
            <w:sz w:val="14"/>
            <w:szCs w:val="14"/>
          </w:rPr>
          <w:t xml:space="preserve"> 64  def executar_evteas(cfg: EVTEASConfig, executar_mc: bool = True, executar_sens: bool = True,</w:t>
        </w:r>
      </w:ins>
    </w:p>
    <w:p>
      <w:pPr>
        <w:shd w:val="clear" w:color="auto" w:fill="F7F7F7"/>
        <w:spacing w:before="0" w:after="0" w:line="180" w:lineRule="exact"/>
        <w:ind w:left="0" w:firstLine="0"/>
        <w:jc w:val="left"/>
        <w:rPr>
          <w:ins w:id="884531" w:author="Claude" w:date="2026-10-07T12:00:00Z"/>
        </w:rPr>
      </w:pPr>
      <w:ins w:id="884596" w:author="Claude" w:date="2026-10-07T12:00:00Z">
        <w:r>
          <w:rPr>
            <w:rFonts w:ascii="Consolas" w:hAnsi="Consolas" w:cs="Consolas"/>
            <w:sz w:val="14"/>
            <w:szCs w:val="14"/>
          </w:rPr>
          <w:t xml:space="preserve"> 65                      n_mc: Optional[int] = None) -&gt; Dict[str, Any]:</w:t>
        </w:r>
      </w:ins>
    </w:p>
    <w:p>
      <w:pPr>
        <w:shd w:val="clear" w:color="auto" w:fill="F7F7F7"/>
        <w:spacing w:before="0" w:after="0" w:line="180" w:lineRule="exact"/>
        <w:ind w:left="0" w:firstLine="0"/>
        <w:jc w:val="left"/>
        <w:rPr>
          <w:ins w:id="884531" w:author="Claude" w:date="2026-10-07T12:00:00Z"/>
        </w:rPr>
      </w:pPr>
      <w:ins w:id="884597" w:author="Claude" w:date="2026-10-07T12:00:00Z">
        <w:r>
          <w:rPr>
            <w:rFonts w:ascii="Consolas" w:hAnsi="Consolas" w:cs="Consolas"/>
            <w:sz w:val="14"/>
            <w:szCs w:val="14"/>
          </w:rPr>
          <w:t xml:space="preserve"> 66      if not isinstance(cfg, EVTEASConfig):</w:t>
        </w:r>
      </w:ins>
    </w:p>
    <w:p>
      <w:pPr>
        <w:shd w:val="clear" w:color="auto" w:fill="F7F7F7"/>
        <w:spacing w:before="0" w:after="0" w:line="180" w:lineRule="exact"/>
        <w:ind w:left="0" w:firstLine="0"/>
        <w:jc w:val="left"/>
        <w:rPr>
          <w:ins w:id="884531" w:author="Claude" w:date="2026-10-07T12:00:00Z"/>
        </w:rPr>
      </w:pPr>
      <w:ins w:id="884598" w:author="Claude" w:date="2026-10-07T12:00:00Z">
        <w:r>
          <w:rPr>
            <w:rFonts w:ascii="Consolas" w:hAnsi="Consolas" w:cs="Consolas"/>
            <w:sz w:val="14"/>
            <w:szCs w:val="14"/>
          </w:rPr>
          <w:t xml:space="preserve"> 67          raise TypeError("cfg deve ser uma instância de EVTEASConfig")</w:t>
        </w:r>
      </w:ins>
    </w:p>
    <w:p>
      <w:pPr>
        <w:shd w:val="clear" w:color="auto" w:fill="F7F7F7"/>
        <w:spacing w:before="0" w:after="0" w:line="180" w:lineRule="exact"/>
        <w:ind w:left="0" w:firstLine="0"/>
        <w:jc w:val="left"/>
        <w:rPr>
          <w:ins w:id="884531" w:author="Claude" w:date="2026-10-07T12:00:00Z"/>
        </w:rPr>
      </w:pPr>
      <w:ins w:id="884599" w:author="Claude" w:date="2026-10-07T12:00:00Z">
        <w:r>
          <w:rPr>
            <w:rFonts w:ascii="Consolas" w:hAnsi="Consolas" w:cs="Consolas"/>
            <w:sz w:val="14"/>
            <w:szCs w:val="14"/>
          </w:rPr>
          <w:t xml:space="preserve"> 68      from .incerteza import cenarios, monte_carlo, sensibilidade, valores_criticos</w:t>
        </w:r>
      </w:ins>
    </w:p>
    <w:p>
      <w:pPr>
        <w:shd w:val="clear" w:color="auto" w:fill="F7F7F7"/>
        <w:spacing w:before="0" w:after="0" w:line="180" w:lineRule="exact"/>
        <w:ind w:left="0" w:firstLine="0"/>
        <w:jc w:val="left"/>
        <w:rPr>
          <w:ins w:id="884531" w:author="Claude" w:date="2026-10-07T12:00:00Z"/>
        </w:rPr>
      </w:pPr>
      <w:ins w:id="884600" w:author="Claude" w:date="2026-10-07T12:00:00Z">
        <w:r>
          <w:rPr>
            <w:rFonts w:ascii="Consolas" w:hAnsi="Consolas" w:cs="Consolas"/>
            <w:sz w:val="14"/>
            <w:szCs w:val="14"/>
          </w:rPr>
          <w:t xml:space="preserve"> 69      from .vv import validar_invariantes</w:t>
        </w:r>
      </w:ins>
    </w:p>
    <w:p>
      <w:pPr>
        <w:shd w:val="clear" w:color="auto" w:fill="F7F7F7"/>
        <w:spacing w:before="0" w:after="0" w:line="180" w:lineRule="exact"/>
        <w:ind w:left="0" w:firstLine="0"/>
        <w:jc w:val="left"/>
        <w:rPr>
          <w:ins w:id="884531" w:author="Claude" w:date="2026-10-07T12:00:00Z"/>
        </w:rPr>
      </w:pPr>
      <w:ins w:id="884601" w:author="Claude" w:date="2026-10-07T12:00:00Z">
        <w:r>
          <w:rPr>
            <w:rFonts w:ascii="Consolas" w:hAnsi="Consolas" w:cs="Consolas"/>
            <w:sz w:val="14"/>
            <w:szCs w:val="14"/>
          </w:rPr>
          <w:t xml:space="preserve"> 70  </w:t>
        </w:r>
      </w:ins>
    </w:p>
    <w:p>
      <w:pPr>
        <w:shd w:val="clear" w:color="auto" w:fill="F7F7F7"/>
        <w:spacing w:before="0" w:after="0" w:line="180" w:lineRule="exact"/>
        <w:ind w:left="0" w:firstLine="0"/>
        <w:jc w:val="left"/>
        <w:rPr>
          <w:ins w:id="884531" w:author="Claude" w:date="2026-10-07T12:00:00Z"/>
        </w:rPr>
      </w:pPr>
      <w:ins w:id="884602" w:author="Claude" w:date="2026-10-07T12:00:00Z">
        <w:r>
          <w:rPr>
            <w:rFonts w:ascii="Consolas" w:hAnsi="Consolas" w:cs="Consolas"/>
            <w:sz w:val="14"/>
            <w:szCs w:val="14"/>
          </w:rPr>
          <w:t xml:space="preserve"> 71      pesos = resolver_pesos(cfg)</w:t>
        </w:r>
      </w:ins>
    </w:p>
    <w:p>
      <w:pPr>
        <w:shd w:val="clear" w:color="auto" w:fill="F7F7F7"/>
        <w:spacing w:before="0" w:after="0" w:line="180" w:lineRule="exact"/>
        <w:ind w:left="0" w:firstLine="0"/>
        <w:jc w:val="left"/>
        <w:rPr>
          <w:ins w:id="884531" w:author="Claude" w:date="2026-10-07T12:00:00Z"/>
        </w:rPr>
      </w:pPr>
      <w:ins w:id="884603" w:author="Claude" w:date="2026-10-07T12:00:00Z">
        <w:r>
          <w:rPr>
            <w:rFonts w:ascii="Consolas" w:hAnsi="Consolas" w:cs="Consolas"/>
            <w:sz w:val="14"/>
            <w:szCs w:val="14"/>
          </w:rPr>
          <w:t xml:space="preserve"> 72      r = motor(cfg, None, 1, pesos)</w:t>
        </w:r>
      </w:ins>
    </w:p>
    <w:p>
      <w:pPr>
        <w:shd w:val="clear" w:color="auto" w:fill="F7F7F7"/>
        <w:spacing w:before="0" w:after="0" w:line="180" w:lineRule="exact"/>
        <w:ind w:left="0" w:firstLine="0"/>
        <w:jc w:val="left"/>
        <w:rPr>
          <w:ins w:id="884531" w:author="Claude" w:date="2026-10-07T12:00:00Z"/>
        </w:rPr>
      </w:pPr>
      <w:ins w:id="884604" w:author="Claude" w:date="2026-10-07T12:00:00Z">
        <w:r>
          <w:rPr>
            <w:rFonts w:ascii="Consolas" w:hAnsi="Consolas" w:cs="Consolas"/>
            <w:sz w:val="14"/>
            <w:szCs w:val="14"/>
          </w:rPr>
          <w:t xml:space="preserve"> 73      df_m = dre_mensal(r["economico"])</w:t>
        </w:r>
      </w:ins>
    </w:p>
    <w:p>
      <w:pPr>
        <w:shd w:val="clear" w:color="auto" w:fill="F7F7F7"/>
        <w:spacing w:before="0" w:after="0" w:line="180" w:lineRule="exact"/>
        <w:ind w:left="0" w:firstLine="0"/>
        <w:jc w:val="left"/>
        <w:rPr>
          <w:ins w:id="884531" w:author="Claude" w:date="2026-10-07T12:00:00Z"/>
        </w:rPr>
      </w:pPr>
      <w:ins w:id="884605" w:author="Claude" w:date="2026-10-07T12:00:00Z">
        <w:r>
          <w:rPr>
            <w:rFonts w:ascii="Consolas" w:hAnsi="Consolas" w:cs="Consolas"/>
            <w:sz w:val="14"/>
            <w:szCs w:val="14"/>
          </w:rPr>
          <w:t xml:space="preserve"> 74      det = {k: _escalar(v) for k, v in r.items()}</w:t>
        </w:r>
      </w:ins>
    </w:p>
    <w:p>
      <w:pPr>
        <w:shd w:val="clear" w:color="auto" w:fill="F7F7F7"/>
        <w:spacing w:before="0" w:after="0" w:line="180" w:lineRule="exact"/>
        <w:ind w:left="0" w:firstLine="0"/>
        <w:jc w:val="left"/>
        <w:rPr>
          <w:ins w:id="884531" w:author="Claude" w:date="2026-10-07T12:00:00Z"/>
        </w:rPr>
      </w:pPr>
      <w:ins w:id="884606" w:author="Claude" w:date="2026-10-07T12:00:00Z">
        <w:r>
          <w:rPr>
            <w:rFonts w:ascii="Consolas" w:hAnsi="Consolas" w:cs="Consolas"/>
            <w:sz w:val="14"/>
            <w:szCs w:val="14"/>
          </w:rPr>
          <w:t xml:space="preserve"> 75      resultado: Dict[str, Any] = {</w:t>
        </w:r>
      </w:ins>
    </w:p>
    <w:p>
      <w:pPr>
        <w:shd w:val="clear" w:color="auto" w:fill="F7F7F7"/>
        <w:spacing w:before="0" w:after="0" w:line="180" w:lineRule="exact"/>
        <w:ind w:left="0" w:firstLine="0"/>
        <w:jc w:val="left"/>
        <w:rPr>
          <w:ins w:id="884531" w:author="Claude" w:date="2026-10-07T12:00:00Z"/>
        </w:rPr>
      </w:pPr>
      <w:ins w:id="884607" w:author="Claude" w:date="2026-10-07T12:00:00Z">
        <w:r>
          <w:rPr>
            <w:rFonts w:ascii="Consolas" w:hAnsi="Consolas" w:cs="Consolas"/>
            <w:sz w:val="14"/>
            <w:szCs w:val="14"/>
          </w:rPr>
          <w:t xml:space="preserve"> 76          "versao": VERSAO,</w:t>
        </w:r>
      </w:ins>
    </w:p>
    <w:p>
      <w:pPr>
        <w:shd w:val="clear" w:color="auto" w:fill="F7F7F7"/>
        <w:spacing w:before="0" w:after="0" w:line="180" w:lineRule="exact"/>
        <w:ind w:left="0" w:firstLine="0"/>
        <w:jc w:val="left"/>
        <w:rPr>
          <w:ins w:id="884531" w:author="Claude" w:date="2026-10-07T12:00:00Z"/>
        </w:rPr>
      </w:pPr>
      <w:ins w:id="884608" w:author="Claude" w:date="2026-10-07T12:00:00Z">
        <w:r>
          <w:rPr>
            <w:rFonts w:ascii="Consolas" w:hAnsi="Consolas" w:cs="Consolas"/>
            <w:sz w:val="14"/>
            <w:szCs w:val="14"/>
          </w:rPr>
          <w:t xml:space="preserve"> 77          "config": asdict(cfg),</w:t>
        </w:r>
      </w:ins>
    </w:p>
    <w:p>
      <w:pPr>
        <w:shd w:val="clear" w:color="auto" w:fill="F7F7F7"/>
        <w:spacing w:before="0" w:after="0" w:line="180" w:lineRule="exact"/>
        <w:ind w:left="0" w:firstLine="0"/>
        <w:jc w:val="left"/>
        <w:rPr>
          <w:ins w:id="884531" w:author="Claude" w:date="2026-10-07T12:00:00Z"/>
        </w:rPr>
      </w:pPr>
      <w:ins w:id="884609" w:author="Claude" w:date="2026-10-07T12:00:00Z">
        <w:r>
          <w:rPr>
            <w:rFonts w:ascii="Consolas" w:hAnsi="Consolas" w:cs="Consolas"/>
            <w:sz w:val="14"/>
            <w:szCs w:val="14"/>
          </w:rPr>
          <w:t xml:space="preserve"> 78          **det,</w:t>
        </w:r>
      </w:ins>
    </w:p>
    <w:p>
      <w:pPr>
        <w:shd w:val="clear" w:color="auto" w:fill="F7F7F7"/>
        <w:spacing w:before="0" w:after="0" w:line="180" w:lineRule="exact"/>
        <w:ind w:left="0" w:firstLine="0"/>
        <w:jc w:val="left"/>
        <w:rPr>
          <w:ins w:id="884531" w:author="Claude" w:date="2026-10-07T12:00:00Z"/>
        </w:rPr>
      </w:pPr>
      <w:ins w:id="884610" w:author="Claude" w:date="2026-10-07T12:00:00Z">
        <w:r>
          <w:rPr>
            <w:rFonts w:ascii="Consolas" w:hAnsi="Consolas" w:cs="Consolas"/>
            <w:sz w:val="14"/>
            <w:szCs w:val="14"/>
          </w:rPr>
          <w:t xml:space="preserve"> 79          "curva_crescimento": curva_crescimento(cfg),</w:t>
        </w:r>
      </w:ins>
    </w:p>
    <w:p>
      <w:pPr>
        <w:shd w:val="clear" w:color="auto" w:fill="F7F7F7"/>
        <w:spacing w:before="0" w:after="0" w:line="180" w:lineRule="exact"/>
        <w:ind w:left="0" w:firstLine="0"/>
        <w:jc w:val="left"/>
        <w:rPr>
          <w:ins w:id="884531" w:author="Claude" w:date="2026-10-07T12:00:00Z"/>
        </w:rPr>
      </w:pPr>
      <w:ins w:id="884611" w:author="Claude" w:date="2026-10-07T12:00:00Z">
        <w:r>
          <w:rPr>
            <w:rFonts w:ascii="Consolas" w:hAnsi="Consolas" w:cs="Consolas"/>
            <w:sz w:val="14"/>
            <w:szCs w:val="14"/>
          </w:rPr>
          <w:t xml:space="preserve"> 80          "dre_mensal": df_m,</w:t>
        </w:r>
      </w:ins>
    </w:p>
    <w:p>
      <w:pPr>
        <w:shd w:val="clear" w:color="auto" w:fill="F7F7F7"/>
        <w:spacing w:before="0" w:after="0" w:line="180" w:lineRule="exact"/>
        <w:ind w:left="0" w:firstLine="0"/>
        <w:jc w:val="left"/>
        <w:rPr>
          <w:ins w:id="884531" w:author="Claude" w:date="2026-10-07T12:00:00Z"/>
        </w:rPr>
      </w:pPr>
      <w:ins w:id="884612" w:author="Claude" w:date="2026-10-07T12:00:00Z">
        <w:r>
          <w:rPr>
            <w:rFonts w:ascii="Consolas" w:hAnsi="Consolas" w:cs="Consolas"/>
            <w:sz w:val="14"/>
            <w:szCs w:val="14"/>
          </w:rPr>
          <w:t xml:space="preserve"> 81          "dre_anual": dre_anual(df_m),</w:t>
        </w:r>
      </w:ins>
    </w:p>
    <w:p>
      <w:pPr>
        <w:shd w:val="clear" w:color="auto" w:fill="F7F7F7"/>
        <w:spacing w:before="0" w:after="0" w:line="180" w:lineRule="exact"/>
        <w:ind w:left="0" w:firstLine="0"/>
        <w:jc w:val="left"/>
        <w:rPr>
          <w:ins w:id="884531" w:author="Claude" w:date="2026-10-07T12:00:00Z"/>
        </w:rPr>
      </w:pPr>
      <w:ins w:id="884613" w:author="Claude" w:date="2026-10-07T12:00:00Z">
        <w:r>
          <w:rPr>
            <w:rFonts w:ascii="Consolas" w:hAnsi="Consolas" w:cs="Consolas"/>
            <w:sz w:val="14"/>
            <w:szCs w:val="14"/>
          </w:rPr>
          <w:t xml:space="preserve"> 82          "fluxo_caixa": r["economico"]["fluxo_caixa"][0],</w:t>
        </w:r>
      </w:ins>
    </w:p>
    <w:p>
      <w:pPr>
        <w:shd w:val="clear" w:color="auto" w:fill="F7F7F7"/>
        <w:spacing w:before="0" w:after="0" w:line="180" w:lineRule="exact"/>
        <w:ind w:left="0" w:firstLine="0"/>
        <w:jc w:val="left"/>
        <w:rPr>
          <w:ins w:id="884531" w:author="Claude" w:date="2026-10-07T12:00:00Z"/>
        </w:rPr>
      </w:pPr>
      <w:ins w:id="884614" w:author="Claude" w:date="2026-10-07T12:00:00Z">
        <w:r>
          <w:rPr>
            <w:rFonts w:ascii="Consolas" w:hAnsi="Consolas" w:cs="Consolas"/>
            <w:sz w:val="14"/>
            <w:szCs w:val="14"/>
          </w:rPr>
          <w:t xml:space="preserve"> 83          "sobras": distribuicao_sobras(cfg, r["economico"]),</w:t>
        </w:r>
      </w:ins>
    </w:p>
    <w:p>
      <w:pPr>
        <w:shd w:val="clear" w:color="auto" w:fill="F7F7F7"/>
        <w:spacing w:before="0" w:after="0" w:line="180" w:lineRule="exact"/>
        <w:ind w:left="0" w:firstLine="0"/>
        <w:jc w:val="left"/>
        <w:rPr>
          <w:ins w:id="884531" w:author="Claude" w:date="2026-10-07T12:00:00Z"/>
        </w:rPr>
      </w:pPr>
      <w:ins w:id="884615" w:author="Claude" w:date="2026-10-07T12:00:00Z">
        <w:r>
          <w:rPr>
            <w:rFonts w:ascii="Consolas" w:hAnsi="Consolas" w:cs="Consolas"/>
            <w:sz w:val="14"/>
            <w:szCs w:val="14"/>
          </w:rPr>
          <w:t xml:space="preserve"> 84          "ods": alinhamento_ods(cfg, r["tecnico"], r["economico"], r["ambiental"], r["social"], r["governanca"]),</w:t>
        </w:r>
      </w:ins>
    </w:p>
    <w:p>
      <w:pPr>
        <w:shd w:val="clear" w:color="auto" w:fill="F7F7F7"/>
        <w:spacing w:before="0" w:after="0" w:line="180" w:lineRule="exact"/>
        <w:ind w:left="0" w:firstLine="0"/>
        <w:jc w:val="left"/>
        <w:rPr>
          <w:ins w:id="884531" w:author="Claude" w:date="2026-10-07T12:00:00Z"/>
        </w:rPr>
      </w:pPr>
      <w:ins w:id="884616" w:author="Claude" w:date="2026-10-07T12:00:00Z">
        <w:r>
          <w:rPr>
            <w:rFonts w:ascii="Consolas" w:hAnsi="Consolas" w:cs="Consolas"/>
            <w:sz w:val="14"/>
            <w:szCs w:val="14"/>
          </w:rPr>
          <w:t xml:space="preserve"> 85          "premissas": tabela_premissas(cfg),</w:t>
        </w:r>
      </w:ins>
    </w:p>
    <w:p>
      <w:pPr>
        <w:shd w:val="clear" w:color="auto" w:fill="F7F7F7"/>
        <w:spacing w:before="0" w:after="0" w:line="180" w:lineRule="exact"/>
        <w:ind w:left="0" w:firstLine="0"/>
        <w:jc w:val="left"/>
        <w:rPr>
          <w:ins w:id="884531" w:author="Claude" w:date="2026-10-07T12:00:00Z"/>
        </w:rPr>
      </w:pPr>
      <w:ins w:id="884617" w:author="Claude" w:date="2026-10-07T12:00:00Z">
        <w:r>
          <w:rPr>
            <w:rFonts w:ascii="Consolas" w:hAnsi="Consolas" w:cs="Consolas"/>
            <w:sz w:val="14"/>
            <w:szCs w:val="14"/>
          </w:rPr>
          <w:t xml:space="preserve"> 86      }</w:t>
        </w:r>
      </w:ins>
    </w:p>
    <w:p>
      <w:pPr>
        <w:shd w:val="clear" w:color="auto" w:fill="F7F7F7"/>
        <w:spacing w:before="0" w:after="0" w:line="180" w:lineRule="exact"/>
        <w:ind w:left="0" w:firstLine="0"/>
        <w:jc w:val="left"/>
        <w:rPr>
          <w:ins w:id="884531" w:author="Claude" w:date="2026-10-07T12:00:00Z"/>
        </w:rPr>
      </w:pPr>
      <w:ins w:id="884618" w:author="Claude" w:date="2026-10-07T12:00:00Z">
        <w:r>
          <w:rPr>
            <w:rFonts w:ascii="Consolas" w:hAnsi="Consolas" w:cs="Consolas"/>
            <w:sz w:val="14"/>
            <w:szCs w:val="14"/>
          </w:rPr>
          <w:t xml:space="preserve"> 87      prob = None</w:t>
        </w:r>
      </w:ins>
    </w:p>
    <w:p>
      <w:pPr>
        <w:shd w:val="clear" w:color="auto" w:fill="F7F7F7"/>
        <w:spacing w:before="0" w:after="0" w:line="180" w:lineRule="exact"/>
        <w:ind w:left="0" w:firstLine="0"/>
        <w:jc w:val="left"/>
        <w:rPr>
          <w:ins w:id="884531" w:author="Claude" w:date="2026-10-07T12:00:00Z"/>
        </w:rPr>
      </w:pPr>
      <w:ins w:id="884619" w:author="Claude" w:date="2026-10-07T12:00:00Z">
        <w:r>
          <w:rPr>
            <w:rFonts w:ascii="Consolas" w:hAnsi="Consolas" w:cs="Consolas"/>
            <w:sz w:val="14"/>
            <w:szCs w:val="14"/>
          </w:rPr>
          <w:t xml:space="preserve"> 88      if executar_mc:</w:t>
        </w:r>
      </w:ins>
    </w:p>
    <w:p>
      <w:pPr>
        <w:shd w:val="clear" w:color="auto" w:fill="F7F7F7"/>
        <w:spacing w:before="0" w:after="0" w:line="180" w:lineRule="exact"/>
        <w:ind w:left="0" w:firstLine="0"/>
        <w:jc w:val="left"/>
        <w:rPr>
          <w:ins w:id="884531" w:author="Claude" w:date="2026-10-07T12:00:00Z"/>
        </w:rPr>
      </w:pPr>
      <w:ins w:id="884620" w:author="Claude" w:date="2026-10-07T12:00:00Z">
        <w:r>
          <w:rPr>
            <w:rFonts w:ascii="Consolas" w:hAnsi="Consolas" w:cs="Consolas"/>
            <w:sz w:val="14"/>
            <w:szCs w:val="14"/>
          </w:rPr>
          <w:t xml:space="preserve"> 89          resultado["monte_carlo"] = monte_carlo(cfg, n=n_mc)</w:t>
        </w:r>
      </w:ins>
    </w:p>
    <w:p>
      <w:pPr>
        <w:shd w:val="clear" w:color="auto" w:fill="F7F7F7"/>
        <w:spacing w:before="0" w:after="0" w:line="180" w:lineRule="exact"/>
        <w:ind w:left="0" w:firstLine="0"/>
        <w:jc w:val="left"/>
        <w:rPr>
          <w:ins w:id="884531" w:author="Claude" w:date="2026-10-07T12:00:00Z"/>
        </w:rPr>
      </w:pPr>
      <w:ins w:id="884621" w:author="Claude" w:date="2026-10-07T12:00:00Z">
        <w:r>
          <w:rPr>
            <w:rFonts w:ascii="Consolas" w:hAnsi="Consolas" w:cs="Consolas"/>
            <w:sz w:val="14"/>
            <w:szCs w:val="14"/>
          </w:rPr>
          <w:t xml:space="preserve"> 90          prob = resultado["monte_carlo"]["estatisticas"]["prob_vpl_positivo"]</w:t>
        </w:r>
      </w:ins>
    </w:p>
    <w:p>
      <w:pPr>
        <w:shd w:val="clear" w:color="auto" w:fill="F7F7F7"/>
        <w:spacing w:before="0" w:after="0" w:line="180" w:lineRule="exact"/>
        <w:ind w:left="0" w:firstLine="0"/>
        <w:jc w:val="left"/>
        <w:rPr>
          <w:ins w:id="884531" w:author="Claude" w:date="2026-10-07T12:00:00Z"/>
        </w:rPr>
      </w:pPr>
      <w:ins w:id="884622" w:author="Claude" w:date="2026-10-07T12:00:00Z">
        <w:r>
          <w:rPr>
            <w:rFonts w:ascii="Consolas" w:hAnsi="Consolas" w:cs="Consolas"/>
            <w:sz w:val="14"/>
            <w:szCs w:val="14"/>
          </w:rPr>
          <w:t xml:space="preserve"> 91      if executar_sens:</w:t>
        </w:r>
      </w:ins>
    </w:p>
    <w:p>
      <w:pPr>
        <w:shd w:val="clear" w:color="auto" w:fill="F7F7F7"/>
        <w:spacing w:before="0" w:after="0" w:line="180" w:lineRule="exact"/>
        <w:ind w:left="0" w:firstLine="0"/>
        <w:jc w:val="left"/>
        <w:rPr>
          <w:ins w:id="884531" w:author="Claude" w:date="2026-10-07T12:00:00Z"/>
        </w:rPr>
      </w:pPr>
      <w:ins w:id="884623" w:author="Claude" w:date="2026-10-07T12:00:00Z">
        <w:r>
          <w:rPr>
            <w:rFonts w:ascii="Consolas" w:hAnsi="Consolas" w:cs="Consolas"/>
            <w:sz w:val="14"/>
            <w:szCs w:val="14"/>
          </w:rPr>
          <w:t xml:space="preserve"> 92          resultado["sensibilidade"] = sensibilidade(cfg)</w:t>
        </w:r>
      </w:ins>
    </w:p>
    <w:p>
      <w:pPr>
        <w:shd w:val="clear" w:color="auto" w:fill="F7F7F7"/>
        <w:spacing w:before="0" w:after="0" w:line="180" w:lineRule="exact"/>
        <w:ind w:left="0" w:firstLine="0"/>
        <w:jc w:val="left"/>
        <w:rPr>
          <w:ins w:id="884531" w:author="Claude" w:date="2026-10-07T12:00:00Z"/>
        </w:rPr>
      </w:pPr>
      <w:ins w:id="884624" w:author="Claude" w:date="2026-10-07T12:00:00Z">
        <w:r>
          <w:rPr>
            <w:rFonts w:ascii="Consolas" w:hAnsi="Consolas" w:cs="Consolas"/>
            <w:sz w:val="14"/>
            <w:szCs w:val="14"/>
          </w:rPr>
          <w:t xml:space="preserve"> 93          resultado["valores_criticos"] = valores_criticos(cfg)</w:t>
        </w:r>
      </w:ins>
    </w:p>
    <w:p>
      <w:pPr>
        <w:shd w:val="clear" w:color="auto" w:fill="F7F7F7"/>
        <w:spacing w:before="0" w:after="0" w:line="180" w:lineRule="exact"/>
        <w:ind w:left="0" w:firstLine="0"/>
        <w:jc w:val="left"/>
        <w:rPr>
          <w:ins w:id="884531" w:author="Claude" w:date="2026-10-07T12:00:00Z"/>
        </w:rPr>
      </w:pPr>
      <w:ins w:id="884625" w:author="Claude" w:date="2026-10-07T12:00:00Z">
        <w:r>
          <w:rPr>
            <w:rFonts w:ascii="Consolas" w:hAnsi="Consolas" w:cs="Consolas"/>
            <w:sz w:val="14"/>
            <w:szCs w:val="14"/>
          </w:rPr>
          <w:t xml:space="preserve"> 94          resultado["cenarios"] = cenarios(cfg)</w:t>
        </w:r>
      </w:ins>
    </w:p>
    <w:p>
      <w:pPr>
        <w:shd w:val="clear" w:color="auto" w:fill="F7F7F7"/>
        <w:spacing w:before="0" w:after="0" w:line="180" w:lineRule="exact"/>
        <w:ind w:left="0" w:firstLine="0"/>
        <w:jc w:val="left"/>
        <w:rPr>
          <w:ins w:id="884531" w:author="Claude" w:date="2026-10-07T12:00:00Z"/>
        </w:rPr>
      </w:pPr>
      <w:ins w:id="884626" w:author="Claude" w:date="2026-10-07T12:00:00Z">
        <w:r>
          <w:rPr>
            <w:rFonts w:ascii="Consolas" w:hAnsi="Consolas" w:cs="Consolas"/>
            <w:sz w:val="14"/>
            <w:szCs w:val="14"/>
          </w:rPr>
          <w:t xml:space="preserve"> 95      resultado["decisao"] = classificar(cfg, det["economico"]["vpl"], det["indice"]["indice_evteas"],</w:t>
        </w:r>
      </w:ins>
    </w:p>
    <w:p>
      <w:pPr>
        <w:shd w:val="clear" w:color="auto" w:fill="F7F7F7"/>
        <w:spacing w:before="0" w:after="0" w:line="180" w:lineRule="exact"/>
        <w:ind w:left="0" w:firstLine="0"/>
        <w:jc w:val="left"/>
        <w:rPr>
          <w:ins w:id="884531" w:author="Claude" w:date="2026-10-07T12:00:00Z"/>
        </w:rPr>
      </w:pPr>
      <w:ins w:id="884627" w:author="Claude" w:date="2026-10-07T12:00:00Z">
        <w:r>
          <w:rPr>
            <w:rFonts w:ascii="Consolas" w:hAnsi="Consolas" w:cs="Consolas"/>
            <w:sz w:val="14"/>
            <w:szCs w:val="14"/>
          </w:rPr>
          <w:t xml:space="preserve"> 96                                         det["social"]["lso_0_100"], det["ambiental"]["vetos_ambientais"], prob)</w:t>
        </w:r>
      </w:ins>
    </w:p>
    <w:p>
      <w:pPr>
        <w:shd w:val="clear" w:color="auto" w:fill="F7F7F7"/>
        <w:spacing w:before="0" w:after="0" w:line="180" w:lineRule="exact"/>
        <w:ind w:left="0" w:firstLine="0"/>
        <w:jc w:val="left"/>
        <w:rPr>
          <w:ins w:id="884531" w:author="Claude" w:date="2026-10-07T12:00:00Z"/>
        </w:rPr>
      </w:pPr>
      <w:ins w:id="884628" w:author="Claude" w:date="2026-10-07T12:00:00Z">
        <w:r>
          <w:rPr>
            <w:rFonts w:ascii="Consolas" w:hAnsi="Consolas" w:cs="Consolas"/>
            <w:sz w:val="14"/>
            <w:szCs w:val="14"/>
          </w:rPr>
          <w:t xml:space="preserve"> 97      resultado["vv"] = validar_invariantes(cfg, resultado, r)</w:t>
        </w:r>
      </w:ins>
    </w:p>
    <w:p>
      <w:pPr>
        <w:shd w:val="clear" w:color="auto" w:fill="F7F7F7"/>
        <w:spacing w:before="0" w:after="0" w:line="180" w:lineRule="exact"/>
        <w:ind w:left="0" w:firstLine="0"/>
        <w:jc w:val="left"/>
        <w:rPr>
          <w:ins w:id="884531" w:author="Claude" w:date="2026-10-07T12:00:00Z"/>
        </w:rPr>
      </w:pPr>
      <w:ins w:id="884629" w:author="Claude" w:date="2026-10-07T12:00:00Z">
        <w:r>
          <w:rPr>
            <w:rFonts w:ascii="Consolas" w:hAnsi="Consolas" w:cs="Consolas"/>
            <w:sz w:val="14"/>
            <w:szCs w:val="14"/>
          </w:rPr>
          <w:t xml:space="preserve"> 98      return resultado</w:t>
        </w:r>
      </w:ins>
    </w:p>
    <w:p>
      <w:pPr>
        <w:shd w:val="clear" w:color="auto" w:fill="F7F7F7"/>
        <w:spacing w:before="0" w:after="0" w:line="180" w:lineRule="exact"/>
        <w:ind w:left="0" w:firstLine="0"/>
        <w:jc w:val="left"/>
        <w:rPr>
          <w:ins w:id="884531" w:author="Claude" w:date="2026-10-07T12:00:00Z"/>
        </w:rPr>
      </w:pPr>
      <w:ins w:id="884630" w:author="Claude" w:date="2026-10-07T12:00:00Z">
        <w:r>
          <w:rPr>
            <w:rFonts w:ascii="Consolas" w:hAnsi="Consolas" w:cs="Consolas"/>
            <w:sz w:val="14"/>
            <w:szCs w:val="14"/>
          </w:rPr>
          <w:t xml:space="preserve"> 99  </w:t>
        </w:r>
      </w:ins>
    </w:p>
    <w:p>
      <w:pPr>
        <w:shd w:val="clear" w:color="auto" w:fill="F7F7F7"/>
        <w:spacing w:before="0" w:after="0" w:line="180" w:lineRule="exact"/>
        <w:ind w:left="0" w:firstLine="0"/>
        <w:jc w:val="left"/>
        <w:rPr>
          <w:ins w:id="884531" w:author="Claude" w:date="2026-10-07T12:00:00Z"/>
        </w:rPr>
      </w:pPr>
      <w:ins w:id="884631" w:author="Claude" w:date="2026-10-07T12:00:00Z">
        <w:r>
          <w:rPr>
            <w:rFonts w:ascii="Consolas" w:hAnsi="Consolas" w:cs="Consolas"/>
            <w:sz w:val="14"/>
            <w:szCs w:val="14"/>
          </w:rPr>
          <w:t xml:space="preserve">100  </w:t>
        </w:r>
      </w:ins>
    </w:p>
    <w:p>
      <w:pPr>
        <w:shd w:val="clear" w:color="auto" w:fill="F7F7F7"/>
        <w:spacing w:before="0" w:after="0" w:line="180" w:lineRule="exact"/>
        <w:ind w:left="0" w:firstLine="0"/>
        <w:jc w:val="left"/>
        <w:rPr>
          <w:ins w:id="884531" w:author="Claude" w:date="2026-10-07T12:00:00Z"/>
        </w:rPr>
      </w:pPr>
      <w:ins w:id="884632" w:author="Claude" w:date="2026-10-07T12:00:00Z">
        <w:r>
          <w:rPr>
            <w:rFonts w:ascii="Consolas" w:hAnsi="Consolas" w:cs="Consolas"/>
            <w:sz w:val="14"/>
            <w:szCs w:val="14"/>
          </w:rPr>
          <w:t xml:space="preserve">101  def comparar_alternativas(alternativas: Dict[str, EVTEASConfig], pesos_criterios: Optional[Dict[str, float]] = None,</w:t>
        </w:r>
      </w:ins>
    </w:p>
    <w:p>
      <w:pPr>
        <w:shd w:val="clear" w:color="auto" w:fill="F7F7F7"/>
        <w:spacing w:before="0" w:after="0" w:line="180" w:lineRule="exact"/>
        <w:ind w:left="0" w:firstLine="0"/>
        <w:jc w:val="left"/>
        <w:rPr>
          <w:ins w:id="884531" w:author="Claude" w:date="2026-10-07T12:00:00Z"/>
        </w:rPr>
      </w:pPr>
      <w:ins w:id="884633" w:author="Claude" w:date="2026-10-07T12:00:00Z">
        <w:r>
          <w:rPr>
            <w:rFonts w:ascii="Consolas" w:hAnsi="Consolas" w:cs="Consolas"/>
            <w:sz w:val="14"/>
            <w:szCs w:val="14"/>
          </w:rPr>
          <w:t xml:space="preserve">102                            n_mc: int = 2000) -&gt; Dict[str, Any]:</w:t>
        </w:r>
      </w:ins>
    </w:p>
    <w:p>
      <w:pPr>
        <w:shd w:val="clear" w:color="auto" w:fill="F7F7F7"/>
        <w:spacing w:before="0" w:after="0" w:line="180" w:lineRule="exact"/>
        <w:ind w:left="0" w:firstLine="0"/>
        <w:jc w:val="left"/>
        <w:rPr>
          <w:ins w:id="884531" w:author="Claude" w:date="2026-10-07T12:00:00Z"/>
        </w:rPr>
      </w:pPr>
      <w:ins w:id="884634" w:author="Claude" w:date="2026-10-07T12:00:00Z">
        <w:r>
          <w:rPr>
            <w:rFonts w:ascii="Consolas" w:hAnsi="Consolas" w:cs="Consolas"/>
            <w:sz w:val="14"/>
            <w:szCs w:val="14"/>
          </w:rPr>
          <w:t xml:space="preserve">103      """Executa cada alternativa e as ordena por TOPSIS (critérios das quatro dimensões)."""</w:t>
        </w:r>
      </w:ins>
    </w:p>
    <w:p>
      <w:pPr>
        <w:shd w:val="clear" w:color="auto" w:fill="F7F7F7"/>
        <w:spacing w:before="0" w:after="0" w:line="180" w:lineRule="exact"/>
        <w:ind w:left="0" w:firstLine="0"/>
        <w:jc w:val="left"/>
        <w:rPr>
          <w:ins w:id="884531" w:author="Claude" w:date="2026-10-07T12:00:00Z"/>
        </w:rPr>
      </w:pPr>
      <w:ins w:id="884635" w:author="Claude" w:date="2026-10-07T12:00:00Z">
        <w:r>
          <w:rPr>
            <w:rFonts w:ascii="Consolas" w:hAnsi="Consolas" w:cs="Consolas"/>
            <w:sz w:val="14"/>
            <w:szCs w:val="14"/>
          </w:rPr>
          <w:t xml:space="preserve">104      from .incerteza import monte_carlo</w:t>
        </w:r>
      </w:ins>
    </w:p>
    <w:p>
      <w:pPr>
        <w:shd w:val="clear" w:color="auto" w:fill="F7F7F7"/>
        <w:spacing w:before="0" w:after="0" w:line="180" w:lineRule="exact"/>
        <w:ind w:left="0" w:firstLine="0"/>
        <w:jc w:val="left"/>
        <w:rPr>
          <w:ins w:id="884531" w:author="Claude" w:date="2026-10-07T12:00:00Z"/>
        </w:rPr>
      </w:pPr>
      <w:ins w:id="884636" w:author="Claude" w:date="2026-10-07T12:00:00Z">
        <w:r>
          <w:rPr>
            <w:rFonts w:ascii="Consolas" w:hAnsi="Consolas" w:cs="Consolas"/>
            <w:sz w:val="14"/>
            <w:szCs w:val="14"/>
          </w:rPr>
          <w:t xml:space="preserve">105      criterios = {  # nome: (extrator, benefício?)</w:t>
        </w:r>
      </w:ins>
    </w:p>
    <w:p>
      <w:pPr>
        <w:shd w:val="clear" w:color="auto" w:fill="F7F7F7"/>
        <w:spacing w:before="0" w:after="0" w:line="180" w:lineRule="exact"/>
        <w:ind w:left="0" w:firstLine="0"/>
        <w:jc w:val="left"/>
        <w:rPr>
          <w:ins w:id="884531" w:author="Claude" w:date="2026-10-07T12:00:00Z"/>
        </w:rPr>
      </w:pPr>
      <w:ins w:id="884637" w:author="Claude" w:date="2026-10-07T12:00:00Z">
        <w:r>
          <w:rPr>
            <w:rFonts w:ascii="Consolas" w:hAnsi="Consolas" w:cs="Consolas"/>
            <w:sz w:val="14"/>
            <w:szCs w:val="14"/>
          </w:rPr>
          <w:t xml:space="preserve">106          "VPL (R$)": (lambda r, m: r["economico"]["vpl"], True),</w:t>
        </w:r>
      </w:ins>
    </w:p>
    <w:p>
      <w:pPr>
        <w:shd w:val="clear" w:color="auto" w:fill="F7F7F7"/>
        <w:spacing w:before="0" w:after="0" w:line="180" w:lineRule="exact"/>
        <w:ind w:left="0" w:firstLine="0"/>
        <w:jc w:val="left"/>
        <w:rPr>
          <w:ins w:id="884531" w:author="Claude" w:date="2026-10-07T12:00:00Z"/>
        </w:rPr>
      </w:pPr>
      <w:ins w:id="884638" w:author="Claude" w:date="2026-10-07T12:00:00Z">
        <w:r>
          <w:rPr>
            <w:rFonts w:ascii="Consolas" w:hAnsi="Consolas" w:cs="Consolas"/>
            <w:sz w:val="14"/>
            <w:szCs w:val="14"/>
          </w:rPr>
          <w:t xml:space="preserve">107          "P(VPL&gt;0)": (lambda r, m: m["estatisticas"]["prob_vpl_positivo"], True),</w:t>
        </w:r>
      </w:ins>
    </w:p>
    <w:p>
      <w:pPr>
        <w:shd w:val="clear" w:color="auto" w:fill="F7F7F7"/>
        <w:spacing w:before="0" w:after="0" w:line="180" w:lineRule="exact"/>
        <w:ind w:left="0" w:firstLine="0"/>
        <w:jc w:val="left"/>
        <w:rPr>
          <w:ins w:id="884531" w:author="Claude" w:date="2026-10-07T12:00:00Z"/>
        </w:rPr>
      </w:pPr>
      <w:ins w:id="884639" w:author="Claude" w:date="2026-10-07T12:00:00Z">
        <w:r>
          <w:rPr>
            <w:rFonts w:ascii="Consolas" w:hAnsi="Consolas" w:cs="Consolas"/>
            <w:sz w:val="14"/>
            <w:szCs w:val="14"/>
          </w:rPr>
          <w:t xml:space="preserve">108          "OEE": (lambda r, m: r["tecnico"]["oee"], True),</w:t>
        </w:r>
      </w:ins>
    </w:p>
    <w:p>
      <w:pPr>
        <w:shd w:val="clear" w:color="auto" w:fill="F7F7F7"/>
        <w:spacing w:before="0" w:after="0" w:line="180" w:lineRule="exact"/>
        <w:ind w:left="0" w:firstLine="0"/>
        <w:jc w:val="left"/>
        <w:rPr>
          <w:ins w:id="884531" w:author="Claude" w:date="2026-10-07T12:00:00Z"/>
        </w:rPr>
      </w:pPr>
      <w:ins w:id="884640" w:author="Claude" w:date="2026-10-07T12:00:00Z">
        <w:r>
          <w:rPr>
            <w:rFonts w:ascii="Consolas" w:hAnsi="Consolas" w:cs="Consolas"/>
            <w:sz w:val="14"/>
            <w:szCs w:val="14"/>
          </w:rPr>
          <w:t xml:space="preserve">109          "PH cinza (m³/t)": (lambda r, m: r["ambiental"]["ph_cinza_m3_t"], False),</w:t>
        </w:r>
      </w:ins>
    </w:p>
    <w:p>
      <w:pPr>
        <w:shd w:val="clear" w:color="auto" w:fill="F7F7F7"/>
        <w:spacing w:before="0" w:after="0" w:line="180" w:lineRule="exact"/>
        <w:ind w:left="0" w:firstLine="0"/>
        <w:jc w:val="left"/>
        <w:rPr>
          <w:ins w:id="884531" w:author="Claude" w:date="2026-10-07T12:00:00Z"/>
        </w:rPr>
      </w:pPr>
      <w:ins w:id="884641" w:author="Claude" w:date="2026-10-07T12:00:00Z">
        <w:r>
          <w:rPr>
            <w:rFonts w:ascii="Consolas" w:hAnsi="Consolas" w:cs="Consolas"/>
            <w:sz w:val="14"/>
            <w:szCs w:val="14"/>
          </w:rPr>
          <w:t xml:space="preserve">110          "Intensidade carbono (kgCO2e/kg)": (lambda r, m: r["ambiental"]["intensidade_carbono_kgco2e_kg"], False),</w:t>
        </w:r>
      </w:ins>
    </w:p>
    <w:p>
      <w:pPr>
        <w:shd w:val="clear" w:color="auto" w:fill="F7F7F7"/>
        <w:spacing w:before="0" w:after="0" w:line="180" w:lineRule="exact"/>
        <w:ind w:left="0" w:firstLine="0"/>
        <w:jc w:val="left"/>
        <w:rPr>
          <w:ins w:id="884531" w:author="Claude" w:date="2026-10-07T12:00:00Z"/>
        </w:rPr>
      </w:pPr>
      <w:ins w:id="884642" w:author="Claude" w:date="2026-10-07T12:00:00Z">
        <w:r>
          <w:rPr>
            <w:rFonts w:ascii="Consolas" w:hAnsi="Consolas" w:cs="Consolas"/>
            <w:sz w:val="14"/>
            <w:szCs w:val="14"/>
          </w:rPr>
          <w:t xml:space="preserve">111          "LSO": (lambda r, m: r["social"]["lso_0_100"], True),</w:t>
        </w:r>
      </w:ins>
    </w:p>
    <w:p>
      <w:pPr>
        <w:shd w:val="clear" w:color="auto" w:fill="F7F7F7"/>
        <w:spacing w:before="0" w:after="0" w:line="180" w:lineRule="exact"/>
        <w:ind w:left="0" w:firstLine="0"/>
        <w:jc w:val="left"/>
        <w:rPr>
          <w:ins w:id="884531" w:author="Claude" w:date="2026-10-07T12:00:00Z"/>
        </w:rPr>
      </w:pPr>
      <w:ins w:id="884643" w:author="Claude" w:date="2026-10-07T12:00:00Z">
        <w:r>
          <w:rPr>
            <w:rFonts w:ascii="Consolas" w:hAnsi="Consolas" w:cs="Consolas"/>
            <w:sz w:val="14"/>
            <w:szCs w:val="14"/>
          </w:rPr>
          <w:t xml:space="preserve">112          "RVL (%)": (lambda r, m: r["social"]["rvl_pct"], True),</w:t>
        </w:r>
      </w:ins>
    </w:p>
    <w:p>
      <w:pPr>
        <w:shd w:val="clear" w:color="auto" w:fill="F7F7F7"/>
        <w:spacing w:before="0" w:after="0" w:line="180" w:lineRule="exact"/>
        <w:ind w:left="0" w:firstLine="0"/>
        <w:jc w:val="left"/>
        <w:rPr>
          <w:ins w:id="884531" w:author="Claude" w:date="2026-10-07T12:00:00Z"/>
        </w:rPr>
      </w:pPr>
      <w:ins w:id="884644" w:author="Claude" w:date="2026-10-07T12:00:00Z">
        <w:r>
          <w:rPr>
            <w:rFonts w:ascii="Consolas" w:hAnsi="Consolas" w:cs="Consolas"/>
            <w:sz w:val="14"/>
            <w:szCs w:val="14"/>
          </w:rPr>
          <w:t xml:space="preserve">113      }</w:t>
        </w:r>
      </w:ins>
    </w:p>
    <w:p>
      <w:pPr>
        <w:shd w:val="clear" w:color="auto" w:fill="F7F7F7"/>
        <w:spacing w:before="0" w:after="0" w:line="180" w:lineRule="exact"/>
        <w:ind w:left="0" w:firstLine="0"/>
        <w:jc w:val="left"/>
        <w:rPr>
          <w:ins w:id="884531" w:author="Claude" w:date="2026-10-07T12:00:00Z"/>
        </w:rPr>
      </w:pPr>
      <w:ins w:id="884645" w:author="Claude" w:date="2026-10-07T12:00:00Z">
        <w:r>
          <w:rPr>
            <w:rFonts w:ascii="Consolas" w:hAnsi="Consolas" w:cs="Consolas"/>
            <w:sz w:val="14"/>
            <w:szCs w:val="14"/>
          </w:rPr>
          <w:t xml:space="preserve">114      pesos_criterios = pesos_criterios or {"VPL (R$)": 0.20, "P(VPL&gt;0)": 0.15, "OEE": 0.15,</w:t>
        </w:r>
      </w:ins>
    </w:p>
    <w:p>
      <w:pPr>
        <w:shd w:val="clear" w:color="auto" w:fill="F7F7F7"/>
        <w:spacing w:before="0" w:after="0" w:line="180" w:lineRule="exact"/>
        <w:ind w:left="0" w:firstLine="0"/>
        <w:jc w:val="left"/>
        <w:rPr>
          <w:ins w:id="884531" w:author="Claude" w:date="2026-10-07T12:00:00Z"/>
        </w:rPr>
      </w:pPr>
      <w:ins w:id="884646" w:author="Claude" w:date="2026-10-07T12:00:00Z">
        <w:r>
          <w:rPr>
            <w:rFonts w:ascii="Consolas" w:hAnsi="Consolas" w:cs="Consolas"/>
            <w:sz w:val="14"/>
            <w:szCs w:val="14"/>
          </w:rPr>
          <w:t xml:space="preserve">115                                            "PH cinza (m³/t)": 0.15, "Intensidade carbono (kgCO2e/kg)": 0.10,</w:t>
        </w:r>
      </w:ins>
    </w:p>
    <w:p>
      <w:pPr>
        <w:shd w:val="clear" w:color="auto" w:fill="F7F7F7"/>
        <w:spacing w:before="0" w:after="0" w:line="180" w:lineRule="exact"/>
        <w:ind w:left="0" w:firstLine="0"/>
        <w:jc w:val="left"/>
        <w:rPr>
          <w:ins w:id="884531" w:author="Claude" w:date="2026-10-07T12:00:00Z"/>
        </w:rPr>
      </w:pPr>
      <w:ins w:id="884647" w:author="Claude" w:date="2026-10-07T12:00:00Z">
        <w:r>
          <w:rPr>
            <w:rFonts w:ascii="Consolas" w:hAnsi="Consolas" w:cs="Consolas"/>
            <w:sz w:val="14"/>
            <w:szCs w:val="14"/>
          </w:rPr>
          <w:t xml:space="preserve">116                                            "LSO": 0.10, "RVL (%)": 0.15}</w:t>
        </w:r>
      </w:ins>
    </w:p>
    <w:p>
      <w:pPr>
        <w:shd w:val="clear" w:color="auto" w:fill="F7F7F7"/>
        <w:spacing w:before="0" w:after="0" w:line="180" w:lineRule="exact"/>
        <w:ind w:left="0" w:firstLine="0"/>
        <w:jc w:val="left"/>
        <w:rPr>
          <w:ins w:id="884531" w:author="Claude" w:date="2026-10-07T12:00:00Z"/>
        </w:rPr>
      </w:pPr>
      <w:ins w:id="884648" w:author="Claude" w:date="2026-10-07T12:00:00Z">
        <w:r>
          <w:rPr>
            <w:rFonts w:ascii="Consolas" w:hAnsi="Consolas" w:cs="Consolas"/>
            <w:sz w:val="14"/>
            <w:szCs w:val="14"/>
          </w:rPr>
          <w:t xml:space="preserve">117      linhas, resultados = [], {}</w:t>
        </w:r>
      </w:ins>
    </w:p>
    <w:p>
      <w:pPr>
        <w:shd w:val="clear" w:color="auto" w:fill="F7F7F7"/>
        <w:spacing w:before="0" w:after="0" w:line="180" w:lineRule="exact"/>
        <w:ind w:left="0" w:firstLine="0"/>
        <w:jc w:val="left"/>
        <w:rPr>
          <w:ins w:id="884531" w:author="Claude" w:date="2026-10-07T12:00:00Z"/>
        </w:rPr>
      </w:pPr>
      <w:ins w:id="884649" w:author="Claude" w:date="2026-10-07T12:00:00Z">
        <w:r>
          <w:rPr>
            <w:rFonts w:ascii="Consolas" w:hAnsi="Consolas" w:cs="Consolas"/>
            <w:sz w:val="14"/>
            <w:szCs w:val="14"/>
          </w:rPr>
          <w:t xml:space="preserve">118      for nome, cfg in alternativas.items():</w:t>
        </w:r>
      </w:ins>
    </w:p>
    <w:p>
      <w:pPr>
        <w:shd w:val="clear" w:color="auto" w:fill="F7F7F7"/>
        <w:spacing w:before="0" w:after="0" w:line="180" w:lineRule="exact"/>
        <w:ind w:left="0" w:firstLine="0"/>
        <w:jc w:val="left"/>
        <w:rPr>
          <w:ins w:id="884531" w:author="Claude" w:date="2026-10-07T12:00:00Z"/>
        </w:rPr>
      </w:pPr>
      <w:ins w:id="884650" w:author="Claude" w:date="2026-10-07T12:00:00Z">
        <w:r>
          <w:rPr>
            <w:rFonts w:ascii="Consolas" w:hAnsi="Consolas" w:cs="Consolas"/>
            <w:sz w:val="14"/>
            <w:szCs w:val="14"/>
          </w:rPr>
          <w:t xml:space="preserve">119          r = executar_evteas(cfg, executar_mc=False, executar_sens=False)</w:t>
        </w:r>
      </w:ins>
    </w:p>
    <w:p>
      <w:pPr>
        <w:shd w:val="clear" w:color="auto" w:fill="F7F7F7"/>
        <w:spacing w:before="0" w:after="0" w:line="180" w:lineRule="exact"/>
        <w:ind w:left="0" w:firstLine="0"/>
        <w:jc w:val="left"/>
        <w:rPr>
          <w:ins w:id="884531" w:author="Claude" w:date="2026-10-07T12:00:00Z"/>
        </w:rPr>
      </w:pPr>
      <w:ins w:id="884651" w:author="Claude" w:date="2026-10-07T12:00:00Z">
        <w:r>
          <w:rPr>
            <w:rFonts w:ascii="Consolas" w:hAnsi="Consolas" w:cs="Consolas"/>
            <w:sz w:val="14"/>
            <w:szCs w:val="14"/>
          </w:rPr>
          <w:t xml:space="preserve">120          m = monte_carlo(cfg, n=n_mc)</w:t>
        </w:r>
      </w:ins>
    </w:p>
    <w:p>
      <w:pPr>
        <w:shd w:val="clear" w:color="auto" w:fill="F7F7F7"/>
        <w:spacing w:before="0" w:after="0" w:line="180" w:lineRule="exact"/>
        <w:ind w:left="0" w:firstLine="0"/>
        <w:jc w:val="left"/>
        <w:rPr>
          <w:ins w:id="884531" w:author="Claude" w:date="2026-10-07T12:00:00Z"/>
        </w:rPr>
      </w:pPr>
      <w:ins w:id="884652" w:author="Claude" w:date="2026-10-07T12:00:00Z">
        <w:r>
          <w:rPr>
            <w:rFonts w:ascii="Consolas" w:hAnsi="Consolas" w:cs="Consolas"/>
            <w:sz w:val="14"/>
            <w:szCs w:val="14"/>
          </w:rPr>
          <w:t xml:space="preserve">121          resultados[nome] = r</w:t>
        </w:r>
      </w:ins>
    </w:p>
    <w:p>
      <w:pPr>
        <w:shd w:val="clear" w:color="auto" w:fill="F7F7F7"/>
        <w:spacing w:before="0" w:after="0" w:line="180" w:lineRule="exact"/>
        <w:ind w:left="0" w:firstLine="0"/>
        <w:jc w:val="left"/>
        <w:rPr>
          <w:ins w:id="884531" w:author="Claude" w:date="2026-10-07T12:00:00Z"/>
        </w:rPr>
      </w:pPr>
      <w:ins w:id="884653" w:author="Claude" w:date="2026-10-07T12:00:00Z">
        <w:r>
          <w:rPr>
            <w:rFonts w:ascii="Consolas" w:hAnsi="Consolas" w:cs="Consolas"/>
            <w:sz w:val="14"/>
            <w:szCs w:val="14"/>
          </w:rPr>
          <w:t xml:space="preserve">122          linha = {"Alternativa": nome}</w:t>
        </w:r>
      </w:ins>
    </w:p>
    <w:p>
      <w:pPr>
        <w:shd w:val="clear" w:color="auto" w:fill="F7F7F7"/>
        <w:spacing w:before="0" w:after="0" w:line="180" w:lineRule="exact"/>
        <w:ind w:left="0" w:firstLine="0"/>
        <w:jc w:val="left"/>
        <w:rPr>
          <w:ins w:id="884531" w:author="Claude" w:date="2026-10-07T12:00:00Z"/>
        </w:rPr>
      </w:pPr>
      <w:ins w:id="884654" w:author="Claude" w:date="2026-10-07T12:00:00Z">
        <w:r>
          <w:rPr>
            <w:rFonts w:ascii="Consolas" w:hAnsi="Consolas" w:cs="Consolas"/>
            <w:sz w:val="14"/>
            <w:szCs w:val="14"/>
          </w:rPr>
          <w:t xml:space="preserve">123          for c, (f, _) in criterios.items():</w:t>
        </w:r>
      </w:ins>
    </w:p>
    <w:p>
      <w:pPr>
        <w:shd w:val="clear" w:color="auto" w:fill="F7F7F7"/>
        <w:spacing w:before="0" w:after="0" w:line="180" w:lineRule="exact"/>
        <w:ind w:left="0" w:firstLine="0"/>
        <w:jc w:val="left"/>
        <w:rPr>
          <w:ins w:id="884531" w:author="Claude" w:date="2026-10-07T12:00:00Z"/>
        </w:rPr>
      </w:pPr>
      <w:ins w:id="884655" w:author="Claude" w:date="2026-10-07T12:00:00Z">
        <w:r>
          <w:rPr>
            <w:rFonts w:ascii="Consolas" w:hAnsi="Consolas" w:cs="Consolas"/>
            <w:sz w:val="14"/>
            <w:szCs w:val="14"/>
          </w:rPr>
          <w:t xml:space="preserve">124              linha[c] = float(f(r, m))</w:t>
        </w:r>
      </w:ins>
    </w:p>
    <w:p>
      <w:pPr>
        <w:shd w:val="clear" w:color="auto" w:fill="F7F7F7"/>
        <w:spacing w:before="0" w:after="0" w:line="180" w:lineRule="exact"/>
        <w:ind w:left="0" w:firstLine="0"/>
        <w:jc w:val="left"/>
        <w:rPr>
          <w:ins w:id="884531" w:author="Claude" w:date="2026-10-07T12:00:00Z"/>
        </w:rPr>
      </w:pPr>
      <w:ins w:id="884656" w:author="Claude" w:date="2026-10-07T12:00:00Z">
        <w:r>
          <w:rPr>
            <w:rFonts w:ascii="Consolas" w:hAnsi="Consolas" w:cs="Consolas"/>
            <w:sz w:val="14"/>
            <w:szCs w:val="14"/>
          </w:rPr>
          <w:t xml:space="preserve">125          linha["Índice EVTEAS"] = r["indice"]["indice_evteas"]</w:t>
        </w:r>
      </w:ins>
    </w:p>
    <w:p>
      <w:pPr>
        <w:shd w:val="clear" w:color="auto" w:fill="F7F7F7"/>
        <w:spacing w:before="0" w:after="0" w:line="180" w:lineRule="exact"/>
        <w:ind w:left="0" w:firstLine="0"/>
        <w:jc w:val="left"/>
        <w:rPr>
          <w:ins w:id="884531" w:author="Claude" w:date="2026-10-07T12:00:00Z"/>
        </w:rPr>
      </w:pPr>
      <w:ins w:id="884657" w:author="Claude" w:date="2026-10-07T12:00:00Z">
        <w:r>
          <w:rPr>
            <w:rFonts w:ascii="Consolas" w:hAnsi="Consolas" w:cs="Consolas"/>
            <w:sz w:val="14"/>
            <w:szCs w:val="14"/>
          </w:rPr>
          <w:t xml:space="preserve">126          linha["Classificação"] = classificar(cfg, r["economico"]["vpl"], r["indice"]["indice_evteas"],</w:t>
        </w:r>
      </w:ins>
    </w:p>
    <w:p>
      <w:pPr>
        <w:shd w:val="clear" w:color="auto" w:fill="F7F7F7"/>
        <w:spacing w:before="0" w:after="0" w:line="180" w:lineRule="exact"/>
        <w:ind w:left="0" w:firstLine="0"/>
        <w:jc w:val="left"/>
        <w:rPr>
          <w:ins w:id="884531" w:author="Claude" w:date="2026-10-07T12:00:00Z"/>
        </w:rPr>
      </w:pPr>
      <w:ins w:id="884658" w:author="Claude" w:date="2026-10-07T12:00:00Z">
        <w:r>
          <w:rPr>
            <w:rFonts w:ascii="Consolas" w:hAnsi="Consolas" w:cs="Consolas"/>
            <w:sz w:val="14"/>
            <w:szCs w:val="14"/>
          </w:rPr>
          <w:t xml:space="preserve">127                                               r["social"]["lso_0_100"], r["ambiental"]["vetos_ambientais"],</w:t>
        </w:r>
      </w:ins>
    </w:p>
    <w:p>
      <w:pPr>
        <w:shd w:val="clear" w:color="auto" w:fill="F7F7F7"/>
        <w:spacing w:before="0" w:after="0" w:line="180" w:lineRule="exact"/>
        <w:ind w:left="0" w:firstLine="0"/>
        <w:jc w:val="left"/>
        <w:rPr>
          <w:ins w:id="884531" w:author="Claude" w:date="2026-10-07T12:00:00Z"/>
        </w:rPr>
      </w:pPr>
      <w:ins w:id="884659" w:author="Claude" w:date="2026-10-07T12:00:00Z">
        <w:r>
          <w:rPr>
            <w:rFonts w:ascii="Consolas" w:hAnsi="Consolas" w:cs="Consolas"/>
            <w:sz w:val="14"/>
            <w:szCs w:val="14"/>
          </w:rPr>
          <w:t xml:space="preserve">128                                               m["estatisticas"]["prob_vpl_positivo"])["classificacao"]</w:t>
        </w:r>
      </w:ins>
    </w:p>
    <w:p>
      <w:pPr>
        <w:shd w:val="clear" w:color="auto" w:fill="F7F7F7"/>
        <w:spacing w:before="0" w:after="0" w:line="180" w:lineRule="exact"/>
        <w:ind w:left="0" w:firstLine="0"/>
        <w:jc w:val="left"/>
        <w:rPr>
          <w:ins w:id="884531" w:author="Claude" w:date="2026-10-07T12:00:00Z"/>
        </w:rPr>
      </w:pPr>
      <w:ins w:id="884660" w:author="Claude" w:date="2026-10-07T12:00:00Z">
        <w:r>
          <w:rPr>
            <w:rFonts w:ascii="Consolas" w:hAnsi="Consolas" w:cs="Consolas"/>
            <w:sz w:val="14"/>
            <w:szCs w:val="14"/>
          </w:rPr>
          <w:t xml:space="preserve">129          linhas.append(linha)</w:t>
        </w:r>
      </w:ins>
    </w:p>
    <w:p>
      <w:pPr>
        <w:shd w:val="clear" w:color="auto" w:fill="F7F7F7"/>
        <w:spacing w:before="0" w:after="0" w:line="180" w:lineRule="exact"/>
        <w:ind w:left="0" w:firstLine="0"/>
        <w:jc w:val="left"/>
        <w:rPr>
          <w:ins w:id="884531" w:author="Claude" w:date="2026-10-07T12:00:00Z"/>
        </w:rPr>
      </w:pPr>
      <w:ins w:id="884661" w:author="Claude" w:date="2026-10-07T12:00:00Z">
        <w:r>
          <w:rPr>
            <w:rFonts w:ascii="Consolas" w:hAnsi="Consolas" w:cs="Consolas"/>
            <w:sz w:val="14"/>
            <w:szCs w:val="14"/>
          </w:rPr>
          <w:t xml:space="preserve">130      df = pd.DataFrame(linhas)</w:t>
        </w:r>
      </w:ins>
    </w:p>
    <w:p>
      <w:pPr>
        <w:shd w:val="clear" w:color="auto" w:fill="F7F7F7"/>
        <w:spacing w:before="0" w:after="0" w:line="180" w:lineRule="exact"/>
        <w:ind w:left="0" w:firstLine="0"/>
        <w:jc w:val="left"/>
        <w:rPr>
          <w:ins w:id="884531" w:author="Claude" w:date="2026-10-07T12:00:00Z"/>
        </w:rPr>
      </w:pPr>
      <w:ins w:id="884662" w:author="Claude" w:date="2026-10-07T12:00:00Z">
        <w:r>
          <w:rPr>
            <w:rFonts w:ascii="Consolas" w:hAnsi="Consolas" w:cs="Consolas"/>
            <w:sz w:val="14"/>
            <w:szCs w:val="14"/>
          </w:rPr>
          <w:t xml:space="preserve">131      nomes = list(criterios)</w:t>
        </w:r>
      </w:ins>
    </w:p>
    <w:p>
      <w:pPr>
        <w:shd w:val="clear" w:color="auto" w:fill="F7F7F7"/>
        <w:spacing w:before="0" w:after="0" w:line="180" w:lineRule="exact"/>
        <w:ind w:left="0" w:firstLine="0"/>
        <w:jc w:val="left"/>
        <w:rPr>
          <w:ins w:id="884531" w:author="Claude" w:date="2026-10-07T12:00:00Z"/>
        </w:rPr>
      </w:pPr>
      <w:ins w:id="884663" w:author="Claude" w:date="2026-10-07T12:00:00Z">
        <w:r>
          <w:rPr>
            <w:rFonts w:ascii="Consolas" w:hAnsi="Consolas" w:cs="Consolas"/>
            <w:sz w:val="14"/>
            <w:szCs w:val="14"/>
          </w:rPr>
          <w:t xml:space="preserve">132      # critério indefinido (ex.: pegada por tonelada com produção zero) recebe o pior valor observado</w:t>
        </w:r>
      </w:ins>
    </w:p>
    <w:p>
      <w:pPr>
        <w:shd w:val="clear" w:color="auto" w:fill="F7F7F7"/>
        <w:spacing w:before="0" w:after="0" w:line="180" w:lineRule="exact"/>
        <w:ind w:left="0" w:firstLine="0"/>
        <w:jc w:val="left"/>
        <w:rPr>
          <w:ins w:id="884531" w:author="Claude" w:date="2026-10-07T12:00:00Z"/>
        </w:rPr>
      </w:pPr>
      <w:ins w:id="884664" w:author="Claude" w:date="2026-10-07T12:00:00Z">
        <w:r>
          <w:rPr>
            <w:rFonts w:ascii="Consolas" w:hAnsi="Consolas" w:cs="Consolas"/>
            <w:sz w:val="14"/>
            <w:szCs w:val="14"/>
          </w:rPr>
          <w:t xml:space="preserve">133      avisos, matriz = [], df.copy()</w:t>
        </w:r>
      </w:ins>
    </w:p>
    <w:p>
      <w:pPr>
        <w:shd w:val="clear" w:color="auto" w:fill="F7F7F7"/>
        <w:spacing w:before="0" w:after="0" w:line="180" w:lineRule="exact"/>
        <w:ind w:left="0" w:firstLine="0"/>
        <w:jc w:val="left"/>
        <w:rPr>
          <w:ins w:id="884531" w:author="Claude" w:date="2026-10-07T12:00:00Z"/>
        </w:rPr>
      </w:pPr>
      <w:ins w:id="884665" w:author="Claude" w:date="2026-10-07T12:00:00Z">
        <w:r>
          <w:rPr>
            <w:rFonts w:ascii="Consolas" w:hAnsi="Consolas" w:cs="Consolas"/>
            <w:sz w:val="14"/>
            <w:szCs w:val="14"/>
          </w:rPr>
          <w:t xml:space="preserve">134      for c in nomes:</w:t>
        </w:r>
      </w:ins>
    </w:p>
    <w:p>
      <w:pPr>
        <w:shd w:val="clear" w:color="auto" w:fill="F7F7F7"/>
        <w:spacing w:before="0" w:after="0" w:line="180" w:lineRule="exact"/>
        <w:ind w:left="0" w:firstLine="0"/>
        <w:jc w:val="left"/>
        <w:rPr>
          <w:ins w:id="884531" w:author="Claude" w:date="2026-10-07T12:00:00Z"/>
        </w:rPr>
      </w:pPr>
      <w:ins w:id="884666" w:author="Claude" w:date="2026-10-07T12:00:00Z">
        <w:r>
          <w:rPr>
            <w:rFonts w:ascii="Consolas" w:hAnsi="Consolas" w:cs="Consolas"/>
            <w:sz w:val="14"/>
            <w:szCs w:val="14"/>
          </w:rPr>
          <w:t xml:space="preserve">135          faltam = matriz[c].isna()</w:t>
        </w:r>
      </w:ins>
    </w:p>
    <w:p>
      <w:pPr>
        <w:shd w:val="clear" w:color="auto" w:fill="F7F7F7"/>
        <w:spacing w:before="0" w:after="0" w:line="180" w:lineRule="exact"/>
        <w:ind w:left="0" w:firstLine="0"/>
        <w:jc w:val="left"/>
        <w:rPr>
          <w:ins w:id="884531" w:author="Claude" w:date="2026-10-07T12:00:00Z"/>
        </w:rPr>
      </w:pPr>
      <w:ins w:id="884667" w:author="Claude" w:date="2026-10-07T12:00:00Z">
        <w:r>
          <w:rPr>
            <w:rFonts w:ascii="Consolas" w:hAnsi="Consolas" w:cs="Consolas"/>
            <w:sz w:val="14"/>
            <w:szCs w:val="14"/>
          </w:rPr>
          <w:t xml:space="preserve">136          if faltam.any():</w:t>
        </w:r>
      </w:ins>
    </w:p>
    <w:p>
      <w:pPr>
        <w:shd w:val="clear" w:color="auto" w:fill="F7F7F7"/>
        <w:spacing w:before="0" w:after="0" w:line="180" w:lineRule="exact"/>
        <w:ind w:left="0" w:firstLine="0"/>
        <w:jc w:val="left"/>
        <w:rPr>
          <w:ins w:id="884531" w:author="Claude" w:date="2026-10-07T12:00:00Z"/>
        </w:rPr>
      </w:pPr>
      <w:ins w:id="884668" w:author="Claude" w:date="2026-10-07T12:00:00Z">
        <w:r>
          <w:rPr>
            <w:rFonts w:ascii="Consolas" w:hAnsi="Consolas" w:cs="Consolas"/>
            <w:sz w:val="14"/>
            <w:szCs w:val="14"/>
          </w:rPr>
          <w:t xml:space="preserve">137              validos = matriz.loc[~faltam, c]</w:t>
        </w:r>
      </w:ins>
    </w:p>
    <w:p>
      <w:pPr>
        <w:shd w:val="clear" w:color="auto" w:fill="F7F7F7"/>
        <w:spacing w:before="0" w:after="0" w:line="180" w:lineRule="exact"/>
        <w:ind w:left="0" w:firstLine="0"/>
        <w:jc w:val="left"/>
        <w:rPr>
          <w:ins w:id="884531" w:author="Claude" w:date="2026-10-07T12:00:00Z"/>
        </w:rPr>
      </w:pPr>
      <w:ins w:id="884669" w:author="Claude" w:date="2026-10-07T12:00:00Z">
        <w:r>
          <w:rPr>
            <w:rFonts w:ascii="Consolas" w:hAnsi="Consolas" w:cs="Consolas"/>
            <w:sz w:val="14"/>
            <w:szCs w:val="14"/>
          </w:rPr>
          <w:t xml:space="preserve">138              pior = (validos.min() if criterios[c][1] else validos.max()) if len(validos) else 0.0</w:t>
        </w:r>
      </w:ins>
    </w:p>
    <w:p>
      <w:pPr>
        <w:shd w:val="clear" w:color="auto" w:fill="F7F7F7"/>
        <w:spacing w:before="0" w:after="0" w:line="180" w:lineRule="exact"/>
        <w:ind w:left="0" w:firstLine="0"/>
        <w:jc w:val="left"/>
        <w:rPr>
          <w:ins w:id="884531" w:author="Claude" w:date="2026-10-07T12:00:00Z"/>
        </w:rPr>
      </w:pPr>
      <w:ins w:id="884670" w:author="Claude" w:date="2026-10-07T12:00:00Z">
        <w:r>
          <w:rPr>
            <w:rFonts w:ascii="Consolas" w:hAnsi="Consolas" w:cs="Consolas"/>
            <w:sz w:val="14"/>
            <w:szCs w:val="14"/>
          </w:rPr>
          <w:t xml:space="preserve">139              matriz.loc[faltam, c] = pior</w:t>
        </w:r>
      </w:ins>
    </w:p>
    <w:p>
      <w:pPr>
        <w:shd w:val="clear" w:color="auto" w:fill="F7F7F7"/>
        <w:spacing w:before="0" w:after="0" w:line="180" w:lineRule="exact"/>
        <w:ind w:left="0" w:firstLine="0"/>
        <w:jc w:val="left"/>
        <w:rPr>
          <w:ins w:id="884531" w:author="Claude" w:date="2026-10-07T12:00:00Z"/>
        </w:rPr>
      </w:pPr>
      <w:ins w:id="884671" w:author="Claude" w:date="2026-10-07T12:00:00Z">
        <w:r>
          <w:rPr>
            <w:rFonts w:ascii="Consolas" w:hAnsi="Consolas" w:cs="Consolas"/>
            <w:sz w:val="14"/>
            <w:szCs w:val="14"/>
          </w:rPr>
          <w:t xml:space="preserve">140              avisos.append(f"{c} indefinido para {', '.join(matriz.loc[faltam, 'Alternativa'])}: adotado o pior valor "</w:t>
        </w:r>
      </w:ins>
    </w:p>
    <w:p>
      <w:pPr>
        <w:shd w:val="clear" w:color="auto" w:fill="F7F7F7"/>
        <w:spacing w:before="0" w:after="0" w:line="180" w:lineRule="exact"/>
        <w:ind w:left="0" w:firstLine="0"/>
        <w:jc w:val="left"/>
        <w:rPr>
          <w:ins w:id="884531" w:author="Claude" w:date="2026-10-07T12:00:00Z"/>
        </w:rPr>
      </w:pPr>
      <w:ins w:id="884672" w:author="Claude" w:date="2026-10-07T12:00:00Z">
        <w:r>
          <w:rPr>
            <w:rFonts w:ascii="Consolas" w:hAnsi="Consolas" w:cs="Consolas"/>
            <w:sz w:val="14"/>
            <w:szCs w:val="14"/>
          </w:rPr>
          <w:t xml:space="preserve">141                            "observado no TOPSIS")</w:t>
        </w:r>
      </w:ins>
    </w:p>
    <w:p>
      <w:pPr>
        <w:shd w:val="clear" w:color="auto" w:fill="F7F7F7"/>
        <w:spacing w:before="0" w:after="0" w:line="180" w:lineRule="exact"/>
        <w:ind w:left="0" w:firstLine="0"/>
        <w:jc w:val="left"/>
        <w:rPr>
          <w:ins w:id="884531" w:author="Claude" w:date="2026-10-07T12:00:00Z"/>
        </w:rPr>
      </w:pPr>
      <w:ins w:id="884673" w:author="Claude" w:date="2026-10-07T12:00:00Z">
        <w:r>
          <w:rPr>
            <w:rFonts w:ascii="Consolas" w:hAnsi="Consolas" w:cs="Consolas"/>
            <w:sz w:val="14"/>
            <w:szCs w:val="14"/>
          </w:rPr>
          <w:t xml:space="preserve">142      ranking = topsis(matriz, nomes, [pesos_criterios[c] for c in nomes], [criterios[c][1] for c in nomes])</w:t>
        </w:r>
      </w:ins>
    </w:p>
    <w:p>
      <w:pPr>
        <w:shd w:val="clear" w:color="auto" w:fill="F7F7F7"/>
        <w:spacing w:before="0" w:after="0" w:line="180" w:lineRule="exact"/>
        <w:ind w:left="0" w:firstLine="0"/>
        <w:jc w:val="left"/>
        <w:rPr>
          <w:ins w:id="884531" w:author="Claude" w:date="2026-10-07T12:00:00Z"/>
        </w:rPr>
      </w:pPr>
      <w:ins w:id="884674" w:author="Claude" w:date="2026-10-07T12:00:00Z">
        <w:r>
          <w:rPr>
            <w:rFonts w:ascii="Consolas" w:hAnsi="Consolas" w:cs="Consolas"/>
            <w:sz w:val="14"/>
            <w:szCs w:val="14"/>
          </w:rPr>
          <w:t xml:space="preserve">143      for c in nomes:                       # a tabela mostra o valor calculado (indefinido continua indefinido)</w:t>
        </w:r>
      </w:ins>
    </w:p>
    <w:p>
      <w:pPr>
        <w:shd w:val="clear" w:color="auto" w:fill="F7F7F7"/>
        <w:spacing w:before="0" w:after="0" w:line="180" w:lineRule="exact"/>
        <w:ind w:left="0" w:firstLine="0"/>
        <w:jc w:val="left"/>
        <w:rPr>
          <w:ins w:id="884531" w:author="Claude" w:date="2026-10-07T12:00:00Z"/>
        </w:rPr>
      </w:pPr>
      <w:ins w:id="884675" w:author="Claude" w:date="2026-10-07T12:00:00Z">
        <w:r>
          <w:rPr>
            <w:rFonts w:ascii="Consolas" w:hAnsi="Consolas" w:cs="Consolas"/>
            <w:sz w:val="14"/>
            <w:szCs w:val="14"/>
          </w:rPr>
          <w:t xml:space="preserve">144          ranking[c] = ranking["Alternativa"].map(df.set_index("Alternativa")[c])</w:t>
        </w:r>
      </w:ins>
    </w:p>
    <w:p>
      <w:pPr>
        <w:shd w:val="clear" w:color="auto" w:fill="F7F7F7"/>
        <w:spacing w:before="0" w:after="0" w:line="180" w:lineRule="exact"/>
        <w:ind w:left="0" w:firstLine="0"/>
        <w:jc w:val="left"/>
        <w:rPr>
          <w:ins w:id="884531" w:author="Claude" w:date="2026-10-07T12:00:00Z"/>
        </w:rPr>
      </w:pPr>
      <w:ins w:id="884676" w:author="Claude" w:date="2026-10-07T12:00:00Z">
        <w:r>
          <w:rPr>
            <w:rFonts w:ascii="Consolas" w:hAnsi="Consolas" w:cs="Consolas"/>
            <w:sz w:val="14"/>
            <w:szCs w:val="14"/>
          </w:rPr>
          <w:t xml:space="preserve">145      return {"matriz": df, "ranking": ranking, "pesos": pesos_criterios, "resultados": resultados, "avisos": avisos}</w:t>
        </w:r>
      </w:ins>
    </w:p>
    <w:p>
      <w:pPr>
        <w:shd w:val="clear" w:color="auto" w:fill="F7F7F7"/>
        <w:spacing w:before="0" w:after="0" w:line="180" w:lineRule="exact"/>
        <w:ind w:left="0" w:firstLine="0"/>
        <w:jc w:val="left"/>
        <w:rPr>
          <w:ins w:id="884531" w:author="Claude" w:date="2026-10-07T12:00:00Z"/>
        </w:rPr>
      </w:pPr>
      <w:ins w:id="884677" w:author="Claude" w:date="2026-10-07T12:00:00Z">
        <w:r>
          <w:rPr>
            <w:rFonts w:ascii="Consolas" w:hAnsi="Consolas" w:cs="Consolas"/>
            <w:sz w:val="14"/>
            <w:szCs w:val="14"/>
          </w:rPr>
          <w:t xml:space="preserve">146  </w:t>
        </w:r>
      </w:ins>
    </w:p>
    <w:p>
      <w:pPr>
        <w:shd w:val="clear" w:color="auto" w:fill="F7F7F7"/>
        <w:spacing w:before="0" w:after="0" w:line="180" w:lineRule="exact"/>
        <w:ind w:left="0" w:firstLine="0"/>
        <w:jc w:val="left"/>
        <w:rPr>
          <w:ins w:id="884531" w:author="Claude" w:date="2026-10-07T12:00:00Z"/>
        </w:rPr>
      </w:pPr>
      <w:ins w:id="884678" w:author="Claude" w:date="2026-10-07T12:00:00Z">
        <w:r>
          <w:rPr>
            <w:rFonts w:ascii="Consolas" w:hAnsi="Consolas" w:cs="Consolas"/>
            <w:sz w:val="14"/>
            <w:szCs w:val="14"/>
          </w:rPr>
          <w:t xml:space="preserve">147  </w:t>
        </w:r>
      </w:ins>
    </w:p>
    <w:p>
      <w:pPr>
        <w:shd w:val="clear" w:color="auto" w:fill="F7F7F7"/>
        <w:spacing w:before="0" w:after="0" w:line="180" w:lineRule="exact"/>
        <w:ind w:left="0" w:firstLine="0"/>
        <w:jc w:val="left"/>
        <w:rPr>
          <w:ins w:id="884531" w:author="Claude" w:date="2026-10-07T12:00:00Z"/>
        </w:rPr>
      </w:pPr>
      <w:ins w:id="884679" w:author="Claude" w:date="2026-10-07T12:00:00Z">
        <w:r>
          <w:rPr>
            <w:rFonts w:ascii="Consolas" w:hAnsi="Consolas" w:cs="Consolas"/>
            <w:sz w:val="14"/>
            <w:szCs w:val="14"/>
          </w:rPr>
          <w:t xml:space="preserve">148  def copiar(cfg: EVTEASConfig) -&gt; EVTEASConfig:</w:t>
        </w:r>
      </w:ins>
    </w:p>
    <w:p>
      <w:pPr>
        <w:shd w:val="clear" w:color="auto" w:fill="F7F7F7"/>
        <w:spacing w:before="0" w:after="0" w:line="180" w:lineRule="exact"/>
        <w:ind w:left="0" w:firstLine="0"/>
        <w:jc w:val="left"/>
        <w:rPr>
          <w:ins w:id="884531" w:author="Claude" w:date="2026-10-07T12:00:00Z"/>
        </w:rPr>
      </w:pPr>
      <w:ins w:id="884680" w:author="Claude" w:date="2026-10-07T12:00:00Z">
        <w:r>
          <w:rPr>
            <w:rFonts w:ascii="Consolas" w:hAnsi="Consolas" w:cs="Consolas"/>
            <w:sz w:val="14"/>
            <w:szCs w:val="14"/>
          </w:rPr>
          <w:t xml:space="preserve">149      return copy.deepcopy(cfg)</w:t>
        </w:r>
      </w:ins>
    </w:p>
    <w:p>
      <w:pPr>
        <w:pStyle w:val="Ttulo2"/>
        <w:pageBreakBefore w:val="0"/>
        <w:rPr>
          <w:ins w:id="884681" w:author="Claude" w:date="2026-10-07T12:00:00Z"/>
        </w:rPr>
      </w:pPr>
      <w:bookmarkStart w:id="990069" w:name="_TocRev187ApA8"/>
      <w:ins w:id="884682" w:author="Claude" w:date="2026-10-07T12:00:00Z">
        <w:r>
          <w:rPr>
            <w:rFonts w:ascii="Times New Roman" w:hAnsi="Times New Roman"/>
            <w:b w:val="0"/>
            <w:sz w:val="28"/>
          </w:rPr>
          <w:t xml:space="preserve">A.8 evteas_py/vv.py — Verificação por invariantes e testes de regressão</w:t>
        </w:r>
      </w:ins>
      <w:bookmarkEnd w:id="990069"/>
    </w:p>
    <w:p>
      <w:pPr>
        <w:shd w:val="clear" w:color="auto" w:fill="F7F7F7"/>
        <w:spacing w:before="0" w:after="0" w:line="180" w:lineRule="exact"/>
        <w:ind w:left="0" w:firstLine="0"/>
        <w:jc w:val="left"/>
        <w:rPr>
          <w:ins w:id="884683" w:author="Claude" w:date="2026-10-07T12:00:00Z"/>
        </w:rPr>
      </w:pPr>
      <w:ins w:id="884684" w:author="Claude" w:date="2026-10-07T12:00:00Z">
        <w:r>
          <w:rPr>
            <w:rFonts w:ascii="Consolas" w:hAnsi="Consolas" w:cs="Consolas"/>
            <w:sz w:val="14"/>
            <w:szCs w:val="14"/>
          </w:rPr>
          <w:t xml:space="preserve">  1  """Verificação computacional (Boehm, 1984): invariantes e testes de regressão.</w:t>
        </w:r>
      </w:ins>
    </w:p>
    <w:p>
      <w:pPr>
        <w:shd w:val="clear" w:color="auto" w:fill="F7F7F7"/>
        <w:spacing w:before="0" w:after="0" w:line="180" w:lineRule="exact"/>
        <w:ind w:left="0" w:firstLine="0"/>
        <w:jc w:val="left"/>
        <w:rPr>
          <w:ins w:id="884683" w:author="Claude" w:date="2026-10-07T12:00:00Z"/>
        </w:rPr>
      </w:pPr>
      <w:ins w:id="884685"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4683" w:author="Claude" w:date="2026-10-07T12:00:00Z"/>
        </w:rPr>
      </w:pPr>
      <w:ins w:id="884686" w:author="Claude" w:date="2026-10-07T12:00:00Z">
        <w:r>
          <w:rPr>
            <w:rFonts w:ascii="Consolas" w:hAnsi="Consolas" w:cs="Consolas"/>
            <w:sz w:val="14"/>
            <w:szCs w:val="14"/>
          </w:rPr>
          <w:t xml:space="preserve">  3  A verificação responde "estamos construindo o produto corretamente?". A</w:t>
        </w:r>
      </w:ins>
    </w:p>
    <w:p>
      <w:pPr>
        <w:shd w:val="clear" w:color="auto" w:fill="F7F7F7"/>
        <w:spacing w:before="0" w:after="0" w:line="180" w:lineRule="exact"/>
        <w:ind w:left="0" w:firstLine="0"/>
        <w:jc w:val="left"/>
        <w:rPr>
          <w:ins w:id="884683" w:author="Claude" w:date="2026-10-07T12:00:00Z"/>
        </w:rPr>
      </w:pPr>
      <w:ins w:id="884687" w:author="Claude" w:date="2026-10-07T12:00:00Z">
        <w:r>
          <w:rPr>
            <w:rFonts w:ascii="Consolas" w:hAnsi="Consolas" w:cs="Consolas"/>
            <w:sz w:val="14"/>
            <w:szCs w:val="14"/>
          </w:rPr>
          <w:t xml:space="preserve">  4  validação junto aos especialistas (Seção 3.3.2) é conduzida fora do código,</w:t>
        </w:r>
      </w:ins>
    </w:p>
    <w:p>
      <w:pPr>
        <w:shd w:val="clear" w:color="auto" w:fill="F7F7F7"/>
        <w:spacing w:before="0" w:after="0" w:line="180" w:lineRule="exact"/>
        <w:ind w:left="0" w:firstLine="0"/>
        <w:jc w:val="left"/>
        <w:rPr>
          <w:ins w:id="884683" w:author="Claude" w:date="2026-10-07T12:00:00Z"/>
        </w:rPr>
      </w:pPr>
      <w:ins w:id="884688" w:author="Claude" w:date="2026-10-07T12:00:00Z">
        <w:r>
          <w:rPr>
            <w:rFonts w:ascii="Consolas" w:hAnsi="Consolas" w:cs="Consolas"/>
            <w:sz w:val="14"/>
            <w:szCs w:val="14"/>
          </w:rPr>
          <w:t xml:space="preserve">  5  mas seus escores Likert entram em ``PesosConfig`` e ficam rastreáveis.</w:t>
        </w:r>
      </w:ins>
    </w:p>
    <w:p>
      <w:pPr>
        <w:shd w:val="clear" w:color="auto" w:fill="F7F7F7"/>
        <w:spacing w:before="0" w:after="0" w:line="180" w:lineRule="exact"/>
        <w:ind w:left="0" w:firstLine="0"/>
        <w:jc w:val="left"/>
        <w:rPr>
          <w:ins w:id="884683" w:author="Claude" w:date="2026-10-07T12:00:00Z"/>
        </w:rPr>
      </w:pPr>
      <w:ins w:id="884689" w:author="Claude" w:date="2026-10-07T12:00:00Z">
        <w:r>
          <w:rPr>
            <w:rFonts w:ascii="Consolas" w:hAnsi="Consolas" w:cs="Consolas"/>
            <w:sz w:val="14"/>
            <w:szCs w:val="14"/>
          </w:rPr>
          <w:t xml:space="preserve">  6  """</w:t>
        </w:r>
      </w:ins>
    </w:p>
    <w:p>
      <w:pPr>
        <w:shd w:val="clear" w:color="auto" w:fill="F7F7F7"/>
        <w:spacing w:before="0" w:after="0" w:line="180" w:lineRule="exact"/>
        <w:ind w:left="0" w:firstLine="0"/>
        <w:jc w:val="left"/>
        <w:rPr>
          <w:ins w:id="884683" w:author="Claude" w:date="2026-10-07T12:00:00Z"/>
        </w:rPr>
      </w:pPr>
      <w:ins w:id="884690" w:author="Claude" w:date="2026-10-07T12:00:00Z">
        <w:r>
          <w:rPr>
            <w:rFonts w:ascii="Consolas" w:hAnsi="Consolas" w:cs="Consolas"/>
            <w:sz w:val="14"/>
            <w:szCs w:val="14"/>
          </w:rPr>
          <w:t xml:space="preserve">  7  from __future__ import annotations</w:t>
        </w:r>
      </w:ins>
    </w:p>
    <w:p>
      <w:pPr>
        <w:shd w:val="clear" w:color="auto" w:fill="F7F7F7"/>
        <w:spacing w:before="0" w:after="0" w:line="180" w:lineRule="exact"/>
        <w:ind w:left="0" w:firstLine="0"/>
        <w:jc w:val="left"/>
        <w:rPr>
          <w:ins w:id="884683" w:author="Claude" w:date="2026-10-07T12:00:00Z"/>
        </w:rPr>
      </w:pPr>
      <w:ins w:id="884691" w:author="Claude" w:date="2026-10-07T12:00:00Z">
        <w:r>
          <w:rPr>
            <w:rFonts w:ascii="Consolas" w:hAnsi="Consolas" w:cs="Consolas"/>
            <w:sz w:val="14"/>
            <w:szCs w:val="14"/>
          </w:rPr>
          <w:t xml:space="preserve">  8  </w:t>
        </w:r>
      </w:ins>
    </w:p>
    <w:p>
      <w:pPr>
        <w:shd w:val="clear" w:color="auto" w:fill="F7F7F7"/>
        <w:spacing w:before="0" w:after="0" w:line="180" w:lineRule="exact"/>
        <w:ind w:left="0" w:firstLine="0"/>
        <w:jc w:val="left"/>
        <w:rPr>
          <w:ins w:id="884683" w:author="Claude" w:date="2026-10-07T12:00:00Z"/>
        </w:rPr>
      </w:pPr>
      <w:ins w:id="884692" w:author="Claude" w:date="2026-10-07T12:00:00Z">
        <w:r>
          <w:rPr>
            <w:rFonts w:ascii="Consolas" w:hAnsi="Consolas" w:cs="Consolas"/>
            <w:sz w:val="14"/>
            <w:szCs w:val="14"/>
          </w:rPr>
          <w:t xml:space="preserve">  9  from typing import Any, Dict, List</w:t>
        </w:r>
      </w:ins>
    </w:p>
    <w:p>
      <w:pPr>
        <w:shd w:val="clear" w:color="auto" w:fill="F7F7F7"/>
        <w:spacing w:before="0" w:after="0" w:line="180" w:lineRule="exact"/>
        <w:ind w:left="0" w:firstLine="0"/>
        <w:jc w:val="left"/>
        <w:rPr>
          <w:ins w:id="884683" w:author="Claude" w:date="2026-10-07T12:00:00Z"/>
        </w:rPr>
      </w:pPr>
      <w:ins w:id="884693" w:author="Claude" w:date="2026-10-07T12:00:00Z">
        <w:r>
          <w:rPr>
            <w:rFonts w:ascii="Consolas" w:hAnsi="Consolas" w:cs="Consolas"/>
            <w:sz w:val="14"/>
            <w:szCs w:val="14"/>
          </w:rPr>
          <w:t xml:space="preserve"> 10  </w:t>
        </w:r>
      </w:ins>
    </w:p>
    <w:p>
      <w:pPr>
        <w:shd w:val="clear" w:color="auto" w:fill="F7F7F7"/>
        <w:spacing w:before="0" w:after="0" w:line="180" w:lineRule="exact"/>
        <w:ind w:left="0" w:firstLine="0"/>
        <w:jc w:val="left"/>
        <w:rPr>
          <w:ins w:id="884683" w:author="Claude" w:date="2026-10-07T12:00:00Z"/>
        </w:rPr>
      </w:pPr>
      <w:ins w:id="884694" w:author="Claude" w:date="2026-10-07T12:00:00Z">
        <w:r>
          <w:rPr>
            <w:rFonts w:ascii="Consolas" w:hAnsi="Consolas" w:cs="Consolas"/>
            <w:sz w:val="14"/>
            <w:szCs w:val="14"/>
          </w:rPr>
          <w:t xml:space="preserve"> 11  import numpy as np</w:t>
        </w:r>
      </w:ins>
    </w:p>
    <w:p>
      <w:pPr>
        <w:shd w:val="clear" w:color="auto" w:fill="F7F7F7"/>
        <w:spacing w:before="0" w:after="0" w:line="180" w:lineRule="exact"/>
        <w:ind w:left="0" w:firstLine="0"/>
        <w:jc w:val="left"/>
        <w:rPr>
          <w:ins w:id="884683" w:author="Claude" w:date="2026-10-07T12:00:00Z"/>
        </w:rPr>
      </w:pPr>
      <w:ins w:id="884695" w:author="Claude" w:date="2026-10-07T12:00:00Z">
        <w:r>
          <w:rPr>
            <w:rFonts w:ascii="Consolas" w:hAnsi="Consolas" w:cs="Consolas"/>
            <w:sz w:val="14"/>
            <w:szCs w:val="14"/>
          </w:rPr>
          <w:t xml:space="preserve"> 12  </w:t>
        </w:r>
      </w:ins>
    </w:p>
    <w:p>
      <w:pPr>
        <w:shd w:val="clear" w:color="auto" w:fill="F7F7F7"/>
        <w:spacing w:before="0" w:after="0" w:line="180" w:lineRule="exact"/>
        <w:ind w:left="0" w:firstLine="0"/>
        <w:jc w:val="left"/>
        <w:rPr>
          <w:ins w:id="884683" w:author="Claude" w:date="2026-10-07T12:00:00Z"/>
        </w:rPr>
      </w:pPr>
      <w:ins w:id="884696" w:author="Claude" w:date="2026-10-07T12:00:00Z">
        <w:r>
          <w:rPr>
            <w:rFonts w:ascii="Consolas" w:hAnsi="Consolas" w:cs="Consolas"/>
            <w:sz w:val="14"/>
            <w:szCs w:val="14"/>
          </w:rPr>
          <w:t xml:space="preserve"> 13  from .config import EVTEASConfig</w:t>
        </w:r>
      </w:ins>
    </w:p>
    <w:p>
      <w:pPr>
        <w:shd w:val="clear" w:color="auto" w:fill="F7F7F7"/>
        <w:spacing w:before="0" w:after="0" w:line="180" w:lineRule="exact"/>
        <w:ind w:left="0" w:firstLine="0"/>
        <w:jc w:val="left"/>
        <w:rPr>
          <w:ins w:id="884683" w:author="Claude" w:date="2026-10-07T12:00:00Z"/>
        </w:rPr>
      </w:pPr>
      <w:ins w:id="884697" w:author="Claude" w:date="2026-10-07T12:00:00Z">
        <w:r>
          <w:rPr>
            <w:rFonts w:ascii="Consolas" w:hAnsi="Consolas" w:cs="Consolas"/>
            <w:sz w:val="14"/>
            <w:szCs w:val="14"/>
          </w:rPr>
          <w:t xml:space="preserve"> 14  from .financeiro import payback, tir, vpl</w:t>
        </w:r>
      </w:ins>
    </w:p>
    <w:p>
      <w:pPr>
        <w:shd w:val="clear" w:color="auto" w:fill="F7F7F7"/>
        <w:spacing w:before="0" w:after="0" w:line="180" w:lineRule="exact"/>
        <w:ind w:left="0" w:firstLine="0"/>
        <w:jc w:val="left"/>
        <w:rPr>
          <w:ins w:id="884683" w:author="Claude" w:date="2026-10-07T12:00:00Z"/>
        </w:rPr>
      </w:pPr>
      <w:ins w:id="884698" w:author="Claude" w:date="2026-10-07T12:00:00Z">
        <w:r>
          <w:rPr>
            <w:rFonts w:ascii="Consolas" w:hAnsi="Consolas" w:cs="Consolas"/>
            <w:sz w:val="14"/>
            <w:szCs w:val="14"/>
          </w:rPr>
          <w:t xml:space="preserve"> 15  </w:t>
        </w:r>
      </w:ins>
    </w:p>
    <w:p>
      <w:pPr>
        <w:shd w:val="clear" w:color="auto" w:fill="F7F7F7"/>
        <w:spacing w:before="0" w:after="0" w:line="180" w:lineRule="exact"/>
        <w:ind w:left="0" w:firstLine="0"/>
        <w:jc w:val="left"/>
        <w:rPr>
          <w:ins w:id="884683" w:author="Claude" w:date="2026-10-07T12:00:00Z"/>
        </w:rPr>
      </w:pPr>
      <w:ins w:id="884699" w:author="Claude" w:date="2026-10-07T12:00:00Z">
        <w:r>
          <w:rPr>
            <w:rFonts w:ascii="Consolas" w:hAnsi="Consolas" w:cs="Consolas"/>
            <w:sz w:val="14"/>
            <w:szCs w:val="14"/>
          </w:rPr>
          <w:t xml:space="preserve"> 16  </w:t>
        </w:r>
      </w:ins>
    </w:p>
    <w:p>
      <w:pPr>
        <w:shd w:val="clear" w:color="auto" w:fill="F7F7F7"/>
        <w:spacing w:before="0" w:after="0" w:line="180" w:lineRule="exact"/>
        <w:ind w:left="0" w:firstLine="0"/>
        <w:jc w:val="left"/>
        <w:rPr>
          <w:ins w:id="884683" w:author="Claude" w:date="2026-10-07T12:00:00Z"/>
        </w:rPr>
      </w:pPr>
      <w:ins w:id="884700" w:author="Claude" w:date="2026-10-07T12:00:00Z">
        <w:r>
          <w:rPr>
            <w:rFonts w:ascii="Consolas" w:hAnsi="Consolas" w:cs="Consolas"/>
            <w:sz w:val="14"/>
            <w:szCs w:val="14"/>
          </w:rPr>
          <w:t xml:space="preserve"> 17  DOMINIO_DISTRIBUICOES = {  # demais variáveis estocásticas: não negativas</w:t>
        </w:r>
      </w:ins>
    </w:p>
    <w:p>
      <w:pPr>
        <w:shd w:val="clear" w:color="auto" w:fill="F7F7F7"/>
        <w:spacing w:before="0" w:after="0" w:line="180" w:lineRule="exact"/>
        <w:ind w:left="0" w:firstLine="0"/>
        <w:jc w:val="left"/>
        <w:rPr>
          <w:ins w:id="884683" w:author="Claude" w:date="2026-10-07T12:00:00Z"/>
        </w:rPr>
      </w:pPr>
      <w:ins w:id="884701" w:author="Claude" w:date="2026-10-07T12:00:00Z">
        <w:r>
          <w:rPr>
            <w:rFonts w:ascii="Consolas" w:hAnsi="Consolas" w:cs="Consolas"/>
            <w:sz w:val="14"/>
            <w:szCs w:val="14"/>
          </w:rPr>
          <w:t xml:space="preserve"> 18      "tecnico.mortalidade_pct": (0.0, 100.0), "tecnico.desempenho_crescimento_pct": (0.0, None),</w:t>
        </w:r>
      </w:ins>
    </w:p>
    <w:p>
      <w:pPr>
        <w:shd w:val="clear" w:color="auto" w:fill="F7F7F7"/>
        <w:spacing w:before="0" w:after="0" w:line="180" w:lineRule="exact"/>
        <w:ind w:left="0" w:firstLine="0"/>
        <w:jc w:val="left"/>
        <w:rPr>
          <w:ins w:id="884683" w:author="Claude" w:date="2026-10-07T12:00:00Z"/>
        </w:rPr>
      </w:pPr>
      <w:ins w:id="884702" w:author="Claude" w:date="2026-10-07T12:00:00Z">
        <w:r>
          <w:rPr>
            <w:rFonts w:ascii="Consolas" w:hAnsi="Consolas" w:cs="Consolas"/>
            <w:sz w:val="14"/>
            <w:szCs w:val="14"/>
          </w:rPr>
          <w:t xml:space="preserve"> 19      "tecnico.fcr": (0.0, None), "economico.capex_fator": (0.0, None),</w:t>
        </w:r>
      </w:ins>
    </w:p>
    <w:p>
      <w:pPr>
        <w:shd w:val="clear" w:color="auto" w:fill="F7F7F7"/>
        <w:spacing w:before="0" w:after="0" w:line="180" w:lineRule="exact"/>
        <w:ind w:left="0" w:firstLine="0"/>
        <w:jc w:val="left"/>
        <w:rPr>
          <w:ins w:id="884683" w:author="Claude" w:date="2026-10-07T12:00:00Z"/>
        </w:rPr>
      </w:pPr>
      <w:ins w:id="884703" w:author="Claude" w:date="2026-10-07T12:00:00Z">
        <w:r>
          <w:rPr>
            <w:rFonts w:ascii="Consolas" w:hAnsi="Consolas" w:cs="Consolas"/>
            <w:sz w:val="14"/>
            <w:szCs w:val="14"/>
          </w:rPr>
          <w:t xml:space="preserve"> 20  }</w:t>
        </w:r>
      </w:ins>
    </w:p>
    <w:p>
      <w:pPr>
        <w:shd w:val="clear" w:color="auto" w:fill="F7F7F7"/>
        <w:spacing w:before="0" w:after="0" w:line="180" w:lineRule="exact"/>
        <w:ind w:left="0" w:firstLine="0"/>
        <w:jc w:val="left"/>
        <w:rPr>
          <w:ins w:id="884683" w:author="Claude" w:date="2026-10-07T12:00:00Z"/>
        </w:rPr>
      </w:pPr>
      <w:ins w:id="884704" w:author="Claude" w:date="2026-10-07T12:00:00Z">
        <w:r>
          <w:rPr>
            <w:rFonts w:ascii="Consolas" w:hAnsi="Consolas" w:cs="Consolas"/>
            <w:sz w:val="14"/>
            <w:szCs w:val="14"/>
          </w:rPr>
          <w:t xml:space="preserve"> 21  </w:t>
        </w:r>
      </w:ins>
    </w:p>
    <w:p>
      <w:pPr>
        <w:shd w:val="clear" w:color="auto" w:fill="F7F7F7"/>
        <w:spacing w:before="0" w:after="0" w:line="180" w:lineRule="exact"/>
        <w:ind w:left="0" w:firstLine="0"/>
        <w:jc w:val="left"/>
        <w:rPr>
          <w:ins w:id="884683" w:author="Claude" w:date="2026-10-07T12:00:00Z"/>
        </w:rPr>
      </w:pPr>
      <w:ins w:id="884705" w:author="Claude" w:date="2026-10-07T12:00:00Z">
        <w:r>
          <w:rPr>
            <w:rFonts w:ascii="Consolas" w:hAnsi="Consolas" w:cs="Consolas"/>
            <w:sz w:val="14"/>
            <w:szCs w:val="14"/>
          </w:rPr>
          <w:t xml:space="preserve"> 22  </w:t>
        </w:r>
      </w:ins>
    </w:p>
    <w:p>
      <w:pPr>
        <w:shd w:val="clear" w:color="auto" w:fill="F7F7F7"/>
        <w:spacing w:before="0" w:after="0" w:line="180" w:lineRule="exact"/>
        <w:ind w:left="0" w:firstLine="0"/>
        <w:jc w:val="left"/>
        <w:rPr>
          <w:ins w:id="884683" w:author="Claude" w:date="2026-10-07T12:00:00Z"/>
        </w:rPr>
      </w:pPr>
      <w:ins w:id="884706" w:author="Claude" w:date="2026-10-07T12:00:00Z">
        <w:r>
          <w:rPr>
            <w:rFonts w:ascii="Consolas" w:hAnsi="Consolas" w:cs="Consolas"/>
            <w:sz w:val="14"/>
            <w:szCs w:val="14"/>
          </w:rPr>
          <w:t xml:space="preserve"> 23  def validar_invariantes(cfg: EVTEASConfig, resultado: Dict[str, Any], bruto: Dict[str, Any] = None) -&gt; Dict[str, Any]:</w:t>
        </w:r>
      </w:ins>
    </w:p>
    <w:p>
      <w:pPr>
        <w:shd w:val="clear" w:color="auto" w:fill="F7F7F7"/>
        <w:spacing w:before="0" w:after="0" w:line="180" w:lineRule="exact"/>
        <w:ind w:left="0" w:firstLine="0"/>
        <w:jc w:val="left"/>
        <w:rPr>
          <w:ins w:id="884683" w:author="Claude" w:date="2026-10-07T12:00:00Z"/>
        </w:rPr>
      </w:pPr>
      <w:ins w:id="884707" w:author="Claude" w:date="2026-10-07T12:00:00Z">
        <w:r>
          <w:rPr>
            <w:rFonts w:ascii="Consolas" w:hAnsi="Consolas" w:cs="Consolas"/>
            <w:sz w:val="14"/>
            <w:szCs w:val="14"/>
          </w:rPr>
          <w:t xml:space="preserve"> 24      checks: List[Dict[str, Any]] = []</w:t>
        </w:r>
      </w:ins>
    </w:p>
    <w:p>
      <w:pPr>
        <w:shd w:val="clear" w:color="auto" w:fill="F7F7F7"/>
        <w:spacing w:before="0" w:after="0" w:line="180" w:lineRule="exact"/>
        <w:ind w:left="0" w:firstLine="0"/>
        <w:jc w:val="left"/>
        <w:rPr>
          <w:ins w:id="884683" w:author="Claude" w:date="2026-10-07T12:00:00Z"/>
        </w:rPr>
      </w:pPr>
      <w:ins w:id="884708" w:author="Claude" w:date="2026-10-07T12:00:00Z">
        <w:r>
          <w:rPr>
            <w:rFonts w:ascii="Consolas" w:hAnsi="Consolas" w:cs="Consolas"/>
            <w:sz w:val="14"/>
            <w:szCs w:val="14"/>
          </w:rPr>
          <w:t xml:space="preserve"> 25  </w:t>
        </w:r>
      </w:ins>
    </w:p>
    <w:p>
      <w:pPr>
        <w:shd w:val="clear" w:color="auto" w:fill="F7F7F7"/>
        <w:spacing w:before="0" w:after="0" w:line="180" w:lineRule="exact"/>
        <w:ind w:left="0" w:firstLine="0"/>
        <w:jc w:val="left"/>
        <w:rPr>
          <w:ins w:id="884683" w:author="Claude" w:date="2026-10-07T12:00:00Z"/>
        </w:rPr>
      </w:pPr>
      <w:ins w:id="884709" w:author="Claude" w:date="2026-10-07T12:00:00Z">
        <w:r>
          <w:rPr>
            <w:rFonts w:ascii="Consolas" w:hAnsi="Consolas" w:cs="Consolas"/>
            <w:sz w:val="14"/>
            <w:szCs w:val="14"/>
          </w:rPr>
          <w:t xml:space="preserve"> 26      def chk(nome: str, ok: bool, detalhe: str = ""):</w:t>
        </w:r>
      </w:ins>
    </w:p>
    <w:p>
      <w:pPr>
        <w:shd w:val="clear" w:color="auto" w:fill="F7F7F7"/>
        <w:spacing w:before="0" w:after="0" w:line="180" w:lineRule="exact"/>
        <w:ind w:left="0" w:firstLine="0"/>
        <w:jc w:val="left"/>
        <w:rPr>
          <w:ins w:id="884683" w:author="Claude" w:date="2026-10-07T12:00:00Z"/>
        </w:rPr>
      </w:pPr>
      <w:ins w:id="884710" w:author="Claude" w:date="2026-10-07T12:00:00Z">
        <w:r>
          <w:rPr>
            <w:rFonts w:ascii="Consolas" w:hAnsi="Consolas" w:cs="Consolas"/>
            <w:sz w:val="14"/>
            <w:szCs w:val="14"/>
          </w:rPr>
          <w:t xml:space="preserve"> 27          checks.append({"Verificação": nome, "Aprovada": bool(ok), "Detalhe": detalhe})</w:t>
        </w:r>
      </w:ins>
    </w:p>
    <w:p>
      <w:pPr>
        <w:shd w:val="clear" w:color="auto" w:fill="F7F7F7"/>
        <w:spacing w:before="0" w:after="0" w:line="180" w:lineRule="exact"/>
        <w:ind w:left="0" w:firstLine="0"/>
        <w:jc w:val="left"/>
        <w:rPr>
          <w:ins w:id="884683" w:author="Claude" w:date="2026-10-07T12:00:00Z"/>
        </w:rPr>
      </w:pPr>
      <w:ins w:id="884711" w:author="Claude" w:date="2026-10-07T12:00:00Z">
        <w:r>
          <w:rPr>
            <w:rFonts w:ascii="Consolas" w:hAnsi="Consolas" w:cs="Consolas"/>
            <w:sz w:val="14"/>
            <w:szCs w:val="14"/>
          </w:rPr>
          <w:t xml:space="preserve"> 28  </w:t>
        </w:r>
      </w:ins>
    </w:p>
    <w:p>
      <w:pPr>
        <w:shd w:val="clear" w:color="auto" w:fill="F7F7F7"/>
        <w:spacing w:before="0" w:after="0" w:line="180" w:lineRule="exact"/>
        <w:ind w:left="0" w:firstLine="0"/>
        <w:jc w:val="left"/>
        <w:rPr>
          <w:ins w:id="884683" w:author="Claude" w:date="2026-10-07T12:00:00Z"/>
        </w:rPr>
      </w:pPr>
      <w:ins w:id="884712" w:author="Claude" w:date="2026-10-07T12:00:00Z">
        <w:r>
          <w:rPr>
            <w:rFonts w:ascii="Consolas" w:hAnsi="Consolas" w:cs="Consolas"/>
            <w:sz w:val="14"/>
            <w:szCs w:val="14"/>
          </w:rPr>
          <w:t xml:space="preserve"> 29      t, e, a, s, i = (resultado["tecnico"], resultado["economico"], resultado["ambiental"],</w:t>
        </w:r>
      </w:ins>
    </w:p>
    <w:p>
      <w:pPr>
        <w:shd w:val="clear" w:color="auto" w:fill="F7F7F7"/>
        <w:spacing w:before="0" w:after="0" w:line="180" w:lineRule="exact"/>
        <w:ind w:left="0" w:firstLine="0"/>
        <w:jc w:val="left"/>
        <w:rPr>
          <w:ins w:id="884683" w:author="Claude" w:date="2026-10-07T12:00:00Z"/>
        </w:rPr>
      </w:pPr>
      <w:ins w:id="884713" w:author="Claude" w:date="2026-10-07T12:00:00Z">
        <w:r>
          <w:rPr>
            <w:rFonts w:ascii="Consolas" w:hAnsi="Consolas" w:cs="Consolas"/>
            <w:sz w:val="14"/>
            <w:szCs w:val="14"/>
          </w:rPr>
          <w:t xml:space="preserve"> 30                       resultado["social"], resultado["indice"])</w:t>
        </w:r>
      </w:ins>
    </w:p>
    <w:p>
      <w:pPr>
        <w:shd w:val="clear" w:color="auto" w:fill="F7F7F7"/>
        <w:spacing w:before="0" w:after="0" w:line="180" w:lineRule="exact"/>
        <w:ind w:left="0" w:firstLine="0"/>
        <w:jc w:val="left"/>
        <w:rPr>
          <w:ins w:id="884683" w:author="Claude" w:date="2026-10-07T12:00:00Z"/>
        </w:rPr>
      </w:pPr>
      <w:ins w:id="884714" w:author="Claude" w:date="2026-10-07T12:00:00Z">
        <w:r>
          <w:rPr>
            <w:rFonts w:ascii="Consolas" w:hAnsi="Consolas" w:cs="Consolas"/>
            <w:sz w:val="14"/>
            <w:szCs w:val="14"/>
          </w:rPr>
          <w:t xml:space="preserve"> 31      chk("OEE em [0, 1]", 0 &lt;= t["oee"] &lt;= 1, f"OEE = {t['oee']:.4f}")</w:t>
        </w:r>
      </w:ins>
    </w:p>
    <w:p>
      <w:pPr>
        <w:shd w:val="clear" w:color="auto" w:fill="F7F7F7"/>
        <w:spacing w:before="0" w:after="0" w:line="180" w:lineRule="exact"/>
        <w:ind w:left="0" w:firstLine="0"/>
        <w:jc w:val="left"/>
        <w:rPr>
          <w:ins w:id="884683" w:author="Claude" w:date="2026-10-07T12:00:00Z"/>
        </w:rPr>
      </w:pPr>
      <w:ins w:id="884715" w:author="Claude" w:date="2026-10-07T12:00:00Z">
        <w:r>
          <w:rPr>
            <w:rFonts w:ascii="Consolas" w:hAnsi="Consolas" w:cs="Consolas"/>
            <w:sz w:val="14"/>
            <w:szCs w:val="14"/>
          </w:rPr>
          <w:t xml:space="preserve"> 32      chk("OEE = Disponibilidade × Performance × Qualidade",</w:t>
        </w:r>
      </w:ins>
    </w:p>
    <w:p>
      <w:pPr>
        <w:shd w:val="clear" w:color="auto" w:fill="F7F7F7"/>
        <w:spacing w:before="0" w:after="0" w:line="180" w:lineRule="exact"/>
        <w:ind w:left="0" w:firstLine="0"/>
        <w:jc w:val="left"/>
        <w:rPr>
          <w:ins w:id="884683" w:author="Claude" w:date="2026-10-07T12:00:00Z"/>
        </w:rPr>
      </w:pPr>
      <w:ins w:id="884716" w:author="Claude" w:date="2026-10-07T12:00:00Z">
        <w:r>
          <w:rPr>
            <w:rFonts w:ascii="Consolas" w:hAnsi="Consolas" w:cs="Consolas"/>
            <w:sz w:val="14"/>
            <w:szCs w:val="14"/>
          </w:rPr>
          <w:t xml:space="preserve"> 33          abs(t["oee"] - t["disponibilidade"] * t["performance"] * t["qualidade"]) &lt; 1e-12)</w:t>
        </w:r>
      </w:ins>
    </w:p>
    <w:p>
      <w:pPr>
        <w:shd w:val="clear" w:color="auto" w:fill="F7F7F7"/>
        <w:spacing w:before="0" w:after="0" w:line="180" w:lineRule="exact"/>
        <w:ind w:left="0" w:firstLine="0"/>
        <w:jc w:val="left"/>
        <w:rPr>
          <w:ins w:id="884683" w:author="Claude" w:date="2026-10-07T12:00:00Z"/>
        </w:rPr>
      </w:pPr>
      <w:ins w:id="884717" w:author="Claude" w:date="2026-10-07T12:00:00Z">
        <w:r>
          <w:rPr>
            <w:rFonts w:ascii="Consolas" w:hAnsi="Consolas" w:cs="Consolas"/>
            <w:sz w:val="14"/>
            <w:szCs w:val="14"/>
          </w:rPr>
          <w:t xml:space="preserve"> 34      chk("FCR não negativo", t["fcr"] &gt;= 0)</w:t>
        </w:r>
      </w:ins>
    </w:p>
    <w:p>
      <w:pPr>
        <w:shd w:val="clear" w:color="auto" w:fill="F7F7F7"/>
        <w:spacing w:before="0" w:after="0" w:line="180" w:lineRule="exact"/>
        <w:ind w:left="0" w:firstLine="0"/>
        <w:jc w:val="left"/>
        <w:rPr>
          <w:ins w:id="884683" w:author="Claude" w:date="2026-10-07T12:00:00Z"/>
        </w:rPr>
      </w:pPr>
      <w:ins w:id="884718" w:author="Claude" w:date="2026-10-07T12:00:00Z">
        <w:r>
          <w:rPr>
            <w:rFonts w:ascii="Consolas" w:hAnsi="Consolas" w:cs="Consolas"/>
            <w:sz w:val="14"/>
            <w:szCs w:val="14"/>
          </w:rPr>
          <w:t xml:space="preserve"> 35      chk("Ciclos/ano compatíveis com a duração do ciclo",</w:t>
        </w:r>
      </w:ins>
    </w:p>
    <w:p>
      <w:pPr>
        <w:shd w:val="clear" w:color="auto" w:fill="F7F7F7"/>
        <w:spacing w:before="0" w:after="0" w:line="180" w:lineRule="exact"/>
        <w:ind w:left="0" w:firstLine="0"/>
        <w:jc w:val="left"/>
        <w:rPr>
          <w:ins w:id="884683" w:author="Claude" w:date="2026-10-07T12:00:00Z"/>
        </w:rPr>
      </w:pPr>
      <w:ins w:id="884719" w:author="Claude" w:date="2026-10-07T12:00:00Z">
        <w:r>
          <w:rPr>
            <w:rFonts w:ascii="Consolas" w:hAnsi="Consolas" w:cs="Consolas"/>
            <w:sz w:val="14"/>
            <w:szCs w:val="14"/>
          </w:rPr>
          <w:t xml:space="preserve"> 36          cfg.tecnico.ciclos_ano &lt;= 365 / max(cfg.tecnico.ciclo_dias, 1) + 1e-9,</w:t>
        </w:r>
      </w:ins>
    </w:p>
    <w:p>
      <w:pPr>
        <w:shd w:val="clear" w:color="auto" w:fill="F7F7F7"/>
        <w:spacing w:before="0" w:after="0" w:line="180" w:lineRule="exact"/>
        <w:ind w:left="0" w:firstLine="0"/>
        <w:jc w:val="left"/>
        <w:rPr>
          <w:ins w:id="884683" w:author="Claude" w:date="2026-10-07T12:00:00Z"/>
        </w:rPr>
      </w:pPr>
      <w:ins w:id="884720" w:author="Claude" w:date="2026-10-07T12:00:00Z">
        <w:r>
          <w:rPr>
            <w:rFonts w:ascii="Consolas" w:hAnsi="Consolas" w:cs="Consolas"/>
            <w:sz w:val="14"/>
            <w:szCs w:val="14"/>
          </w:rPr>
          <w:t xml:space="preserve"> 37          f"{cfg.tecnico.ciclos_ano} ≤ {365 / cfg.tecnico.ciclo_dias:.2f}")</w:t>
        </w:r>
      </w:ins>
    </w:p>
    <w:p>
      <w:pPr>
        <w:shd w:val="clear" w:color="auto" w:fill="F7F7F7"/>
        <w:spacing w:before="0" w:after="0" w:line="180" w:lineRule="exact"/>
        <w:ind w:left="0" w:firstLine="0"/>
        <w:jc w:val="left"/>
        <w:rPr>
          <w:ins w:id="884683" w:author="Claude" w:date="2026-10-07T12:00:00Z"/>
        </w:rPr>
      </w:pPr>
      <w:ins w:id="884721" w:author="Claude" w:date="2026-10-07T12:00:00Z">
        <w:r>
          <w:rPr>
            <w:rFonts w:ascii="Consolas" w:hAnsi="Consolas" w:cs="Consolas"/>
            <w:sz w:val="14"/>
            <w:szCs w:val="14"/>
          </w:rPr>
          <w:t xml:space="preserve"> 38      chk("Biomassa de despesca ≤ capacidade de suporte",</w:t>
        </w:r>
      </w:ins>
    </w:p>
    <w:p>
      <w:pPr>
        <w:shd w:val="clear" w:color="auto" w:fill="F7F7F7"/>
        <w:spacing w:before="0" w:after="0" w:line="180" w:lineRule="exact"/>
        <w:ind w:left="0" w:firstLine="0"/>
        <w:jc w:val="left"/>
        <w:rPr>
          <w:ins w:id="884683" w:author="Claude" w:date="2026-10-07T12:00:00Z"/>
        </w:rPr>
      </w:pPr>
      <w:ins w:id="884722" w:author="Claude" w:date="2026-10-07T12:00:00Z">
        <w:r>
          <w:rPr>
            <w:rFonts w:ascii="Consolas" w:hAnsi="Consolas" w:cs="Consolas"/>
            <w:sz w:val="14"/>
            <w:szCs w:val="14"/>
          </w:rPr>
          <w:t xml:space="preserve"> 39          t["biomassa_despesca_ciclo_kg"] &lt;= t["volume_util_m3"] * t["capacidade_suporte_kg_m3"] * t["disponibilidade"] + 1e-6)</w:t>
        </w:r>
      </w:ins>
    </w:p>
    <w:p>
      <w:pPr>
        <w:shd w:val="clear" w:color="auto" w:fill="F7F7F7"/>
        <w:spacing w:before="0" w:after="0" w:line="180" w:lineRule="exact"/>
        <w:ind w:left="0" w:firstLine="0"/>
        <w:jc w:val="left"/>
        <w:rPr>
          <w:ins w:id="884683" w:author="Claude" w:date="2026-10-07T12:00:00Z"/>
        </w:rPr>
      </w:pPr>
      <w:ins w:id="884723" w:author="Claude" w:date="2026-10-07T12:00:00Z">
        <w:r>
          <w:rPr>
            <w:rFonts w:ascii="Consolas" w:hAnsi="Consolas" w:cs="Consolas"/>
            <w:sz w:val="14"/>
            <w:szCs w:val="14"/>
          </w:rPr>
          <w:t xml:space="preserve"> 40      chk("Ração = FCR × ganho de biomassa", abs(t["racao_ciclo_kg"] - t["fcr"] * t["ganho_biomassa_ciclo_kg"]) &lt; 1e-6)</w:t>
        </w:r>
      </w:ins>
    </w:p>
    <w:p>
      <w:pPr>
        <w:shd w:val="clear" w:color="auto" w:fill="F7F7F7"/>
        <w:spacing w:before="0" w:after="0" w:line="180" w:lineRule="exact"/>
        <w:ind w:left="0" w:firstLine="0"/>
        <w:jc w:val="left"/>
        <w:rPr>
          <w:ins w:id="884683" w:author="Claude" w:date="2026-10-07T12:00:00Z"/>
        </w:rPr>
      </w:pPr>
      <w:ins w:id="884724" w:author="Claude" w:date="2026-10-07T12:00:00Z">
        <w:r>
          <w:rPr>
            <w:rFonts w:ascii="Consolas" w:hAnsi="Consolas" w:cs="Consolas"/>
            <w:sz w:val="14"/>
            <w:szCs w:val="14"/>
          </w:rPr>
          <w:t xml:space="preserve"> 41  </w:t>
        </w:r>
      </w:ins>
    </w:p>
    <w:p>
      <w:pPr>
        <w:shd w:val="clear" w:color="auto" w:fill="F7F7F7"/>
        <w:spacing w:before="0" w:after="0" w:line="180" w:lineRule="exact"/>
        <w:ind w:left="0" w:firstLine="0"/>
        <w:jc w:val="left"/>
        <w:rPr>
          <w:ins w:id="884683" w:author="Claude" w:date="2026-10-07T12:00:00Z"/>
        </w:rPr>
      </w:pPr>
      <w:ins w:id="884725" w:author="Claude" w:date="2026-10-07T12:00:00Z">
        <w:r>
          <w:rPr>
            <w:rFonts w:ascii="Consolas" w:hAnsi="Consolas" w:cs="Consolas"/>
            <w:sz w:val="14"/>
            <w:szCs w:val="14"/>
          </w:rPr>
          <w:t xml:space="preserve"> 42      df = resultado["dre_mensal"]</w:t>
        </w:r>
      </w:ins>
    </w:p>
    <w:p>
      <w:pPr>
        <w:shd w:val="clear" w:color="auto" w:fill="F7F7F7"/>
        <w:spacing w:before="0" w:after="0" w:line="180" w:lineRule="exact"/>
        <w:ind w:left="0" w:firstLine="0"/>
        <w:jc w:val="left"/>
        <w:rPr>
          <w:ins w:id="884683" w:author="Claude" w:date="2026-10-07T12:00:00Z"/>
        </w:rPr>
      </w:pPr>
      <w:ins w:id="884726" w:author="Claude" w:date="2026-10-07T12:00:00Z">
        <w:r>
          <w:rPr>
            <w:rFonts w:ascii="Consolas" w:hAnsi="Consolas" w:cs="Consolas"/>
            <w:sz w:val="14"/>
            <w:szCs w:val="14"/>
          </w:rPr>
          <w:t xml:space="preserve"> 43      close = lambda x, y: bool(np.allclose(x, y, rtol=1e-9, atol=1e-6))</w:t>
        </w:r>
      </w:ins>
    </w:p>
    <w:p>
      <w:pPr>
        <w:shd w:val="clear" w:color="auto" w:fill="F7F7F7"/>
        <w:spacing w:before="0" w:after="0" w:line="180" w:lineRule="exact"/>
        <w:ind w:left="0" w:firstLine="0"/>
        <w:jc w:val="left"/>
        <w:rPr>
          <w:ins w:id="884683" w:author="Claude" w:date="2026-10-07T12:00:00Z"/>
        </w:rPr>
      </w:pPr>
      <w:ins w:id="884727" w:author="Claude" w:date="2026-10-07T12:00:00Z">
        <w:r>
          <w:rPr>
            <w:rFonts w:ascii="Consolas" w:hAnsi="Consolas" w:cs="Consolas"/>
            <w:sz w:val="14"/>
            <w:szCs w:val="14"/>
          </w:rPr>
          <w:t xml:space="preserve"> 44      chk("DRE: Receita Líquida = Receita Bruta − Impostos s/ Faturamento",</w:t>
        </w:r>
      </w:ins>
    </w:p>
    <w:p>
      <w:pPr>
        <w:shd w:val="clear" w:color="auto" w:fill="F7F7F7"/>
        <w:spacing w:before="0" w:after="0" w:line="180" w:lineRule="exact"/>
        <w:ind w:left="0" w:firstLine="0"/>
        <w:jc w:val="left"/>
        <w:rPr>
          <w:ins w:id="884683" w:author="Claude" w:date="2026-10-07T12:00:00Z"/>
        </w:rPr>
      </w:pPr>
      <w:ins w:id="884728" w:author="Claude" w:date="2026-10-07T12:00:00Z">
        <w:r>
          <w:rPr>
            <w:rFonts w:ascii="Consolas" w:hAnsi="Consolas" w:cs="Consolas"/>
            <w:sz w:val="14"/>
            <w:szCs w:val="14"/>
          </w:rPr>
          <w:t xml:space="preserve"> 45          close(df["Receita Líquida"], df["Receita Bruta"] - df["Impostos s/ Faturamento"]))</w:t>
        </w:r>
      </w:ins>
    </w:p>
    <w:p>
      <w:pPr>
        <w:shd w:val="clear" w:color="auto" w:fill="F7F7F7"/>
        <w:spacing w:before="0" w:after="0" w:line="180" w:lineRule="exact"/>
        <w:ind w:left="0" w:firstLine="0"/>
        <w:jc w:val="left"/>
        <w:rPr>
          <w:ins w:id="884683" w:author="Claude" w:date="2026-10-07T12:00:00Z"/>
        </w:rPr>
      </w:pPr>
      <w:ins w:id="884729" w:author="Claude" w:date="2026-10-07T12:00:00Z">
        <w:r>
          <w:rPr>
            <w:rFonts w:ascii="Consolas" w:hAnsi="Consolas" w:cs="Consolas"/>
            <w:sz w:val="14"/>
            <w:szCs w:val="14"/>
          </w:rPr>
          <w:t xml:space="preserve"> 46      chk("DRE: Lucro Bruto = Receita Líquida − Custos Variáveis",</w:t>
        </w:r>
      </w:ins>
    </w:p>
    <w:p>
      <w:pPr>
        <w:shd w:val="clear" w:color="auto" w:fill="F7F7F7"/>
        <w:spacing w:before="0" w:after="0" w:line="180" w:lineRule="exact"/>
        <w:ind w:left="0" w:firstLine="0"/>
        <w:jc w:val="left"/>
        <w:rPr>
          <w:ins w:id="884683" w:author="Claude" w:date="2026-10-07T12:00:00Z"/>
        </w:rPr>
      </w:pPr>
      <w:ins w:id="884730" w:author="Claude" w:date="2026-10-07T12:00:00Z">
        <w:r>
          <w:rPr>
            <w:rFonts w:ascii="Consolas" w:hAnsi="Consolas" w:cs="Consolas"/>
            <w:sz w:val="14"/>
            <w:szCs w:val="14"/>
          </w:rPr>
          <w:t xml:space="preserve"> 47          close(df["Lucro Bruto"], df["Receita Líquida"] - df["Custos Variáveis"]))</w:t>
        </w:r>
      </w:ins>
    </w:p>
    <w:p>
      <w:pPr>
        <w:shd w:val="clear" w:color="auto" w:fill="F7F7F7"/>
        <w:spacing w:before="0" w:after="0" w:line="180" w:lineRule="exact"/>
        <w:ind w:left="0" w:firstLine="0"/>
        <w:jc w:val="left"/>
        <w:rPr>
          <w:ins w:id="884683" w:author="Claude" w:date="2026-10-07T12:00:00Z"/>
        </w:rPr>
      </w:pPr>
      <w:ins w:id="884731" w:author="Claude" w:date="2026-10-07T12:00:00Z">
        <w:r>
          <w:rPr>
            <w:rFonts w:ascii="Consolas" w:hAnsi="Consolas" w:cs="Consolas"/>
            <w:sz w:val="14"/>
            <w:szCs w:val="14"/>
          </w:rPr>
          <w:t xml:space="preserve"> 48      chk("DRE: EBITDA = Lucro Bruto − Custos Fixos", close(df["EBITDA"], df["Lucro Bruto"] - df["Custos Fixos"]))</w:t>
        </w:r>
      </w:ins>
    </w:p>
    <w:p>
      <w:pPr>
        <w:shd w:val="clear" w:color="auto" w:fill="F7F7F7"/>
        <w:spacing w:before="0" w:after="0" w:line="180" w:lineRule="exact"/>
        <w:ind w:left="0" w:firstLine="0"/>
        <w:jc w:val="left"/>
        <w:rPr>
          <w:ins w:id="884683" w:author="Claude" w:date="2026-10-07T12:00:00Z"/>
        </w:rPr>
      </w:pPr>
      <w:ins w:id="884732" w:author="Claude" w:date="2026-10-07T12:00:00Z">
        <w:r>
          <w:rPr>
            <w:rFonts w:ascii="Consolas" w:hAnsi="Consolas" w:cs="Consolas"/>
            <w:sz w:val="14"/>
            <w:szCs w:val="14"/>
          </w:rPr>
          <w:t xml:space="preserve"> 49      chk("DRE: Resultado = LAIR − Impostos s/ Lucro", close(df["Resultado Líquido"], df["LAIR"] - df["Impostos s/ Lucro"]))</w:t>
        </w:r>
      </w:ins>
    </w:p>
    <w:p>
      <w:pPr>
        <w:shd w:val="clear" w:color="auto" w:fill="F7F7F7"/>
        <w:spacing w:before="0" w:after="0" w:line="180" w:lineRule="exact"/>
        <w:ind w:left="0" w:firstLine="0"/>
        <w:jc w:val="left"/>
        <w:rPr>
          <w:ins w:id="884683" w:author="Claude" w:date="2026-10-07T12:00:00Z"/>
        </w:rPr>
      </w:pPr>
      <w:ins w:id="884733" w:author="Claude" w:date="2026-10-07T12:00:00Z">
        <w:r>
          <w:rPr>
            <w:rFonts w:ascii="Consolas" w:hAnsi="Consolas" w:cs="Consolas"/>
            <w:sz w:val="14"/>
            <w:szCs w:val="14"/>
          </w:rPr>
          <w:t xml:space="preserve"> 50      chk("Fluxo de caixa operacional = Resultado + Depreciação",</w:t>
        </w:r>
      </w:ins>
    </w:p>
    <w:p>
      <w:pPr>
        <w:shd w:val="clear" w:color="auto" w:fill="F7F7F7"/>
        <w:spacing w:before="0" w:after="0" w:line="180" w:lineRule="exact"/>
        <w:ind w:left="0" w:firstLine="0"/>
        <w:jc w:val="left"/>
        <w:rPr>
          <w:ins w:id="884683" w:author="Claude" w:date="2026-10-07T12:00:00Z"/>
        </w:rPr>
      </w:pPr>
      <w:ins w:id="884734" w:author="Claude" w:date="2026-10-07T12:00:00Z">
        <w:r>
          <w:rPr>
            <w:rFonts w:ascii="Consolas" w:hAnsi="Consolas" w:cs="Consolas"/>
            <w:sz w:val="14"/>
            <w:szCs w:val="14"/>
          </w:rPr>
          <w:t xml:space="preserve"> 51          close(df["Fluxo de Caixa Operacional"], df["Resultado Líquido"] + df["Depreciação"]))</w:t>
        </w:r>
      </w:ins>
    </w:p>
    <w:p>
      <w:pPr>
        <w:shd w:val="clear" w:color="auto" w:fill="F7F7F7"/>
        <w:spacing w:before="0" w:after="0" w:line="180" w:lineRule="exact"/>
        <w:ind w:left="0" w:firstLine="0"/>
        <w:jc w:val="left"/>
        <w:rPr>
          <w:ins w:id="884683" w:author="Claude" w:date="2026-10-07T12:00:00Z"/>
        </w:rPr>
      </w:pPr>
      <w:ins w:id="884735" w:author="Claude" w:date="2026-10-07T12:00:00Z">
        <w:r>
          <w:rPr>
            <w:rFonts w:ascii="Consolas" w:hAnsi="Consolas" w:cs="Consolas"/>
            <w:sz w:val="14"/>
            <w:szCs w:val="14"/>
          </w:rPr>
          <w:t xml:space="preserve"> 52      chk("Conservação de massa: produção vendida ≤ produção em engorda",</w:t>
        </w:r>
      </w:ins>
    </w:p>
    <w:p>
      <w:pPr>
        <w:shd w:val="clear" w:color="auto" w:fill="F7F7F7"/>
        <w:spacing w:before="0" w:after="0" w:line="180" w:lineRule="exact"/>
        <w:ind w:left="0" w:firstLine="0"/>
        <w:jc w:val="left"/>
        <w:rPr>
          <w:ins w:id="884683" w:author="Claude" w:date="2026-10-07T12:00:00Z"/>
        </w:rPr>
      </w:pPr>
      <w:ins w:id="884736" w:author="Claude" w:date="2026-10-07T12:00:00Z">
        <w:r>
          <w:rPr>
            <w:rFonts w:ascii="Consolas" w:hAnsi="Consolas" w:cs="Consolas"/>
            <w:sz w:val="14"/>
            <w:szCs w:val="14"/>
          </w:rPr>
          <w:t xml:space="preserve"> 53          df["Venda (kg)"].sum() &lt;= df["Produção em engorda (kg)"].sum() + 1e-6)</w:t>
        </w:r>
      </w:ins>
    </w:p>
    <w:p>
      <w:pPr>
        <w:shd w:val="clear" w:color="auto" w:fill="F7F7F7"/>
        <w:spacing w:before="0" w:after="0" w:line="180" w:lineRule="exact"/>
        <w:ind w:left="0" w:firstLine="0"/>
        <w:jc w:val="left"/>
        <w:rPr>
          <w:ins w:id="884683" w:author="Claude" w:date="2026-10-07T12:00:00Z"/>
        </w:rPr>
      </w:pPr>
      <w:ins w:id="884737" w:author="Claude" w:date="2026-10-07T12:00:00Z">
        <w:r>
          <w:rPr>
            <w:rFonts w:ascii="Consolas" w:hAnsi="Consolas" w:cs="Consolas"/>
            <w:sz w:val="14"/>
            <w:szCs w:val="14"/>
          </w:rPr>
          <w:t xml:space="preserve"> 54  </w:t>
        </w:r>
      </w:ins>
    </w:p>
    <w:p>
      <w:pPr>
        <w:shd w:val="clear" w:color="auto" w:fill="F7F7F7"/>
        <w:spacing w:before="0" w:after="0" w:line="180" w:lineRule="exact"/>
        <w:ind w:left="0" w:firstLine="0"/>
        <w:jc w:val="left"/>
        <w:rPr>
          <w:ins w:id="884683" w:author="Claude" w:date="2026-10-07T12:00:00Z"/>
        </w:rPr>
      </w:pPr>
      <w:ins w:id="884738" w:author="Claude" w:date="2026-10-07T12:00:00Z">
        <w:r>
          <w:rPr>
            <w:rFonts w:ascii="Consolas" w:hAnsi="Consolas" w:cs="Consolas"/>
            <w:sz w:val="14"/>
            <w:szCs w:val="14"/>
          </w:rPr>
          <w:t xml:space="preserve"> 55      fc = resultado["fluxo_caixa"]</w:t>
        </w:r>
      </w:ins>
    </w:p>
    <w:p>
      <w:pPr>
        <w:shd w:val="clear" w:color="auto" w:fill="F7F7F7"/>
        <w:spacing w:before="0" w:after="0" w:line="180" w:lineRule="exact"/>
        <w:ind w:left="0" w:firstLine="0"/>
        <w:jc w:val="left"/>
        <w:rPr>
          <w:ins w:id="884683" w:author="Claude" w:date="2026-10-07T12:00:00Z"/>
        </w:rPr>
      </w:pPr>
      <w:ins w:id="884739" w:author="Claude" w:date="2026-10-07T12:00:00Z">
        <w:r>
          <w:rPr>
            <w:rFonts w:ascii="Consolas" w:hAnsi="Consolas" w:cs="Consolas"/>
            <w:sz w:val="14"/>
            <w:szCs w:val="14"/>
          </w:rPr>
          <w:t xml:space="preserve"> 56      chk("VPL recalculado de forma independente", abs(vpl(e["tma_mensal"], fc) - e["vpl"]) &lt; 1e-6)</w:t>
        </w:r>
      </w:ins>
    </w:p>
    <w:p>
      <w:pPr>
        <w:shd w:val="clear" w:color="auto" w:fill="F7F7F7"/>
        <w:spacing w:before="0" w:after="0" w:line="180" w:lineRule="exact"/>
        <w:ind w:left="0" w:firstLine="0"/>
        <w:jc w:val="left"/>
        <w:rPr>
          <w:ins w:id="884683" w:author="Claude" w:date="2026-10-07T12:00:00Z"/>
        </w:rPr>
      </w:pPr>
      <w:ins w:id="884740" w:author="Claude" w:date="2026-10-07T12:00:00Z">
        <w:r>
          <w:rPr>
            <w:rFonts w:ascii="Consolas" w:hAnsi="Consolas" w:cs="Consolas"/>
            <w:sz w:val="14"/>
            <w:szCs w:val="14"/>
          </w:rPr>
          <w:t xml:space="preserve"> 57      if np.isfinite(e["tir_mensal"]):</w:t>
        </w:r>
      </w:ins>
    </w:p>
    <w:p>
      <w:pPr>
        <w:shd w:val="clear" w:color="auto" w:fill="F7F7F7"/>
        <w:spacing w:before="0" w:after="0" w:line="180" w:lineRule="exact"/>
        <w:ind w:left="0" w:firstLine="0"/>
        <w:jc w:val="left"/>
        <w:rPr>
          <w:ins w:id="884683" w:author="Claude" w:date="2026-10-07T12:00:00Z"/>
        </w:rPr>
      </w:pPr>
      <w:ins w:id="884741" w:author="Claude" w:date="2026-10-07T12:00:00Z">
        <w:r>
          <w:rPr>
            <w:rFonts w:ascii="Consolas" w:hAnsi="Consolas" w:cs="Consolas"/>
            <w:sz w:val="14"/>
            <w:szCs w:val="14"/>
          </w:rPr>
          <w:t xml:space="preserve"> 58          chk("VPL na TIR ≈ 0", abs(vpl(e["tir_mensal"], fc)) &lt; 1e-3 * max(1.0, abs(fc[0])), e["diagnostico_tir"])</w:t>
        </w:r>
      </w:ins>
    </w:p>
    <w:p>
      <w:pPr>
        <w:shd w:val="clear" w:color="auto" w:fill="F7F7F7"/>
        <w:spacing w:before="0" w:after="0" w:line="180" w:lineRule="exact"/>
        <w:ind w:left="0" w:firstLine="0"/>
        <w:jc w:val="left"/>
        <w:rPr>
          <w:ins w:id="884683" w:author="Claude" w:date="2026-10-07T12:00:00Z"/>
        </w:rPr>
      </w:pPr>
      <w:ins w:id="884742" w:author="Claude" w:date="2026-10-07T12:00:00Z">
        <w:r>
          <w:rPr>
            <w:rFonts w:ascii="Consolas" w:hAnsi="Consolas" w:cs="Consolas"/>
            <w:sz w:val="14"/>
            <w:szCs w:val="14"/>
          </w:rPr>
          <w:t xml:space="preserve"> 59      else:</w:t>
        </w:r>
      </w:ins>
    </w:p>
    <w:p>
      <w:pPr>
        <w:shd w:val="clear" w:color="auto" w:fill="F7F7F7"/>
        <w:spacing w:before="0" w:after="0" w:line="180" w:lineRule="exact"/>
        <w:ind w:left="0" w:firstLine="0"/>
        <w:jc w:val="left"/>
        <w:rPr>
          <w:ins w:id="884683" w:author="Claude" w:date="2026-10-07T12:00:00Z"/>
        </w:rPr>
      </w:pPr>
      <w:ins w:id="884743" w:author="Claude" w:date="2026-10-07T12:00:00Z">
        <w:r>
          <w:rPr>
            <w:rFonts w:ascii="Consolas" w:hAnsi="Consolas" w:cs="Consolas"/>
            <w:sz w:val="14"/>
            <w:szCs w:val="14"/>
          </w:rPr>
          <w:t xml:space="preserve"> 60          chk("TIR indefinida acompanhada de diagnóstico", e["diagnostico_tir"] == "sem_solucao",</w:t>
        </w:r>
      </w:ins>
    </w:p>
    <w:p>
      <w:pPr>
        <w:shd w:val="clear" w:color="auto" w:fill="F7F7F7"/>
        <w:spacing w:before="0" w:after="0" w:line="180" w:lineRule="exact"/>
        <w:ind w:left="0" w:firstLine="0"/>
        <w:jc w:val="left"/>
        <w:rPr>
          <w:ins w:id="884683" w:author="Claude" w:date="2026-10-07T12:00:00Z"/>
        </w:rPr>
      </w:pPr>
      <w:ins w:id="884744" w:author="Claude" w:date="2026-10-07T12:00:00Z">
        <w:r>
          <w:rPr>
            <w:rFonts w:ascii="Consolas" w:hAnsi="Consolas" w:cs="Consolas"/>
            <w:sz w:val="14"/>
            <w:szCs w:val="14"/>
          </w:rPr>
          <w:t xml:space="preserve"> 61              e["diagnostico_tir"])</w:t>
        </w:r>
      </w:ins>
    </w:p>
    <w:p>
      <w:pPr>
        <w:shd w:val="clear" w:color="auto" w:fill="F7F7F7"/>
        <w:spacing w:before="0" w:after="0" w:line="180" w:lineRule="exact"/>
        <w:ind w:left="0" w:firstLine="0"/>
        <w:jc w:val="left"/>
        <w:rPr>
          <w:ins w:id="884683" w:author="Claude" w:date="2026-10-07T12:00:00Z"/>
        </w:rPr>
      </w:pPr>
      <w:ins w:id="884745" w:author="Claude" w:date="2026-10-07T12:00:00Z">
        <w:r>
          <w:rPr>
            <w:rFonts w:ascii="Consolas" w:hAnsi="Consolas" w:cs="Consolas"/>
            <w:sz w:val="14"/>
            <w:szCs w:val="14"/>
          </w:rPr>
          <w:t xml:space="preserve"> 62      chk("Payback descontado ≥ payback simples (quando ambos existem)",</w:t>
        </w:r>
      </w:ins>
    </w:p>
    <w:p>
      <w:pPr>
        <w:shd w:val="clear" w:color="auto" w:fill="F7F7F7"/>
        <w:spacing w:before="0" w:after="0" w:line="180" w:lineRule="exact"/>
        <w:ind w:left="0" w:firstLine="0"/>
        <w:jc w:val="left"/>
        <w:rPr>
          <w:ins w:id="884683" w:author="Claude" w:date="2026-10-07T12:00:00Z"/>
        </w:rPr>
      </w:pPr>
      <w:ins w:id="884746" w:author="Claude" w:date="2026-10-07T12:00:00Z">
        <w:r>
          <w:rPr>
            <w:rFonts w:ascii="Consolas" w:hAnsi="Consolas" w:cs="Consolas"/>
            <w:sz w:val="14"/>
            <w:szCs w:val="14"/>
          </w:rPr>
          <w:t xml:space="preserve"> 63          not (np.isfinite(e["payback_descontado_meses"]) and np.isfinite(e["payback_simples_meses"]))</w:t>
        </w:r>
      </w:ins>
    </w:p>
    <w:p>
      <w:pPr>
        <w:shd w:val="clear" w:color="auto" w:fill="F7F7F7"/>
        <w:spacing w:before="0" w:after="0" w:line="180" w:lineRule="exact"/>
        <w:ind w:left="0" w:firstLine="0"/>
        <w:jc w:val="left"/>
        <w:rPr>
          <w:ins w:id="884683" w:author="Claude" w:date="2026-10-07T12:00:00Z"/>
        </w:rPr>
      </w:pPr>
      <w:ins w:id="884747" w:author="Claude" w:date="2026-10-07T12:00:00Z">
        <w:r>
          <w:rPr>
            <w:rFonts w:ascii="Consolas" w:hAnsi="Consolas" w:cs="Consolas"/>
            <w:sz w:val="14"/>
            <w:szCs w:val="14"/>
          </w:rPr>
          <w:t xml:space="preserve"> 64          or e["payback_descontado_meses"] &gt;= e["payback_simples_meses"] - 1e-9)</w:t>
        </w:r>
      </w:ins>
    </w:p>
    <w:p>
      <w:pPr>
        <w:shd w:val="clear" w:color="auto" w:fill="F7F7F7"/>
        <w:spacing w:before="0" w:after="0" w:line="180" w:lineRule="exact"/>
        <w:ind w:left="0" w:firstLine="0"/>
        <w:jc w:val="left"/>
        <w:rPr>
          <w:ins w:id="884683" w:author="Claude" w:date="2026-10-07T12:00:00Z"/>
        </w:rPr>
      </w:pPr>
      <w:ins w:id="884748" w:author="Claude" w:date="2026-10-07T12:00:00Z">
        <w:r>
          <w:rPr>
            <w:rFonts w:ascii="Consolas" w:hAnsi="Consolas" w:cs="Consolas"/>
            <w:sz w:val="14"/>
            <w:szCs w:val="14"/>
          </w:rPr>
          <w:t xml:space="preserve"> 65  </w:t>
        </w:r>
      </w:ins>
    </w:p>
    <w:p>
      <w:pPr>
        <w:shd w:val="clear" w:color="auto" w:fill="F7F7F7"/>
        <w:spacing w:before="0" w:after="0" w:line="180" w:lineRule="exact"/>
        <w:ind w:left="0" w:firstLine="0"/>
        <w:jc w:val="left"/>
        <w:rPr>
          <w:ins w:id="884683" w:author="Claude" w:date="2026-10-07T12:00:00Z"/>
        </w:rPr>
      </w:pPr>
      <w:ins w:id="884749" w:author="Claude" w:date="2026-10-07T12:00:00Z">
        <w:r>
          <w:rPr>
            <w:rFonts w:ascii="Consolas" w:hAnsi="Consolas" w:cs="Consolas"/>
            <w:sz w:val="14"/>
            <w:szCs w:val="14"/>
          </w:rPr>
          <w:t xml:space="preserve"> 66      chk("Balanço de N: aportado ≥ retido", a["n_aportado_kg"] &gt;= a["n_retido_kg"])</w:t>
        </w:r>
      </w:ins>
    </w:p>
    <w:p>
      <w:pPr>
        <w:shd w:val="clear" w:color="auto" w:fill="F7F7F7"/>
        <w:spacing w:before="0" w:after="0" w:line="180" w:lineRule="exact"/>
        <w:ind w:left="0" w:firstLine="0"/>
        <w:jc w:val="left"/>
        <w:rPr>
          <w:ins w:id="884683" w:author="Claude" w:date="2026-10-07T12:00:00Z"/>
        </w:rPr>
      </w:pPr>
      <w:ins w:id="884750" w:author="Claude" w:date="2026-10-07T12:00:00Z">
        <w:r>
          <w:rPr>
            <w:rFonts w:ascii="Consolas" w:hAnsi="Consolas" w:cs="Consolas"/>
            <w:sz w:val="14"/>
            <w:szCs w:val="14"/>
          </w:rPr>
          <w:t xml:space="preserve"> 67      chk("Balanço de P: aportado ≥ retido", a["p_aportado_kg"] &gt;= a["p_retido_kg"])</w:t>
        </w:r>
      </w:ins>
    </w:p>
    <w:p>
      <w:pPr>
        <w:shd w:val="clear" w:color="auto" w:fill="F7F7F7"/>
        <w:spacing w:before="0" w:after="0" w:line="180" w:lineRule="exact"/>
        <w:ind w:left="0" w:firstLine="0"/>
        <w:jc w:val="left"/>
        <w:rPr>
          <w:ins w:id="884683" w:author="Claude" w:date="2026-10-07T12:00:00Z"/>
        </w:rPr>
      </w:pPr>
      <w:ins w:id="884751" w:author="Claude" w:date="2026-10-07T12:00:00Z">
        <w:r>
          <w:rPr>
            <w:rFonts w:ascii="Consolas" w:hAnsi="Consolas" w:cs="Consolas"/>
            <w:sz w:val="14"/>
            <w:szCs w:val="14"/>
          </w:rPr>
          <w:t xml:space="preserve"> 68      chk("Score de conformidade em [0, 10]", 0 &lt;= a["conformidade_0_10"] &lt;= 10)</w:t>
        </w:r>
      </w:ins>
    </w:p>
    <w:p>
      <w:pPr>
        <w:shd w:val="clear" w:color="auto" w:fill="F7F7F7"/>
        <w:spacing w:before="0" w:after="0" w:line="180" w:lineRule="exact"/>
        <w:ind w:left="0" w:firstLine="0"/>
        <w:jc w:val="left"/>
        <w:rPr>
          <w:ins w:id="884683" w:author="Claude" w:date="2026-10-07T12:00:00Z"/>
        </w:rPr>
      </w:pPr>
      <w:ins w:id="884752" w:author="Claude" w:date="2026-10-07T12:00:00Z">
        <w:r>
          <w:rPr>
            <w:rFonts w:ascii="Consolas" w:hAnsi="Consolas" w:cs="Consolas"/>
            <w:sz w:val="14"/>
            <w:szCs w:val="14"/>
          </w:rPr>
          <w:t xml:space="preserve"> 69      chk("Ecoeficiência indefinida somente com valor adicionado ≤ 0",</w:t>
        </w:r>
      </w:ins>
    </w:p>
    <w:p>
      <w:pPr>
        <w:shd w:val="clear" w:color="auto" w:fill="F7F7F7"/>
        <w:spacing w:before="0" w:after="0" w:line="180" w:lineRule="exact"/>
        <w:ind w:left="0" w:firstLine="0"/>
        <w:jc w:val="left"/>
        <w:rPr>
          <w:ins w:id="884683" w:author="Claude" w:date="2026-10-07T12:00:00Z"/>
        </w:rPr>
      </w:pPr>
      <w:ins w:id="884753" w:author="Claude" w:date="2026-10-07T12:00:00Z">
        <w:r>
          <w:rPr>
            <w:rFonts w:ascii="Consolas" w:hAnsi="Consolas" w:cs="Consolas"/>
            <w:sz w:val="14"/>
            <w:szCs w:val="14"/>
          </w:rPr>
          <w:t xml:space="preserve"> 70          (a["ecoeficiencia_status"] == "definida") == (a["valor_adicionado_regime"] &gt; 0))</w:t>
        </w:r>
      </w:ins>
    </w:p>
    <w:p>
      <w:pPr>
        <w:shd w:val="clear" w:color="auto" w:fill="F7F7F7"/>
        <w:spacing w:before="0" w:after="0" w:line="180" w:lineRule="exact"/>
        <w:ind w:left="0" w:firstLine="0"/>
        <w:jc w:val="left"/>
        <w:rPr>
          <w:ins w:id="884683" w:author="Claude" w:date="2026-10-07T12:00:00Z"/>
        </w:rPr>
      </w:pPr>
      <w:ins w:id="884754" w:author="Claude" w:date="2026-10-07T12:00:00Z">
        <w:r>
          <w:rPr>
            <w:rFonts w:ascii="Consolas" w:hAnsi="Consolas" w:cs="Consolas"/>
            <w:sz w:val="14"/>
            <w:szCs w:val="14"/>
          </w:rPr>
          <w:t xml:space="preserve"> 71      chk("LSO em [0, 100]", 0 &lt;= s["lso_0_100"] &lt;= 100)</w:t>
        </w:r>
      </w:ins>
    </w:p>
    <w:p>
      <w:pPr>
        <w:shd w:val="clear" w:color="auto" w:fill="F7F7F7"/>
        <w:spacing w:before="0" w:after="0" w:line="180" w:lineRule="exact"/>
        <w:ind w:left="0" w:firstLine="0"/>
        <w:jc w:val="left"/>
        <w:rPr>
          <w:ins w:id="884683" w:author="Claude" w:date="2026-10-07T12:00:00Z"/>
        </w:rPr>
      </w:pPr>
      <w:ins w:id="884755" w:author="Claude" w:date="2026-10-07T12:00:00Z">
        <w:r>
          <w:rPr>
            <w:rFonts w:ascii="Consolas" w:hAnsi="Consolas" w:cs="Consolas"/>
            <w:sz w:val="14"/>
            <w:szCs w:val="14"/>
          </w:rPr>
          <w:t xml:space="preserve"> 72      chk("Risco social em [0, 1]", 0 &lt;= s["risco_social"] &lt;= 1)</w:t>
        </w:r>
      </w:ins>
    </w:p>
    <w:p>
      <w:pPr>
        <w:shd w:val="clear" w:color="auto" w:fill="F7F7F7"/>
        <w:spacing w:before="0" w:after="0" w:line="180" w:lineRule="exact"/>
        <w:ind w:left="0" w:firstLine="0"/>
        <w:jc w:val="left"/>
        <w:rPr>
          <w:ins w:id="884683" w:author="Claude" w:date="2026-10-07T12:00:00Z"/>
        </w:rPr>
      </w:pPr>
      <w:ins w:id="884756" w:author="Claude" w:date="2026-10-07T12:00:00Z">
        <w:r>
          <w:rPr>
            <w:rFonts w:ascii="Consolas" w:hAnsi="Consolas" w:cs="Consolas"/>
            <w:sz w:val="14"/>
            <w:szCs w:val="14"/>
          </w:rPr>
          <w:t xml:space="preserve"> 73  </w:t>
        </w:r>
      </w:ins>
    </w:p>
    <w:p>
      <w:pPr>
        <w:shd w:val="clear" w:color="auto" w:fill="F7F7F7"/>
        <w:spacing w:before="0" w:after="0" w:line="180" w:lineRule="exact"/>
        <w:ind w:left="0" w:firstLine="0"/>
        <w:jc w:val="left"/>
        <w:rPr>
          <w:ins w:id="884683" w:author="Claude" w:date="2026-10-07T12:00:00Z"/>
        </w:rPr>
      </w:pPr>
      <w:ins w:id="884757" w:author="Claude" w:date="2026-10-07T12:00:00Z">
        <w:r>
          <w:rPr>
            <w:rFonts w:ascii="Consolas" w:hAnsi="Consolas" w:cs="Consolas"/>
            <w:sz w:val="14"/>
            <w:szCs w:val="14"/>
          </w:rPr>
          <w:t xml:space="preserve"> 74      from .config import obter_por_caminho</w:t>
        </w:r>
      </w:ins>
    </w:p>
    <w:p>
      <w:pPr>
        <w:shd w:val="clear" w:color="auto" w:fill="F7F7F7"/>
        <w:spacing w:before="0" w:after="0" w:line="180" w:lineRule="exact"/>
        <w:ind w:left="0" w:firstLine="0"/>
        <w:jc w:val="left"/>
        <w:rPr>
          <w:ins w:id="884683" w:author="Claude" w:date="2026-10-07T12:00:00Z"/>
        </w:rPr>
      </w:pPr>
      <w:ins w:id="884758" w:author="Claude" w:date="2026-10-07T12:00:00Z">
        <w:r>
          <w:rPr>
            <w:rFonts w:ascii="Consolas" w:hAnsi="Consolas" w:cs="Consolas"/>
            <w:sz w:val="14"/>
            <w:szCs w:val="14"/>
          </w:rPr>
          <w:t xml:space="preserve"> 75      for caminho, d in cfg.monte_carlo.distribuicoes.items():</w:t>
        </w:r>
      </w:ins>
    </w:p>
    <w:p>
      <w:pPr>
        <w:shd w:val="clear" w:color="auto" w:fill="F7F7F7"/>
        <w:spacing w:before="0" w:after="0" w:line="180" w:lineRule="exact"/>
        <w:ind w:left="0" w:firstLine="0"/>
        <w:jc w:val="left"/>
        <w:rPr>
          <w:ins w:id="884683" w:author="Claude" w:date="2026-10-07T12:00:00Z"/>
        </w:rPr>
      </w:pPr>
      <w:ins w:id="884759" w:author="Claude" w:date="2026-10-07T12:00:00Z">
        <w:r>
          <w:rPr>
            <w:rFonts w:ascii="Consolas" w:hAnsi="Consolas" w:cs="Consolas"/>
            <w:sz w:val="14"/>
            <w:szCs w:val="14"/>
          </w:rPr>
          <w:t xml:space="preserve"> 76          v = float(obter_por_caminho(cfg, caminho))</w:t>
        </w:r>
      </w:ins>
    </w:p>
    <w:p>
      <w:pPr>
        <w:shd w:val="clear" w:color="auto" w:fill="F7F7F7"/>
        <w:spacing w:before="0" w:after="0" w:line="180" w:lineRule="exact"/>
        <w:ind w:left="0" w:firstLine="0"/>
        <w:jc w:val="left"/>
        <w:rPr>
          <w:ins w:id="884683" w:author="Claude" w:date="2026-10-07T12:00:00Z"/>
        </w:rPr>
      </w:pPr>
      <w:ins w:id="884760" w:author="Claude" w:date="2026-10-07T12:00:00Z">
        <w:r>
          <w:rPr>
            <w:rFonts w:ascii="Consolas" w:hAnsi="Consolas" w:cs="Consolas"/>
            <w:sz w:val="14"/>
            <w:szCs w:val="14"/>
          </w:rPr>
          <w:t xml:space="preserve"> 77          ok = d.minimo - 1e-9 &lt;= v &lt;= d.maximo + 1e-9 and (d.tipo == "uniforme" or abs(d.moda - v) &lt;= 1e-9 * max(1.0, abs(v)))</w:t>
        </w:r>
      </w:ins>
    </w:p>
    <w:p>
      <w:pPr>
        <w:shd w:val="clear" w:color="auto" w:fill="F7F7F7"/>
        <w:spacing w:before="0" w:after="0" w:line="180" w:lineRule="exact"/>
        <w:ind w:left="0" w:firstLine="0"/>
        <w:jc w:val="left"/>
        <w:rPr>
          <w:ins w:id="884683" w:author="Claude" w:date="2026-10-07T12:00:00Z"/>
        </w:rPr>
      </w:pPr>
      <w:ins w:id="884761" w:author="Claude" w:date="2026-10-07T12:00:00Z">
        <w:r>
          <w:rPr>
            <w:rFonts w:ascii="Consolas" w:hAnsi="Consolas" w:cs="Consolas"/>
            <w:sz w:val="14"/>
            <w:szCs w:val="14"/>
          </w:rPr>
          <w:t xml:space="preserve"> 78          chk(f"Distribuição de {caminho} contém o valor determinístico como mais provável", ok,</w:t>
        </w:r>
      </w:ins>
    </w:p>
    <w:p>
      <w:pPr>
        <w:shd w:val="clear" w:color="auto" w:fill="F7F7F7"/>
        <w:spacing w:before="0" w:after="0" w:line="180" w:lineRule="exact"/>
        <w:ind w:left="0" w:firstLine="0"/>
        <w:jc w:val="left"/>
        <w:rPr>
          <w:ins w:id="884683" w:author="Claude" w:date="2026-10-07T12:00:00Z"/>
        </w:rPr>
      </w:pPr>
      <w:ins w:id="884762" w:author="Claude" w:date="2026-10-07T12:00:00Z">
        <w:r>
          <w:rPr>
            <w:rFonts w:ascii="Consolas" w:hAnsi="Consolas" w:cs="Consolas"/>
            <w:sz w:val="14"/>
            <w:szCs w:val="14"/>
          </w:rPr>
          <w:t xml:space="preserve"> 79              f"valor {v:g}; distribuição {d.tipo} ({d.minimo:g}, {d.moda:g}, {d.maximo:g})")</w:t>
        </w:r>
      </w:ins>
    </w:p>
    <w:p>
      <w:pPr>
        <w:shd w:val="clear" w:color="auto" w:fill="F7F7F7"/>
        <w:spacing w:before="0" w:after="0" w:line="180" w:lineRule="exact"/>
        <w:ind w:left="0" w:firstLine="0"/>
        <w:jc w:val="left"/>
        <w:rPr>
          <w:ins w:id="884683" w:author="Claude" w:date="2026-10-07T12:00:00Z"/>
        </w:rPr>
      </w:pPr>
      <w:ins w:id="884763" w:author="Claude" w:date="2026-10-07T12:00:00Z">
        <w:r>
          <w:rPr>
            <w:rFonts w:ascii="Consolas" w:hAnsi="Consolas" w:cs="Consolas"/>
            <w:sz w:val="14"/>
            <w:szCs w:val="14"/>
          </w:rPr>
          <w:t xml:space="preserve"> 80          lo, hi = DOMINIO_DISTRIBUICOES.get(caminho, (0.0, None))</w:t>
        </w:r>
      </w:ins>
    </w:p>
    <w:p>
      <w:pPr>
        <w:shd w:val="clear" w:color="auto" w:fill="F7F7F7"/>
        <w:spacing w:before="0" w:after="0" w:line="180" w:lineRule="exact"/>
        <w:ind w:left="0" w:firstLine="0"/>
        <w:jc w:val="left"/>
        <w:rPr>
          <w:ins w:id="884683" w:author="Claude" w:date="2026-10-07T12:00:00Z"/>
        </w:rPr>
      </w:pPr>
      <w:ins w:id="884764" w:author="Claude" w:date="2026-10-07T12:00:00Z">
        <w:r>
          <w:rPr>
            <w:rFonts w:ascii="Consolas" w:hAnsi="Consolas" w:cs="Consolas"/>
            <w:sz w:val="14"/>
            <w:szCs w:val="14"/>
          </w:rPr>
          <w:t xml:space="preserve"> 81          chk(f"Distribuição de {caminho} dentro do domínio da variável",</w:t>
        </w:r>
      </w:ins>
    </w:p>
    <w:p>
      <w:pPr>
        <w:shd w:val="clear" w:color="auto" w:fill="F7F7F7"/>
        <w:spacing w:before="0" w:after="0" w:line="180" w:lineRule="exact"/>
        <w:ind w:left="0" w:firstLine="0"/>
        <w:jc w:val="left"/>
        <w:rPr>
          <w:ins w:id="884683" w:author="Claude" w:date="2026-10-07T12:00:00Z"/>
        </w:rPr>
      </w:pPr>
      <w:ins w:id="884765" w:author="Claude" w:date="2026-10-07T12:00:00Z">
        <w:r>
          <w:rPr>
            <w:rFonts w:ascii="Consolas" w:hAnsi="Consolas" w:cs="Consolas"/>
            <w:sz w:val="14"/>
            <w:szCs w:val="14"/>
          </w:rPr>
          <w:t xml:space="preserve"> 82              d.minimo &gt;= lo - 1e-12 and (hi is None or d.maximo &lt;= hi + 1e-12),</w:t>
        </w:r>
      </w:ins>
    </w:p>
    <w:p>
      <w:pPr>
        <w:shd w:val="clear" w:color="auto" w:fill="F7F7F7"/>
        <w:spacing w:before="0" w:after="0" w:line="180" w:lineRule="exact"/>
        <w:ind w:left="0" w:firstLine="0"/>
        <w:jc w:val="left"/>
        <w:rPr>
          <w:ins w:id="884683" w:author="Claude" w:date="2026-10-07T12:00:00Z"/>
        </w:rPr>
      </w:pPr>
      <w:ins w:id="884766" w:author="Claude" w:date="2026-10-07T12:00:00Z">
        <w:r>
          <w:rPr>
            <w:rFonts w:ascii="Consolas" w:hAnsi="Consolas" w:cs="Consolas"/>
            <w:sz w:val="14"/>
            <w:szCs w:val="14"/>
          </w:rPr>
          <w:t xml:space="preserve"> 83              f"({d.minimo:g}, {d.maximo:g}) em [{lo:g}, {'∞' if hi is None else f'{hi:g}'}]")</w:t>
        </w:r>
      </w:ins>
    </w:p>
    <w:p>
      <w:pPr>
        <w:shd w:val="clear" w:color="auto" w:fill="F7F7F7"/>
        <w:spacing w:before="0" w:after="0" w:line="180" w:lineRule="exact"/>
        <w:ind w:left="0" w:firstLine="0"/>
        <w:jc w:val="left"/>
        <w:rPr>
          <w:ins w:id="884683" w:author="Claude" w:date="2026-10-07T12:00:00Z"/>
        </w:rPr>
      </w:pPr>
      <w:ins w:id="884767" w:author="Claude" w:date="2026-10-07T12:00:00Z">
        <w:r>
          <w:rPr>
            <w:rFonts w:ascii="Consolas" w:hAnsi="Consolas" w:cs="Consolas"/>
            <w:sz w:val="14"/>
            <w:szCs w:val="14"/>
          </w:rPr>
          <w:t xml:space="preserve"> 84  </w:t>
        </w:r>
      </w:ins>
    </w:p>
    <w:p>
      <w:pPr>
        <w:shd w:val="clear" w:color="auto" w:fill="F7F7F7"/>
        <w:spacing w:before="0" w:after="0" w:line="180" w:lineRule="exact"/>
        <w:ind w:left="0" w:firstLine="0"/>
        <w:jc w:val="left"/>
        <w:rPr>
          <w:ins w:id="884683" w:author="Claude" w:date="2026-10-07T12:00:00Z"/>
        </w:rPr>
      </w:pPr>
      <w:ins w:id="884768" w:author="Claude" w:date="2026-10-07T12:00:00Z">
        <w:r>
          <w:rPr>
            <w:rFonts w:ascii="Consolas" w:hAnsi="Consolas" w:cs="Consolas"/>
            <w:sz w:val="14"/>
            <w:szCs w:val="14"/>
          </w:rPr>
          <w:t xml:space="preserve"> 85      pesos = i["pesos"]</w:t>
        </w:r>
      </w:ins>
    </w:p>
    <w:p>
      <w:pPr>
        <w:shd w:val="clear" w:color="auto" w:fill="F7F7F7"/>
        <w:spacing w:before="0" w:after="0" w:line="180" w:lineRule="exact"/>
        <w:ind w:left="0" w:firstLine="0"/>
        <w:jc w:val="left"/>
        <w:rPr>
          <w:ins w:id="884683" w:author="Claude" w:date="2026-10-07T12:00:00Z"/>
        </w:rPr>
      </w:pPr>
      <w:ins w:id="884769" w:author="Claude" w:date="2026-10-07T12:00:00Z">
        <w:r>
          <w:rPr>
            <w:rFonts w:ascii="Consolas" w:hAnsi="Consolas" w:cs="Consolas"/>
            <w:sz w:val="14"/>
            <w:szCs w:val="14"/>
          </w:rPr>
          <w:t xml:space="preserve"> 86      chk("Pesos dimensionais somam 1", abs(sum(pesos["dimensoes"].values()) - 1) &lt; 1e-9)</w:t>
        </w:r>
      </w:ins>
    </w:p>
    <w:p>
      <w:pPr>
        <w:shd w:val="clear" w:color="auto" w:fill="F7F7F7"/>
        <w:spacing w:before="0" w:after="0" w:line="180" w:lineRule="exact"/>
        <w:ind w:left="0" w:firstLine="0"/>
        <w:jc w:val="left"/>
        <w:rPr>
          <w:ins w:id="884683" w:author="Claude" w:date="2026-10-07T12:00:00Z"/>
        </w:rPr>
      </w:pPr>
      <w:ins w:id="884770" w:author="Claude" w:date="2026-10-07T12:00:00Z">
        <w:r>
          <w:rPr>
            <w:rFonts w:ascii="Consolas" w:hAnsi="Consolas" w:cs="Consolas"/>
            <w:sz w:val="14"/>
            <w:szCs w:val="14"/>
          </w:rPr>
          <w:t xml:space="preserve"> 87      chk("Pesos dimensionais não negativos", min(pesos["dimensoes"].values()) &gt;= 0)</w:t>
        </w:r>
      </w:ins>
    </w:p>
    <w:p>
      <w:pPr>
        <w:shd w:val="clear" w:color="auto" w:fill="F7F7F7"/>
        <w:spacing w:before="0" w:after="0" w:line="180" w:lineRule="exact"/>
        <w:ind w:left="0" w:firstLine="0"/>
        <w:jc w:val="left"/>
        <w:rPr>
          <w:ins w:id="884683" w:author="Claude" w:date="2026-10-07T12:00:00Z"/>
        </w:rPr>
      </w:pPr>
      <w:ins w:id="884771" w:author="Claude" w:date="2026-10-07T12:00:00Z">
        <w:r>
          <w:rPr>
            <w:rFonts w:ascii="Consolas" w:hAnsi="Consolas" w:cs="Consolas"/>
            <w:sz w:val="14"/>
            <w:szCs w:val="14"/>
          </w:rPr>
          <w:t xml:space="preserve"> 88      chk("Índice EVTEAS em [0, 1]", 0 &lt;= i["indice_evteas"] &lt;= 1, f"{i['indice_evteas']:.4f}")</w:t>
        </w:r>
      </w:ins>
    </w:p>
    <w:p>
      <w:pPr>
        <w:shd w:val="clear" w:color="auto" w:fill="F7F7F7"/>
        <w:spacing w:before="0" w:after="0" w:line="180" w:lineRule="exact"/>
        <w:ind w:left="0" w:firstLine="0"/>
        <w:jc w:val="left"/>
        <w:rPr>
          <w:ins w:id="884683" w:author="Claude" w:date="2026-10-07T12:00:00Z"/>
        </w:rPr>
      </w:pPr>
      <w:ins w:id="884772" w:author="Claude" w:date="2026-10-07T12:00:00Z">
        <w:r>
          <w:rPr>
            <w:rFonts w:ascii="Consolas" w:hAnsi="Consolas" w:cs="Consolas"/>
            <w:sz w:val="14"/>
            <w:szCs w:val="14"/>
          </w:rPr>
          <w:t xml:space="preserve"> 89      chk("KPIs normalizados em [0, 1]", all(0 &lt;= v &lt;= 1 for v in i["kpis_normalizados"].values()))</w:t>
        </w:r>
      </w:ins>
    </w:p>
    <w:p>
      <w:pPr>
        <w:shd w:val="clear" w:color="auto" w:fill="F7F7F7"/>
        <w:spacing w:before="0" w:after="0" w:line="180" w:lineRule="exact"/>
        <w:ind w:left="0" w:firstLine="0"/>
        <w:jc w:val="left"/>
        <w:rPr>
          <w:ins w:id="884683" w:author="Claude" w:date="2026-10-07T12:00:00Z"/>
        </w:rPr>
      </w:pPr>
      <w:ins w:id="884773" w:author="Claude" w:date="2026-10-07T12:00:00Z">
        <w:r>
          <w:rPr>
            <w:rFonts w:ascii="Consolas" w:hAnsi="Consolas" w:cs="Consolas"/>
            <w:sz w:val="14"/>
            <w:szCs w:val="14"/>
          </w:rPr>
          <w:t xml:space="preserve"> 90      if "ahp" in pesos:</w:t>
        </w:r>
      </w:ins>
    </w:p>
    <w:p>
      <w:pPr>
        <w:shd w:val="clear" w:color="auto" w:fill="F7F7F7"/>
        <w:spacing w:before="0" w:after="0" w:line="180" w:lineRule="exact"/>
        <w:ind w:left="0" w:firstLine="0"/>
        <w:jc w:val="left"/>
        <w:rPr>
          <w:ins w:id="884683" w:author="Claude" w:date="2026-10-07T12:00:00Z"/>
        </w:rPr>
      </w:pPr>
      <w:ins w:id="884774" w:author="Claude" w:date="2026-10-07T12:00:00Z">
        <w:r>
          <w:rPr>
            <w:rFonts w:ascii="Consolas" w:hAnsi="Consolas" w:cs="Consolas"/>
            <w:sz w:val="14"/>
            <w:szCs w:val="14"/>
          </w:rPr>
          <w:t xml:space="preserve"> 91          chk("AHP consistente (RC ≤ 0,10)", pesos["ahp"]["consistente"], f"RC = {pesos['ahp']['rc']:.3f}")</w:t>
        </w:r>
      </w:ins>
    </w:p>
    <w:p>
      <w:pPr>
        <w:shd w:val="clear" w:color="auto" w:fill="F7F7F7"/>
        <w:spacing w:before="0" w:after="0" w:line="180" w:lineRule="exact"/>
        <w:ind w:left="0" w:firstLine="0"/>
        <w:jc w:val="left"/>
        <w:rPr>
          <w:ins w:id="884683" w:author="Claude" w:date="2026-10-07T12:00:00Z"/>
        </w:rPr>
      </w:pPr>
      <w:ins w:id="884775" w:author="Claude" w:date="2026-10-07T12:00:00Z">
        <w:r>
          <w:rPr>
            <w:rFonts w:ascii="Consolas" w:hAnsi="Consolas" w:cs="Consolas"/>
            <w:sz w:val="14"/>
            <w:szCs w:val="14"/>
          </w:rPr>
          <w:t xml:space="preserve"> 92  </w:t>
        </w:r>
      </w:ins>
    </w:p>
    <w:p>
      <w:pPr>
        <w:shd w:val="clear" w:color="auto" w:fill="F7F7F7"/>
        <w:spacing w:before="0" w:after="0" w:line="180" w:lineRule="exact"/>
        <w:ind w:left="0" w:firstLine="0"/>
        <w:jc w:val="left"/>
        <w:rPr>
          <w:ins w:id="884683" w:author="Claude" w:date="2026-10-07T12:00:00Z"/>
        </w:rPr>
      </w:pPr>
      <w:ins w:id="884776" w:author="Claude" w:date="2026-10-07T12:00:00Z">
        <w:r>
          <w:rPr>
            <w:rFonts w:ascii="Consolas" w:hAnsi="Consolas" w:cs="Consolas"/>
            <w:sz w:val="14"/>
            <w:szCs w:val="14"/>
          </w:rPr>
          <w:t xml:space="preserve"> 93      if "monte_carlo" in resultado:</w:t>
        </w:r>
      </w:ins>
    </w:p>
    <w:p>
      <w:pPr>
        <w:shd w:val="clear" w:color="auto" w:fill="F7F7F7"/>
        <w:spacing w:before="0" w:after="0" w:line="180" w:lineRule="exact"/>
        <w:ind w:left="0" w:firstLine="0"/>
        <w:jc w:val="left"/>
        <w:rPr>
          <w:ins w:id="884683" w:author="Claude" w:date="2026-10-07T12:00:00Z"/>
        </w:rPr>
      </w:pPr>
      <w:ins w:id="884777" w:author="Claude" w:date="2026-10-07T12:00:00Z">
        <w:r>
          <w:rPr>
            <w:rFonts w:ascii="Consolas" w:hAnsi="Consolas" w:cs="Consolas"/>
            <w:sz w:val="14"/>
            <w:szCs w:val="14"/>
          </w:rPr>
          <w:t xml:space="preserve"> 94          mc = resultado["monte_carlo"]</w:t>
        </w:r>
      </w:ins>
    </w:p>
    <w:p>
      <w:pPr>
        <w:shd w:val="clear" w:color="auto" w:fill="F7F7F7"/>
        <w:spacing w:before="0" w:after="0" w:line="180" w:lineRule="exact"/>
        <w:ind w:left="0" w:firstLine="0"/>
        <w:jc w:val="left"/>
        <w:rPr>
          <w:ins w:id="884683" w:author="Claude" w:date="2026-10-07T12:00:00Z"/>
        </w:rPr>
      </w:pPr>
      <w:ins w:id="884778" w:author="Claude" w:date="2026-10-07T12:00:00Z">
        <w:r>
          <w:rPr>
            <w:rFonts w:ascii="Consolas" w:hAnsi="Consolas" w:cs="Consolas"/>
            <w:sz w:val="14"/>
            <w:szCs w:val="14"/>
          </w:rPr>
          <w:t xml:space="preserve"> 95          st = mc["estatisticas"]</w:t>
        </w:r>
      </w:ins>
    </w:p>
    <w:p>
      <w:pPr>
        <w:shd w:val="clear" w:color="auto" w:fill="F7F7F7"/>
        <w:spacing w:before="0" w:after="0" w:line="180" w:lineRule="exact"/>
        <w:ind w:left="0" w:firstLine="0"/>
        <w:jc w:val="left"/>
        <w:rPr>
          <w:ins w:id="884683" w:author="Claude" w:date="2026-10-07T12:00:00Z"/>
        </w:rPr>
      </w:pPr>
      <w:ins w:id="884779" w:author="Claude" w:date="2026-10-07T12:00:00Z">
        <w:r>
          <w:rPr>
            <w:rFonts w:ascii="Consolas" w:hAnsi="Consolas" w:cs="Consolas"/>
            <w:sz w:val="14"/>
            <w:szCs w:val="14"/>
          </w:rPr>
          <w:t xml:space="preserve"> 96          chk("Monte Carlo: P(VPL&gt;0) + P(VPL&lt;0) ≤ 1", st["prob_vpl_positivo"] + st["prob_vpl_negativo"] &lt;= 1 + 1e-12)</w:t>
        </w:r>
      </w:ins>
    </w:p>
    <w:p>
      <w:pPr>
        <w:shd w:val="clear" w:color="auto" w:fill="F7F7F7"/>
        <w:spacing w:before="0" w:after="0" w:line="180" w:lineRule="exact"/>
        <w:ind w:left="0" w:firstLine="0"/>
        <w:jc w:val="left"/>
        <w:rPr>
          <w:ins w:id="884683" w:author="Claude" w:date="2026-10-07T12:00:00Z"/>
        </w:rPr>
      </w:pPr>
      <w:ins w:id="884780" w:author="Claude" w:date="2026-10-07T12:00:00Z">
        <w:r>
          <w:rPr>
            <w:rFonts w:ascii="Consolas" w:hAnsi="Consolas" w:cs="Consolas"/>
            <w:sz w:val="14"/>
            <w:szCs w:val="14"/>
          </w:rPr>
          <w:t xml:space="preserve"> 97          chk("Monte Carlo: P5 ≤ mediana ≤ P95",</w:t>
        </w:r>
      </w:ins>
    </w:p>
    <w:p>
      <w:pPr>
        <w:shd w:val="clear" w:color="auto" w:fill="F7F7F7"/>
        <w:spacing w:before="0" w:after="0" w:line="180" w:lineRule="exact"/>
        <w:ind w:left="0" w:firstLine="0"/>
        <w:jc w:val="left"/>
        <w:rPr>
          <w:ins w:id="884683" w:author="Claude" w:date="2026-10-07T12:00:00Z"/>
        </w:rPr>
      </w:pPr>
      <w:ins w:id="884781" w:author="Claude" w:date="2026-10-07T12:00:00Z">
        <w:r>
          <w:rPr>
            <w:rFonts w:ascii="Consolas" w:hAnsi="Consolas" w:cs="Consolas"/>
            <w:sz w:val="14"/>
            <w:szCs w:val="14"/>
          </w:rPr>
          <w:t xml:space="preserve"> 98              st["percentis_vpl"]["p5"] &lt;= st["mediana_vpl"] &lt;= st["percentis_vpl"]["p95"])</w:t>
        </w:r>
      </w:ins>
    </w:p>
    <w:p>
      <w:pPr>
        <w:shd w:val="clear" w:color="auto" w:fill="F7F7F7"/>
        <w:spacing w:before="0" w:after="0" w:line="180" w:lineRule="exact"/>
        <w:ind w:left="0" w:firstLine="0"/>
        <w:jc w:val="left"/>
        <w:rPr>
          <w:ins w:id="884683" w:author="Claude" w:date="2026-10-07T12:00:00Z"/>
        </w:rPr>
      </w:pPr>
      <w:ins w:id="884782" w:author="Claude" w:date="2026-10-07T12:00:00Z">
        <w:r>
          <w:rPr>
            <w:rFonts w:ascii="Consolas" w:hAnsi="Consolas" w:cs="Consolas"/>
            <w:sz w:val="14"/>
            <w:szCs w:val="14"/>
          </w:rPr>
          <w:t xml:space="preserve"> 99          conv = mc["convergencia"]</w:t>
        </w:r>
      </w:ins>
    </w:p>
    <w:p>
      <w:pPr>
        <w:shd w:val="clear" w:color="auto" w:fill="F7F7F7"/>
        <w:spacing w:before="0" w:after="0" w:line="180" w:lineRule="exact"/>
        <w:ind w:left="0" w:firstLine="0"/>
        <w:jc w:val="left"/>
        <w:rPr>
          <w:ins w:id="884683" w:author="Claude" w:date="2026-10-07T12:00:00Z"/>
        </w:rPr>
      </w:pPr>
      <w:ins w:id="884783" w:author="Claude" w:date="2026-10-07T12:00:00Z">
        <w:r>
          <w:rPr>
            <w:rFonts w:ascii="Consolas" w:hAnsi="Consolas" w:cs="Consolas"/>
            <w:sz w:val="14"/>
            <w:szCs w:val="14"/>
          </w:rPr>
          <w:t xml:space="preserve">100          chk("Monte Carlo: erro-padrão final &lt; 2% do desvio-padrão",</w:t>
        </w:r>
      </w:ins>
    </w:p>
    <w:p>
      <w:pPr>
        <w:shd w:val="clear" w:color="auto" w:fill="F7F7F7"/>
        <w:spacing w:before="0" w:after="0" w:line="180" w:lineRule="exact"/>
        <w:ind w:left="0" w:firstLine="0"/>
        <w:jc w:val="left"/>
        <w:rPr>
          <w:ins w:id="884683" w:author="Claude" w:date="2026-10-07T12:00:00Z"/>
        </w:rPr>
      </w:pPr>
      <w:ins w:id="884784" w:author="Claude" w:date="2026-10-07T12:00:00Z">
        <w:r>
          <w:rPr>
            <w:rFonts w:ascii="Consolas" w:hAnsi="Consolas" w:cs="Consolas"/>
            <w:sz w:val="14"/>
            <w:szCs w:val="14"/>
          </w:rPr>
          <w:t xml:space="preserve">101              conv["Erro-padrão"].iloc[-1] &lt; 0.02 * st["desvio_vpl"] or st["n"] &lt; 2500,</w:t>
        </w:r>
      </w:ins>
    </w:p>
    <w:p>
      <w:pPr>
        <w:shd w:val="clear" w:color="auto" w:fill="F7F7F7"/>
        <w:spacing w:before="0" w:after="0" w:line="180" w:lineRule="exact"/>
        <w:ind w:left="0" w:firstLine="0"/>
        <w:jc w:val="left"/>
        <w:rPr>
          <w:ins w:id="884683" w:author="Claude" w:date="2026-10-07T12:00:00Z"/>
        </w:rPr>
      </w:pPr>
      <w:ins w:id="884785" w:author="Claude" w:date="2026-10-07T12:00:00Z">
        <w:r>
          <w:rPr>
            <w:rFonts w:ascii="Consolas" w:hAnsi="Consolas" w:cs="Consolas"/>
            <w:sz w:val="14"/>
            <w:szCs w:val="14"/>
          </w:rPr>
          <w:t xml:space="preserve">102              f"EP = {conv['Erro-padrão'].iloc[-1]:,.0f}")</w:t>
        </w:r>
      </w:ins>
    </w:p>
    <w:p>
      <w:pPr>
        <w:shd w:val="clear" w:color="auto" w:fill="F7F7F7"/>
        <w:spacing w:before="0" w:after="0" w:line="180" w:lineRule="exact"/>
        <w:ind w:left="0" w:firstLine="0"/>
        <w:jc w:val="left"/>
        <w:rPr>
          <w:ins w:id="884683" w:author="Claude" w:date="2026-10-07T12:00:00Z"/>
        </w:rPr>
      </w:pPr>
      <w:ins w:id="884786" w:author="Claude" w:date="2026-10-07T12:00:00Z">
        <w:r>
          <w:rPr>
            <w:rFonts w:ascii="Consolas" w:hAnsi="Consolas" w:cs="Consolas"/>
            <w:sz w:val="14"/>
            <w:szCs w:val="14"/>
          </w:rPr>
          <w:t xml:space="preserve">103  </w:t>
        </w:r>
      </w:ins>
    </w:p>
    <w:p>
      <w:pPr>
        <w:shd w:val="clear" w:color="auto" w:fill="F7F7F7"/>
        <w:spacing w:before="0" w:after="0" w:line="180" w:lineRule="exact"/>
        <w:ind w:left="0" w:firstLine="0"/>
        <w:jc w:val="left"/>
        <w:rPr>
          <w:ins w:id="884683" w:author="Claude" w:date="2026-10-07T12:00:00Z"/>
        </w:rPr>
      </w:pPr>
      <w:ins w:id="884787" w:author="Claude" w:date="2026-10-07T12:00:00Z">
        <w:r>
          <w:rPr>
            <w:rFonts w:ascii="Consolas" w:hAnsi="Consolas" w:cs="Consolas"/>
            <w:sz w:val="14"/>
            <w:szCs w:val="14"/>
          </w:rPr>
          <w:t xml:space="preserve">104      falhas = [c for c in checks if not c["Aprovada"]]</w:t>
        </w:r>
      </w:ins>
    </w:p>
    <w:p>
      <w:pPr>
        <w:shd w:val="clear" w:color="auto" w:fill="F7F7F7"/>
        <w:spacing w:before="0" w:after="0" w:line="180" w:lineRule="exact"/>
        <w:ind w:left="0" w:firstLine="0"/>
        <w:jc w:val="left"/>
        <w:rPr>
          <w:ins w:id="884683" w:author="Claude" w:date="2026-10-07T12:00:00Z"/>
        </w:rPr>
      </w:pPr>
      <w:ins w:id="884788" w:author="Claude" w:date="2026-10-07T12:00:00Z">
        <w:r>
          <w:rPr>
            <w:rFonts w:ascii="Consolas" w:hAnsi="Consolas" w:cs="Consolas"/>
            <w:sz w:val="14"/>
            <w:szCs w:val="14"/>
          </w:rPr>
          <w:t xml:space="preserve">105      return {"valido": not falhas, "quantidade_verificacoes": len(checks), "quantidade_erros": len(falhas),</w:t>
        </w:r>
      </w:ins>
    </w:p>
    <w:p>
      <w:pPr>
        <w:shd w:val="clear" w:color="auto" w:fill="F7F7F7"/>
        <w:spacing w:before="0" w:after="0" w:line="180" w:lineRule="exact"/>
        <w:ind w:left="0" w:firstLine="0"/>
        <w:jc w:val="left"/>
        <w:rPr>
          <w:ins w:id="884683" w:author="Claude" w:date="2026-10-07T12:00:00Z"/>
        </w:rPr>
      </w:pPr>
      <w:ins w:id="884789" w:author="Claude" w:date="2026-10-07T12:00:00Z">
        <w:r>
          <w:rPr>
            <w:rFonts w:ascii="Consolas" w:hAnsi="Consolas" w:cs="Consolas"/>
            <w:sz w:val="14"/>
            <w:szCs w:val="14"/>
          </w:rPr>
          <w:t xml:space="preserve">106              "erros": [c["Verificação"] for c in falhas], "verificacoes": checks}</w:t>
        </w:r>
      </w:ins>
    </w:p>
    <w:p>
      <w:pPr>
        <w:shd w:val="clear" w:color="auto" w:fill="F7F7F7"/>
        <w:spacing w:before="0" w:after="0" w:line="180" w:lineRule="exact"/>
        <w:ind w:left="0" w:firstLine="0"/>
        <w:jc w:val="left"/>
        <w:rPr>
          <w:ins w:id="884683" w:author="Claude" w:date="2026-10-07T12:00:00Z"/>
        </w:rPr>
      </w:pPr>
      <w:ins w:id="884790" w:author="Claude" w:date="2026-10-07T12:00:00Z">
        <w:r>
          <w:rPr>
            <w:rFonts w:ascii="Consolas" w:hAnsi="Consolas" w:cs="Consolas"/>
            <w:sz w:val="14"/>
            <w:szCs w:val="14"/>
          </w:rPr>
          <w:t xml:space="preserve">107  </w:t>
        </w:r>
      </w:ins>
    </w:p>
    <w:p>
      <w:pPr>
        <w:shd w:val="clear" w:color="auto" w:fill="F7F7F7"/>
        <w:spacing w:before="0" w:after="0" w:line="180" w:lineRule="exact"/>
        <w:ind w:left="0" w:firstLine="0"/>
        <w:jc w:val="left"/>
        <w:rPr>
          <w:ins w:id="884683" w:author="Claude" w:date="2026-10-07T12:00:00Z"/>
        </w:rPr>
      </w:pPr>
      <w:ins w:id="884791" w:author="Claude" w:date="2026-10-07T12:00:00Z">
        <w:r>
          <w:rPr>
            <w:rFonts w:ascii="Consolas" w:hAnsi="Consolas" w:cs="Consolas"/>
            <w:sz w:val="14"/>
            <w:szCs w:val="14"/>
          </w:rPr>
          <w:t xml:space="preserve">108  </w:t>
        </w:r>
      </w:ins>
    </w:p>
    <w:p>
      <w:pPr>
        <w:shd w:val="clear" w:color="auto" w:fill="F7F7F7"/>
        <w:spacing w:before="0" w:after="0" w:line="180" w:lineRule="exact"/>
        <w:ind w:left="0" w:firstLine="0"/>
        <w:jc w:val="left"/>
        <w:rPr>
          <w:ins w:id="884683" w:author="Claude" w:date="2026-10-07T12:00:00Z"/>
        </w:rPr>
      </w:pPr>
      <w:ins w:id="884792" w:author="Claude" w:date="2026-10-07T12:00:00Z">
        <w:r>
          <w:rPr>
            <w:rFonts w:ascii="Consolas" w:hAnsi="Consolas" w:cs="Consolas"/>
            <w:sz w:val="14"/>
            <w:szCs w:val="14"/>
          </w:rPr>
          <w:t xml:space="preserve">109  def teste_regressao_deterministica() -&gt; bool:</w:t>
        </w:r>
      </w:ins>
    </w:p>
    <w:p>
      <w:pPr>
        <w:shd w:val="clear" w:color="auto" w:fill="F7F7F7"/>
        <w:spacing w:before="0" w:after="0" w:line="180" w:lineRule="exact"/>
        <w:ind w:left="0" w:firstLine="0"/>
        <w:jc w:val="left"/>
        <w:rPr>
          <w:ins w:id="884683" w:author="Claude" w:date="2026-10-07T12:00:00Z"/>
        </w:rPr>
      </w:pPr>
      <w:ins w:id="884793" w:author="Claude" w:date="2026-10-07T12:00:00Z">
        <w:r>
          <w:rPr>
            <w:rFonts w:ascii="Consolas" w:hAnsi="Consolas" w:cs="Consolas"/>
            <w:sz w:val="14"/>
            <w:szCs w:val="14"/>
          </w:rPr>
          <w:t xml:space="preserve">110      """Casos com solução analítica conhecida (executáveis sem pytest)."""</w:t>
        </w:r>
      </w:ins>
    </w:p>
    <w:p>
      <w:pPr>
        <w:shd w:val="clear" w:color="auto" w:fill="F7F7F7"/>
        <w:spacing w:before="0" w:after="0" w:line="180" w:lineRule="exact"/>
        <w:ind w:left="0" w:firstLine="0"/>
        <w:jc w:val="left"/>
        <w:rPr>
          <w:ins w:id="884683" w:author="Claude" w:date="2026-10-07T12:00:00Z"/>
        </w:rPr>
      </w:pPr>
      <w:ins w:id="884794" w:author="Claude" w:date="2026-10-07T12:00:00Z">
        <w:r>
          <w:rPr>
            <w:rFonts w:ascii="Consolas" w:hAnsi="Consolas" w:cs="Consolas"/>
            <w:sz w:val="14"/>
            <w:szCs w:val="14"/>
          </w:rPr>
          <w:t xml:space="preserve">111      assert abs(vpl(0.0, [-100, 50, 50]) - 0.0) &lt; 1e-12</w:t>
        </w:r>
      </w:ins>
    </w:p>
    <w:p>
      <w:pPr>
        <w:shd w:val="clear" w:color="auto" w:fill="F7F7F7"/>
        <w:spacing w:before="0" w:after="0" w:line="180" w:lineRule="exact"/>
        <w:ind w:left="0" w:firstLine="0"/>
        <w:jc w:val="left"/>
        <w:rPr>
          <w:ins w:id="884683" w:author="Claude" w:date="2026-10-07T12:00:00Z"/>
        </w:rPr>
      </w:pPr>
      <w:ins w:id="884795" w:author="Claude" w:date="2026-10-07T12:00:00Z">
        <w:r>
          <w:rPr>
            <w:rFonts w:ascii="Consolas" w:hAnsi="Consolas" w:cs="Consolas"/>
            <w:sz w:val="14"/>
            <w:szCs w:val="14"/>
          </w:rPr>
          <w:t xml:space="preserve">112      assert abs(vpl(0.10, [-100, 110]) - 0.0) &lt; 1e-9</w:t>
        </w:r>
      </w:ins>
    </w:p>
    <w:p>
      <w:pPr>
        <w:shd w:val="clear" w:color="auto" w:fill="F7F7F7"/>
        <w:spacing w:before="0" w:after="0" w:line="180" w:lineRule="exact"/>
        <w:ind w:left="0" w:firstLine="0"/>
        <w:jc w:val="left"/>
        <w:rPr>
          <w:ins w:id="884683" w:author="Claude" w:date="2026-10-07T12:00:00Z"/>
        </w:rPr>
      </w:pPr>
      <w:ins w:id="884796" w:author="Claude" w:date="2026-10-07T12:00:00Z">
        <w:r>
          <w:rPr>
            <w:rFonts w:ascii="Consolas" w:hAnsi="Consolas" w:cs="Consolas"/>
            <w:sz w:val="14"/>
            <w:szCs w:val="14"/>
          </w:rPr>
          <w:t xml:space="preserve">113      r, d = tir([-100, 110])</w:t>
        </w:r>
      </w:ins>
    </w:p>
    <w:p>
      <w:pPr>
        <w:shd w:val="clear" w:color="auto" w:fill="F7F7F7"/>
        <w:spacing w:before="0" w:after="0" w:line="180" w:lineRule="exact"/>
        <w:ind w:left="0" w:firstLine="0"/>
        <w:jc w:val="left"/>
        <w:rPr>
          <w:ins w:id="884683" w:author="Claude" w:date="2026-10-07T12:00:00Z"/>
        </w:rPr>
      </w:pPr>
      <w:ins w:id="884797" w:author="Claude" w:date="2026-10-07T12:00:00Z">
        <w:r>
          <w:rPr>
            <w:rFonts w:ascii="Consolas" w:hAnsi="Consolas" w:cs="Consolas"/>
            <w:sz w:val="14"/>
            <w:szCs w:val="14"/>
          </w:rPr>
          <w:t xml:space="preserve">114      assert abs(r[0] - 0.10) &lt; 1e-9 and d[0] == "convencional"</w:t>
        </w:r>
      </w:ins>
    </w:p>
    <w:p>
      <w:pPr>
        <w:shd w:val="clear" w:color="auto" w:fill="F7F7F7"/>
        <w:spacing w:before="0" w:after="0" w:line="180" w:lineRule="exact"/>
        <w:ind w:left="0" w:firstLine="0"/>
        <w:jc w:val="left"/>
        <w:rPr>
          <w:ins w:id="884683" w:author="Claude" w:date="2026-10-07T12:00:00Z"/>
        </w:rPr>
      </w:pPr>
      <w:ins w:id="884798" w:author="Claude" w:date="2026-10-07T12:00:00Z">
        <w:r>
          <w:rPr>
            <w:rFonts w:ascii="Consolas" w:hAnsi="Consolas" w:cs="Consolas"/>
            <w:sz w:val="14"/>
            <w:szCs w:val="14"/>
          </w:rPr>
          <w:t xml:space="preserve">115      r, d = tir([-100, -10, -10])</w:t>
        </w:r>
      </w:ins>
    </w:p>
    <w:p>
      <w:pPr>
        <w:shd w:val="clear" w:color="auto" w:fill="F7F7F7"/>
        <w:spacing w:before="0" w:after="0" w:line="180" w:lineRule="exact"/>
        <w:ind w:left="0" w:firstLine="0"/>
        <w:jc w:val="left"/>
        <w:rPr>
          <w:ins w:id="884683" w:author="Claude" w:date="2026-10-07T12:00:00Z"/>
        </w:rPr>
      </w:pPr>
      <w:ins w:id="884799" w:author="Claude" w:date="2026-10-07T12:00:00Z">
        <w:r>
          <w:rPr>
            <w:rFonts w:ascii="Consolas" w:hAnsi="Consolas" w:cs="Consolas"/>
            <w:sz w:val="14"/>
            <w:szCs w:val="14"/>
          </w:rPr>
          <w:t xml:space="preserve">116      assert np.isnan(r[0]) and d[0] == "sem_solucao"</w:t>
        </w:r>
      </w:ins>
    </w:p>
    <w:p>
      <w:pPr>
        <w:shd w:val="clear" w:color="auto" w:fill="F7F7F7"/>
        <w:spacing w:before="0" w:after="0" w:line="180" w:lineRule="exact"/>
        <w:ind w:left="0" w:firstLine="0"/>
        <w:jc w:val="left"/>
        <w:rPr>
          <w:ins w:id="884683" w:author="Claude" w:date="2026-10-07T12:00:00Z"/>
        </w:rPr>
      </w:pPr>
      <w:ins w:id="884800" w:author="Claude" w:date="2026-10-07T12:00:00Z">
        <w:r>
          <w:rPr>
            <w:rFonts w:ascii="Consolas" w:hAnsi="Consolas" w:cs="Consolas"/>
            <w:sz w:val="14"/>
            <w:szCs w:val="14"/>
          </w:rPr>
          <w:t xml:space="preserve">117      assert abs(payback([-100, 40, 40, 40])[0] - 2.5) &lt; 1e-12</w:t>
        </w:r>
      </w:ins>
    </w:p>
    <w:p>
      <w:pPr>
        <w:shd w:val="clear" w:color="auto" w:fill="F7F7F7"/>
        <w:spacing w:before="0" w:after="0" w:line="180" w:lineRule="exact"/>
        <w:ind w:left="0" w:firstLine="0"/>
        <w:jc w:val="left"/>
        <w:rPr>
          <w:ins w:id="884683" w:author="Claude" w:date="2026-10-07T12:00:00Z"/>
        </w:rPr>
      </w:pPr>
      <w:ins w:id="884801" w:author="Claude" w:date="2026-10-07T12:00:00Z">
        <w:r>
          <w:rPr>
            <w:rFonts w:ascii="Consolas" w:hAnsi="Consolas" w:cs="Consolas"/>
            <w:sz w:val="14"/>
            <w:szCs w:val="14"/>
          </w:rPr>
          <w:t xml:space="preserve">118      assert np.isnan(payback([-100, 10, 10])[0])</w:t>
        </w:r>
      </w:ins>
    </w:p>
    <w:p>
      <w:pPr>
        <w:shd w:val="clear" w:color="auto" w:fill="F7F7F7"/>
        <w:spacing w:before="0" w:after="0" w:line="180" w:lineRule="exact"/>
        <w:ind w:left="0" w:firstLine="0"/>
        <w:jc w:val="left"/>
        <w:rPr>
          <w:ins w:id="884683" w:author="Claude" w:date="2026-10-07T12:00:00Z"/>
        </w:rPr>
      </w:pPr>
      <w:ins w:id="884802" w:author="Claude" w:date="2026-10-07T12:00:00Z">
        <w:r>
          <w:rPr>
            <w:rFonts w:ascii="Consolas" w:hAnsi="Consolas" w:cs="Consolas"/>
            <w:sz w:val="14"/>
            <w:szCs w:val="14"/>
          </w:rPr>
          <w:t xml:space="preserve">119      return True</w:t>
        </w:r>
      </w:ins>
    </w:p>
    <w:p>
      <w:pPr>
        <w:pStyle w:val="Ttulo2"/>
        <w:pageBreakBefore w:val="0"/>
        <w:rPr>
          <w:ins w:id="884803" w:author="Claude" w:date="2026-10-07T12:00:00Z"/>
        </w:rPr>
      </w:pPr>
      <w:bookmarkStart w:id="990070" w:name="_TocRev187ApA9"/>
      <w:ins w:id="884804" w:author="Claude" w:date="2026-10-07T12:00:00Z">
        <w:r>
          <w:rPr>
            <w:rFonts w:ascii="Times New Roman" w:hAnsi="Times New Roman"/>
            <w:b w:val="0"/>
            <w:sz w:val="28"/>
          </w:rPr>
          <w:t xml:space="preserve">A.9 evteas_py/casos.py — Caso-base, alternativas e preset legado</w:t>
        </w:r>
      </w:ins>
      <w:bookmarkEnd w:id="990070"/>
    </w:p>
    <w:p>
      <w:pPr>
        <w:shd w:val="clear" w:color="auto" w:fill="F7F7F7"/>
        <w:spacing w:before="0" w:after="0" w:line="180" w:lineRule="exact"/>
        <w:ind w:left="0" w:firstLine="0"/>
        <w:jc w:val="left"/>
        <w:rPr>
          <w:ins w:id="884805" w:author="Claude" w:date="2026-10-07T12:00:00Z"/>
        </w:rPr>
      </w:pPr>
      <w:ins w:id="884806" w:author="Claude" w:date="2026-10-07T12:00:00Z">
        <w:r>
          <w:rPr>
            <w:rFonts w:ascii="Consolas" w:hAnsi="Consolas" w:cs="Consolas"/>
            <w:sz w:val="14"/>
            <w:szCs w:val="14"/>
          </w:rPr>
          <w:t xml:space="preserve">  1  """Configurações de referência: caso-base ilustrativo, alternativas e preset legado.</w:t>
        </w:r>
      </w:ins>
    </w:p>
    <w:p>
      <w:pPr>
        <w:shd w:val="clear" w:color="auto" w:fill="F7F7F7"/>
        <w:spacing w:before="0" w:after="0" w:line="180" w:lineRule="exact"/>
        <w:ind w:left="0" w:firstLine="0"/>
        <w:jc w:val="left"/>
        <w:rPr>
          <w:ins w:id="884805" w:author="Claude" w:date="2026-10-07T12:00:00Z"/>
        </w:rPr>
      </w:pPr>
      <w:ins w:id="884807"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4805" w:author="Claude" w:date="2026-10-07T12:00:00Z"/>
        </w:rPr>
      </w:pPr>
      <w:ins w:id="884808" w:author="Claude" w:date="2026-10-07T12:00:00Z">
        <w:r>
          <w:rPr>
            <w:rFonts w:ascii="Consolas" w:hAnsi="Consolas" w:cs="Consolas"/>
            <w:sz w:val="14"/>
            <w:szCs w:val="14"/>
          </w:rPr>
          <w:t xml:space="preserve">  3  O caso-base representa um Projeto de Geração de Trabalho e Renda (PGTR) de</w:t>
        </w:r>
      </w:ins>
    </w:p>
    <w:p>
      <w:pPr>
        <w:shd w:val="clear" w:color="auto" w:fill="F7F7F7"/>
        <w:spacing w:before="0" w:after="0" w:line="180" w:lineRule="exact"/>
        <w:ind w:left="0" w:firstLine="0"/>
        <w:jc w:val="left"/>
        <w:rPr>
          <w:ins w:id="884805" w:author="Claude" w:date="2026-10-07T12:00:00Z"/>
        </w:rPr>
      </w:pPr>
      <w:ins w:id="884809" w:author="Claude" w:date="2026-10-07T12:00:00Z">
        <w:r>
          <w:rPr>
            <w:rFonts w:ascii="Consolas" w:hAnsi="Consolas" w:cs="Consolas"/>
            <w:sz w:val="14"/>
            <w:szCs w:val="14"/>
          </w:rPr>
          <w:t xml:space="preserve">  4  piscicultura de tilápia em viveiros escavados, conduzido por cooperativa de</w:t>
        </w:r>
      </w:ins>
    </w:p>
    <w:p>
      <w:pPr>
        <w:shd w:val="clear" w:color="auto" w:fill="F7F7F7"/>
        <w:spacing w:before="0" w:after="0" w:line="180" w:lineRule="exact"/>
        <w:ind w:left="0" w:firstLine="0"/>
        <w:jc w:val="left"/>
        <w:rPr>
          <w:ins w:id="884805" w:author="Claude" w:date="2026-10-07T12:00:00Z"/>
        </w:rPr>
      </w:pPr>
      <w:ins w:id="884810" w:author="Claude" w:date="2026-10-07T12:00:00Z">
        <w:r>
          <w:rPr>
            <w:rFonts w:ascii="Consolas" w:hAnsi="Consolas" w:cs="Consolas"/>
            <w:sz w:val="14"/>
            <w:szCs w:val="14"/>
          </w:rPr>
          <w:t xml:space="preserve">  5  pescadores artesanais. Os valores são estimativas ilustrativas, registradas</w:t>
        </w:r>
      </w:ins>
    </w:p>
    <w:p>
      <w:pPr>
        <w:shd w:val="clear" w:color="auto" w:fill="F7F7F7"/>
        <w:spacing w:before="0" w:after="0" w:line="180" w:lineRule="exact"/>
        <w:ind w:left="0" w:firstLine="0"/>
        <w:jc w:val="left"/>
        <w:rPr>
          <w:ins w:id="884805" w:author="Claude" w:date="2026-10-07T12:00:00Z"/>
        </w:rPr>
      </w:pPr>
      <w:ins w:id="884811" w:author="Claude" w:date="2026-10-07T12:00:00Z">
        <w:r>
          <w:rPr>
            <w:rFonts w:ascii="Consolas" w:hAnsi="Consolas" w:cs="Consolas"/>
            <w:sz w:val="14"/>
            <w:szCs w:val="14"/>
          </w:rPr>
          <w:t xml:space="preserve">  6  com sua origem; não constituem dados de um empreendimento real e devem ser</w:t>
        </w:r>
      </w:ins>
    </w:p>
    <w:p>
      <w:pPr>
        <w:shd w:val="clear" w:color="auto" w:fill="F7F7F7"/>
        <w:spacing w:before="0" w:after="0" w:line="180" w:lineRule="exact"/>
        <w:ind w:left="0" w:firstLine="0"/>
        <w:jc w:val="left"/>
        <w:rPr>
          <w:ins w:id="884805" w:author="Claude" w:date="2026-10-07T12:00:00Z"/>
        </w:rPr>
      </w:pPr>
      <w:ins w:id="884812" w:author="Claude" w:date="2026-10-07T12:00:00Z">
        <w:r>
          <w:rPr>
            <w:rFonts w:ascii="Consolas" w:hAnsi="Consolas" w:cs="Consolas"/>
            <w:sz w:val="14"/>
            <w:szCs w:val="14"/>
          </w:rPr>
          <w:t xml:space="preserve">  7  recalibrados na validação com o especialista em piscicultura.</w:t>
        </w:r>
      </w:ins>
    </w:p>
    <w:p>
      <w:pPr>
        <w:shd w:val="clear" w:color="auto" w:fill="F7F7F7"/>
        <w:spacing w:before="0" w:after="0" w:line="180" w:lineRule="exact"/>
        <w:ind w:left="0" w:firstLine="0"/>
        <w:jc w:val="left"/>
        <w:rPr>
          <w:ins w:id="884805" w:author="Claude" w:date="2026-10-07T12:00:00Z"/>
        </w:rPr>
      </w:pPr>
      <w:ins w:id="884813" w:author="Claude" w:date="2026-10-07T12:00:00Z">
        <w:r>
          <w:rPr>
            <w:rFonts w:ascii="Consolas" w:hAnsi="Consolas" w:cs="Consolas"/>
            <w:sz w:val="14"/>
            <w:szCs w:val="14"/>
          </w:rPr>
          <w:t xml:space="preserve">  8  """</w:t>
        </w:r>
      </w:ins>
    </w:p>
    <w:p>
      <w:pPr>
        <w:shd w:val="clear" w:color="auto" w:fill="F7F7F7"/>
        <w:spacing w:before="0" w:after="0" w:line="180" w:lineRule="exact"/>
        <w:ind w:left="0" w:firstLine="0"/>
        <w:jc w:val="left"/>
        <w:rPr>
          <w:ins w:id="884805" w:author="Claude" w:date="2026-10-07T12:00:00Z"/>
        </w:rPr>
      </w:pPr>
      <w:ins w:id="884814" w:author="Claude" w:date="2026-10-07T12:00:00Z">
        <w:r>
          <w:rPr>
            <w:rFonts w:ascii="Consolas" w:hAnsi="Consolas" w:cs="Consolas"/>
            <w:sz w:val="14"/>
            <w:szCs w:val="14"/>
          </w:rPr>
          <w:t xml:space="preserve">  9  from __future__ import annotations</w:t>
        </w:r>
      </w:ins>
    </w:p>
    <w:p>
      <w:pPr>
        <w:shd w:val="clear" w:color="auto" w:fill="F7F7F7"/>
        <w:spacing w:before="0" w:after="0" w:line="180" w:lineRule="exact"/>
        <w:ind w:left="0" w:firstLine="0"/>
        <w:jc w:val="left"/>
        <w:rPr>
          <w:ins w:id="884805" w:author="Claude" w:date="2026-10-07T12:00:00Z"/>
        </w:rPr>
      </w:pPr>
      <w:ins w:id="884815" w:author="Claude" w:date="2026-10-07T12:00:00Z">
        <w:r>
          <w:rPr>
            <w:rFonts w:ascii="Consolas" w:hAnsi="Consolas" w:cs="Consolas"/>
            <w:sz w:val="14"/>
            <w:szCs w:val="14"/>
          </w:rPr>
          <w:t xml:space="preserve"> 10  </w:t>
        </w:r>
      </w:ins>
    </w:p>
    <w:p>
      <w:pPr>
        <w:shd w:val="clear" w:color="auto" w:fill="F7F7F7"/>
        <w:spacing w:before="0" w:after="0" w:line="180" w:lineRule="exact"/>
        <w:ind w:left="0" w:firstLine="0"/>
        <w:jc w:val="left"/>
        <w:rPr>
          <w:ins w:id="884805" w:author="Claude" w:date="2026-10-07T12:00:00Z"/>
        </w:rPr>
      </w:pPr>
      <w:ins w:id="884816" w:author="Claude" w:date="2026-10-07T12:00:00Z">
        <w:r>
          <w:rPr>
            <w:rFonts w:ascii="Consolas" w:hAnsi="Consolas" w:cs="Consolas"/>
            <w:sz w:val="14"/>
            <w:szCs w:val="14"/>
          </w:rPr>
          <w:t xml:space="preserve"> 11  import copy</w:t>
        </w:r>
      </w:ins>
    </w:p>
    <w:p>
      <w:pPr>
        <w:shd w:val="clear" w:color="auto" w:fill="F7F7F7"/>
        <w:spacing w:before="0" w:after="0" w:line="180" w:lineRule="exact"/>
        <w:ind w:left="0" w:firstLine="0"/>
        <w:jc w:val="left"/>
        <w:rPr>
          <w:ins w:id="884805" w:author="Claude" w:date="2026-10-07T12:00:00Z"/>
        </w:rPr>
      </w:pPr>
      <w:ins w:id="884817" w:author="Claude" w:date="2026-10-07T12:00:00Z">
        <w:r>
          <w:rPr>
            <w:rFonts w:ascii="Consolas" w:hAnsi="Consolas" w:cs="Consolas"/>
            <w:sz w:val="14"/>
            <w:szCs w:val="14"/>
          </w:rPr>
          <w:t xml:space="preserve"> 12  </w:t>
        </w:r>
      </w:ins>
    </w:p>
    <w:p>
      <w:pPr>
        <w:shd w:val="clear" w:color="auto" w:fill="F7F7F7"/>
        <w:spacing w:before="0" w:after="0" w:line="180" w:lineRule="exact"/>
        <w:ind w:left="0" w:firstLine="0"/>
        <w:jc w:val="left"/>
        <w:rPr>
          <w:ins w:id="884805" w:author="Claude" w:date="2026-10-07T12:00:00Z"/>
        </w:rPr>
      </w:pPr>
      <w:ins w:id="884818" w:author="Claude" w:date="2026-10-07T12:00:00Z">
        <w:r>
          <w:rPr>
            <w:rFonts w:ascii="Consolas" w:hAnsi="Consolas" w:cs="Consolas"/>
            <w:sz w:val="14"/>
            <w:szCs w:val="14"/>
          </w:rPr>
          <w:t xml:space="preserve"> 13  from .config import (AmbientalConfig, Distribuicao, EconomicoConfig, EVTEASConfig, Fonte, MonteCarloConfig,</w:t>
        </w:r>
      </w:ins>
    </w:p>
    <w:p>
      <w:pPr>
        <w:shd w:val="clear" w:color="auto" w:fill="F7F7F7"/>
        <w:spacing w:before="0" w:after="0" w:line="180" w:lineRule="exact"/>
        <w:ind w:left="0" w:firstLine="0"/>
        <w:jc w:val="left"/>
        <w:rPr>
          <w:ins w:id="884805" w:author="Claude" w:date="2026-10-07T12:00:00Z"/>
        </w:rPr>
      </w:pPr>
      <w:ins w:id="884819" w:author="Claude" w:date="2026-10-07T12:00:00Z">
        <w:r>
          <w:rPr>
            <w:rFonts w:ascii="Consolas" w:hAnsi="Consolas" w:cs="Consolas"/>
            <w:sz w:val="14"/>
            <w:szCs w:val="14"/>
          </w:rPr>
          <w:t xml:space="preserve"> 14                       PesosConfig, SocialConfig, TecnicoConfig)</w:t>
        </w:r>
      </w:ins>
    </w:p>
    <w:p>
      <w:pPr>
        <w:shd w:val="clear" w:color="auto" w:fill="F7F7F7"/>
        <w:spacing w:before="0" w:after="0" w:line="180" w:lineRule="exact"/>
        <w:ind w:left="0" w:firstLine="0"/>
        <w:jc w:val="left"/>
        <w:rPr>
          <w:ins w:id="884805" w:author="Claude" w:date="2026-10-07T12:00:00Z"/>
        </w:rPr>
      </w:pPr>
      <w:ins w:id="884820" w:author="Claude" w:date="2026-10-07T12:00:00Z">
        <w:r>
          <w:rPr>
            <w:rFonts w:ascii="Consolas" w:hAnsi="Consolas" w:cs="Consolas"/>
            <w:sz w:val="14"/>
            <w:szCs w:val="14"/>
          </w:rPr>
          <w:t xml:space="preserve"> 15  </w:t>
        </w:r>
      </w:ins>
    </w:p>
    <w:p>
      <w:pPr>
        <w:shd w:val="clear" w:color="auto" w:fill="F7F7F7"/>
        <w:spacing w:before="0" w:after="0" w:line="180" w:lineRule="exact"/>
        <w:ind w:left="0" w:firstLine="0"/>
        <w:jc w:val="left"/>
        <w:rPr>
          <w:ins w:id="884805" w:author="Claude" w:date="2026-10-07T12:00:00Z"/>
        </w:rPr>
      </w:pPr>
      <w:ins w:id="884821" w:author="Claude" w:date="2026-10-07T12:00:00Z">
        <w:r>
          <w:rPr>
            <w:rFonts w:ascii="Consolas" w:hAnsi="Consolas" w:cs="Consolas"/>
            <w:sz w:val="14"/>
            <w:szCs w:val="14"/>
          </w:rPr>
          <w:t xml:space="preserve"> 16  REF_KUBITZA = "Kubitza (2017) — faixa zootécnica de referência para tilápia"</w:t>
        </w:r>
      </w:ins>
    </w:p>
    <w:p>
      <w:pPr>
        <w:shd w:val="clear" w:color="auto" w:fill="F7F7F7"/>
        <w:spacing w:before="0" w:after="0" w:line="180" w:lineRule="exact"/>
        <w:ind w:left="0" w:firstLine="0"/>
        <w:jc w:val="left"/>
        <w:rPr>
          <w:ins w:id="884805" w:author="Claude" w:date="2026-10-07T12:00:00Z"/>
        </w:rPr>
      </w:pPr>
      <w:ins w:id="884822" w:author="Claude" w:date="2026-10-07T12:00:00Z">
        <w:r>
          <w:rPr>
            <w:rFonts w:ascii="Consolas" w:hAnsi="Consolas" w:cs="Consolas"/>
            <w:sz w:val="14"/>
            <w:szCs w:val="14"/>
          </w:rPr>
          <w:t xml:space="preserve"> 17  REF_CONAMA = "Resolução CONAMA nº 357/2005, classe 2, ambiente lótico"</w:t>
        </w:r>
      </w:ins>
    </w:p>
    <w:p>
      <w:pPr>
        <w:shd w:val="clear" w:color="auto" w:fill="F7F7F7"/>
        <w:spacing w:before="0" w:after="0" w:line="180" w:lineRule="exact"/>
        <w:ind w:left="0" w:firstLine="0"/>
        <w:jc w:val="left"/>
        <w:rPr>
          <w:ins w:id="884805" w:author="Claude" w:date="2026-10-07T12:00:00Z"/>
        </w:rPr>
      </w:pPr>
      <w:ins w:id="884823" w:author="Claude" w:date="2026-10-07T12:00:00Z">
        <w:r>
          <w:rPr>
            <w:rFonts w:ascii="Consolas" w:hAnsi="Consolas" w:cs="Consolas"/>
            <w:sz w:val="14"/>
            <w:szCs w:val="14"/>
          </w:rPr>
          <w:t xml:space="preserve"> 18  REF_COTACAO = "Estimativa ilustrativa; substituir por cotação regional atualizada"</w:t>
        </w:r>
      </w:ins>
    </w:p>
    <w:p>
      <w:pPr>
        <w:shd w:val="clear" w:color="auto" w:fill="F7F7F7"/>
        <w:spacing w:before="0" w:after="0" w:line="180" w:lineRule="exact"/>
        <w:ind w:left="0" w:firstLine="0"/>
        <w:jc w:val="left"/>
        <w:rPr>
          <w:ins w:id="884805" w:author="Claude" w:date="2026-10-07T12:00:00Z"/>
        </w:rPr>
      </w:pPr>
      <w:ins w:id="884824" w:author="Claude" w:date="2026-10-07T12:00:00Z">
        <w:r>
          <w:rPr>
            <w:rFonts w:ascii="Consolas" w:hAnsi="Consolas" w:cs="Consolas"/>
            <w:sz w:val="14"/>
            <w:szCs w:val="14"/>
          </w:rPr>
          <w:t xml:space="preserve"> 19  </w:t>
        </w:r>
      </w:ins>
    </w:p>
    <w:p>
      <w:pPr>
        <w:shd w:val="clear" w:color="auto" w:fill="F7F7F7"/>
        <w:spacing w:before="0" w:after="0" w:line="180" w:lineRule="exact"/>
        <w:ind w:left="0" w:firstLine="0"/>
        <w:jc w:val="left"/>
        <w:rPr>
          <w:ins w:id="884805" w:author="Claude" w:date="2026-10-07T12:00:00Z"/>
        </w:rPr>
      </w:pPr>
      <w:ins w:id="884825" w:author="Claude" w:date="2026-10-07T12:00:00Z">
        <w:r>
          <w:rPr>
            <w:rFonts w:ascii="Consolas" w:hAnsi="Consolas" w:cs="Consolas"/>
            <w:sz w:val="14"/>
            <w:szCs w:val="14"/>
          </w:rPr>
          <w:t xml:space="preserve"> 20  </w:t>
        </w:r>
      </w:ins>
    </w:p>
    <w:p>
      <w:pPr>
        <w:shd w:val="clear" w:color="auto" w:fill="F7F7F7"/>
        <w:spacing w:before="0" w:after="0" w:line="180" w:lineRule="exact"/>
        <w:ind w:left="0" w:firstLine="0"/>
        <w:jc w:val="left"/>
        <w:rPr>
          <w:ins w:id="884805" w:author="Claude" w:date="2026-10-07T12:00:00Z"/>
        </w:rPr>
      </w:pPr>
      <w:ins w:id="884826" w:author="Claude" w:date="2026-10-07T12:00:00Z">
        <w:r>
          <w:rPr>
            <w:rFonts w:ascii="Consolas" w:hAnsi="Consolas" w:cs="Consolas"/>
            <w:sz w:val="14"/>
            <w:szCs w:val="14"/>
          </w:rPr>
          <w:t xml:space="preserve"> 21  def criar_config_caso_base() -&gt; EVTEASConfig:</w:t>
        </w:r>
      </w:ins>
    </w:p>
    <w:p>
      <w:pPr>
        <w:shd w:val="clear" w:color="auto" w:fill="F7F7F7"/>
        <w:spacing w:before="0" w:after="0" w:line="180" w:lineRule="exact"/>
        <w:ind w:left="0" w:firstLine="0"/>
        <w:jc w:val="left"/>
        <w:rPr>
          <w:ins w:id="884805" w:author="Claude" w:date="2026-10-07T12:00:00Z"/>
        </w:rPr>
      </w:pPr>
      <w:ins w:id="884827" w:author="Claude" w:date="2026-10-07T12:00:00Z">
        <w:r>
          <w:rPr>
            <w:rFonts w:ascii="Consolas" w:hAnsi="Consolas" w:cs="Consolas"/>
            <w:sz w:val="14"/>
            <w:szCs w:val="14"/>
          </w:rPr>
          <w:t xml:space="preserve"> 22      cfg = EVTEASConfig(projeto="Caso-base — PGTR de piscicultura de tilápia em viveiros escavados")</w:t>
        </w:r>
      </w:ins>
    </w:p>
    <w:p>
      <w:pPr>
        <w:shd w:val="clear" w:color="auto" w:fill="F7F7F7"/>
        <w:spacing w:before="0" w:after="0" w:line="180" w:lineRule="exact"/>
        <w:ind w:left="0" w:firstLine="0"/>
        <w:jc w:val="left"/>
        <w:rPr>
          <w:ins w:id="884805" w:author="Claude" w:date="2026-10-07T12:00:00Z"/>
        </w:rPr>
      </w:pPr>
      <w:ins w:id="884828" w:author="Claude" w:date="2026-10-07T12:00:00Z">
        <w:r>
          <w:rPr>
            <w:rFonts w:ascii="Consolas" w:hAnsi="Consolas" w:cs="Consolas"/>
            <w:sz w:val="14"/>
            <w:szCs w:val="14"/>
          </w:rPr>
          <w:t xml:space="preserve"> 23      cfg.tecnico = TecnicoConfig()</w:t>
        </w:r>
      </w:ins>
    </w:p>
    <w:p>
      <w:pPr>
        <w:shd w:val="clear" w:color="auto" w:fill="F7F7F7"/>
        <w:spacing w:before="0" w:after="0" w:line="180" w:lineRule="exact"/>
        <w:ind w:left="0" w:firstLine="0"/>
        <w:jc w:val="left"/>
        <w:rPr>
          <w:ins w:id="884805" w:author="Claude" w:date="2026-10-07T12:00:00Z"/>
        </w:rPr>
      </w:pPr>
      <w:ins w:id="884829" w:author="Claude" w:date="2026-10-07T12:00:00Z">
        <w:r>
          <w:rPr>
            <w:rFonts w:ascii="Consolas" w:hAnsi="Consolas" w:cs="Consolas"/>
            <w:sz w:val="14"/>
            <w:szCs w:val="14"/>
          </w:rPr>
          <w:t xml:space="preserve"> 24      cfg.economico = EconomicoConfig()</w:t>
        </w:r>
      </w:ins>
    </w:p>
    <w:p>
      <w:pPr>
        <w:shd w:val="clear" w:color="auto" w:fill="F7F7F7"/>
        <w:spacing w:before="0" w:after="0" w:line="180" w:lineRule="exact"/>
        <w:ind w:left="0" w:firstLine="0"/>
        <w:jc w:val="left"/>
        <w:rPr>
          <w:ins w:id="884805" w:author="Claude" w:date="2026-10-07T12:00:00Z"/>
        </w:rPr>
      </w:pPr>
      <w:ins w:id="884830" w:author="Claude" w:date="2026-10-07T12:00:00Z">
        <w:r>
          <w:rPr>
            <w:rFonts w:ascii="Consolas" w:hAnsi="Consolas" w:cs="Consolas"/>
            <w:sz w:val="14"/>
            <w:szCs w:val="14"/>
          </w:rPr>
          <w:t xml:space="preserve"> 25      cfg.ambiental = AmbientalConfig()</w:t>
        </w:r>
      </w:ins>
    </w:p>
    <w:p>
      <w:pPr>
        <w:shd w:val="clear" w:color="auto" w:fill="F7F7F7"/>
        <w:spacing w:before="0" w:after="0" w:line="180" w:lineRule="exact"/>
        <w:ind w:left="0" w:firstLine="0"/>
        <w:jc w:val="left"/>
        <w:rPr>
          <w:ins w:id="884805" w:author="Claude" w:date="2026-10-07T12:00:00Z"/>
        </w:rPr>
      </w:pPr>
      <w:ins w:id="884831" w:author="Claude" w:date="2026-10-07T12:00:00Z">
        <w:r>
          <w:rPr>
            <w:rFonts w:ascii="Consolas" w:hAnsi="Consolas" w:cs="Consolas"/>
            <w:sz w:val="14"/>
            <w:szCs w:val="14"/>
          </w:rPr>
          <w:t xml:space="preserve"> 26      cfg.social = SocialConfig()</w:t>
        </w:r>
      </w:ins>
    </w:p>
    <w:p>
      <w:pPr>
        <w:shd w:val="clear" w:color="auto" w:fill="F7F7F7"/>
        <w:spacing w:before="0" w:after="0" w:line="180" w:lineRule="exact"/>
        <w:ind w:left="0" w:firstLine="0"/>
        <w:jc w:val="left"/>
        <w:rPr>
          <w:ins w:id="884805" w:author="Claude" w:date="2026-10-07T12:00:00Z"/>
        </w:rPr>
      </w:pPr>
      <w:ins w:id="884832" w:author="Claude" w:date="2026-10-07T12:00:00Z">
        <w:r>
          <w:rPr>
            <w:rFonts w:ascii="Consolas" w:hAnsi="Consolas" w:cs="Consolas"/>
            <w:sz w:val="14"/>
            <w:szCs w:val="14"/>
          </w:rPr>
          <w:t xml:space="preserve"> 27      cfg.economico.fomento_nao_reembolsavel_pct = 70.0</w:t>
        </w:r>
      </w:ins>
    </w:p>
    <w:p>
      <w:pPr>
        <w:shd w:val="clear" w:color="auto" w:fill="F7F7F7"/>
        <w:spacing w:before="0" w:after="0" w:line="180" w:lineRule="exact"/>
        <w:ind w:left="0" w:firstLine="0"/>
        <w:jc w:val="left"/>
        <w:rPr>
          <w:ins w:id="884805" w:author="Claude" w:date="2026-10-07T12:00:00Z"/>
        </w:rPr>
      </w:pPr>
      <w:ins w:id="884833" w:author="Claude" w:date="2026-10-07T12:00:00Z">
        <w:r>
          <w:rPr>
            <w:rFonts w:ascii="Consolas" w:hAnsi="Consolas" w:cs="Consolas"/>
            <w:sz w:val="14"/>
            <w:szCs w:val="14"/>
          </w:rPr>
          <w:t xml:space="preserve"> 28      cfg.economico.cooperados_fornecedores = 14      # associados que não atuam na operação (mínimo legal de 20)</w:t>
        </w:r>
      </w:ins>
    </w:p>
    <w:p>
      <w:pPr>
        <w:shd w:val="clear" w:color="auto" w:fill="F7F7F7"/>
        <w:spacing w:before="0" w:after="0" w:line="180" w:lineRule="exact"/>
        <w:ind w:left="0" w:firstLine="0"/>
        <w:jc w:val="left"/>
        <w:rPr>
          <w:ins w:id="884805" w:author="Claude" w:date="2026-10-07T12:00:00Z"/>
        </w:rPr>
      </w:pPr>
      <w:ins w:id="884834" w:author="Claude" w:date="2026-10-07T12:00:00Z">
        <w:r>
          <w:rPr>
            <w:rFonts w:ascii="Consolas" w:hAnsi="Consolas" w:cs="Consolas"/>
            <w:sz w:val="14"/>
            <w:szCs w:val="14"/>
          </w:rPr>
          <w:t xml:space="preserve"> 29      cfg.fontes = {</w:t>
        </w:r>
      </w:ins>
    </w:p>
    <w:p>
      <w:pPr>
        <w:shd w:val="clear" w:color="auto" w:fill="F7F7F7"/>
        <w:spacing w:before="0" w:after="0" w:line="180" w:lineRule="exact"/>
        <w:ind w:left="0" w:firstLine="0"/>
        <w:jc w:val="left"/>
        <w:rPr>
          <w:ins w:id="884805" w:author="Claude" w:date="2026-10-07T12:00:00Z"/>
        </w:rPr>
      </w:pPr>
      <w:ins w:id="884835" w:author="Claude" w:date="2026-10-07T12:00:00Z">
        <w:r>
          <w:rPr>
            <w:rFonts w:ascii="Consolas" w:hAnsi="Consolas" w:cs="Consolas"/>
            <w:sz w:val="14"/>
            <w:szCs w:val="14"/>
          </w:rPr>
          <w:t xml:space="preserve"> 30          "economico.fomento_nao_reembolsavel_pct": Fonte("autor", "Hipótese de aporte por projeto de compensação do licenciamento federal (IBAMA, 2010, 2012)"),</w:t>
        </w:r>
      </w:ins>
    </w:p>
    <w:p>
      <w:pPr>
        <w:shd w:val="clear" w:color="auto" w:fill="F7F7F7"/>
        <w:spacing w:before="0" w:after="0" w:line="180" w:lineRule="exact"/>
        <w:ind w:left="0" w:firstLine="0"/>
        <w:jc w:val="left"/>
        <w:rPr>
          <w:ins w:id="884805" w:author="Claude" w:date="2026-10-07T12:00:00Z"/>
        </w:rPr>
      </w:pPr>
      <w:ins w:id="884836" w:author="Claude" w:date="2026-10-07T12:00:00Z">
        <w:r>
          <w:rPr>
            <w:rFonts w:ascii="Consolas" w:hAnsi="Consolas" w:cs="Consolas"/>
            <w:sz w:val="14"/>
            <w:szCs w:val="14"/>
          </w:rPr>
          <w:t xml:space="preserve"> 31          "tecnico.fcr": Fonte("bibliografico", REF_KUBITZA),</w:t>
        </w:r>
      </w:ins>
    </w:p>
    <w:p>
      <w:pPr>
        <w:shd w:val="clear" w:color="auto" w:fill="F7F7F7"/>
        <w:spacing w:before="0" w:after="0" w:line="180" w:lineRule="exact"/>
        <w:ind w:left="0" w:firstLine="0"/>
        <w:jc w:val="left"/>
        <w:rPr>
          <w:ins w:id="884805" w:author="Claude" w:date="2026-10-07T12:00:00Z"/>
        </w:rPr>
      </w:pPr>
      <w:ins w:id="884837" w:author="Claude" w:date="2026-10-07T12:00:00Z">
        <w:r>
          <w:rPr>
            <w:rFonts w:ascii="Consolas" w:hAnsi="Consolas" w:cs="Consolas"/>
            <w:sz w:val="14"/>
            <w:szCs w:val="14"/>
          </w:rPr>
          <w:t xml:space="preserve"> 32          "tecnico.mortalidade_pct": Fonte("bibliografico", REF_KUBITZA),</w:t>
        </w:r>
      </w:ins>
    </w:p>
    <w:p>
      <w:pPr>
        <w:shd w:val="clear" w:color="auto" w:fill="F7F7F7"/>
        <w:spacing w:before="0" w:after="0" w:line="180" w:lineRule="exact"/>
        <w:ind w:left="0" w:firstLine="0"/>
        <w:jc w:val="left"/>
        <w:rPr>
          <w:ins w:id="884805" w:author="Claude" w:date="2026-10-07T12:00:00Z"/>
        </w:rPr>
      </w:pPr>
      <w:ins w:id="884838" w:author="Claude" w:date="2026-10-07T12:00:00Z">
        <w:r>
          <w:rPr>
            <w:rFonts w:ascii="Consolas" w:hAnsi="Consolas" w:cs="Consolas"/>
            <w:sz w:val="14"/>
            <w:szCs w:val="14"/>
          </w:rPr>
          <w:t xml:space="preserve"> 33          "tecnico.peso_final_g": Fonte("bibliografico", REF_KUBITZA),</w:t>
        </w:r>
      </w:ins>
    </w:p>
    <w:p>
      <w:pPr>
        <w:shd w:val="clear" w:color="auto" w:fill="F7F7F7"/>
        <w:spacing w:before="0" w:after="0" w:line="180" w:lineRule="exact"/>
        <w:ind w:left="0" w:firstLine="0"/>
        <w:jc w:val="left"/>
        <w:rPr>
          <w:ins w:id="884805" w:author="Claude" w:date="2026-10-07T12:00:00Z"/>
        </w:rPr>
      </w:pPr>
      <w:ins w:id="884839" w:author="Claude" w:date="2026-10-07T12:00:00Z">
        <w:r>
          <w:rPr>
            <w:rFonts w:ascii="Consolas" w:hAnsi="Consolas" w:cs="Consolas"/>
            <w:sz w:val="14"/>
            <w:szCs w:val="14"/>
          </w:rPr>
          <w:t xml:space="preserve"> 34          "tecnico.ciclo_dias": Fonte("bibliografico", REF_KUBITZA),</w:t>
        </w:r>
      </w:ins>
    </w:p>
    <w:p>
      <w:pPr>
        <w:shd w:val="clear" w:color="auto" w:fill="F7F7F7"/>
        <w:spacing w:before="0" w:after="0" w:line="180" w:lineRule="exact"/>
        <w:ind w:left="0" w:firstLine="0"/>
        <w:jc w:val="left"/>
        <w:rPr>
          <w:ins w:id="884805" w:author="Claude" w:date="2026-10-07T12:00:00Z"/>
        </w:rPr>
      </w:pPr>
      <w:ins w:id="884840" w:author="Claude" w:date="2026-10-07T12:00:00Z">
        <w:r>
          <w:rPr>
            <w:rFonts w:ascii="Consolas" w:hAnsi="Consolas" w:cs="Consolas"/>
            <w:sz w:val="14"/>
            <w:szCs w:val="14"/>
          </w:rPr>
          <w:t xml:space="preserve"> 35          "tecnico.produtividade_esperada_kg_m2_ciclo": Fonte("bibliografico", REF_KUBITZA),</w:t>
        </w:r>
      </w:ins>
    </w:p>
    <w:p>
      <w:pPr>
        <w:shd w:val="clear" w:color="auto" w:fill="F7F7F7"/>
        <w:spacing w:before="0" w:after="0" w:line="180" w:lineRule="exact"/>
        <w:ind w:left="0" w:firstLine="0"/>
        <w:jc w:val="left"/>
        <w:rPr>
          <w:ins w:id="884805" w:author="Claude" w:date="2026-10-07T12:00:00Z"/>
        </w:rPr>
      </w:pPr>
      <w:ins w:id="884841" w:author="Claude" w:date="2026-10-07T12:00:00Z">
        <w:r>
          <w:rPr>
            <w:rFonts w:ascii="Consolas" w:hAnsi="Consolas" w:cs="Consolas"/>
            <w:sz w:val="14"/>
            <w:szCs w:val="14"/>
          </w:rPr>
          <w:t xml:space="preserve"> 36          "tecnico.area_lamina_m2": Fonte("autor", "Dimensionamento conceitual (sem definição de terreno)"),</w:t>
        </w:r>
      </w:ins>
    </w:p>
    <w:p>
      <w:pPr>
        <w:shd w:val="clear" w:color="auto" w:fill="F7F7F7"/>
        <w:spacing w:before="0" w:after="0" w:line="180" w:lineRule="exact"/>
        <w:ind w:left="0" w:firstLine="0"/>
        <w:jc w:val="left"/>
        <w:rPr>
          <w:ins w:id="884805" w:author="Claude" w:date="2026-10-07T12:00:00Z"/>
        </w:rPr>
      </w:pPr>
      <w:ins w:id="884842" w:author="Claude" w:date="2026-10-07T12:00:00Z">
        <w:r>
          <w:rPr>
            <w:rFonts w:ascii="Consolas" w:hAnsi="Consolas" w:cs="Consolas"/>
            <w:sz w:val="14"/>
            <w:szCs w:val="14"/>
          </w:rPr>
          <w:t xml:space="preserve"> 37          "economico.preco_venda_kg": Fonte("cotacao", REF_COTACAO),</w:t>
        </w:r>
      </w:ins>
    </w:p>
    <w:p>
      <w:pPr>
        <w:shd w:val="clear" w:color="auto" w:fill="F7F7F7"/>
        <w:spacing w:before="0" w:after="0" w:line="180" w:lineRule="exact"/>
        <w:ind w:left="0" w:firstLine="0"/>
        <w:jc w:val="left"/>
        <w:rPr>
          <w:ins w:id="884805" w:author="Claude" w:date="2026-10-07T12:00:00Z"/>
        </w:rPr>
      </w:pPr>
      <w:ins w:id="884843" w:author="Claude" w:date="2026-10-07T12:00:00Z">
        <w:r>
          <w:rPr>
            <w:rFonts w:ascii="Consolas" w:hAnsi="Consolas" w:cs="Consolas"/>
            <w:sz w:val="14"/>
            <w:szCs w:val="14"/>
          </w:rPr>
          <w:t xml:space="preserve"> 38          "economico.custo_racao_kg": Fonte("cotacao", REF_COTACAO),</w:t>
        </w:r>
      </w:ins>
    </w:p>
    <w:p>
      <w:pPr>
        <w:shd w:val="clear" w:color="auto" w:fill="F7F7F7"/>
        <w:spacing w:before="0" w:after="0" w:line="180" w:lineRule="exact"/>
        <w:ind w:left="0" w:firstLine="0"/>
        <w:jc w:val="left"/>
        <w:rPr>
          <w:ins w:id="884805" w:author="Claude" w:date="2026-10-07T12:00:00Z"/>
        </w:rPr>
      </w:pPr>
      <w:ins w:id="884844" w:author="Claude" w:date="2026-10-07T12:00:00Z">
        <w:r>
          <w:rPr>
            <w:rFonts w:ascii="Consolas" w:hAnsi="Consolas" w:cs="Consolas"/>
            <w:sz w:val="14"/>
            <w:szCs w:val="14"/>
          </w:rPr>
          <w:t xml:space="preserve"> 39          "economico.custo_alevino_milheiro": Fonte("cotacao", REF_COTACAO),</w:t>
        </w:r>
      </w:ins>
    </w:p>
    <w:p>
      <w:pPr>
        <w:shd w:val="clear" w:color="auto" w:fill="F7F7F7"/>
        <w:spacing w:before="0" w:after="0" w:line="180" w:lineRule="exact"/>
        <w:ind w:left="0" w:firstLine="0"/>
        <w:jc w:val="left"/>
        <w:rPr>
          <w:ins w:id="884805" w:author="Claude" w:date="2026-10-07T12:00:00Z"/>
        </w:rPr>
      </w:pPr>
      <w:ins w:id="884845" w:author="Claude" w:date="2026-10-07T12:00:00Z">
        <w:r>
          <w:rPr>
            <w:rFonts w:ascii="Consolas" w:hAnsi="Consolas" w:cs="Consolas"/>
            <w:sz w:val="14"/>
            <w:szCs w:val="14"/>
          </w:rPr>
          <w:t xml:space="preserve"> 40          "economico.tarifa_energia_kwh": Fonte("cotacao", REF_COTACAO),</w:t>
        </w:r>
      </w:ins>
    </w:p>
    <w:p>
      <w:pPr>
        <w:shd w:val="clear" w:color="auto" w:fill="F7F7F7"/>
        <w:spacing w:before="0" w:after="0" w:line="180" w:lineRule="exact"/>
        <w:ind w:left="0" w:firstLine="0"/>
        <w:jc w:val="left"/>
        <w:rPr>
          <w:ins w:id="884805" w:author="Claude" w:date="2026-10-07T12:00:00Z"/>
        </w:rPr>
      </w:pPr>
      <w:ins w:id="884846" w:author="Claude" w:date="2026-10-07T12:00:00Z">
        <w:r>
          <w:rPr>
            <w:rFonts w:ascii="Consolas" w:hAnsi="Consolas" w:cs="Consolas"/>
            <w:sz w:val="14"/>
            <w:szCs w:val="14"/>
          </w:rPr>
          <w:t xml:space="preserve"> 41          "economico.classe_estimativa_aace": Fonte("normativo", "AACE International (2020), estimativa Classe 5"),</w:t>
        </w:r>
      </w:ins>
    </w:p>
    <w:p>
      <w:pPr>
        <w:shd w:val="clear" w:color="auto" w:fill="F7F7F7"/>
        <w:spacing w:before="0" w:after="0" w:line="180" w:lineRule="exact"/>
        <w:ind w:left="0" w:firstLine="0"/>
        <w:jc w:val="left"/>
        <w:rPr>
          <w:ins w:id="884805" w:author="Claude" w:date="2026-10-07T12:00:00Z"/>
        </w:rPr>
      </w:pPr>
      <w:ins w:id="884847" w:author="Claude" w:date="2026-10-07T12:00:00Z">
        <w:r>
          <w:rPr>
            <w:rFonts w:ascii="Consolas" w:hAnsi="Consolas" w:cs="Consolas"/>
            <w:sz w:val="14"/>
            <w:szCs w:val="14"/>
          </w:rPr>
          <w:t xml:space="preserve"> 42          "economico.tma_aa_pct": Fonte("autor", "Custo de oportunidade de recursos de fomento"),</w:t>
        </w:r>
      </w:ins>
    </w:p>
    <w:p>
      <w:pPr>
        <w:shd w:val="clear" w:color="auto" w:fill="F7F7F7"/>
        <w:spacing w:before="0" w:after="0" w:line="180" w:lineRule="exact"/>
        <w:ind w:left="0" w:firstLine="0"/>
        <w:jc w:val="left"/>
        <w:rPr>
          <w:ins w:id="884805" w:author="Claude" w:date="2026-10-07T12:00:00Z"/>
        </w:rPr>
      </w:pPr>
      <w:ins w:id="884848" w:author="Claude" w:date="2026-10-07T12:00:00Z">
        <w:r>
          <w:rPr>
            <w:rFonts w:ascii="Consolas" w:hAnsi="Consolas" w:cs="Consolas"/>
            <w:sz w:val="14"/>
            <w:szCs w:val="14"/>
          </w:rPr>
          <w:t xml:space="preserve"> 43          "ambiental.n_max_mg_l": Fonte("normativo", REF_CONAMA),</w:t>
        </w:r>
      </w:ins>
    </w:p>
    <w:p>
      <w:pPr>
        <w:shd w:val="clear" w:color="auto" w:fill="F7F7F7"/>
        <w:spacing w:before="0" w:after="0" w:line="180" w:lineRule="exact"/>
        <w:ind w:left="0" w:firstLine="0"/>
        <w:jc w:val="left"/>
        <w:rPr>
          <w:ins w:id="884805" w:author="Claude" w:date="2026-10-07T12:00:00Z"/>
        </w:rPr>
      </w:pPr>
      <w:ins w:id="884849" w:author="Claude" w:date="2026-10-07T12:00:00Z">
        <w:r>
          <w:rPr>
            <w:rFonts w:ascii="Consolas" w:hAnsi="Consolas" w:cs="Consolas"/>
            <w:sz w:val="14"/>
            <w:szCs w:val="14"/>
          </w:rPr>
          <w:t xml:space="preserve"> 44          "ambiental.p_max_mg_l": Fonte("normativo", REF_CONAMA),</w:t>
        </w:r>
      </w:ins>
    </w:p>
    <w:p>
      <w:pPr>
        <w:shd w:val="clear" w:color="auto" w:fill="F7F7F7"/>
        <w:spacing w:before="0" w:after="0" w:line="180" w:lineRule="exact"/>
        <w:ind w:left="0" w:firstLine="0"/>
        <w:jc w:val="left"/>
        <w:rPr>
          <w:ins w:id="884805" w:author="Claude" w:date="2026-10-07T12:00:00Z"/>
        </w:rPr>
      </w:pPr>
      <w:ins w:id="884850" w:author="Claude" w:date="2026-10-07T12:00:00Z">
        <w:r>
          <w:rPr>
            <w:rFonts w:ascii="Consolas" w:hAnsi="Consolas" w:cs="Consolas"/>
            <w:sz w:val="14"/>
            <w:szCs w:val="14"/>
          </w:rPr>
          <w:t xml:space="preserve"> 45          "ambiental.faixa_app_minima_m": Fonte("normativo", "Lei nº 12.651/2012, art. 4º, I, a"),</w:t>
        </w:r>
      </w:ins>
    </w:p>
    <w:p>
      <w:pPr>
        <w:shd w:val="clear" w:color="auto" w:fill="F7F7F7"/>
        <w:spacing w:before="0" w:after="0" w:line="180" w:lineRule="exact"/>
        <w:ind w:left="0" w:firstLine="0"/>
        <w:jc w:val="left"/>
        <w:rPr>
          <w:ins w:id="884805" w:author="Claude" w:date="2026-10-07T12:00:00Z"/>
        </w:rPr>
      </w:pPr>
      <w:ins w:id="884851" w:author="Claude" w:date="2026-10-07T12:00:00Z">
        <w:r>
          <w:rPr>
            <w:rFonts w:ascii="Consolas" w:hAnsi="Consolas" w:cs="Consolas"/>
            <w:sz w:val="14"/>
            <w:szCs w:val="14"/>
          </w:rPr>
          <w:t xml:space="preserve"> 46          "ambiental.proteina_racao_pct": Fonte("bibliografico", REF_KUBITZA),</w:t>
        </w:r>
      </w:ins>
    </w:p>
    <w:p>
      <w:pPr>
        <w:shd w:val="clear" w:color="auto" w:fill="F7F7F7"/>
        <w:spacing w:before="0" w:after="0" w:line="180" w:lineRule="exact"/>
        <w:ind w:left="0" w:firstLine="0"/>
        <w:jc w:val="left"/>
        <w:rPr>
          <w:ins w:id="884805" w:author="Claude" w:date="2026-10-07T12:00:00Z"/>
        </w:rPr>
      </w:pPr>
      <w:ins w:id="884852" w:author="Claude" w:date="2026-10-07T12:00:00Z">
        <w:r>
          <w:rPr>
            <w:rFonts w:ascii="Consolas" w:hAnsi="Consolas" w:cs="Consolas"/>
            <w:sz w:val="14"/>
            <w:szCs w:val="14"/>
          </w:rPr>
          <w:t xml:space="preserve"> 47          "ambiental.evaporacao_mm_dia": Fonte("bibliografico", "Kubitza (2017); calibrar com dados climáticos locais"),</w:t>
        </w:r>
      </w:ins>
    </w:p>
    <w:p>
      <w:pPr>
        <w:shd w:val="clear" w:color="auto" w:fill="F7F7F7"/>
        <w:spacing w:before="0" w:after="0" w:line="180" w:lineRule="exact"/>
        <w:ind w:left="0" w:firstLine="0"/>
        <w:jc w:val="left"/>
        <w:rPr>
          <w:ins w:id="884805" w:author="Claude" w:date="2026-10-07T12:00:00Z"/>
        </w:rPr>
      </w:pPr>
      <w:ins w:id="884853" w:author="Claude" w:date="2026-10-07T12:00:00Z">
        <w:r>
          <w:rPr>
            <w:rFonts w:ascii="Consolas" w:hAnsi="Consolas" w:cs="Consolas"/>
            <w:sz w:val="14"/>
            <w:szCs w:val="14"/>
          </w:rPr>
          <w:t xml:space="preserve"> 48          "social.salario_minimo": Fonte("normativo", "Salário mínimo nacional vigente"),</w:t>
        </w:r>
      </w:ins>
    </w:p>
    <w:p>
      <w:pPr>
        <w:shd w:val="clear" w:color="auto" w:fill="F7F7F7"/>
        <w:spacing w:before="0" w:after="0" w:line="180" w:lineRule="exact"/>
        <w:ind w:left="0" w:firstLine="0"/>
        <w:jc w:val="left"/>
        <w:rPr>
          <w:ins w:id="884805" w:author="Claude" w:date="2026-10-07T12:00:00Z"/>
        </w:rPr>
      </w:pPr>
      <w:ins w:id="884854" w:author="Claude" w:date="2026-10-07T12:00:00Z">
        <w:r>
          <w:rPr>
            <w:rFonts w:ascii="Consolas" w:hAnsi="Consolas" w:cs="Consolas"/>
            <w:sz w:val="14"/>
            <w:szCs w:val="14"/>
          </w:rPr>
          <w:t xml:space="preserve"> 49      }</w:t>
        </w:r>
      </w:ins>
    </w:p>
    <w:p>
      <w:pPr>
        <w:shd w:val="clear" w:color="auto" w:fill="F7F7F7"/>
        <w:spacing w:before="0" w:after="0" w:line="180" w:lineRule="exact"/>
        <w:ind w:left="0" w:firstLine="0"/>
        <w:jc w:val="left"/>
        <w:rPr>
          <w:ins w:id="884805" w:author="Claude" w:date="2026-10-07T12:00:00Z"/>
        </w:rPr>
      </w:pPr>
      <w:ins w:id="884855" w:author="Claude" w:date="2026-10-07T12:00:00Z">
        <w:r>
          <w:rPr>
            <w:rFonts w:ascii="Consolas" w:hAnsi="Consolas" w:cs="Consolas"/>
            <w:sz w:val="14"/>
            <w:szCs w:val="14"/>
          </w:rPr>
          <w:t xml:space="preserve"> 50      return cfg</w:t>
        </w:r>
      </w:ins>
    </w:p>
    <w:p>
      <w:pPr>
        <w:shd w:val="clear" w:color="auto" w:fill="F7F7F7"/>
        <w:spacing w:before="0" w:after="0" w:line="180" w:lineRule="exact"/>
        <w:ind w:left="0" w:firstLine="0"/>
        <w:jc w:val="left"/>
        <w:rPr>
          <w:ins w:id="884805" w:author="Claude" w:date="2026-10-07T12:00:00Z"/>
        </w:rPr>
      </w:pPr>
      <w:ins w:id="884856" w:author="Claude" w:date="2026-10-07T12:00:00Z">
        <w:r>
          <w:rPr>
            <w:rFonts w:ascii="Consolas" w:hAnsi="Consolas" w:cs="Consolas"/>
            <w:sz w:val="14"/>
            <w:szCs w:val="14"/>
          </w:rPr>
          <w:t xml:space="preserve"> 51  </w:t>
        </w:r>
      </w:ins>
    </w:p>
    <w:p>
      <w:pPr>
        <w:shd w:val="clear" w:color="auto" w:fill="F7F7F7"/>
        <w:spacing w:before="0" w:after="0" w:line="180" w:lineRule="exact"/>
        <w:ind w:left="0" w:firstLine="0"/>
        <w:jc w:val="left"/>
        <w:rPr>
          <w:ins w:id="884805" w:author="Claude" w:date="2026-10-07T12:00:00Z"/>
        </w:rPr>
      </w:pPr>
      <w:ins w:id="884857" w:author="Claude" w:date="2026-10-07T12:00:00Z">
        <w:r>
          <w:rPr>
            <w:rFonts w:ascii="Consolas" w:hAnsi="Consolas" w:cs="Consolas"/>
            <w:sz w:val="14"/>
            <w:szCs w:val="14"/>
          </w:rPr>
          <w:t xml:space="preserve"> 52  </w:t>
        </w:r>
      </w:ins>
    </w:p>
    <w:p>
      <w:pPr>
        <w:shd w:val="clear" w:color="auto" w:fill="F7F7F7"/>
        <w:spacing w:before="0" w:after="0" w:line="180" w:lineRule="exact"/>
        <w:ind w:left="0" w:firstLine="0"/>
        <w:jc w:val="left"/>
        <w:rPr>
          <w:ins w:id="884805" w:author="Claude" w:date="2026-10-07T12:00:00Z"/>
        </w:rPr>
      </w:pPr>
      <w:ins w:id="884858" w:author="Claude" w:date="2026-10-07T12:00:00Z">
        <w:r>
          <w:rPr>
            <w:rFonts w:ascii="Consolas" w:hAnsi="Consolas" w:cs="Consolas"/>
            <w:sz w:val="14"/>
            <w:szCs w:val="14"/>
          </w:rPr>
          <w:t xml:space="preserve"> 53  def criar_alternativas() -&gt; dict:</w:t>
        </w:r>
      </w:ins>
    </w:p>
    <w:p>
      <w:pPr>
        <w:shd w:val="clear" w:color="auto" w:fill="F7F7F7"/>
        <w:spacing w:before="0" w:after="0" w:line="180" w:lineRule="exact"/>
        <w:ind w:left="0" w:firstLine="0"/>
        <w:jc w:val="left"/>
        <w:rPr>
          <w:ins w:id="884805" w:author="Claude" w:date="2026-10-07T12:00:00Z"/>
        </w:rPr>
      </w:pPr>
      <w:ins w:id="884859" w:author="Claude" w:date="2026-10-07T12:00:00Z">
        <w:r>
          <w:rPr>
            <w:rFonts w:ascii="Consolas" w:hAnsi="Consolas" w:cs="Consolas"/>
            <w:sz w:val="14"/>
            <w:szCs w:val="14"/>
          </w:rPr>
          <w:t xml:space="preserve"> 54      """Três alternativas de projeto para comparação por TOPSIS."""</w:t>
        </w:r>
      </w:ins>
    </w:p>
    <w:p>
      <w:pPr>
        <w:shd w:val="clear" w:color="auto" w:fill="F7F7F7"/>
        <w:spacing w:before="0" w:after="0" w:line="180" w:lineRule="exact"/>
        <w:ind w:left="0" w:firstLine="0"/>
        <w:jc w:val="left"/>
        <w:rPr>
          <w:ins w:id="884805" w:author="Claude" w:date="2026-10-07T12:00:00Z"/>
        </w:rPr>
      </w:pPr>
      <w:ins w:id="884860" w:author="Claude" w:date="2026-10-07T12:00:00Z">
        <w:r>
          <w:rPr>
            <w:rFonts w:ascii="Consolas" w:hAnsi="Consolas" w:cs="Consolas"/>
            <w:sz w:val="14"/>
            <w:szCs w:val="14"/>
          </w:rPr>
          <w:t xml:space="preserve"> 55      a = criar_config_caso_base()</w:t>
        </w:r>
      </w:ins>
    </w:p>
    <w:p>
      <w:pPr>
        <w:shd w:val="clear" w:color="auto" w:fill="F7F7F7"/>
        <w:spacing w:before="0" w:after="0" w:line="180" w:lineRule="exact"/>
        <w:ind w:left="0" w:firstLine="0"/>
        <w:jc w:val="left"/>
        <w:rPr>
          <w:ins w:id="884805" w:author="Claude" w:date="2026-10-07T12:00:00Z"/>
        </w:rPr>
      </w:pPr>
      <w:ins w:id="884861" w:author="Claude" w:date="2026-10-07T12:00:00Z">
        <w:r>
          <w:rPr>
            <w:rFonts w:ascii="Consolas" w:hAnsi="Consolas" w:cs="Consolas"/>
            <w:sz w:val="14"/>
            <w:szCs w:val="14"/>
          </w:rPr>
          <w:t xml:space="preserve"> 56      a.projeto = "A — Viveiros semi-intensivos, energia da rede"</w:t>
        </w:r>
      </w:ins>
    </w:p>
    <w:p>
      <w:pPr>
        <w:shd w:val="clear" w:color="auto" w:fill="F7F7F7"/>
        <w:spacing w:before="0" w:after="0" w:line="180" w:lineRule="exact"/>
        <w:ind w:left="0" w:firstLine="0"/>
        <w:jc w:val="left"/>
        <w:rPr>
          <w:ins w:id="884805" w:author="Claude" w:date="2026-10-07T12:00:00Z"/>
        </w:rPr>
      </w:pPr>
      <w:ins w:id="884862" w:author="Claude" w:date="2026-10-07T12:00:00Z">
        <w:r>
          <w:rPr>
            <w:rFonts w:ascii="Consolas" w:hAnsi="Consolas" w:cs="Consolas"/>
            <w:sz w:val="14"/>
            <w:szCs w:val="14"/>
          </w:rPr>
          <w:t xml:space="preserve"> 57  </w:t>
        </w:r>
      </w:ins>
    </w:p>
    <w:p>
      <w:pPr>
        <w:shd w:val="clear" w:color="auto" w:fill="F7F7F7"/>
        <w:spacing w:before="0" w:after="0" w:line="180" w:lineRule="exact"/>
        <w:ind w:left="0" w:firstLine="0"/>
        <w:jc w:val="left"/>
        <w:rPr>
          <w:ins w:id="884805" w:author="Claude" w:date="2026-10-07T12:00:00Z"/>
        </w:rPr>
      </w:pPr>
      <w:ins w:id="884863" w:author="Claude" w:date="2026-10-07T12:00:00Z">
        <w:r>
          <w:rPr>
            <w:rFonts w:ascii="Consolas" w:hAnsi="Consolas" w:cs="Consolas"/>
            <w:sz w:val="14"/>
            <w:szCs w:val="14"/>
          </w:rPr>
          <w:t xml:space="preserve"> 58      b = criar_config_caso_base()</w:t>
        </w:r>
      </w:ins>
    </w:p>
    <w:p>
      <w:pPr>
        <w:shd w:val="clear" w:color="auto" w:fill="F7F7F7"/>
        <w:spacing w:before="0" w:after="0" w:line="180" w:lineRule="exact"/>
        <w:ind w:left="0" w:firstLine="0"/>
        <w:jc w:val="left"/>
        <w:rPr>
          <w:ins w:id="884805" w:author="Claude" w:date="2026-10-07T12:00:00Z"/>
        </w:rPr>
      </w:pPr>
      <w:ins w:id="884864" w:author="Claude" w:date="2026-10-07T12:00:00Z">
        <w:r>
          <w:rPr>
            <w:rFonts w:ascii="Consolas" w:hAnsi="Consolas" w:cs="Consolas"/>
            <w:sz w:val="14"/>
            <w:szCs w:val="14"/>
          </w:rPr>
          <w:t xml:space="preserve"> 59      b.projeto = "B — A + energia solar + wetland para efluentes"</w:t>
        </w:r>
      </w:ins>
    </w:p>
    <w:p>
      <w:pPr>
        <w:shd w:val="clear" w:color="auto" w:fill="F7F7F7"/>
        <w:spacing w:before="0" w:after="0" w:line="180" w:lineRule="exact"/>
        <w:ind w:left="0" w:firstLine="0"/>
        <w:jc w:val="left"/>
        <w:rPr>
          <w:ins w:id="884805" w:author="Claude" w:date="2026-10-07T12:00:00Z"/>
        </w:rPr>
      </w:pPr>
      <w:ins w:id="884865" w:author="Claude" w:date="2026-10-07T12:00:00Z">
        <w:r>
          <w:rPr>
            <w:rFonts w:ascii="Consolas" w:hAnsi="Consolas" w:cs="Consolas"/>
            <w:sz w:val="14"/>
            <w:szCs w:val="14"/>
          </w:rPr>
          <w:t xml:space="preserve"> 60      b.economico.capex_itens["Usina fotovoltaica"] = 55000.0</w:t>
        </w:r>
      </w:ins>
    </w:p>
    <w:p>
      <w:pPr>
        <w:shd w:val="clear" w:color="auto" w:fill="F7F7F7"/>
        <w:spacing w:before="0" w:after="0" w:line="180" w:lineRule="exact"/>
        <w:ind w:left="0" w:firstLine="0"/>
        <w:jc w:val="left"/>
        <w:rPr>
          <w:ins w:id="884805" w:author="Claude" w:date="2026-10-07T12:00:00Z"/>
        </w:rPr>
      </w:pPr>
      <w:ins w:id="884866" w:author="Claude" w:date="2026-10-07T12:00:00Z">
        <w:r>
          <w:rPr>
            <w:rFonts w:ascii="Consolas" w:hAnsi="Consolas" w:cs="Consolas"/>
            <w:sz w:val="14"/>
            <w:szCs w:val="14"/>
          </w:rPr>
          <w:t xml:space="preserve"> 61      b.economico.capex_itens["Wetland construído"] = 25000.0</w:t>
        </w:r>
      </w:ins>
    </w:p>
    <w:p>
      <w:pPr>
        <w:shd w:val="clear" w:color="auto" w:fill="F7F7F7"/>
        <w:spacing w:before="0" w:after="0" w:line="180" w:lineRule="exact"/>
        <w:ind w:left="0" w:firstLine="0"/>
        <w:jc w:val="left"/>
        <w:rPr>
          <w:ins w:id="884805" w:author="Claude" w:date="2026-10-07T12:00:00Z"/>
        </w:rPr>
      </w:pPr>
      <w:ins w:id="884867" w:author="Claude" w:date="2026-10-07T12:00:00Z">
        <w:r>
          <w:rPr>
            <w:rFonts w:ascii="Consolas" w:hAnsi="Consolas" w:cs="Consolas"/>
            <w:sz w:val="14"/>
            <w:szCs w:val="14"/>
          </w:rPr>
          <w:t xml:space="preserve"> 62      b.economico.tarifa_energia_kwh = 0.12           # custo residual (disponibilidade, O&amp;M)</w:t>
        </w:r>
      </w:ins>
    </w:p>
    <w:p>
      <w:pPr>
        <w:shd w:val="clear" w:color="auto" w:fill="F7F7F7"/>
        <w:spacing w:before="0" w:after="0" w:line="180" w:lineRule="exact"/>
        <w:ind w:left="0" w:firstLine="0"/>
        <w:jc w:val="left"/>
        <w:rPr>
          <w:ins w:id="884805" w:author="Claude" w:date="2026-10-07T12:00:00Z"/>
        </w:rPr>
      </w:pPr>
      <w:ins w:id="884868" w:author="Claude" w:date="2026-10-07T12:00:00Z">
        <w:r>
          <w:rPr>
            <w:rFonts w:ascii="Consolas" w:hAnsi="Consolas" w:cs="Consolas"/>
            <w:sz w:val="14"/>
            <w:szCs w:val="14"/>
          </w:rPr>
          <w:t xml:space="preserve"> 63      b.monte_carlo.distribuicoes["economico.tarifa_energia_kwh"] = Distribuicao("triangular", 0.08, 0.12, 0.18)</w:t>
        </w:r>
      </w:ins>
    </w:p>
    <w:p>
      <w:pPr>
        <w:shd w:val="clear" w:color="auto" w:fill="F7F7F7"/>
        <w:spacing w:before="0" w:after="0" w:line="180" w:lineRule="exact"/>
        <w:ind w:left="0" w:firstLine="0"/>
        <w:jc w:val="left"/>
        <w:rPr>
          <w:ins w:id="884805" w:author="Claude" w:date="2026-10-07T12:00:00Z"/>
        </w:rPr>
      </w:pPr>
      <w:ins w:id="884869" w:author="Claude" w:date="2026-10-07T12:00:00Z">
        <w:r>
          <w:rPr>
            <w:rFonts w:ascii="Consolas" w:hAnsi="Consolas" w:cs="Consolas"/>
            <w:sz w:val="14"/>
            <w:szCs w:val="14"/>
          </w:rPr>
          <w:t xml:space="preserve"> 64      b.ambiental.fonte_energia = "solar"</w:t>
        </w:r>
      </w:ins>
    </w:p>
    <w:p>
      <w:pPr>
        <w:shd w:val="clear" w:color="auto" w:fill="F7F7F7"/>
        <w:spacing w:before="0" w:after="0" w:line="180" w:lineRule="exact"/>
        <w:ind w:left="0" w:firstLine="0"/>
        <w:jc w:val="left"/>
        <w:rPr>
          <w:ins w:id="884805" w:author="Claude" w:date="2026-10-07T12:00:00Z"/>
        </w:rPr>
      </w:pPr>
      <w:ins w:id="884870" w:author="Claude" w:date="2026-10-07T12:00:00Z">
        <w:r>
          <w:rPr>
            <w:rFonts w:ascii="Consolas" w:hAnsi="Consolas" w:cs="Consolas"/>
            <w:sz w:val="14"/>
            <w:szCs w:val="14"/>
          </w:rPr>
          <w:t xml:space="preserve"> 65      b.ambiental.remocao_p_tratamento_pct = 80.0</w:t>
        </w:r>
      </w:ins>
    </w:p>
    <w:p>
      <w:pPr>
        <w:shd w:val="clear" w:color="auto" w:fill="F7F7F7"/>
        <w:spacing w:before="0" w:after="0" w:line="180" w:lineRule="exact"/>
        <w:ind w:left="0" w:firstLine="0"/>
        <w:jc w:val="left"/>
        <w:rPr>
          <w:ins w:id="884805" w:author="Claude" w:date="2026-10-07T12:00:00Z"/>
        </w:rPr>
      </w:pPr>
      <w:ins w:id="884871" w:author="Claude" w:date="2026-10-07T12:00:00Z">
        <w:r>
          <w:rPr>
            <w:rFonts w:ascii="Consolas" w:hAnsi="Consolas" w:cs="Consolas"/>
            <w:sz w:val="14"/>
            <w:szCs w:val="14"/>
          </w:rPr>
          <w:t xml:space="preserve"> 66      b.ambiental.remocao_n_tratamento_pct = 60.0</w:t>
        </w:r>
      </w:ins>
    </w:p>
    <w:p>
      <w:pPr>
        <w:shd w:val="clear" w:color="auto" w:fill="F7F7F7"/>
        <w:spacing w:before="0" w:after="0" w:line="180" w:lineRule="exact"/>
        <w:ind w:left="0" w:firstLine="0"/>
        <w:jc w:val="left"/>
        <w:rPr>
          <w:ins w:id="884805" w:author="Claude" w:date="2026-10-07T12:00:00Z"/>
        </w:rPr>
      </w:pPr>
      <w:ins w:id="884872" w:author="Claude" w:date="2026-10-07T12:00:00Z">
        <w:r>
          <w:rPr>
            <w:rFonts w:ascii="Consolas" w:hAnsi="Consolas" w:cs="Consolas"/>
            <w:sz w:val="14"/>
            <w:szCs w:val="14"/>
          </w:rPr>
          <w:t xml:space="preserve"> 67      b.ambiental.checklist["energia_renovavel"] = True</w:t>
        </w:r>
      </w:ins>
    </w:p>
    <w:p>
      <w:pPr>
        <w:shd w:val="clear" w:color="auto" w:fill="F7F7F7"/>
        <w:spacing w:before="0" w:after="0" w:line="180" w:lineRule="exact"/>
        <w:ind w:left="0" w:firstLine="0"/>
        <w:jc w:val="left"/>
        <w:rPr>
          <w:ins w:id="884805" w:author="Claude" w:date="2026-10-07T12:00:00Z"/>
        </w:rPr>
      </w:pPr>
      <w:ins w:id="884873" w:author="Claude" w:date="2026-10-07T12:00:00Z">
        <w:r>
          <w:rPr>
            <w:rFonts w:ascii="Consolas" w:hAnsi="Consolas" w:cs="Consolas"/>
            <w:sz w:val="14"/>
            <w:szCs w:val="14"/>
          </w:rPr>
          <w:t xml:space="preserve"> 68      b.ambiental.checklist["gestao_residuos"] = True</w:t>
        </w:r>
      </w:ins>
    </w:p>
    <w:p>
      <w:pPr>
        <w:shd w:val="clear" w:color="auto" w:fill="F7F7F7"/>
        <w:spacing w:before="0" w:after="0" w:line="180" w:lineRule="exact"/>
        <w:ind w:left="0" w:firstLine="0"/>
        <w:jc w:val="left"/>
        <w:rPr>
          <w:ins w:id="884805" w:author="Claude" w:date="2026-10-07T12:00:00Z"/>
        </w:rPr>
      </w:pPr>
      <w:ins w:id="884874" w:author="Claude" w:date="2026-10-07T12:00:00Z">
        <w:r>
          <w:rPr>
            <w:rFonts w:ascii="Consolas" w:hAnsi="Consolas" w:cs="Consolas"/>
            <w:sz w:val="14"/>
            <w:szCs w:val="14"/>
          </w:rPr>
          <w:t xml:space="preserve"> 69      b.ambiental.residuos_reaproveitados_pct = 70.0</w:t>
        </w:r>
      </w:ins>
    </w:p>
    <w:p>
      <w:pPr>
        <w:shd w:val="clear" w:color="auto" w:fill="F7F7F7"/>
        <w:spacing w:before="0" w:after="0" w:line="180" w:lineRule="exact"/>
        <w:ind w:left="0" w:firstLine="0"/>
        <w:jc w:val="left"/>
        <w:rPr>
          <w:ins w:id="884805" w:author="Claude" w:date="2026-10-07T12:00:00Z"/>
        </w:rPr>
      </w:pPr>
      <w:ins w:id="884875" w:author="Claude" w:date="2026-10-07T12:00:00Z">
        <w:r>
          <w:rPr>
            <w:rFonts w:ascii="Consolas" w:hAnsi="Consolas" w:cs="Consolas"/>
            <w:sz w:val="14"/>
            <w:szCs w:val="14"/>
          </w:rPr>
          <w:t xml:space="preserve"> 70  </w:t>
        </w:r>
      </w:ins>
    </w:p>
    <w:p>
      <w:pPr>
        <w:shd w:val="clear" w:color="auto" w:fill="F7F7F7"/>
        <w:spacing w:before="0" w:after="0" w:line="180" w:lineRule="exact"/>
        <w:ind w:left="0" w:firstLine="0"/>
        <w:jc w:val="left"/>
        <w:rPr>
          <w:ins w:id="884805" w:author="Claude" w:date="2026-10-07T12:00:00Z"/>
        </w:rPr>
      </w:pPr>
      <w:ins w:id="884876" w:author="Claude" w:date="2026-10-07T12:00:00Z">
        <w:r>
          <w:rPr>
            <w:rFonts w:ascii="Consolas" w:hAnsi="Consolas" w:cs="Consolas"/>
            <w:sz w:val="14"/>
            <w:szCs w:val="14"/>
          </w:rPr>
          <w:t xml:space="preserve"> 71      c = criar_config_caso_base()</w:t>
        </w:r>
      </w:ins>
    </w:p>
    <w:p>
      <w:pPr>
        <w:shd w:val="clear" w:color="auto" w:fill="F7F7F7"/>
        <w:spacing w:before="0" w:after="0" w:line="180" w:lineRule="exact"/>
        <w:ind w:left="0" w:firstLine="0"/>
        <w:jc w:val="left"/>
        <w:rPr>
          <w:ins w:id="884805" w:author="Claude" w:date="2026-10-07T12:00:00Z"/>
        </w:rPr>
      </w:pPr>
      <w:ins w:id="884877" w:author="Claude" w:date="2026-10-07T12:00:00Z">
        <w:r>
          <w:rPr>
            <w:rFonts w:ascii="Consolas" w:hAnsi="Consolas" w:cs="Consolas"/>
            <w:sz w:val="14"/>
            <w:szCs w:val="14"/>
          </w:rPr>
          <w:t xml:space="preserve"> 72      c.projeto = "C — Intensificação com maior aeração"</w:t>
        </w:r>
      </w:ins>
    </w:p>
    <w:p>
      <w:pPr>
        <w:shd w:val="clear" w:color="auto" w:fill="F7F7F7"/>
        <w:spacing w:before="0" w:after="0" w:line="180" w:lineRule="exact"/>
        <w:ind w:left="0" w:firstLine="0"/>
        <w:jc w:val="left"/>
        <w:rPr>
          <w:ins w:id="884805" w:author="Claude" w:date="2026-10-07T12:00:00Z"/>
        </w:rPr>
      </w:pPr>
      <w:ins w:id="884878" w:author="Claude" w:date="2026-10-07T12:00:00Z">
        <w:r>
          <w:rPr>
            <w:rFonts w:ascii="Consolas" w:hAnsi="Consolas" w:cs="Consolas"/>
            <w:sz w:val="14"/>
            <w:szCs w:val="14"/>
          </w:rPr>
          <w:t xml:space="preserve"> 73      c.tecnico.sistema_produtivo = "intensivo"</w:t>
        </w:r>
      </w:ins>
    </w:p>
    <w:p>
      <w:pPr>
        <w:shd w:val="clear" w:color="auto" w:fill="F7F7F7"/>
        <w:spacing w:before="0" w:after="0" w:line="180" w:lineRule="exact"/>
        <w:ind w:left="0" w:firstLine="0"/>
        <w:jc w:val="left"/>
        <w:rPr>
          <w:ins w:id="884805" w:author="Claude" w:date="2026-10-07T12:00:00Z"/>
        </w:rPr>
      </w:pPr>
      <w:ins w:id="884879" w:author="Claude" w:date="2026-10-07T12:00:00Z">
        <w:r>
          <w:rPr>
            <w:rFonts w:ascii="Consolas" w:hAnsi="Consolas" w:cs="Consolas"/>
            <w:sz w:val="14"/>
            <w:szCs w:val="14"/>
          </w:rPr>
          <w:t xml:space="preserve"> 74      c.tecnico.produtividade_esperada_kg_m2_ciclo = 2.0</w:t>
        </w:r>
      </w:ins>
    </w:p>
    <w:p>
      <w:pPr>
        <w:shd w:val="clear" w:color="auto" w:fill="F7F7F7"/>
        <w:spacing w:before="0" w:after="0" w:line="180" w:lineRule="exact"/>
        <w:ind w:left="0" w:firstLine="0"/>
        <w:jc w:val="left"/>
        <w:rPr>
          <w:ins w:id="884805" w:author="Claude" w:date="2026-10-07T12:00:00Z"/>
        </w:rPr>
      </w:pPr>
      <w:ins w:id="884880" w:author="Claude" w:date="2026-10-07T12:00:00Z">
        <w:r>
          <w:rPr>
            <w:rFonts w:ascii="Consolas" w:hAnsi="Consolas" w:cs="Consolas"/>
            <w:sz w:val="14"/>
            <w:szCs w:val="14"/>
          </w:rPr>
          <w:t xml:space="preserve"> 75      c.economico.capex_itens["Aeradores e quadro elétrico"] = 140000.0</w:t>
        </w:r>
      </w:ins>
    </w:p>
    <w:p>
      <w:pPr>
        <w:shd w:val="clear" w:color="auto" w:fill="F7F7F7"/>
        <w:spacing w:before="0" w:after="0" w:line="180" w:lineRule="exact"/>
        <w:ind w:left="0" w:firstLine="0"/>
        <w:jc w:val="left"/>
        <w:rPr>
          <w:ins w:id="884805" w:author="Claude" w:date="2026-10-07T12:00:00Z"/>
        </w:rPr>
      </w:pPr>
      <w:ins w:id="884881" w:author="Claude" w:date="2026-10-07T12:00:00Z">
        <w:r>
          <w:rPr>
            <w:rFonts w:ascii="Consolas" w:hAnsi="Consolas" w:cs="Consolas"/>
            <w:sz w:val="14"/>
            <w:szCs w:val="14"/>
          </w:rPr>
          <w:t xml:space="preserve"> 76      c.economico.mao_obra_mes = 14000.0</w:t>
        </w:r>
      </w:ins>
    </w:p>
    <w:p>
      <w:pPr>
        <w:shd w:val="clear" w:color="auto" w:fill="F7F7F7"/>
        <w:spacing w:before="0" w:after="0" w:line="180" w:lineRule="exact"/>
        <w:ind w:left="0" w:firstLine="0"/>
        <w:jc w:val="left"/>
        <w:rPr>
          <w:ins w:id="884805" w:author="Claude" w:date="2026-10-07T12:00:00Z"/>
        </w:rPr>
      </w:pPr>
      <w:ins w:id="884882" w:author="Claude" w:date="2026-10-07T12:00:00Z">
        <w:r>
          <w:rPr>
            <w:rFonts w:ascii="Consolas" w:hAnsi="Consolas" w:cs="Consolas"/>
            <w:sz w:val="14"/>
            <w:szCs w:val="14"/>
          </w:rPr>
          <w:t xml:space="preserve"> 77      c.monte_carlo.distribuicoes["tecnico.mortalidade_pct"] = Distribuicao("triangular", 6.0, 12.0, 25.0)</w:t>
        </w:r>
      </w:ins>
    </w:p>
    <w:p>
      <w:pPr>
        <w:shd w:val="clear" w:color="auto" w:fill="F7F7F7"/>
        <w:spacing w:before="0" w:after="0" w:line="180" w:lineRule="exact"/>
        <w:ind w:left="0" w:firstLine="0"/>
        <w:jc w:val="left"/>
        <w:rPr>
          <w:ins w:id="884805" w:author="Claude" w:date="2026-10-07T12:00:00Z"/>
        </w:rPr>
      </w:pPr>
      <w:ins w:id="884883" w:author="Claude" w:date="2026-10-07T12:00:00Z">
        <w:r>
          <w:rPr>
            <w:rFonts w:ascii="Consolas" w:hAnsi="Consolas" w:cs="Consolas"/>
            <w:sz w:val="14"/>
            <w:szCs w:val="14"/>
          </w:rPr>
          <w:t xml:space="preserve"> 78      c.tecnico.mortalidade_pct = 12.0</w:t>
        </w:r>
      </w:ins>
    </w:p>
    <w:p>
      <w:pPr>
        <w:shd w:val="clear" w:color="auto" w:fill="F7F7F7"/>
        <w:spacing w:before="0" w:after="0" w:line="180" w:lineRule="exact"/>
        <w:ind w:left="0" w:firstLine="0"/>
        <w:jc w:val="left"/>
        <w:rPr>
          <w:ins w:id="884805" w:author="Claude" w:date="2026-10-07T12:00:00Z"/>
        </w:rPr>
      </w:pPr>
      <w:ins w:id="884884" w:author="Claude" w:date="2026-10-07T12:00:00Z">
        <w:r>
          <w:rPr>
            <w:rFonts w:ascii="Consolas" w:hAnsi="Consolas" w:cs="Consolas"/>
            <w:sz w:val="14"/>
            <w:szCs w:val="14"/>
          </w:rPr>
          <w:t xml:space="preserve"> 79      return {"A": a, "B": b, "C": c}</w:t>
        </w:r>
      </w:ins>
    </w:p>
    <w:p>
      <w:pPr>
        <w:shd w:val="clear" w:color="auto" w:fill="F7F7F7"/>
        <w:spacing w:before="0" w:after="0" w:line="180" w:lineRule="exact"/>
        <w:ind w:left="0" w:firstLine="0"/>
        <w:jc w:val="left"/>
        <w:rPr>
          <w:ins w:id="884805" w:author="Claude" w:date="2026-10-07T12:00:00Z"/>
        </w:rPr>
      </w:pPr>
      <w:ins w:id="884885" w:author="Claude" w:date="2026-10-07T12:00:00Z">
        <w:r>
          <w:rPr>
            <w:rFonts w:ascii="Consolas" w:hAnsi="Consolas" w:cs="Consolas"/>
            <w:sz w:val="14"/>
            <w:szCs w:val="14"/>
          </w:rPr>
          <w:t xml:space="preserve"> 80  </w:t>
        </w:r>
      </w:ins>
    </w:p>
    <w:p>
      <w:pPr>
        <w:shd w:val="clear" w:color="auto" w:fill="F7F7F7"/>
        <w:spacing w:before="0" w:after="0" w:line="180" w:lineRule="exact"/>
        <w:ind w:left="0" w:firstLine="0"/>
        <w:jc w:val="left"/>
        <w:rPr>
          <w:ins w:id="884805" w:author="Claude" w:date="2026-10-07T12:00:00Z"/>
        </w:rPr>
      </w:pPr>
      <w:ins w:id="884886" w:author="Claude" w:date="2026-10-07T12:00:00Z">
        <w:r>
          <w:rPr>
            <w:rFonts w:ascii="Consolas" w:hAnsi="Consolas" w:cs="Consolas"/>
            <w:sz w:val="14"/>
            <w:szCs w:val="14"/>
          </w:rPr>
          <w:t xml:space="preserve"> 81  </w:t>
        </w:r>
      </w:ins>
    </w:p>
    <w:p>
      <w:pPr>
        <w:shd w:val="clear" w:color="auto" w:fill="F7F7F7"/>
        <w:spacing w:before="0" w:after="0" w:line="180" w:lineRule="exact"/>
        <w:ind w:left="0" w:firstLine="0"/>
        <w:jc w:val="left"/>
        <w:rPr>
          <w:ins w:id="884805" w:author="Claude" w:date="2026-10-07T12:00:00Z"/>
        </w:rPr>
      </w:pPr>
      <w:ins w:id="884887" w:author="Claude" w:date="2026-10-07T12:00:00Z">
        <w:r>
          <w:rPr>
            <w:rFonts w:ascii="Consolas" w:hAnsi="Consolas" w:cs="Consolas"/>
            <w:sz w:val="14"/>
            <w:szCs w:val="14"/>
          </w:rPr>
          <w:t xml:space="preserve"> 82  def criar_config_legado_rev186() -&gt; EVTEASConfig:</w:t>
        </w:r>
      </w:ins>
    </w:p>
    <w:p>
      <w:pPr>
        <w:shd w:val="clear" w:color="auto" w:fill="F7F7F7"/>
        <w:spacing w:before="0" w:after="0" w:line="180" w:lineRule="exact"/>
        <w:ind w:left="0" w:firstLine="0"/>
        <w:jc w:val="left"/>
        <w:rPr>
          <w:ins w:id="884805" w:author="Claude" w:date="2026-10-07T12:00:00Z"/>
        </w:rPr>
      </w:pPr>
      <w:ins w:id="884888" w:author="Claude" w:date="2026-10-07T12:00:00Z">
        <w:r>
          <w:rPr>
            <w:rFonts w:ascii="Consolas" w:hAnsi="Consolas" w:cs="Consolas"/>
            <w:sz w:val="14"/>
            <w:szCs w:val="14"/>
          </w:rPr>
          <w:t xml:space="preserve"> 83      """Reproduz as premissas do preset da Rev. 186 (teste de regressão)."""</w:t>
        </w:r>
      </w:ins>
    </w:p>
    <w:p>
      <w:pPr>
        <w:shd w:val="clear" w:color="auto" w:fill="F7F7F7"/>
        <w:spacing w:before="0" w:after="0" w:line="180" w:lineRule="exact"/>
        <w:ind w:left="0" w:firstLine="0"/>
        <w:jc w:val="left"/>
        <w:rPr>
          <w:ins w:id="884805" w:author="Claude" w:date="2026-10-07T12:00:00Z"/>
        </w:rPr>
      </w:pPr>
      <w:ins w:id="884889" w:author="Claude" w:date="2026-10-07T12:00:00Z">
        <w:r>
          <w:rPr>
            <w:rFonts w:ascii="Consolas" w:hAnsi="Consolas" w:cs="Consolas"/>
            <w:sz w:val="14"/>
            <w:szCs w:val="14"/>
          </w:rPr>
          <w:t xml:space="preserve"> 84      cfg = EVTEASConfig(projeto="Preset legado da Rev. 186")</w:t>
        </w:r>
      </w:ins>
    </w:p>
    <w:p>
      <w:pPr>
        <w:shd w:val="clear" w:color="auto" w:fill="F7F7F7"/>
        <w:spacing w:before="0" w:after="0" w:line="180" w:lineRule="exact"/>
        <w:ind w:left="0" w:firstLine="0"/>
        <w:jc w:val="left"/>
        <w:rPr>
          <w:ins w:id="884805" w:author="Claude" w:date="2026-10-07T12:00:00Z"/>
        </w:rPr>
      </w:pPr>
      <w:ins w:id="884890" w:author="Claude" w:date="2026-10-07T12:00:00Z">
        <w:r>
          <w:rPr>
            <w:rFonts w:ascii="Consolas" w:hAnsi="Consolas" w:cs="Consolas"/>
            <w:sz w:val="14"/>
            <w:szCs w:val="14"/>
          </w:rPr>
          <w:t xml:space="preserve"> 85      cfg.tecnico = TecnicoConfig(sistema_produtivo="superintensivo", area_lamina_m2=1500, profundidade_media_m=1.0,</w:t>
        </w:r>
      </w:ins>
    </w:p>
    <w:p>
      <w:pPr>
        <w:shd w:val="clear" w:color="auto" w:fill="F7F7F7"/>
        <w:spacing w:before="0" w:after="0" w:line="180" w:lineRule="exact"/>
        <w:ind w:left="0" w:firstLine="0"/>
        <w:jc w:val="left"/>
        <w:rPr>
          <w:ins w:id="884805" w:author="Claude" w:date="2026-10-07T12:00:00Z"/>
        </w:rPr>
      </w:pPr>
      <w:ins w:id="884891" w:author="Claude" w:date="2026-10-07T12:00:00Z">
        <w:r>
          <w:rPr>
            <w:rFonts w:ascii="Consolas" w:hAnsi="Consolas" w:cs="Consolas"/>
            <w:sz w:val="14"/>
            <w:szCs w:val="14"/>
          </w:rPr>
          <w:t xml:space="preserve"> 86                                  numero_tanques=10, tanques_ativos=9, capacidade_suporte_kg_m3=30.0,</w:t>
        </w:r>
      </w:ins>
    </w:p>
    <w:p>
      <w:pPr>
        <w:shd w:val="clear" w:color="auto" w:fill="F7F7F7"/>
        <w:spacing w:before="0" w:after="0" w:line="180" w:lineRule="exact"/>
        <w:ind w:left="0" w:firstLine="0"/>
        <w:jc w:val="left"/>
        <w:rPr>
          <w:ins w:id="884805" w:author="Claude" w:date="2026-10-07T12:00:00Z"/>
        </w:rPr>
      </w:pPr>
      <w:ins w:id="884892" w:author="Claude" w:date="2026-10-07T12:00:00Z">
        <w:r>
          <w:rPr>
            <w:rFonts w:ascii="Consolas" w:hAnsi="Consolas" w:cs="Consolas"/>
            <w:sz w:val="14"/>
            <w:szCs w:val="14"/>
          </w:rPr>
          <w:t xml:space="preserve"> 87                                  produtividade_esperada_kg_m2_ciclo=8.0, peso_inicial_g=30, peso_final_g=850,</w:t>
        </w:r>
      </w:ins>
    </w:p>
    <w:p>
      <w:pPr>
        <w:shd w:val="clear" w:color="auto" w:fill="F7F7F7"/>
        <w:spacing w:before="0" w:after="0" w:line="180" w:lineRule="exact"/>
        <w:ind w:left="0" w:firstLine="0"/>
        <w:jc w:val="left"/>
        <w:rPr>
          <w:ins w:id="884805" w:author="Claude" w:date="2026-10-07T12:00:00Z"/>
        </w:rPr>
      </w:pPr>
      <w:ins w:id="884893" w:author="Claude" w:date="2026-10-07T12:00:00Z">
        <w:r>
          <w:rPr>
            <w:rFonts w:ascii="Consolas" w:hAnsi="Consolas" w:cs="Consolas"/>
            <w:sz w:val="14"/>
            <w:szCs w:val="14"/>
          </w:rPr>
          <w:t xml:space="preserve"> 88                                  ciclo_dias=240, ciclos_ano=1.4, mortalidade_pct=8.0, fcr=1.60)</w:t>
        </w:r>
      </w:ins>
    </w:p>
    <w:p>
      <w:pPr>
        <w:shd w:val="clear" w:color="auto" w:fill="F7F7F7"/>
        <w:spacing w:before="0" w:after="0" w:line="180" w:lineRule="exact"/>
        <w:ind w:left="0" w:firstLine="0"/>
        <w:jc w:val="left"/>
        <w:rPr>
          <w:ins w:id="884805" w:author="Claude" w:date="2026-10-07T12:00:00Z"/>
        </w:rPr>
      </w:pPr>
      <w:ins w:id="884894" w:author="Claude" w:date="2026-10-07T12:00:00Z">
        <w:r>
          <w:rPr>
            <w:rFonts w:ascii="Consolas" w:hAnsi="Consolas" w:cs="Consolas"/>
            <w:sz w:val="14"/>
            <w:szCs w:val="14"/>
          </w:rPr>
          <w:t xml:space="preserve"> 89      cfg.economico = EconomicoConfig(</w:t>
        </w:r>
      </w:ins>
    </w:p>
    <w:p>
      <w:pPr>
        <w:shd w:val="clear" w:color="auto" w:fill="F7F7F7"/>
        <w:spacing w:before="0" w:after="0" w:line="180" w:lineRule="exact"/>
        <w:ind w:left="0" w:firstLine="0"/>
        <w:jc w:val="left"/>
        <w:rPr>
          <w:ins w:id="884805" w:author="Claude" w:date="2026-10-07T12:00:00Z"/>
        </w:rPr>
      </w:pPr>
      <w:ins w:id="884895" w:author="Claude" w:date="2026-10-07T12:00:00Z">
        <w:r>
          <w:rPr>
            <w:rFonts w:ascii="Consolas" w:hAnsi="Consolas" w:cs="Consolas"/>
            <w:sz w:val="14"/>
            <w:szCs w:val="14"/>
          </w:rPr>
          <w:t xml:space="preserve"> 90          tipo_organizacao="empresa", capex_itens={"CAPEX (preset)": 250000.0}, capital_giro=0.0,</w:t>
        </w:r>
      </w:ins>
    </w:p>
    <w:p>
      <w:pPr>
        <w:shd w:val="clear" w:color="auto" w:fill="F7F7F7"/>
        <w:spacing w:before="0" w:after="0" w:line="180" w:lineRule="exact"/>
        <w:ind w:left="0" w:firstLine="0"/>
        <w:jc w:val="left"/>
        <w:rPr>
          <w:ins w:id="884805" w:author="Claude" w:date="2026-10-07T12:00:00Z"/>
        </w:rPr>
      </w:pPr>
      <w:ins w:id="884896" w:author="Claude" w:date="2026-10-07T12:00:00Z">
        <w:r>
          <w:rPr>
            <w:rFonts w:ascii="Consolas" w:hAnsi="Consolas" w:cs="Consolas"/>
            <w:sz w:val="14"/>
            <w:szCs w:val="14"/>
          </w:rPr>
          <w:t xml:space="preserve"> 91          vida_util_anos=0.0, valor_residual_pct=0.0, preco_venda_kg=9.50, custo_racao_kg=3.20,</w:t>
        </w:r>
      </w:ins>
    </w:p>
    <w:p>
      <w:pPr>
        <w:shd w:val="clear" w:color="auto" w:fill="F7F7F7"/>
        <w:spacing w:before="0" w:after="0" w:line="180" w:lineRule="exact"/>
        <w:ind w:left="0" w:firstLine="0"/>
        <w:jc w:val="left"/>
        <w:rPr>
          <w:ins w:id="884805" w:author="Claude" w:date="2026-10-07T12:00:00Z"/>
        </w:rPr>
      </w:pPr>
      <w:ins w:id="884897" w:author="Claude" w:date="2026-10-07T12:00:00Z">
        <w:r>
          <w:rPr>
            <w:rFonts w:ascii="Consolas" w:hAnsi="Consolas" w:cs="Consolas"/>
            <w:sz w:val="14"/>
            <w:szCs w:val="14"/>
          </w:rPr>
          <w:t xml:space="preserve"> 92          custo_alevino_milheiro=450.0, tarifa_energia_kwh=0.0, outros_custos_variaveis_kg=0.0,</w:t>
        </w:r>
      </w:ins>
    </w:p>
    <w:p>
      <w:pPr>
        <w:shd w:val="clear" w:color="auto" w:fill="F7F7F7"/>
        <w:spacing w:before="0" w:after="0" w:line="180" w:lineRule="exact"/>
        <w:ind w:left="0" w:firstLine="0"/>
        <w:jc w:val="left"/>
        <w:rPr>
          <w:ins w:id="884805" w:author="Claude" w:date="2026-10-07T12:00:00Z"/>
        </w:rPr>
      </w:pPr>
      <w:ins w:id="884898" w:author="Claude" w:date="2026-10-07T12:00:00Z">
        <w:r>
          <w:rPr>
            <w:rFonts w:ascii="Consolas" w:hAnsi="Consolas" w:cs="Consolas"/>
            <w:sz w:val="14"/>
            <w:szCs w:val="14"/>
          </w:rPr>
          <w:t xml:space="preserve"> 93          mao_obra_mes=42000.0, encargos_mao_obra_pct=0.0, assistencia_tecnica_mes=25000.0,</w:t>
        </w:r>
      </w:ins>
    </w:p>
    <w:p>
      <w:pPr>
        <w:shd w:val="clear" w:color="auto" w:fill="F7F7F7"/>
        <w:spacing w:before="0" w:after="0" w:line="180" w:lineRule="exact"/>
        <w:ind w:left="0" w:firstLine="0"/>
        <w:jc w:val="left"/>
        <w:rPr>
          <w:ins w:id="884805" w:author="Claude" w:date="2026-10-07T12:00:00Z"/>
        </w:rPr>
      </w:pPr>
      <w:ins w:id="884899" w:author="Claude" w:date="2026-10-07T12:00:00Z">
        <w:r>
          <w:rPr>
            <w:rFonts w:ascii="Consolas" w:hAnsi="Consolas" w:cs="Consolas"/>
            <w:sz w:val="14"/>
            <w:szCs w:val="14"/>
          </w:rPr>
          <w:t xml:space="preserve"> 94          administrativo_mes=20000.0, manutencao_capex_pct_aa=0.0, taxa_impostos_faturamento_pct=15.0,</w:t>
        </w:r>
      </w:ins>
    </w:p>
    <w:p>
      <w:pPr>
        <w:shd w:val="clear" w:color="auto" w:fill="F7F7F7"/>
        <w:spacing w:before="0" w:after="0" w:line="180" w:lineRule="exact"/>
        <w:ind w:left="0" w:firstLine="0"/>
        <w:jc w:val="left"/>
        <w:rPr>
          <w:ins w:id="884805" w:author="Claude" w:date="2026-10-07T12:00:00Z"/>
        </w:rPr>
      </w:pPr>
      <w:ins w:id="884900" w:author="Claude" w:date="2026-10-07T12:00:00Z">
        <w:r>
          <w:rPr>
            <w:rFonts w:ascii="Consolas" w:hAnsi="Consolas" w:cs="Consolas"/>
            <w:sz w:val="14"/>
            <w:szCs w:val="14"/>
          </w:rPr>
          <w:t xml:space="preserve"> 95          taxa_impostos_lucro_pct=0.0, tma_aa_pct=12.0, horizonte_anos=10, capacidade_inicial_pct=50.0,</w:t>
        </w:r>
      </w:ins>
    </w:p>
    <w:p>
      <w:pPr>
        <w:shd w:val="clear" w:color="auto" w:fill="F7F7F7"/>
        <w:spacing w:before="0" w:after="0" w:line="180" w:lineRule="exact"/>
        <w:ind w:left="0" w:firstLine="0"/>
        <w:jc w:val="left"/>
        <w:rPr>
          <w:ins w:id="884805" w:author="Claude" w:date="2026-10-07T12:00:00Z"/>
        </w:rPr>
      </w:pPr>
      <w:ins w:id="884901" w:author="Claude" w:date="2026-10-07T12:00:00Z">
        <w:r>
          <w:rPr>
            <w:rFonts w:ascii="Consolas" w:hAnsi="Consolas" w:cs="Consolas"/>
            <w:sz w:val="14"/>
            <w:szCs w:val="14"/>
          </w:rPr>
          <w:t xml:space="preserve"> 96          meses_rampa=12, cooperados_trabalhadores=0)</w:t>
        </w:r>
      </w:ins>
    </w:p>
    <w:p>
      <w:pPr>
        <w:shd w:val="clear" w:color="auto" w:fill="F7F7F7"/>
        <w:spacing w:before="0" w:after="0" w:line="180" w:lineRule="exact"/>
        <w:ind w:left="0" w:firstLine="0"/>
        <w:jc w:val="left"/>
        <w:rPr>
          <w:ins w:id="884805" w:author="Claude" w:date="2026-10-07T12:00:00Z"/>
        </w:rPr>
      </w:pPr>
      <w:ins w:id="884902" w:author="Claude" w:date="2026-10-07T12:00:00Z">
        <w:r>
          <w:rPr>
            <w:rFonts w:ascii="Consolas" w:hAnsi="Consolas" w:cs="Consolas"/>
            <w:sz w:val="14"/>
            <w:szCs w:val="14"/>
          </w:rPr>
          <w:t xml:space="preserve"> 97      cfg.ambiental = AmbientalConfig(energia_kwh_kg=1.2)</w:t>
        </w:r>
      </w:ins>
    </w:p>
    <w:p>
      <w:pPr>
        <w:shd w:val="clear" w:color="auto" w:fill="F7F7F7"/>
        <w:spacing w:before="0" w:after="0" w:line="180" w:lineRule="exact"/>
        <w:ind w:left="0" w:firstLine="0"/>
        <w:jc w:val="left"/>
        <w:rPr>
          <w:ins w:id="884805" w:author="Claude" w:date="2026-10-07T12:00:00Z"/>
        </w:rPr>
      </w:pPr>
      <w:ins w:id="884903" w:author="Claude" w:date="2026-10-07T12:00:00Z">
        <w:r>
          <w:rPr>
            <w:rFonts w:ascii="Consolas" w:hAnsi="Consolas" w:cs="Consolas"/>
            <w:sz w:val="14"/>
            <w:szCs w:val="14"/>
          </w:rPr>
          <w:t xml:space="preserve"> 98      cfg.social = SocialConfig(empregos_diretos=10, empregos_indiretos=15, mao_obra_local_pct=80,</w:t>
        </w:r>
      </w:ins>
    </w:p>
    <w:p>
      <w:pPr>
        <w:shd w:val="clear" w:color="auto" w:fill="F7F7F7"/>
        <w:spacing w:before="0" w:after="0" w:line="180" w:lineRule="exact"/>
        <w:ind w:left="0" w:firstLine="0"/>
        <w:jc w:val="left"/>
        <w:rPr>
          <w:ins w:id="884805" w:author="Claude" w:date="2026-10-07T12:00:00Z"/>
        </w:rPr>
      </w:pPr>
      <w:ins w:id="884904" w:author="Claude" w:date="2026-10-07T12:00:00Z">
        <w:r>
          <w:rPr>
            <w:rFonts w:ascii="Consolas" w:hAnsi="Consolas" w:cs="Consolas"/>
            <w:sz w:val="14"/>
            <w:szCs w:val="14"/>
          </w:rPr>
          <w:t xml:space="preserve"> 99                                compras_locais_pct=60, conformidade_nr_pct=95, conflitos_registrados_ano=1)</w:t>
        </w:r>
      </w:ins>
    </w:p>
    <w:p>
      <w:pPr>
        <w:shd w:val="clear" w:color="auto" w:fill="F7F7F7"/>
        <w:spacing w:before="0" w:after="0" w:line="180" w:lineRule="exact"/>
        <w:ind w:left="0" w:firstLine="0"/>
        <w:jc w:val="left"/>
        <w:rPr>
          <w:ins w:id="884805" w:author="Claude" w:date="2026-10-07T12:00:00Z"/>
        </w:rPr>
      </w:pPr>
      <w:ins w:id="884905" w:author="Claude" w:date="2026-10-07T12:00:00Z">
        <w:r>
          <w:rPr>
            <w:rFonts w:ascii="Consolas" w:hAnsi="Consolas" w:cs="Consolas"/>
            <w:sz w:val="14"/>
            <w:szCs w:val="14"/>
          </w:rPr>
          <w:t xml:space="preserve">100      cfg.monte_carlo = MonteCarloConfig(distribuicoes={</w:t>
        </w:r>
      </w:ins>
    </w:p>
    <w:p>
      <w:pPr>
        <w:shd w:val="clear" w:color="auto" w:fill="F7F7F7"/>
        <w:spacing w:before="0" w:after="0" w:line="180" w:lineRule="exact"/>
        <w:ind w:left="0" w:firstLine="0"/>
        <w:jc w:val="left"/>
        <w:rPr>
          <w:ins w:id="884805" w:author="Claude" w:date="2026-10-07T12:00:00Z"/>
        </w:rPr>
      </w:pPr>
      <w:ins w:id="884906" w:author="Claude" w:date="2026-10-07T12:00:00Z">
        <w:r>
          <w:rPr>
            <w:rFonts w:ascii="Consolas" w:hAnsi="Consolas" w:cs="Consolas"/>
            <w:sz w:val="14"/>
            <w:szCs w:val="14"/>
          </w:rPr>
          <w:t xml:space="preserve">101          "economico.preco_venda_kg": Distribuicao("triangular", 8.0, 9.5, 11.0),</w:t>
        </w:r>
      </w:ins>
    </w:p>
    <w:p>
      <w:pPr>
        <w:shd w:val="clear" w:color="auto" w:fill="F7F7F7"/>
        <w:spacing w:before="0" w:after="0" w:line="180" w:lineRule="exact"/>
        <w:ind w:left="0" w:firstLine="0"/>
        <w:jc w:val="left"/>
        <w:rPr>
          <w:ins w:id="884805" w:author="Claude" w:date="2026-10-07T12:00:00Z"/>
        </w:rPr>
      </w:pPr>
      <w:ins w:id="884907" w:author="Claude" w:date="2026-10-07T12:00:00Z">
        <w:r>
          <w:rPr>
            <w:rFonts w:ascii="Consolas" w:hAnsi="Consolas" w:cs="Consolas"/>
            <w:sz w:val="14"/>
            <w:szCs w:val="14"/>
          </w:rPr>
          <w:t xml:space="preserve">102          "tecnico.fcr": Distribuicao("triangular", 1.35, 1.60, 1.90),</w:t>
        </w:r>
      </w:ins>
    </w:p>
    <w:p>
      <w:pPr>
        <w:shd w:val="clear" w:color="auto" w:fill="F7F7F7"/>
        <w:spacing w:before="0" w:after="0" w:line="180" w:lineRule="exact"/>
        <w:ind w:left="0" w:firstLine="0"/>
        <w:jc w:val="left"/>
        <w:rPr>
          <w:ins w:id="884805" w:author="Claude" w:date="2026-10-07T12:00:00Z"/>
        </w:rPr>
      </w:pPr>
      <w:ins w:id="884908" w:author="Claude" w:date="2026-10-07T12:00:00Z">
        <w:r>
          <w:rPr>
            <w:rFonts w:ascii="Consolas" w:hAnsi="Consolas" w:cs="Consolas"/>
            <w:sz w:val="14"/>
            <w:szCs w:val="14"/>
          </w:rPr>
          <w:t xml:space="preserve">103          "tecnico.mortalidade_pct": Distribuicao("triangular", 4.0, 8.0, 14.0),</w:t>
        </w:r>
      </w:ins>
    </w:p>
    <w:p>
      <w:pPr>
        <w:shd w:val="clear" w:color="auto" w:fill="F7F7F7"/>
        <w:spacing w:before="0" w:after="0" w:line="180" w:lineRule="exact"/>
        <w:ind w:left="0" w:firstLine="0"/>
        <w:jc w:val="left"/>
        <w:rPr>
          <w:ins w:id="884805" w:author="Claude" w:date="2026-10-07T12:00:00Z"/>
        </w:rPr>
      </w:pPr>
      <w:ins w:id="884909" w:author="Claude" w:date="2026-10-07T12:00:00Z">
        <w:r>
          <w:rPr>
            <w:rFonts w:ascii="Consolas" w:hAnsi="Consolas" w:cs="Consolas"/>
            <w:sz w:val="14"/>
            <w:szCs w:val="14"/>
          </w:rPr>
          <w:t xml:space="preserve">104          "economico.custo_racao_kg": Distribuicao("triangular", 2.70, 3.20, 4.00),</w:t>
        </w:r>
      </w:ins>
    </w:p>
    <w:p>
      <w:pPr>
        <w:shd w:val="clear" w:color="auto" w:fill="F7F7F7"/>
        <w:spacing w:before="0" w:after="0" w:line="180" w:lineRule="exact"/>
        <w:ind w:left="0" w:firstLine="0"/>
        <w:jc w:val="left"/>
        <w:rPr>
          <w:ins w:id="884805" w:author="Claude" w:date="2026-10-07T12:00:00Z"/>
        </w:rPr>
      </w:pPr>
      <w:ins w:id="884910" w:author="Claude" w:date="2026-10-07T12:00:00Z">
        <w:r>
          <w:rPr>
            <w:rFonts w:ascii="Consolas" w:hAnsi="Consolas" w:cs="Consolas"/>
            <w:sz w:val="14"/>
            <w:szCs w:val="14"/>
          </w:rPr>
          <w:t xml:space="preserve">105          "economico.custos_fixos_fator": Distribuicao("triangular", 0.90, 1.00, 1.15),</w:t>
        </w:r>
      </w:ins>
    </w:p>
    <w:p>
      <w:pPr>
        <w:shd w:val="clear" w:color="auto" w:fill="F7F7F7"/>
        <w:spacing w:before="0" w:after="0" w:line="180" w:lineRule="exact"/>
        <w:ind w:left="0" w:firstLine="0"/>
        <w:jc w:val="left"/>
        <w:rPr>
          <w:ins w:id="884805" w:author="Claude" w:date="2026-10-07T12:00:00Z"/>
        </w:rPr>
      </w:pPr>
      <w:ins w:id="884911" w:author="Claude" w:date="2026-10-07T12:00:00Z">
        <w:r>
          <w:rPr>
            <w:rFonts w:ascii="Consolas" w:hAnsi="Consolas" w:cs="Consolas"/>
            <w:sz w:val="14"/>
            <w:szCs w:val="14"/>
          </w:rPr>
          <w:t xml:space="preserve">106      }, incluir_capex_aace=False)</w:t>
        </w:r>
      </w:ins>
    </w:p>
    <w:p>
      <w:pPr>
        <w:shd w:val="clear" w:color="auto" w:fill="F7F7F7"/>
        <w:spacing w:before="0" w:after="0" w:line="180" w:lineRule="exact"/>
        <w:ind w:left="0" w:firstLine="0"/>
        <w:jc w:val="left"/>
        <w:rPr>
          <w:ins w:id="884805" w:author="Claude" w:date="2026-10-07T12:00:00Z"/>
        </w:rPr>
      </w:pPr>
      <w:ins w:id="884912" w:author="Claude" w:date="2026-10-07T12:00:00Z">
        <w:r>
          <w:rPr>
            <w:rFonts w:ascii="Consolas" w:hAnsi="Consolas" w:cs="Consolas"/>
            <w:sz w:val="14"/>
            <w:szCs w:val="14"/>
          </w:rPr>
          <w:t xml:space="preserve">107      cfg.monte_carlo.distribuicoes["economico.capex_fator"] = Distribuicao("triangular", 0.90, 1.00, 1.20)</w:t>
        </w:r>
      </w:ins>
    </w:p>
    <w:p>
      <w:pPr>
        <w:shd w:val="clear" w:color="auto" w:fill="F7F7F7"/>
        <w:spacing w:before="0" w:after="0" w:line="180" w:lineRule="exact"/>
        <w:ind w:left="0" w:firstLine="0"/>
        <w:jc w:val="left"/>
        <w:rPr>
          <w:ins w:id="884805" w:author="Claude" w:date="2026-10-07T12:00:00Z"/>
        </w:rPr>
      </w:pPr>
      <w:ins w:id="884913" w:author="Claude" w:date="2026-10-07T12:00:00Z">
        <w:r>
          <w:rPr>
            <w:rFonts w:ascii="Consolas" w:hAnsi="Consolas" w:cs="Consolas"/>
            <w:sz w:val="14"/>
            <w:szCs w:val="14"/>
          </w:rPr>
          <w:t xml:space="preserve">108      return cfg</w:t>
        </w:r>
      </w:ins>
    </w:p>
    <w:p>
      <w:pPr>
        <w:shd w:val="clear" w:color="auto" w:fill="F7F7F7"/>
        <w:spacing w:before="0" w:after="0" w:line="180" w:lineRule="exact"/>
        <w:ind w:left="0" w:firstLine="0"/>
        <w:jc w:val="left"/>
        <w:rPr>
          <w:ins w:id="884805" w:author="Claude" w:date="2026-10-07T12:00:00Z"/>
        </w:rPr>
      </w:pPr>
      <w:ins w:id="884914" w:author="Claude" w:date="2026-10-07T12:00:00Z">
        <w:r>
          <w:rPr>
            <w:rFonts w:ascii="Consolas" w:hAnsi="Consolas" w:cs="Consolas"/>
            <w:sz w:val="14"/>
            <w:szCs w:val="14"/>
          </w:rPr>
          <w:t xml:space="preserve">109  </w:t>
        </w:r>
      </w:ins>
    </w:p>
    <w:p>
      <w:pPr>
        <w:shd w:val="clear" w:color="auto" w:fill="F7F7F7"/>
        <w:spacing w:before="0" w:after="0" w:line="180" w:lineRule="exact"/>
        <w:ind w:left="0" w:firstLine="0"/>
        <w:jc w:val="left"/>
        <w:rPr>
          <w:ins w:id="884805" w:author="Claude" w:date="2026-10-07T12:00:00Z"/>
        </w:rPr>
      </w:pPr>
      <w:ins w:id="884915" w:author="Claude" w:date="2026-10-07T12:00:00Z">
        <w:r>
          <w:rPr>
            <w:rFonts w:ascii="Consolas" w:hAnsi="Consolas" w:cs="Consolas"/>
            <w:sz w:val="14"/>
            <w:szCs w:val="14"/>
          </w:rPr>
          <w:t xml:space="preserve">110  </w:t>
        </w:r>
      </w:ins>
    </w:p>
    <w:p>
      <w:pPr>
        <w:shd w:val="clear" w:color="auto" w:fill="F7F7F7"/>
        <w:spacing w:before="0" w:after="0" w:line="180" w:lineRule="exact"/>
        <w:ind w:left="0" w:firstLine="0"/>
        <w:jc w:val="left"/>
        <w:rPr>
          <w:ins w:id="884805" w:author="Claude" w:date="2026-10-07T12:00:00Z"/>
        </w:rPr>
      </w:pPr>
      <w:ins w:id="884916" w:author="Claude" w:date="2026-10-07T12:00:00Z">
        <w:r>
          <w:rPr>
            <w:rFonts w:ascii="Consolas" w:hAnsi="Consolas" w:cs="Consolas"/>
            <w:sz w:val="14"/>
            <w:szCs w:val="14"/>
          </w:rPr>
          <w:t xml:space="preserve">111  def exemplo_validacao_especialistas(cfg: EVTEASConfig) -&gt; EVTEASConfig:</w:t>
        </w:r>
      </w:ins>
    </w:p>
    <w:p>
      <w:pPr>
        <w:shd w:val="clear" w:color="auto" w:fill="F7F7F7"/>
        <w:spacing w:before="0" w:after="0" w:line="180" w:lineRule="exact"/>
        <w:ind w:left="0" w:firstLine="0"/>
        <w:jc w:val="left"/>
        <w:rPr>
          <w:ins w:id="884805" w:author="Claude" w:date="2026-10-07T12:00:00Z"/>
        </w:rPr>
      </w:pPr>
      <w:ins w:id="884917" w:author="Claude" w:date="2026-10-07T12:00:00Z">
        <w:r>
          <w:rPr>
            <w:rFonts w:ascii="Consolas" w:hAnsi="Consolas" w:cs="Consolas"/>
            <w:sz w:val="14"/>
            <w:szCs w:val="14"/>
          </w:rPr>
          <w:t xml:space="preserve">112      """Ilustra a parametrização por Likert (Quadro 7) com dois avaliadores.</w:t>
        </w:r>
      </w:ins>
    </w:p>
    <w:p>
      <w:pPr>
        <w:shd w:val="clear" w:color="auto" w:fill="F7F7F7"/>
        <w:spacing w:before="0" w:after="0" w:line="180" w:lineRule="exact"/>
        <w:ind w:left="0" w:firstLine="0"/>
        <w:jc w:val="left"/>
        <w:rPr>
          <w:ins w:id="884805" w:author="Claude" w:date="2026-10-07T12:00:00Z"/>
        </w:rPr>
      </w:pPr>
      <w:ins w:id="884918" w:author="Claude" w:date="2026-10-07T12:00:00Z">
        <w:r>
          <w:rPr>
            <w:rFonts w:ascii="Consolas" w:hAnsi="Consolas" w:cs="Consolas"/>
            <w:sz w:val="14"/>
            <w:szCs w:val="14"/>
          </w:rPr>
          <w:t xml:space="preserve">113  </w:t>
        </w:r>
      </w:ins>
    </w:p>
    <w:p>
      <w:pPr>
        <w:shd w:val="clear" w:color="auto" w:fill="F7F7F7"/>
        <w:spacing w:before="0" w:after="0" w:line="180" w:lineRule="exact"/>
        <w:ind w:left="0" w:firstLine="0"/>
        <w:jc w:val="left"/>
        <w:rPr>
          <w:ins w:id="884805" w:author="Claude" w:date="2026-10-07T12:00:00Z"/>
        </w:rPr>
      </w:pPr>
      <w:ins w:id="884919" w:author="Claude" w:date="2026-10-07T12:00:00Z">
        <w:r>
          <w:rPr>
            <w:rFonts w:ascii="Consolas" w:hAnsi="Consolas" w:cs="Consolas"/>
            <w:sz w:val="14"/>
            <w:szCs w:val="14"/>
          </w:rPr>
          <w:t xml:space="preserve">114      Os escores abaixo são *placeholders* de demonstração; devem ser</w:t>
        </w:r>
      </w:ins>
    </w:p>
    <w:p>
      <w:pPr>
        <w:shd w:val="clear" w:color="auto" w:fill="F7F7F7"/>
        <w:spacing w:before="0" w:after="0" w:line="180" w:lineRule="exact"/>
        <w:ind w:left="0" w:firstLine="0"/>
        <w:jc w:val="left"/>
        <w:rPr>
          <w:ins w:id="884805" w:author="Claude" w:date="2026-10-07T12:00:00Z"/>
        </w:rPr>
      </w:pPr>
      <w:ins w:id="884920" w:author="Claude" w:date="2026-10-07T12:00:00Z">
        <w:r>
          <w:rPr>
            <w:rFonts w:ascii="Consolas" w:hAnsi="Consolas" w:cs="Consolas"/>
            <w:sz w:val="14"/>
            <w:szCs w:val="14"/>
          </w:rPr>
          <w:t xml:space="preserve">115      substituídos pelas respostas efetivas dos especialistas na Fase 3.</w:t>
        </w:r>
      </w:ins>
    </w:p>
    <w:p>
      <w:pPr>
        <w:shd w:val="clear" w:color="auto" w:fill="F7F7F7"/>
        <w:spacing w:before="0" w:after="0" w:line="180" w:lineRule="exact"/>
        <w:ind w:left="0" w:firstLine="0"/>
        <w:jc w:val="left"/>
        <w:rPr>
          <w:ins w:id="884805" w:author="Claude" w:date="2026-10-07T12:00:00Z"/>
        </w:rPr>
      </w:pPr>
      <w:ins w:id="884921" w:author="Claude" w:date="2026-10-07T12:00:00Z">
        <w:r>
          <w:rPr>
            <w:rFonts w:ascii="Consolas" w:hAnsi="Consolas" w:cs="Consolas"/>
            <w:sz w:val="14"/>
            <w:szCs w:val="14"/>
          </w:rPr>
          <w:t xml:space="preserve">116      """</w:t>
        </w:r>
      </w:ins>
    </w:p>
    <w:p>
      <w:pPr>
        <w:shd w:val="clear" w:color="auto" w:fill="F7F7F7"/>
        <w:spacing w:before="0" w:after="0" w:line="180" w:lineRule="exact"/>
        <w:ind w:left="0" w:firstLine="0"/>
        <w:jc w:val="left"/>
        <w:rPr>
          <w:ins w:id="884805" w:author="Claude" w:date="2026-10-07T12:00:00Z"/>
        </w:rPr>
      </w:pPr>
      <w:ins w:id="884922" w:author="Claude" w:date="2026-10-07T12:00:00Z">
        <w:r>
          <w:rPr>
            <w:rFonts w:ascii="Consolas" w:hAnsi="Consolas" w:cs="Consolas"/>
            <w:sz w:val="14"/>
            <w:szCs w:val="14"/>
          </w:rPr>
          <w:t xml:space="preserve">117      c = copy.deepcopy(cfg)</w:t>
        </w:r>
      </w:ins>
    </w:p>
    <w:p>
      <w:pPr>
        <w:shd w:val="clear" w:color="auto" w:fill="F7F7F7"/>
        <w:spacing w:before="0" w:after="0" w:line="180" w:lineRule="exact"/>
        <w:ind w:left="0" w:firstLine="0"/>
        <w:jc w:val="left"/>
        <w:rPr>
          <w:ins w:id="884805" w:author="Claude" w:date="2026-10-07T12:00:00Z"/>
        </w:rPr>
      </w:pPr>
      <w:ins w:id="884923" w:author="Claude" w:date="2026-10-07T12:00:00Z">
        <w:r>
          <w:rPr>
            <w:rFonts w:ascii="Consolas" w:hAnsi="Consolas" w:cs="Consolas"/>
            <w:sz w:val="14"/>
            <w:szCs w:val="14"/>
          </w:rPr>
          <w:t xml:space="preserve">118      c.pesos = PesosConfig(metodo="likert", likert_dimensoes={</w:t>
        </w:r>
      </w:ins>
    </w:p>
    <w:p>
      <w:pPr>
        <w:shd w:val="clear" w:color="auto" w:fill="F7F7F7"/>
        <w:spacing w:before="0" w:after="0" w:line="180" w:lineRule="exact"/>
        <w:ind w:left="0" w:firstLine="0"/>
        <w:jc w:val="left"/>
        <w:rPr>
          <w:ins w:id="884805" w:author="Claude" w:date="2026-10-07T12:00:00Z"/>
        </w:rPr>
      </w:pPr>
      <w:ins w:id="884924" w:author="Claude" w:date="2026-10-07T12:00:00Z">
        <w:r>
          <w:rPr>
            <w:rFonts w:ascii="Consolas" w:hAnsi="Consolas" w:cs="Consolas"/>
            <w:sz w:val="14"/>
            <w:szCs w:val="14"/>
          </w:rPr>
          <w:t xml:space="preserve">119          "Especialista em framework": {"tecnico": 4, "economico": 5, "ambiental": 4, "social": 3},</w:t>
        </w:r>
      </w:ins>
    </w:p>
    <w:p>
      <w:pPr>
        <w:shd w:val="clear" w:color="auto" w:fill="F7F7F7"/>
        <w:spacing w:before="0" w:after="0" w:line="180" w:lineRule="exact"/>
        <w:ind w:left="0" w:firstLine="0"/>
        <w:jc w:val="left"/>
        <w:rPr>
          <w:ins w:id="884805" w:author="Claude" w:date="2026-10-07T12:00:00Z"/>
        </w:rPr>
      </w:pPr>
      <w:ins w:id="884925" w:author="Claude" w:date="2026-10-07T12:00:00Z">
        <w:r>
          <w:rPr>
            <w:rFonts w:ascii="Consolas" w:hAnsi="Consolas" w:cs="Consolas"/>
            <w:sz w:val="14"/>
            <w:szCs w:val="14"/>
          </w:rPr>
          <w:t xml:space="preserve">120          "Especialista em piscicultura": {"tecnico": 5, "economico": 5, "ambiental": 3, "social": 4},</w:t>
        </w:r>
      </w:ins>
    </w:p>
    <w:p>
      <w:pPr>
        <w:shd w:val="clear" w:color="auto" w:fill="F7F7F7"/>
        <w:spacing w:before="0" w:after="0" w:line="180" w:lineRule="exact"/>
        <w:ind w:left="0" w:firstLine="0"/>
        <w:jc w:val="left"/>
        <w:rPr>
          <w:ins w:id="884805" w:author="Claude" w:date="2026-10-07T12:00:00Z"/>
        </w:rPr>
      </w:pPr>
      <w:ins w:id="884926" w:author="Claude" w:date="2026-10-07T12:00:00Z">
        <w:r>
          <w:rPr>
            <w:rFonts w:ascii="Consolas" w:hAnsi="Consolas" w:cs="Consolas"/>
            <w:sz w:val="14"/>
            <w:szCs w:val="14"/>
          </w:rPr>
          <w:t xml:space="preserve">121      })</w:t>
        </w:r>
      </w:ins>
    </w:p>
    <w:p>
      <w:pPr>
        <w:shd w:val="clear" w:color="auto" w:fill="F7F7F7"/>
        <w:spacing w:before="0" w:after="0" w:line="180" w:lineRule="exact"/>
        <w:ind w:left="0" w:firstLine="0"/>
        <w:jc w:val="left"/>
        <w:rPr>
          <w:ins w:id="884805" w:author="Claude" w:date="2026-10-07T12:00:00Z"/>
        </w:rPr>
      </w:pPr>
      <w:ins w:id="884927" w:author="Claude" w:date="2026-10-07T12:00:00Z">
        <w:r>
          <w:rPr>
            <w:rFonts w:ascii="Consolas" w:hAnsi="Consolas" w:cs="Consolas"/>
            <w:sz w:val="14"/>
            <w:szCs w:val="14"/>
          </w:rPr>
          <w:t xml:space="preserve">122      return c</w:t>
        </w:r>
      </w:ins>
    </w:p>
    <w:p>
      <w:pPr>
        <w:pStyle w:val="Ttulo2"/>
        <w:pageBreakBefore w:val="0"/>
        <w:rPr>
          <w:ins w:id="884928" w:author="Claude" w:date="2026-10-07T12:00:00Z"/>
        </w:rPr>
      </w:pPr>
      <w:bookmarkStart w:id="990071" w:name="_TocRev187ApA10"/>
      <w:ins w:id="884929" w:author="Claude" w:date="2026-10-07T12:00:00Z">
        <w:r>
          <w:rPr>
            <w:rFonts w:ascii="Times New Roman" w:hAnsi="Times New Roman"/>
            <w:b w:val="0"/>
            <w:sz w:val="28"/>
          </w:rPr>
          <w:t xml:space="preserve">A.10 evteas_py/relatorios.py — Resumo executivo, exportação e gráficos</w:t>
        </w:r>
      </w:ins>
      <w:bookmarkEnd w:id="990071"/>
    </w:p>
    <w:p>
      <w:pPr>
        <w:shd w:val="clear" w:color="auto" w:fill="F7F7F7"/>
        <w:spacing w:before="0" w:after="0" w:line="180" w:lineRule="exact"/>
        <w:ind w:left="0" w:firstLine="0"/>
        <w:jc w:val="left"/>
        <w:rPr>
          <w:ins w:id="884930" w:author="Claude" w:date="2026-10-07T12:00:00Z"/>
        </w:rPr>
      </w:pPr>
      <w:ins w:id="884931" w:author="Claude" w:date="2026-10-07T12:00:00Z">
        <w:r>
          <w:rPr>
            <w:rFonts w:ascii="Consolas" w:hAnsi="Consolas" w:cs="Consolas"/>
            <w:sz w:val="14"/>
            <w:szCs w:val="14"/>
          </w:rPr>
          <w:t xml:space="preserve">  1  """Resumo executivo, exportação (Excel/JSON/Markdown) e gráficos."""</w:t>
        </w:r>
      </w:ins>
    </w:p>
    <w:p>
      <w:pPr>
        <w:shd w:val="clear" w:color="auto" w:fill="F7F7F7"/>
        <w:spacing w:before="0" w:after="0" w:line="180" w:lineRule="exact"/>
        <w:ind w:left="0" w:firstLine="0"/>
        <w:jc w:val="left"/>
        <w:rPr>
          <w:ins w:id="884930" w:author="Claude" w:date="2026-10-07T12:00:00Z"/>
        </w:rPr>
      </w:pPr>
      <w:ins w:id="884932" w:author="Claude" w:date="2026-10-07T12:00:00Z">
        <w:r>
          <w:rPr>
            <w:rFonts w:ascii="Consolas" w:hAnsi="Consolas" w:cs="Consolas"/>
            <w:sz w:val="14"/>
            <w:szCs w:val="14"/>
          </w:rPr>
          <w:t xml:space="preserve">  2  from __future__ import annotations</w:t>
        </w:r>
      </w:ins>
    </w:p>
    <w:p>
      <w:pPr>
        <w:shd w:val="clear" w:color="auto" w:fill="F7F7F7"/>
        <w:spacing w:before="0" w:after="0" w:line="180" w:lineRule="exact"/>
        <w:ind w:left="0" w:firstLine="0"/>
        <w:jc w:val="left"/>
        <w:rPr>
          <w:ins w:id="884930" w:author="Claude" w:date="2026-10-07T12:00:00Z"/>
        </w:rPr>
      </w:pPr>
      <w:ins w:id="884933" w:author="Claude" w:date="2026-10-07T12:00:00Z">
        <w:r>
          <w:rPr>
            <w:rFonts w:ascii="Consolas" w:hAnsi="Consolas" w:cs="Consolas"/>
            <w:sz w:val="14"/>
            <w:szCs w:val="14"/>
          </w:rPr>
          <w:t xml:space="preserve">  3  </w:t>
        </w:r>
      </w:ins>
    </w:p>
    <w:p>
      <w:pPr>
        <w:shd w:val="clear" w:color="auto" w:fill="F7F7F7"/>
        <w:spacing w:before="0" w:after="0" w:line="180" w:lineRule="exact"/>
        <w:ind w:left="0" w:firstLine="0"/>
        <w:jc w:val="left"/>
        <w:rPr>
          <w:ins w:id="884930" w:author="Claude" w:date="2026-10-07T12:00:00Z"/>
        </w:rPr>
      </w:pPr>
      <w:ins w:id="884934" w:author="Claude" w:date="2026-10-07T12:00:00Z">
        <w:r>
          <w:rPr>
            <w:rFonts w:ascii="Consolas" w:hAnsi="Consolas" w:cs="Consolas"/>
            <w:sz w:val="14"/>
            <w:szCs w:val="14"/>
          </w:rPr>
          <w:t xml:space="preserve">  4  import json</w:t>
        </w:r>
      </w:ins>
    </w:p>
    <w:p>
      <w:pPr>
        <w:shd w:val="clear" w:color="auto" w:fill="F7F7F7"/>
        <w:spacing w:before="0" w:after="0" w:line="180" w:lineRule="exact"/>
        <w:ind w:left="0" w:firstLine="0"/>
        <w:jc w:val="left"/>
        <w:rPr>
          <w:ins w:id="884930" w:author="Claude" w:date="2026-10-07T12:00:00Z"/>
        </w:rPr>
      </w:pPr>
      <w:ins w:id="884935" w:author="Claude" w:date="2026-10-07T12:00:00Z">
        <w:r>
          <w:rPr>
            <w:rFonts w:ascii="Consolas" w:hAnsi="Consolas" w:cs="Consolas"/>
            <w:sz w:val="14"/>
            <w:szCs w:val="14"/>
          </w:rPr>
          <w:t xml:space="preserve">  5  from pathlib import Path</w:t>
        </w:r>
      </w:ins>
    </w:p>
    <w:p>
      <w:pPr>
        <w:shd w:val="clear" w:color="auto" w:fill="F7F7F7"/>
        <w:spacing w:before="0" w:after="0" w:line="180" w:lineRule="exact"/>
        <w:ind w:left="0" w:firstLine="0"/>
        <w:jc w:val="left"/>
        <w:rPr>
          <w:ins w:id="884930" w:author="Claude" w:date="2026-10-07T12:00:00Z"/>
        </w:rPr>
      </w:pPr>
      <w:ins w:id="884936" w:author="Claude" w:date="2026-10-07T12:00:00Z">
        <w:r>
          <w:rPr>
            <w:rFonts w:ascii="Consolas" w:hAnsi="Consolas" w:cs="Consolas"/>
            <w:sz w:val="14"/>
            <w:szCs w:val="14"/>
          </w:rPr>
          <w:t xml:space="preserve">  6  from typing import Any, Dict, List</w:t>
        </w:r>
      </w:ins>
    </w:p>
    <w:p>
      <w:pPr>
        <w:shd w:val="clear" w:color="auto" w:fill="F7F7F7"/>
        <w:spacing w:before="0" w:after="0" w:line="180" w:lineRule="exact"/>
        <w:ind w:left="0" w:firstLine="0"/>
        <w:jc w:val="left"/>
        <w:rPr>
          <w:ins w:id="884930" w:author="Claude" w:date="2026-10-07T12:00:00Z"/>
        </w:rPr>
      </w:pPr>
      <w:ins w:id="884937" w:author="Claude" w:date="2026-10-07T12:00:00Z">
        <w:r>
          <w:rPr>
            <w:rFonts w:ascii="Consolas" w:hAnsi="Consolas" w:cs="Consolas"/>
            <w:sz w:val="14"/>
            <w:szCs w:val="14"/>
          </w:rPr>
          <w:t xml:space="preserve">  7  </w:t>
        </w:r>
      </w:ins>
    </w:p>
    <w:p>
      <w:pPr>
        <w:shd w:val="clear" w:color="auto" w:fill="F7F7F7"/>
        <w:spacing w:before="0" w:after="0" w:line="180" w:lineRule="exact"/>
        <w:ind w:left="0" w:firstLine="0"/>
        <w:jc w:val="left"/>
        <w:rPr>
          <w:ins w:id="884930" w:author="Claude" w:date="2026-10-07T12:00:00Z"/>
        </w:rPr>
      </w:pPr>
      <w:ins w:id="884938" w:author="Claude" w:date="2026-10-07T12:00:00Z">
        <w:r>
          <w:rPr>
            <w:rFonts w:ascii="Consolas" w:hAnsi="Consolas" w:cs="Consolas"/>
            <w:sz w:val="14"/>
            <w:szCs w:val="14"/>
          </w:rPr>
          <w:t xml:space="preserve">  8  import numpy as np</w:t>
        </w:r>
      </w:ins>
    </w:p>
    <w:p>
      <w:pPr>
        <w:shd w:val="clear" w:color="auto" w:fill="F7F7F7"/>
        <w:spacing w:before="0" w:after="0" w:line="180" w:lineRule="exact"/>
        <w:ind w:left="0" w:firstLine="0"/>
        <w:jc w:val="left"/>
        <w:rPr>
          <w:ins w:id="884930" w:author="Claude" w:date="2026-10-07T12:00:00Z"/>
        </w:rPr>
      </w:pPr>
      <w:ins w:id="884939" w:author="Claude" w:date="2026-10-07T12:00:00Z">
        <w:r>
          <w:rPr>
            <w:rFonts w:ascii="Consolas" w:hAnsi="Consolas" w:cs="Consolas"/>
            <w:sz w:val="14"/>
            <w:szCs w:val="14"/>
          </w:rPr>
          <w:t xml:space="preserve">  9  import pandas as pd</w:t>
        </w:r>
      </w:ins>
    </w:p>
    <w:p>
      <w:pPr>
        <w:shd w:val="clear" w:color="auto" w:fill="F7F7F7"/>
        <w:spacing w:before="0" w:after="0" w:line="180" w:lineRule="exact"/>
        <w:ind w:left="0" w:firstLine="0"/>
        <w:jc w:val="left"/>
        <w:rPr>
          <w:ins w:id="884930" w:author="Claude" w:date="2026-10-07T12:00:00Z"/>
        </w:rPr>
      </w:pPr>
      <w:ins w:id="884940" w:author="Claude" w:date="2026-10-07T12:00:00Z">
        <w:r>
          <w:rPr>
            <w:rFonts w:ascii="Consolas" w:hAnsi="Consolas" w:cs="Consolas"/>
            <w:sz w:val="14"/>
            <w:szCs w:val="14"/>
          </w:rPr>
          <w:t xml:space="preserve"> 10  </w:t>
        </w:r>
      </w:ins>
    </w:p>
    <w:p>
      <w:pPr>
        <w:shd w:val="clear" w:color="auto" w:fill="F7F7F7"/>
        <w:spacing w:before="0" w:after="0" w:line="180" w:lineRule="exact"/>
        <w:ind w:left="0" w:firstLine="0"/>
        <w:jc w:val="left"/>
        <w:rPr>
          <w:ins w:id="884930" w:author="Claude" w:date="2026-10-07T12:00:00Z"/>
        </w:rPr>
      </w:pPr>
      <w:ins w:id="884941" w:author="Claude" w:date="2026-10-07T12:00:00Z">
        <w:r>
          <w:rPr>
            <w:rFonts w:ascii="Consolas" w:hAnsi="Consolas" w:cs="Consolas"/>
            <w:sz w:val="14"/>
            <w:szCs w:val="14"/>
          </w:rPr>
          <w:t xml:space="preserve"> 11  </w:t>
        </w:r>
      </w:ins>
    </w:p>
    <w:p>
      <w:pPr>
        <w:shd w:val="clear" w:color="auto" w:fill="F7F7F7"/>
        <w:spacing w:before="0" w:after="0" w:line="180" w:lineRule="exact"/>
        <w:ind w:left="0" w:firstLine="0"/>
        <w:jc w:val="left"/>
        <w:rPr>
          <w:ins w:id="884930" w:author="Claude" w:date="2026-10-07T12:00:00Z"/>
        </w:rPr>
      </w:pPr>
      <w:ins w:id="884942" w:author="Claude" w:date="2026-10-07T12:00:00Z">
        <w:r>
          <w:rPr>
            <w:rFonts w:ascii="Consolas" w:hAnsi="Consolas" w:cs="Consolas"/>
            <w:sz w:val="14"/>
            <w:szCs w:val="14"/>
          </w:rPr>
          <w:t xml:space="preserve"> 12  def moeda(v) -&gt; str:</w:t>
        </w:r>
      </w:ins>
    </w:p>
    <w:p>
      <w:pPr>
        <w:shd w:val="clear" w:color="auto" w:fill="F7F7F7"/>
        <w:spacing w:before="0" w:after="0" w:line="180" w:lineRule="exact"/>
        <w:ind w:left="0" w:firstLine="0"/>
        <w:jc w:val="left"/>
        <w:rPr>
          <w:ins w:id="884930" w:author="Claude" w:date="2026-10-07T12:00:00Z"/>
        </w:rPr>
      </w:pPr>
      <w:ins w:id="884943" w:author="Claude" w:date="2026-10-07T12:00:00Z">
        <w:r>
          <w:rPr>
            <w:rFonts w:ascii="Consolas" w:hAnsi="Consolas" w:cs="Consolas"/>
            <w:sz w:val="14"/>
            <w:szCs w:val="14"/>
          </w:rPr>
          <w:t xml:space="preserve"> 13      if v is None or not np.isfinite(v):</w:t>
        </w:r>
      </w:ins>
    </w:p>
    <w:p>
      <w:pPr>
        <w:shd w:val="clear" w:color="auto" w:fill="F7F7F7"/>
        <w:spacing w:before="0" w:after="0" w:line="180" w:lineRule="exact"/>
        <w:ind w:left="0" w:firstLine="0"/>
        <w:jc w:val="left"/>
        <w:rPr>
          <w:ins w:id="884930" w:author="Claude" w:date="2026-10-07T12:00:00Z"/>
        </w:rPr>
      </w:pPr>
      <w:ins w:id="884944" w:author="Claude" w:date="2026-10-07T12:00:00Z">
        <w:r>
          <w:rPr>
            <w:rFonts w:ascii="Consolas" w:hAnsi="Consolas" w:cs="Consolas"/>
            <w:sz w:val="14"/>
            <w:szCs w:val="14"/>
          </w:rPr>
          <w:t xml:space="preserve"> 14          return "n/d"</w:t>
        </w:r>
      </w:ins>
    </w:p>
    <w:p>
      <w:pPr>
        <w:shd w:val="clear" w:color="auto" w:fill="F7F7F7"/>
        <w:spacing w:before="0" w:after="0" w:line="180" w:lineRule="exact"/>
        <w:ind w:left="0" w:firstLine="0"/>
        <w:jc w:val="left"/>
        <w:rPr>
          <w:ins w:id="884930" w:author="Claude" w:date="2026-10-07T12:00:00Z"/>
        </w:rPr>
      </w:pPr>
      <w:ins w:id="884945" w:author="Claude" w:date="2026-10-07T12:00:00Z">
        <w:r>
          <w:rPr>
            <w:rFonts w:ascii="Consolas" w:hAnsi="Consolas" w:cs="Consolas"/>
            <w:sz w:val="14"/>
            <w:szCs w:val="14"/>
          </w:rPr>
          <w:t xml:space="preserve"> 15      return f"R$ {v:,.2f}".replace(",", "X").replace(".", ",").replace("X", ".")</w:t>
        </w:r>
      </w:ins>
    </w:p>
    <w:p>
      <w:pPr>
        <w:shd w:val="clear" w:color="auto" w:fill="F7F7F7"/>
        <w:spacing w:before="0" w:after="0" w:line="180" w:lineRule="exact"/>
        <w:ind w:left="0" w:firstLine="0"/>
        <w:jc w:val="left"/>
        <w:rPr>
          <w:ins w:id="884930" w:author="Claude" w:date="2026-10-07T12:00:00Z"/>
        </w:rPr>
      </w:pPr>
      <w:ins w:id="884946" w:author="Claude" w:date="2026-10-07T12:00:00Z">
        <w:r>
          <w:rPr>
            <w:rFonts w:ascii="Consolas" w:hAnsi="Consolas" w:cs="Consolas"/>
            <w:sz w:val="14"/>
            <w:szCs w:val="14"/>
          </w:rPr>
          <w:t xml:space="preserve"> 16  </w:t>
        </w:r>
      </w:ins>
    </w:p>
    <w:p>
      <w:pPr>
        <w:shd w:val="clear" w:color="auto" w:fill="F7F7F7"/>
        <w:spacing w:before="0" w:after="0" w:line="180" w:lineRule="exact"/>
        <w:ind w:left="0" w:firstLine="0"/>
        <w:jc w:val="left"/>
        <w:rPr>
          <w:ins w:id="884930" w:author="Claude" w:date="2026-10-07T12:00:00Z"/>
        </w:rPr>
      </w:pPr>
      <w:ins w:id="884947" w:author="Claude" w:date="2026-10-07T12:00:00Z">
        <w:r>
          <w:rPr>
            <w:rFonts w:ascii="Consolas" w:hAnsi="Consolas" w:cs="Consolas"/>
            <w:sz w:val="14"/>
            <w:szCs w:val="14"/>
          </w:rPr>
          <w:t xml:space="preserve"> 17  </w:t>
        </w:r>
      </w:ins>
    </w:p>
    <w:p>
      <w:pPr>
        <w:shd w:val="clear" w:color="auto" w:fill="F7F7F7"/>
        <w:spacing w:before="0" w:after="0" w:line="180" w:lineRule="exact"/>
        <w:ind w:left="0" w:firstLine="0"/>
        <w:jc w:val="left"/>
        <w:rPr>
          <w:ins w:id="884930" w:author="Claude" w:date="2026-10-07T12:00:00Z"/>
        </w:rPr>
      </w:pPr>
      <w:ins w:id="884948" w:author="Claude" w:date="2026-10-07T12:00:00Z">
        <w:r>
          <w:rPr>
            <w:rFonts w:ascii="Consolas" w:hAnsi="Consolas" w:cs="Consolas"/>
            <w:sz w:val="14"/>
            <w:szCs w:val="14"/>
          </w:rPr>
          <w:t xml:space="preserve"> 18  def percentual(v, casas: int = 1) -&gt; str:</w:t>
        </w:r>
      </w:ins>
    </w:p>
    <w:p>
      <w:pPr>
        <w:shd w:val="clear" w:color="auto" w:fill="F7F7F7"/>
        <w:spacing w:before="0" w:after="0" w:line="180" w:lineRule="exact"/>
        <w:ind w:left="0" w:firstLine="0"/>
        <w:jc w:val="left"/>
        <w:rPr>
          <w:ins w:id="884930" w:author="Claude" w:date="2026-10-07T12:00:00Z"/>
        </w:rPr>
      </w:pPr>
      <w:ins w:id="884949" w:author="Claude" w:date="2026-10-07T12:00:00Z">
        <w:r>
          <w:rPr>
            <w:rFonts w:ascii="Consolas" w:hAnsi="Consolas" w:cs="Consolas"/>
            <w:sz w:val="14"/>
            <w:szCs w:val="14"/>
          </w:rPr>
          <w:t xml:space="preserve"> 19      if v is None or not np.isfinite(v):</w:t>
        </w:r>
      </w:ins>
    </w:p>
    <w:p>
      <w:pPr>
        <w:shd w:val="clear" w:color="auto" w:fill="F7F7F7"/>
        <w:spacing w:before="0" w:after="0" w:line="180" w:lineRule="exact"/>
        <w:ind w:left="0" w:firstLine="0"/>
        <w:jc w:val="left"/>
        <w:rPr>
          <w:ins w:id="884930" w:author="Claude" w:date="2026-10-07T12:00:00Z"/>
        </w:rPr>
      </w:pPr>
      <w:ins w:id="884950" w:author="Claude" w:date="2026-10-07T12:00:00Z">
        <w:r>
          <w:rPr>
            <w:rFonts w:ascii="Consolas" w:hAnsi="Consolas" w:cs="Consolas"/>
            <w:sz w:val="14"/>
            <w:szCs w:val="14"/>
          </w:rPr>
          <w:t xml:space="preserve"> 20          return "n/d"</w:t>
        </w:r>
      </w:ins>
    </w:p>
    <w:p>
      <w:pPr>
        <w:shd w:val="clear" w:color="auto" w:fill="F7F7F7"/>
        <w:spacing w:before="0" w:after="0" w:line="180" w:lineRule="exact"/>
        <w:ind w:left="0" w:firstLine="0"/>
        <w:jc w:val="left"/>
        <w:rPr>
          <w:ins w:id="884930" w:author="Claude" w:date="2026-10-07T12:00:00Z"/>
        </w:rPr>
      </w:pPr>
      <w:ins w:id="884951" w:author="Claude" w:date="2026-10-07T12:00:00Z">
        <w:r>
          <w:rPr>
            <w:rFonts w:ascii="Consolas" w:hAnsi="Consolas" w:cs="Consolas"/>
            <w:sz w:val="14"/>
            <w:szCs w:val="14"/>
          </w:rPr>
          <w:t xml:space="preserve"> 21      return f"{v * 100:.{casas}f}%".replace(".", ",")</w:t>
        </w:r>
      </w:ins>
    </w:p>
    <w:p>
      <w:pPr>
        <w:shd w:val="clear" w:color="auto" w:fill="F7F7F7"/>
        <w:spacing w:before="0" w:after="0" w:line="180" w:lineRule="exact"/>
        <w:ind w:left="0" w:firstLine="0"/>
        <w:jc w:val="left"/>
        <w:rPr>
          <w:ins w:id="884930" w:author="Claude" w:date="2026-10-07T12:00:00Z"/>
        </w:rPr>
      </w:pPr>
      <w:ins w:id="884952" w:author="Claude" w:date="2026-10-07T12:00:00Z">
        <w:r>
          <w:rPr>
            <w:rFonts w:ascii="Consolas" w:hAnsi="Consolas" w:cs="Consolas"/>
            <w:sz w:val="14"/>
            <w:szCs w:val="14"/>
          </w:rPr>
          <w:t xml:space="preserve"> 22  </w:t>
        </w:r>
      </w:ins>
    </w:p>
    <w:p>
      <w:pPr>
        <w:shd w:val="clear" w:color="auto" w:fill="F7F7F7"/>
        <w:spacing w:before="0" w:after="0" w:line="180" w:lineRule="exact"/>
        <w:ind w:left="0" w:firstLine="0"/>
        <w:jc w:val="left"/>
        <w:rPr>
          <w:ins w:id="884930" w:author="Claude" w:date="2026-10-07T12:00:00Z"/>
        </w:rPr>
      </w:pPr>
      <w:ins w:id="884953" w:author="Claude" w:date="2026-10-07T12:00:00Z">
        <w:r>
          <w:rPr>
            <w:rFonts w:ascii="Consolas" w:hAnsi="Consolas" w:cs="Consolas"/>
            <w:sz w:val="14"/>
            <w:szCs w:val="14"/>
          </w:rPr>
          <w:t xml:space="preserve"> 23  </w:t>
        </w:r>
      </w:ins>
    </w:p>
    <w:p>
      <w:pPr>
        <w:shd w:val="clear" w:color="auto" w:fill="F7F7F7"/>
        <w:spacing w:before="0" w:after="0" w:line="180" w:lineRule="exact"/>
        <w:ind w:left="0" w:firstLine="0"/>
        <w:jc w:val="left"/>
        <w:rPr>
          <w:ins w:id="884930" w:author="Claude" w:date="2026-10-07T12:00:00Z"/>
        </w:rPr>
      </w:pPr>
      <w:ins w:id="884954" w:author="Claude" w:date="2026-10-07T12:00:00Z">
        <w:r>
          <w:rPr>
            <w:rFonts w:ascii="Consolas" w:hAnsi="Consolas" w:cs="Consolas"/>
            <w:sz w:val="14"/>
            <w:szCs w:val="14"/>
          </w:rPr>
          <w:t xml:space="preserve"> 24  def numero(v, casas: int = 2) -&gt; str:</w:t>
        </w:r>
      </w:ins>
    </w:p>
    <w:p>
      <w:pPr>
        <w:shd w:val="clear" w:color="auto" w:fill="F7F7F7"/>
        <w:spacing w:before="0" w:after="0" w:line="180" w:lineRule="exact"/>
        <w:ind w:left="0" w:firstLine="0"/>
        <w:jc w:val="left"/>
        <w:rPr>
          <w:ins w:id="884930" w:author="Claude" w:date="2026-10-07T12:00:00Z"/>
        </w:rPr>
      </w:pPr>
      <w:ins w:id="884955" w:author="Claude" w:date="2026-10-07T12:00:00Z">
        <w:r>
          <w:rPr>
            <w:rFonts w:ascii="Consolas" w:hAnsi="Consolas" w:cs="Consolas"/>
            <w:sz w:val="14"/>
            <w:szCs w:val="14"/>
          </w:rPr>
          <w:t xml:space="preserve"> 25      if v is None or not np.isfinite(v):</w:t>
        </w:r>
      </w:ins>
    </w:p>
    <w:p>
      <w:pPr>
        <w:shd w:val="clear" w:color="auto" w:fill="F7F7F7"/>
        <w:spacing w:before="0" w:after="0" w:line="180" w:lineRule="exact"/>
        <w:ind w:left="0" w:firstLine="0"/>
        <w:jc w:val="left"/>
        <w:rPr>
          <w:ins w:id="884930" w:author="Claude" w:date="2026-10-07T12:00:00Z"/>
        </w:rPr>
      </w:pPr>
      <w:ins w:id="884956" w:author="Claude" w:date="2026-10-07T12:00:00Z">
        <w:r>
          <w:rPr>
            <w:rFonts w:ascii="Consolas" w:hAnsi="Consolas" w:cs="Consolas"/>
            <w:sz w:val="14"/>
            <w:szCs w:val="14"/>
          </w:rPr>
          <w:t xml:space="preserve"> 26          return "n/d"</w:t>
        </w:r>
      </w:ins>
    </w:p>
    <w:p>
      <w:pPr>
        <w:shd w:val="clear" w:color="auto" w:fill="F7F7F7"/>
        <w:spacing w:before="0" w:after="0" w:line="180" w:lineRule="exact"/>
        <w:ind w:left="0" w:firstLine="0"/>
        <w:jc w:val="left"/>
        <w:rPr>
          <w:ins w:id="884930" w:author="Claude" w:date="2026-10-07T12:00:00Z"/>
        </w:rPr>
      </w:pPr>
      <w:ins w:id="884957" w:author="Claude" w:date="2026-10-07T12:00:00Z">
        <w:r>
          <w:rPr>
            <w:rFonts w:ascii="Consolas" w:hAnsi="Consolas" w:cs="Consolas"/>
            <w:sz w:val="14"/>
            <w:szCs w:val="14"/>
          </w:rPr>
          <w:t xml:space="preserve"> 27      return f"{v:,.{casas}f}".replace(",", "X").replace(".", ",").replace("X", ".")</w:t>
        </w:r>
      </w:ins>
    </w:p>
    <w:p>
      <w:pPr>
        <w:shd w:val="clear" w:color="auto" w:fill="F7F7F7"/>
        <w:spacing w:before="0" w:after="0" w:line="180" w:lineRule="exact"/>
        <w:ind w:left="0" w:firstLine="0"/>
        <w:jc w:val="left"/>
        <w:rPr>
          <w:ins w:id="884930" w:author="Claude" w:date="2026-10-07T12:00:00Z"/>
        </w:rPr>
      </w:pPr>
      <w:ins w:id="884958" w:author="Claude" w:date="2026-10-07T12:00:00Z">
        <w:r>
          <w:rPr>
            <w:rFonts w:ascii="Consolas" w:hAnsi="Consolas" w:cs="Consolas"/>
            <w:sz w:val="14"/>
            <w:szCs w:val="14"/>
          </w:rPr>
          <w:t xml:space="preserve"> 28  </w:t>
        </w:r>
      </w:ins>
    </w:p>
    <w:p>
      <w:pPr>
        <w:shd w:val="clear" w:color="auto" w:fill="F7F7F7"/>
        <w:spacing w:before="0" w:after="0" w:line="180" w:lineRule="exact"/>
        <w:ind w:left="0" w:firstLine="0"/>
        <w:jc w:val="left"/>
        <w:rPr>
          <w:ins w:id="884930" w:author="Claude" w:date="2026-10-07T12:00:00Z"/>
        </w:rPr>
      </w:pPr>
      <w:ins w:id="884959" w:author="Claude" w:date="2026-10-07T12:00:00Z">
        <w:r>
          <w:rPr>
            <w:rFonts w:ascii="Consolas" w:hAnsi="Consolas" w:cs="Consolas"/>
            <w:sz w:val="14"/>
            <w:szCs w:val="14"/>
          </w:rPr>
          <w:t xml:space="preserve"> 29  </w:t>
        </w:r>
      </w:ins>
    </w:p>
    <w:p>
      <w:pPr>
        <w:shd w:val="clear" w:color="auto" w:fill="F7F7F7"/>
        <w:spacing w:before="0" w:after="0" w:line="180" w:lineRule="exact"/>
        <w:ind w:left="0" w:firstLine="0"/>
        <w:jc w:val="left"/>
        <w:rPr>
          <w:ins w:id="884930" w:author="Claude" w:date="2026-10-07T12:00:00Z"/>
        </w:rPr>
      </w:pPr>
      <w:ins w:id="884960" w:author="Claude" w:date="2026-10-07T12:00:00Z">
        <w:r>
          <w:rPr>
            <w:rFonts w:ascii="Consolas" w:hAnsi="Consolas" w:cs="Consolas"/>
            <w:sz w:val="14"/>
            <w:szCs w:val="14"/>
          </w:rPr>
          <w:t xml:space="preserve"> 30  def resumo_executivo(r: Dict[str, Any]) -&gt; pd.DataFrame:</w:t>
        </w:r>
      </w:ins>
    </w:p>
    <w:p>
      <w:pPr>
        <w:shd w:val="clear" w:color="auto" w:fill="F7F7F7"/>
        <w:spacing w:before="0" w:after="0" w:line="180" w:lineRule="exact"/>
        <w:ind w:left="0" w:firstLine="0"/>
        <w:jc w:val="left"/>
        <w:rPr>
          <w:ins w:id="884930" w:author="Claude" w:date="2026-10-07T12:00:00Z"/>
        </w:rPr>
      </w:pPr>
      <w:ins w:id="884961" w:author="Claude" w:date="2026-10-07T12:00:00Z">
        <w:r>
          <w:rPr>
            <w:rFonts w:ascii="Consolas" w:hAnsi="Consolas" w:cs="Consolas"/>
            <w:sz w:val="14"/>
            <w:szCs w:val="14"/>
          </w:rPr>
          <w:t xml:space="preserve"> 31      t, e, a, s, i = r["tecnico"], r["economico"], r["ambiental"], r["social"], r["indice"]</w:t>
        </w:r>
      </w:ins>
    </w:p>
    <w:p>
      <w:pPr>
        <w:shd w:val="clear" w:color="auto" w:fill="F7F7F7"/>
        <w:spacing w:before="0" w:after="0" w:line="180" w:lineRule="exact"/>
        <w:ind w:left="0" w:firstLine="0"/>
        <w:jc w:val="left"/>
        <w:rPr>
          <w:ins w:id="884930" w:author="Claude" w:date="2026-10-07T12:00:00Z"/>
        </w:rPr>
      </w:pPr>
      <w:ins w:id="884962" w:author="Claude" w:date="2026-10-07T12:00:00Z">
        <w:r>
          <w:rPr>
            <w:rFonts w:ascii="Consolas" w:hAnsi="Consolas" w:cs="Consolas"/>
            <w:sz w:val="14"/>
            <w:szCs w:val="14"/>
          </w:rPr>
          <w:t xml:space="preserve"> 32      cfg = r.get("config")</w:t>
        </w:r>
      </w:ins>
    </w:p>
    <w:p>
      <w:pPr>
        <w:shd w:val="clear" w:color="auto" w:fill="F7F7F7"/>
        <w:spacing w:before="0" w:after="0" w:line="180" w:lineRule="exact"/>
        <w:ind w:left="0" w:firstLine="0"/>
        <w:jc w:val="left"/>
        <w:rPr>
          <w:ins w:id="884930" w:author="Claude" w:date="2026-10-07T12:00:00Z"/>
        </w:rPr>
      </w:pPr>
      <w:ins w:id="884963" w:author="Claude" w:date="2026-10-07T12:00:00Z">
        <w:r>
          <w:rPr>
            <w:rFonts w:ascii="Consolas" w:hAnsi="Consolas" w:cs="Consolas"/>
            <w:sz w:val="14"/>
            <w:szCs w:val="14"/>
          </w:rPr>
          <w:t xml:space="preserve"> 33      projeto = getattr(cfg, "projeto", None) if not isinstance(cfg, dict) else cfg.get("projeto")</w:t>
        </w:r>
      </w:ins>
    </w:p>
    <w:p>
      <w:pPr>
        <w:shd w:val="clear" w:color="auto" w:fill="F7F7F7"/>
        <w:spacing w:before="0" w:after="0" w:line="180" w:lineRule="exact"/>
        <w:ind w:left="0" w:firstLine="0"/>
        <w:jc w:val="left"/>
        <w:rPr>
          <w:ins w:id="884930" w:author="Claude" w:date="2026-10-07T12:00:00Z"/>
        </w:rPr>
      </w:pPr>
      <w:ins w:id="884964" w:author="Claude" w:date="2026-10-07T12:00:00Z">
        <w:r>
          <w:rPr>
            <w:rFonts w:ascii="Consolas" w:hAnsi="Consolas" w:cs="Consolas"/>
            <w:sz w:val="14"/>
            <w:szCs w:val="14"/>
          </w:rPr>
          <w:t xml:space="preserve"> 34      linhas = [("Projeto", projeto or "(sem nome)")] if cfg is not None else []</w:t>
        </w:r>
      </w:ins>
    </w:p>
    <w:p>
      <w:pPr>
        <w:shd w:val="clear" w:color="auto" w:fill="F7F7F7"/>
        <w:spacing w:before="0" w:after="0" w:line="180" w:lineRule="exact"/>
        <w:ind w:left="0" w:firstLine="0"/>
        <w:jc w:val="left"/>
        <w:rPr>
          <w:ins w:id="884930" w:author="Claude" w:date="2026-10-07T12:00:00Z"/>
        </w:rPr>
      </w:pPr>
      <w:ins w:id="884965" w:author="Claude" w:date="2026-10-07T12:00:00Z">
        <w:r>
          <w:rPr>
            <w:rFonts w:ascii="Consolas" w:hAnsi="Consolas" w:cs="Consolas"/>
            <w:sz w:val="14"/>
            <w:szCs w:val="14"/>
          </w:rPr>
          <w:t xml:space="preserve"> 35      linhas += [</w:t>
        </w:r>
      </w:ins>
    </w:p>
    <w:p>
      <w:pPr>
        <w:shd w:val="clear" w:color="auto" w:fill="F7F7F7"/>
        <w:spacing w:before="0" w:after="0" w:line="180" w:lineRule="exact"/>
        <w:ind w:left="0" w:firstLine="0"/>
        <w:jc w:val="left"/>
        <w:rPr>
          <w:ins w:id="884930" w:author="Claude" w:date="2026-10-07T12:00:00Z"/>
        </w:rPr>
      </w:pPr>
      <w:ins w:id="884966" w:author="Claude" w:date="2026-10-07T12:00:00Z">
        <w:r>
          <w:rPr>
            <w:rFonts w:ascii="Consolas" w:hAnsi="Consolas" w:cs="Consolas"/>
            <w:sz w:val="14"/>
            <w:szCs w:val="14"/>
          </w:rPr>
          <w:t xml:space="preserve"> 36          ("Classificação", r["decisao"]["classificacao"]),</w:t>
        </w:r>
      </w:ins>
    </w:p>
    <w:p>
      <w:pPr>
        <w:shd w:val="clear" w:color="auto" w:fill="F7F7F7"/>
        <w:spacing w:before="0" w:after="0" w:line="180" w:lineRule="exact"/>
        <w:ind w:left="0" w:firstLine="0"/>
        <w:jc w:val="left"/>
        <w:rPr>
          <w:ins w:id="884930" w:author="Claude" w:date="2026-10-07T12:00:00Z"/>
        </w:rPr>
      </w:pPr>
      <w:ins w:id="884967" w:author="Claude" w:date="2026-10-07T12:00:00Z">
        <w:r>
          <w:rPr>
            <w:rFonts w:ascii="Consolas" w:hAnsi="Consolas" w:cs="Consolas"/>
            <w:sz w:val="14"/>
            <w:szCs w:val="14"/>
          </w:rPr>
          <w:t xml:space="preserve"> 37          ("Produção anual (kg)", numero(t["producao_kg_ano"], 0)),</w:t>
        </w:r>
      </w:ins>
    </w:p>
    <w:p>
      <w:pPr>
        <w:shd w:val="clear" w:color="auto" w:fill="F7F7F7"/>
        <w:spacing w:before="0" w:after="0" w:line="180" w:lineRule="exact"/>
        <w:ind w:left="0" w:firstLine="0"/>
        <w:jc w:val="left"/>
        <w:rPr>
          <w:ins w:id="884930" w:author="Claude" w:date="2026-10-07T12:00:00Z"/>
        </w:rPr>
      </w:pPr>
      <w:ins w:id="884968" w:author="Claude" w:date="2026-10-07T12:00:00Z">
        <w:r>
          <w:rPr>
            <w:rFonts w:ascii="Consolas" w:hAnsi="Consolas" w:cs="Consolas"/>
            <w:sz w:val="14"/>
            <w:szCs w:val="14"/>
          </w:rPr>
          <w:t xml:space="preserve"> 38          ("OEE aquícola", percentual(t["oee"])),</w:t>
        </w:r>
      </w:ins>
    </w:p>
    <w:p>
      <w:pPr>
        <w:shd w:val="clear" w:color="auto" w:fill="F7F7F7"/>
        <w:spacing w:before="0" w:after="0" w:line="180" w:lineRule="exact"/>
        <w:ind w:left="0" w:firstLine="0"/>
        <w:jc w:val="left"/>
        <w:rPr>
          <w:ins w:id="884930" w:author="Claude" w:date="2026-10-07T12:00:00Z"/>
        </w:rPr>
      </w:pPr>
      <w:ins w:id="884969" w:author="Claude" w:date="2026-10-07T12:00:00Z">
        <w:r>
          <w:rPr>
            <w:rFonts w:ascii="Consolas" w:hAnsi="Consolas" w:cs="Consolas"/>
            <w:sz w:val="14"/>
            <w:szCs w:val="14"/>
          </w:rPr>
          <w:t xml:space="preserve"> 39          ("FCR (kg ração/kg ganho)", numero(t["fcr"])),</w:t>
        </w:r>
      </w:ins>
    </w:p>
    <w:p>
      <w:pPr>
        <w:shd w:val="clear" w:color="auto" w:fill="F7F7F7"/>
        <w:spacing w:before="0" w:after="0" w:line="180" w:lineRule="exact"/>
        <w:ind w:left="0" w:firstLine="0"/>
        <w:jc w:val="left"/>
        <w:rPr>
          <w:ins w:id="884930" w:author="Claude" w:date="2026-10-07T12:00:00Z"/>
        </w:rPr>
      </w:pPr>
      <w:ins w:id="884970" w:author="Claude" w:date="2026-10-07T12:00:00Z">
        <w:r>
          <w:rPr>
            <w:rFonts w:ascii="Consolas" w:hAnsi="Consolas" w:cs="Consolas"/>
            <w:sz w:val="14"/>
            <w:szCs w:val="14"/>
          </w:rPr>
          <w:t xml:space="preserve"> 40          ("Investimento total", moeda(e["investimento_total"])),</w:t>
        </w:r>
      </w:ins>
    </w:p>
    <w:p>
      <w:pPr>
        <w:shd w:val="clear" w:color="auto" w:fill="F7F7F7"/>
        <w:spacing w:before="0" w:after="0" w:line="180" w:lineRule="exact"/>
        <w:ind w:left="0" w:firstLine="0"/>
        <w:jc w:val="left"/>
        <w:rPr>
          <w:ins w:id="884930" w:author="Claude" w:date="2026-10-07T12:00:00Z"/>
        </w:rPr>
      </w:pPr>
      <w:ins w:id="884971" w:author="Claude" w:date="2026-10-07T12:00:00Z">
        <w:r>
          <w:rPr>
            <w:rFonts w:ascii="Consolas" w:hAnsi="Consolas" w:cs="Consolas"/>
            <w:sz w:val="14"/>
            <w:szCs w:val="14"/>
          </w:rPr>
          <w:t xml:space="preserve"> 41          ("VPL (projeto)", moeda(e["vpl"])),</w:t>
        </w:r>
      </w:ins>
    </w:p>
    <w:p>
      <w:pPr>
        <w:shd w:val="clear" w:color="auto" w:fill="F7F7F7"/>
        <w:spacing w:before="0" w:after="0" w:line="180" w:lineRule="exact"/>
        <w:ind w:left="0" w:firstLine="0"/>
        <w:jc w:val="left"/>
        <w:rPr>
          <w:ins w:id="884930" w:author="Claude" w:date="2026-10-07T12:00:00Z"/>
        </w:rPr>
      </w:pPr>
      <w:ins w:id="884972" w:author="Claude" w:date="2026-10-07T12:00:00Z">
        <w:r>
          <w:rPr>
            <w:rFonts w:ascii="Consolas" w:hAnsi="Consolas" w:cs="Consolas"/>
            <w:sz w:val="14"/>
            <w:szCs w:val="14"/>
          </w:rPr>
          <w:t xml:space="preserve"> 42          ("TIR a.a. (projeto)", percentual(e["tir_anual"]) + f" [{e['diagnostico_tir']}]"),</w:t>
        </w:r>
      </w:ins>
    </w:p>
    <w:p>
      <w:pPr>
        <w:shd w:val="clear" w:color="auto" w:fill="F7F7F7"/>
        <w:spacing w:before="0" w:after="0" w:line="180" w:lineRule="exact"/>
        <w:ind w:left="0" w:firstLine="0"/>
        <w:jc w:val="left"/>
        <w:rPr>
          <w:ins w:id="884930" w:author="Claude" w:date="2026-10-07T12:00:00Z"/>
        </w:rPr>
      </w:pPr>
      <w:ins w:id="884973" w:author="Claude" w:date="2026-10-07T12:00:00Z">
        <w:r>
          <w:rPr>
            <w:rFonts w:ascii="Consolas" w:hAnsi="Consolas" w:cs="Consolas"/>
            <w:sz w:val="14"/>
            <w:szCs w:val="14"/>
          </w:rPr>
          <w:t xml:space="preserve"> 43          ("Payback descontado (meses)", numero(e["payback_descontado_meses"], 1)),</w:t>
        </w:r>
      </w:ins>
    </w:p>
    <w:p>
      <w:pPr>
        <w:shd w:val="clear" w:color="auto" w:fill="F7F7F7"/>
        <w:spacing w:before="0" w:after="0" w:line="180" w:lineRule="exact"/>
        <w:ind w:left="0" w:firstLine="0"/>
        <w:jc w:val="left"/>
        <w:rPr>
          <w:ins w:id="884930" w:author="Claude" w:date="2026-10-07T12:00:00Z"/>
        </w:rPr>
      </w:pPr>
      <w:ins w:id="884974" w:author="Claude" w:date="2026-10-07T12:00:00Z">
        <w:r>
          <w:rPr>
            <w:rFonts w:ascii="Consolas" w:hAnsi="Consolas" w:cs="Consolas"/>
            <w:sz w:val="14"/>
            <w:szCs w:val="14"/>
          </w:rPr>
          <w:t xml:space="preserve"> 44          ("VPL (beneficiário, com fomento)", moeda(e["vpl_beneficiario"])),</w:t>
        </w:r>
      </w:ins>
    </w:p>
    <w:p>
      <w:pPr>
        <w:shd w:val="clear" w:color="auto" w:fill="F7F7F7"/>
        <w:spacing w:before="0" w:after="0" w:line="180" w:lineRule="exact"/>
        <w:ind w:left="0" w:firstLine="0"/>
        <w:jc w:val="left"/>
        <w:rPr>
          <w:ins w:id="884930" w:author="Claude" w:date="2026-10-07T12:00:00Z"/>
        </w:rPr>
      </w:pPr>
      <w:ins w:id="884975" w:author="Claude" w:date="2026-10-07T12:00:00Z">
        <w:r>
          <w:rPr>
            <w:rFonts w:ascii="Consolas" w:hAnsi="Consolas" w:cs="Consolas"/>
            <w:sz w:val="14"/>
            <w:szCs w:val="14"/>
          </w:rPr>
          <w:t xml:space="preserve"> 45          ("ROI anual em regime", percentual(e["roi_anual_regime"])),</w:t>
        </w:r>
      </w:ins>
    </w:p>
    <w:p>
      <w:pPr>
        <w:shd w:val="clear" w:color="auto" w:fill="F7F7F7"/>
        <w:spacing w:before="0" w:after="0" w:line="180" w:lineRule="exact"/>
        <w:ind w:left="0" w:firstLine="0"/>
        <w:jc w:val="left"/>
        <w:rPr>
          <w:ins w:id="884930" w:author="Claude" w:date="2026-10-07T12:00:00Z"/>
        </w:rPr>
      </w:pPr>
      <w:ins w:id="884976" w:author="Claude" w:date="2026-10-07T12:00:00Z">
        <w:r>
          <w:rPr>
            <w:rFonts w:ascii="Consolas" w:hAnsi="Consolas" w:cs="Consolas"/>
            <w:sz w:val="14"/>
            <w:szCs w:val="14"/>
          </w:rPr>
          <w:t xml:space="preserve"> 46          ("Margem de segurança", percentual(e["margem_seguranca"])),</w:t>
        </w:r>
      </w:ins>
    </w:p>
    <w:p>
      <w:pPr>
        <w:shd w:val="clear" w:color="auto" w:fill="F7F7F7"/>
        <w:spacing w:before="0" w:after="0" w:line="180" w:lineRule="exact"/>
        <w:ind w:left="0" w:firstLine="0"/>
        <w:jc w:val="left"/>
        <w:rPr>
          <w:ins w:id="884930" w:author="Claude" w:date="2026-10-07T12:00:00Z"/>
        </w:rPr>
      </w:pPr>
      <w:ins w:id="884977" w:author="Claude" w:date="2026-10-07T12:00:00Z">
        <w:r>
          <w:rPr>
            <w:rFonts w:ascii="Consolas" w:hAnsi="Consolas" w:cs="Consolas"/>
            <w:sz w:val="14"/>
            <w:szCs w:val="14"/>
          </w:rPr>
          <w:t xml:space="preserve"> 47          ("Custo total (R$/kg)", moeda(e["custo_total_kg"])),</w:t>
        </w:r>
      </w:ins>
    </w:p>
    <w:p>
      <w:pPr>
        <w:shd w:val="clear" w:color="auto" w:fill="F7F7F7"/>
        <w:spacing w:before="0" w:after="0" w:line="180" w:lineRule="exact"/>
        <w:ind w:left="0" w:firstLine="0"/>
        <w:jc w:val="left"/>
        <w:rPr>
          <w:ins w:id="884930" w:author="Claude" w:date="2026-10-07T12:00:00Z"/>
        </w:rPr>
      </w:pPr>
      <w:ins w:id="884978" w:author="Claude" w:date="2026-10-07T12:00:00Z">
        <w:r>
          <w:rPr>
            <w:rFonts w:ascii="Consolas" w:hAnsi="Consolas" w:cs="Consolas"/>
            <w:sz w:val="14"/>
            <w:szCs w:val="14"/>
          </w:rPr>
          <w:t xml:space="preserve"> 48          ("Pegada hídrica azul (m³/t)", numero(a["ph_azul_m3_t"], 0)),</w:t>
        </w:r>
      </w:ins>
    </w:p>
    <w:p>
      <w:pPr>
        <w:shd w:val="clear" w:color="auto" w:fill="F7F7F7"/>
        <w:spacing w:before="0" w:after="0" w:line="180" w:lineRule="exact"/>
        <w:ind w:left="0" w:firstLine="0"/>
        <w:jc w:val="left"/>
        <w:rPr>
          <w:ins w:id="884930" w:author="Claude" w:date="2026-10-07T12:00:00Z"/>
        </w:rPr>
      </w:pPr>
      <w:ins w:id="884979" w:author="Claude" w:date="2026-10-07T12:00:00Z">
        <w:r>
          <w:rPr>
            <w:rFonts w:ascii="Consolas" w:hAnsi="Consolas" w:cs="Consolas"/>
            <w:sz w:val="14"/>
            <w:szCs w:val="14"/>
          </w:rPr>
          <w:t xml:space="preserve"> 49          ("Pegada hídrica cinza (m³/t)", numero(a["ph_cinza_m3_t"], 0) + f" [{a['poluente_critico']}]"),</w:t>
        </w:r>
      </w:ins>
    </w:p>
    <w:p>
      <w:pPr>
        <w:shd w:val="clear" w:color="auto" w:fill="F7F7F7"/>
        <w:spacing w:before="0" w:after="0" w:line="180" w:lineRule="exact"/>
        <w:ind w:left="0" w:firstLine="0"/>
        <w:jc w:val="left"/>
        <w:rPr>
          <w:ins w:id="884930" w:author="Claude" w:date="2026-10-07T12:00:00Z"/>
        </w:rPr>
      </w:pPr>
      <w:ins w:id="884980" w:author="Claude" w:date="2026-10-07T12:00:00Z">
        <w:r>
          <w:rPr>
            <w:rFonts w:ascii="Consolas" w:hAnsi="Consolas" w:cs="Consolas"/>
            <w:sz w:val="14"/>
            <w:szCs w:val="14"/>
          </w:rPr>
          <w:t xml:space="preserve"> 50          ("Intensidade de carbono (kgCO2e/kg)", numero(a["intensidade_carbono_kgco2e_kg"])),</w:t>
        </w:r>
      </w:ins>
    </w:p>
    <w:p>
      <w:pPr>
        <w:shd w:val="clear" w:color="auto" w:fill="F7F7F7"/>
        <w:spacing w:before="0" w:after="0" w:line="180" w:lineRule="exact"/>
        <w:ind w:left="0" w:firstLine="0"/>
        <w:jc w:val="left"/>
        <w:rPr>
          <w:ins w:id="884930" w:author="Claude" w:date="2026-10-07T12:00:00Z"/>
        </w:rPr>
      </w:pPr>
      <w:ins w:id="884981" w:author="Claude" w:date="2026-10-07T12:00:00Z">
        <w:r>
          <w:rPr>
            <w:rFonts w:ascii="Consolas" w:hAnsi="Consolas" w:cs="Consolas"/>
            <w:sz w:val="14"/>
            <w:szCs w:val="14"/>
          </w:rPr>
          <w:t xml:space="preserve"> 51          ("Ecoeficiência (R$ VA/kgCO2e)", numero(a["ecoeficiencia_r_por_kgco2e"]) if a["ecoeficiencia_status"] == "definida"</w:t>
        </w:r>
      </w:ins>
    </w:p>
    <w:p>
      <w:pPr>
        <w:shd w:val="clear" w:color="auto" w:fill="F7F7F7"/>
        <w:spacing w:before="0" w:after="0" w:line="180" w:lineRule="exact"/>
        <w:ind w:left="0" w:firstLine="0"/>
        <w:jc w:val="left"/>
        <w:rPr>
          <w:ins w:id="884930" w:author="Claude" w:date="2026-10-07T12:00:00Z"/>
        </w:rPr>
      </w:pPr>
      <w:ins w:id="884982" w:author="Claude" w:date="2026-10-07T12:00:00Z">
        <w:r>
          <w:rPr>
            <w:rFonts w:ascii="Consolas" w:hAnsi="Consolas" w:cs="Consolas"/>
            <w:sz w:val="14"/>
            <w:szCs w:val="14"/>
          </w:rPr>
          <w:t xml:space="preserve"> 52           else a["ecoeficiencia_status"]),</w:t>
        </w:r>
      </w:ins>
    </w:p>
    <w:p>
      <w:pPr>
        <w:shd w:val="clear" w:color="auto" w:fill="F7F7F7"/>
        <w:spacing w:before="0" w:after="0" w:line="180" w:lineRule="exact"/>
        <w:ind w:left="0" w:firstLine="0"/>
        <w:jc w:val="left"/>
        <w:rPr>
          <w:ins w:id="884930" w:author="Claude" w:date="2026-10-07T12:00:00Z"/>
        </w:rPr>
      </w:pPr>
      <w:ins w:id="884983" w:author="Claude" w:date="2026-10-07T12:00:00Z">
        <w:r>
          <w:rPr>
            <w:rFonts w:ascii="Consolas" w:hAnsi="Consolas" w:cs="Consolas"/>
            <w:sz w:val="14"/>
            <w:szCs w:val="14"/>
          </w:rPr>
          <w:t xml:space="preserve"> 53          ("Conformidade ambiental (0–10)", numero(a["conformidade_0_10"], 1)),</w:t>
        </w:r>
      </w:ins>
    </w:p>
    <w:p>
      <w:pPr>
        <w:shd w:val="clear" w:color="auto" w:fill="F7F7F7"/>
        <w:spacing w:before="0" w:after="0" w:line="180" w:lineRule="exact"/>
        <w:ind w:left="0" w:firstLine="0"/>
        <w:jc w:val="left"/>
        <w:rPr>
          <w:ins w:id="884930" w:author="Claude" w:date="2026-10-07T12:00:00Z"/>
        </w:rPr>
      </w:pPr>
      <w:ins w:id="884984" w:author="Claude" w:date="2026-10-07T12:00:00Z">
        <w:r>
          <w:rPr>
            <w:rFonts w:ascii="Consolas" w:hAnsi="Consolas" w:cs="Consolas"/>
            <w:sz w:val="14"/>
            <w:szCs w:val="14"/>
          </w:rPr>
          <w:t xml:space="preserve"> 54          ("LSO (0–100)", numero(s["lso_0_100"], 1)),</w:t>
        </w:r>
      </w:ins>
    </w:p>
    <w:p>
      <w:pPr>
        <w:shd w:val="clear" w:color="auto" w:fill="F7F7F7"/>
        <w:spacing w:before="0" w:after="0" w:line="180" w:lineRule="exact"/>
        <w:ind w:left="0" w:firstLine="0"/>
        <w:jc w:val="left"/>
        <w:rPr>
          <w:ins w:id="884930" w:author="Claude" w:date="2026-10-07T12:00:00Z"/>
        </w:rPr>
      </w:pPr>
      <w:ins w:id="884985" w:author="Claude" w:date="2026-10-07T12:00:00Z">
        <w:r>
          <w:rPr>
            <w:rFonts w:ascii="Consolas" w:hAnsi="Consolas" w:cs="Consolas"/>
            <w:sz w:val="14"/>
            <w:szCs w:val="14"/>
          </w:rPr>
          <w:t xml:space="preserve"> 55          ("RVL (%)", numero(s["rvl_pct"], 1)),</w:t>
        </w:r>
      </w:ins>
    </w:p>
    <w:p>
      <w:pPr>
        <w:shd w:val="clear" w:color="auto" w:fill="F7F7F7"/>
        <w:spacing w:before="0" w:after="0" w:line="180" w:lineRule="exact"/>
        <w:ind w:left="0" w:firstLine="0"/>
        <w:jc w:val="left"/>
        <w:rPr>
          <w:ins w:id="884930" w:author="Claude" w:date="2026-10-07T12:00:00Z"/>
        </w:rPr>
      </w:pPr>
      <w:ins w:id="884986" w:author="Claude" w:date="2026-10-07T12:00:00Z">
        <w:r>
          <w:rPr>
            <w:rFonts w:ascii="Consolas" w:hAnsi="Consolas" w:cs="Consolas"/>
            <w:sz w:val="14"/>
            <w:szCs w:val="14"/>
          </w:rPr>
          <w:t xml:space="preserve"> 56          ("Renda mensal por trabalhador", moeda(s["renda_mensal_trabalhador"])),</w:t>
        </w:r>
      </w:ins>
    </w:p>
    <w:p>
      <w:pPr>
        <w:shd w:val="clear" w:color="auto" w:fill="F7F7F7"/>
        <w:spacing w:before="0" w:after="0" w:line="180" w:lineRule="exact"/>
        <w:ind w:left="0" w:firstLine="0"/>
        <w:jc w:val="left"/>
        <w:rPr>
          <w:ins w:id="884930" w:author="Claude" w:date="2026-10-07T12:00:00Z"/>
        </w:rPr>
      </w:pPr>
      <w:ins w:id="884987" w:author="Claude" w:date="2026-10-07T12:00:00Z">
        <w:r>
          <w:rPr>
            <w:rFonts w:ascii="Consolas" w:hAnsi="Consolas" w:cs="Consolas"/>
            <w:sz w:val="14"/>
            <w:szCs w:val="14"/>
          </w:rPr>
          <w:t xml:space="preserve"> 57          ("Índice EVTEAS (0–1)", numero(i["indice_evteas"], 3)),</w:t>
        </w:r>
      </w:ins>
    </w:p>
    <w:p>
      <w:pPr>
        <w:shd w:val="clear" w:color="auto" w:fill="F7F7F7"/>
        <w:spacing w:before="0" w:after="0" w:line="180" w:lineRule="exact"/>
        <w:ind w:left="0" w:firstLine="0"/>
        <w:jc w:val="left"/>
        <w:rPr>
          <w:ins w:id="884930" w:author="Claude" w:date="2026-10-07T12:00:00Z"/>
        </w:rPr>
      </w:pPr>
      <w:ins w:id="884988" w:author="Claude" w:date="2026-10-07T12:00:00Z">
        <w:r>
          <w:rPr>
            <w:rFonts w:ascii="Consolas" w:hAnsi="Consolas" w:cs="Consolas"/>
            <w:sz w:val="14"/>
            <w:szCs w:val="14"/>
          </w:rPr>
          <w:t xml:space="preserve"> 58          ("Score ESG (0–1)", numero(i["esg_score"], 3)),</w:t>
        </w:r>
      </w:ins>
    </w:p>
    <w:p>
      <w:pPr>
        <w:shd w:val="clear" w:color="auto" w:fill="F7F7F7"/>
        <w:spacing w:before="0" w:after="0" w:line="180" w:lineRule="exact"/>
        <w:ind w:left="0" w:firstLine="0"/>
        <w:jc w:val="left"/>
        <w:rPr>
          <w:ins w:id="884930" w:author="Claude" w:date="2026-10-07T12:00:00Z"/>
        </w:rPr>
      </w:pPr>
      <w:ins w:id="884989" w:author="Claude" w:date="2026-10-07T12:00:00Z">
        <w:r>
          <w:rPr>
            <w:rFonts w:ascii="Consolas" w:hAnsi="Consolas" w:cs="Consolas"/>
            <w:sz w:val="14"/>
            <w:szCs w:val="14"/>
          </w:rPr>
          <w:t xml:space="preserve"> 59      ]</w:t>
        </w:r>
      </w:ins>
    </w:p>
    <w:p>
      <w:pPr>
        <w:shd w:val="clear" w:color="auto" w:fill="F7F7F7"/>
        <w:spacing w:before="0" w:after="0" w:line="180" w:lineRule="exact"/>
        <w:ind w:left="0" w:firstLine="0"/>
        <w:jc w:val="left"/>
        <w:rPr>
          <w:ins w:id="884930" w:author="Claude" w:date="2026-10-07T12:00:00Z"/>
        </w:rPr>
      </w:pPr>
      <w:ins w:id="884990" w:author="Claude" w:date="2026-10-07T12:00:00Z">
        <w:r>
          <w:rPr>
            <w:rFonts w:ascii="Consolas" w:hAnsi="Consolas" w:cs="Consolas"/>
            <w:sz w:val="14"/>
            <w:szCs w:val="14"/>
          </w:rPr>
          <w:t xml:space="preserve"> 60      if "monte_carlo" in r:</w:t>
        </w:r>
      </w:ins>
    </w:p>
    <w:p>
      <w:pPr>
        <w:shd w:val="clear" w:color="auto" w:fill="F7F7F7"/>
        <w:spacing w:before="0" w:after="0" w:line="180" w:lineRule="exact"/>
        <w:ind w:left="0" w:firstLine="0"/>
        <w:jc w:val="left"/>
        <w:rPr>
          <w:ins w:id="884930" w:author="Claude" w:date="2026-10-07T12:00:00Z"/>
        </w:rPr>
      </w:pPr>
      <w:ins w:id="884991" w:author="Claude" w:date="2026-10-07T12:00:00Z">
        <w:r>
          <w:rPr>
            <w:rFonts w:ascii="Consolas" w:hAnsi="Consolas" w:cs="Consolas"/>
            <w:sz w:val="14"/>
            <w:szCs w:val="14"/>
          </w:rPr>
          <w:t xml:space="preserve"> 61          st = r["monte_carlo"]["estatisticas"]</w:t>
        </w:r>
      </w:ins>
    </w:p>
    <w:p>
      <w:pPr>
        <w:shd w:val="clear" w:color="auto" w:fill="F7F7F7"/>
        <w:spacing w:before="0" w:after="0" w:line="180" w:lineRule="exact"/>
        <w:ind w:left="0" w:firstLine="0"/>
        <w:jc w:val="left"/>
        <w:rPr>
          <w:ins w:id="884930" w:author="Claude" w:date="2026-10-07T12:00:00Z"/>
        </w:rPr>
      </w:pPr>
      <w:ins w:id="884992" w:author="Claude" w:date="2026-10-07T12:00:00Z">
        <w:r>
          <w:rPr>
            <w:rFonts w:ascii="Consolas" w:hAnsi="Consolas" w:cs="Consolas"/>
            <w:sz w:val="14"/>
            <w:szCs w:val="14"/>
          </w:rPr>
          <w:t xml:space="preserve"> 62          linhas += [("P(VPL &gt; 0) — Monte Carlo", percentual(st["prob_vpl_positivo"])),</w:t>
        </w:r>
      </w:ins>
    </w:p>
    <w:p>
      <w:pPr>
        <w:shd w:val="clear" w:color="auto" w:fill="F7F7F7"/>
        <w:spacing w:before="0" w:after="0" w:line="180" w:lineRule="exact"/>
        <w:ind w:left="0" w:firstLine="0"/>
        <w:jc w:val="left"/>
        <w:rPr>
          <w:ins w:id="884930" w:author="Claude" w:date="2026-10-07T12:00:00Z"/>
        </w:rPr>
      </w:pPr>
      <w:ins w:id="884993" w:author="Claude" w:date="2026-10-07T12:00:00Z">
        <w:r>
          <w:rPr>
            <w:rFonts w:ascii="Consolas" w:hAnsi="Consolas" w:cs="Consolas"/>
            <w:sz w:val="14"/>
            <w:szCs w:val="14"/>
          </w:rPr>
          <w:t xml:space="preserve"> 63                     ("VPL médio — Monte Carlo", moeda(st["media_vpl"])),</w:t>
        </w:r>
      </w:ins>
    </w:p>
    <w:p>
      <w:pPr>
        <w:shd w:val="clear" w:color="auto" w:fill="F7F7F7"/>
        <w:spacing w:before="0" w:after="0" w:line="180" w:lineRule="exact"/>
        <w:ind w:left="0" w:firstLine="0"/>
        <w:jc w:val="left"/>
        <w:rPr>
          <w:ins w:id="884930" w:author="Claude" w:date="2026-10-07T12:00:00Z"/>
        </w:rPr>
      </w:pPr>
      <w:ins w:id="884994" w:author="Claude" w:date="2026-10-07T12:00:00Z">
        <w:r>
          <w:rPr>
            <w:rFonts w:ascii="Consolas" w:hAnsi="Consolas" w:cs="Consolas"/>
            <w:sz w:val="14"/>
            <w:szCs w:val="14"/>
          </w:rPr>
          <w:t xml:space="preserve"> 64                     ("P(VPL beneficiário &gt; 0)", percentual(st["prob_vpl_beneficiario_positivo"]))]</w:t>
        </w:r>
      </w:ins>
    </w:p>
    <w:p>
      <w:pPr>
        <w:shd w:val="clear" w:color="auto" w:fill="F7F7F7"/>
        <w:spacing w:before="0" w:after="0" w:line="180" w:lineRule="exact"/>
        <w:ind w:left="0" w:firstLine="0"/>
        <w:jc w:val="left"/>
        <w:rPr>
          <w:ins w:id="884930" w:author="Claude" w:date="2026-10-07T12:00:00Z"/>
        </w:rPr>
      </w:pPr>
      <w:ins w:id="884995" w:author="Claude" w:date="2026-10-07T12:00:00Z">
        <w:r>
          <w:rPr>
            <w:rFonts w:ascii="Consolas" w:hAnsi="Consolas" w:cs="Consolas"/>
            <w:sz w:val="14"/>
            <w:szCs w:val="14"/>
          </w:rPr>
          <w:t xml:space="preserve"> 65      return pd.DataFrame(linhas, columns=["Indicador", "Valor"])</w:t>
        </w:r>
      </w:ins>
    </w:p>
    <w:p>
      <w:pPr>
        <w:shd w:val="clear" w:color="auto" w:fill="F7F7F7"/>
        <w:spacing w:before="0" w:after="0" w:line="180" w:lineRule="exact"/>
        <w:ind w:left="0" w:firstLine="0"/>
        <w:jc w:val="left"/>
        <w:rPr>
          <w:ins w:id="884930" w:author="Claude" w:date="2026-10-07T12:00:00Z"/>
        </w:rPr>
      </w:pPr>
      <w:ins w:id="884996" w:author="Claude" w:date="2026-10-07T12:00:00Z">
        <w:r>
          <w:rPr>
            <w:rFonts w:ascii="Consolas" w:hAnsi="Consolas" w:cs="Consolas"/>
            <w:sz w:val="14"/>
            <w:szCs w:val="14"/>
          </w:rPr>
          <w:t xml:space="preserve"> 66  </w:t>
        </w:r>
      </w:ins>
    </w:p>
    <w:p>
      <w:pPr>
        <w:shd w:val="clear" w:color="auto" w:fill="F7F7F7"/>
        <w:spacing w:before="0" w:after="0" w:line="180" w:lineRule="exact"/>
        <w:ind w:left="0" w:firstLine="0"/>
        <w:jc w:val="left"/>
        <w:rPr>
          <w:ins w:id="884930" w:author="Claude" w:date="2026-10-07T12:00:00Z"/>
        </w:rPr>
      </w:pPr>
      <w:ins w:id="884997" w:author="Claude" w:date="2026-10-07T12:00:00Z">
        <w:r>
          <w:rPr>
            <w:rFonts w:ascii="Consolas" w:hAnsi="Consolas" w:cs="Consolas"/>
            <w:sz w:val="14"/>
            <w:szCs w:val="14"/>
          </w:rPr>
          <w:t xml:space="preserve"> 67  </w:t>
        </w:r>
      </w:ins>
    </w:p>
    <w:p>
      <w:pPr>
        <w:shd w:val="clear" w:color="auto" w:fill="F7F7F7"/>
        <w:spacing w:before="0" w:after="0" w:line="180" w:lineRule="exact"/>
        <w:ind w:left="0" w:firstLine="0"/>
        <w:jc w:val="left"/>
        <w:rPr>
          <w:ins w:id="884930" w:author="Claude" w:date="2026-10-07T12:00:00Z"/>
        </w:rPr>
      </w:pPr>
      <w:ins w:id="884998" w:author="Claude" w:date="2026-10-07T12:00:00Z">
        <w:r>
          <w:rPr>
            <w:rFonts w:ascii="Consolas" w:hAnsi="Consolas" w:cs="Consolas"/>
            <w:sz w:val="14"/>
            <w:szCs w:val="14"/>
          </w:rPr>
          <w:t xml:space="preserve"> 68  def serializar(obj):</w:t>
        </w:r>
      </w:ins>
    </w:p>
    <w:p>
      <w:pPr>
        <w:shd w:val="clear" w:color="auto" w:fill="F7F7F7"/>
        <w:spacing w:before="0" w:after="0" w:line="180" w:lineRule="exact"/>
        <w:ind w:left="0" w:firstLine="0"/>
        <w:jc w:val="left"/>
        <w:rPr>
          <w:ins w:id="884930" w:author="Claude" w:date="2026-10-07T12:00:00Z"/>
        </w:rPr>
      </w:pPr>
      <w:ins w:id="884999" w:author="Claude" w:date="2026-10-07T12:00:00Z">
        <w:r>
          <w:rPr>
            <w:rFonts w:ascii="Consolas" w:hAnsi="Consolas" w:cs="Consolas"/>
            <w:sz w:val="14"/>
            <w:szCs w:val="14"/>
          </w:rPr>
          <w:t xml:space="preserve"> 69      if isinstance(obj, pd.DataFrame):</w:t>
        </w:r>
      </w:ins>
    </w:p>
    <w:p>
      <w:pPr>
        <w:shd w:val="clear" w:color="auto" w:fill="F7F7F7"/>
        <w:spacing w:before="0" w:after="0" w:line="180" w:lineRule="exact"/>
        <w:ind w:left="0" w:firstLine="0"/>
        <w:jc w:val="left"/>
        <w:rPr>
          <w:ins w:id="884930" w:author="Claude" w:date="2026-10-07T12:00:00Z"/>
        </w:rPr>
      </w:pPr>
      <w:ins w:id="885000" w:author="Claude" w:date="2026-10-07T12:00:00Z">
        <w:r>
          <w:rPr>
            <w:rFonts w:ascii="Consolas" w:hAnsi="Consolas" w:cs="Consolas"/>
            <w:sz w:val="14"/>
            <w:szCs w:val="14"/>
          </w:rPr>
          <w:t xml:space="preserve"> 70          return obj.to_dict(orient="records")</w:t>
        </w:r>
      </w:ins>
    </w:p>
    <w:p>
      <w:pPr>
        <w:shd w:val="clear" w:color="auto" w:fill="F7F7F7"/>
        <w:spacing w:before="0" w:after="0" w:line="180" w:lineRule="exact"/>
        <w:ind w:left="0" w:firstLine="0"/>
        <w:jc w:val="left"/>
        <w:rPr>
          <w:ins w:id="884930" w:author="Claude" w:date="2026-10-07T12:00:00Z"/>
        </w:rPr>
      </w:pPr>
      <w:ins w:id="885001" w:author="Claude" w:date="2026-10-07T12:00:00Z">
        <w:r>
          <w:rPr>
            <w:rFonts w:ascii="Consolas" w:hAnsi="Consolas" w:cs="Consolas"/>
            <w:sz w:val="14"/>
            <w:szCs w:val="14"/>
          </w:rPr>
          <w:t xml:space="preserve"> 71      if isinstance(obj, pd.Series):</w:t>
        </w:r>
      </w:ins>
    </w:p>
    <w:p>
      <w:pPr>
        <w:shd w:val="clear" w:color="auto" w:fill="F7F7F7"/>
        <w:spacing w:before="0" w:after="0" w:line="180" w:lineRule="exact"/>
        <w:ind w:left="0" w:firstLine="0"/>
        <w:jc w:val="left"/>
        <w:rPr>
          <w:ins w:id="884930" w:author="Claude" w:date="2026-10-07T12:00:00Z"/>
        </w:rPr>
      </w:pPr>
      <w:ins w:id="885002" w:author="Claude" w:date="2026-10-07T12:00:00Z">
        <w:r>
          <w:rPr>
            <w:rFonts w:ascii="Consolas" w:hAnsi="Consolas" w:cs="Consolas"/>
            <w:sz w:val="14"/>
            <w:szCs w:val="14"/>
          </w:rPr>
          <w:t xml:space="preserve"> 72          return obj.to_dict()</w:t>
        </w:r>
      </w:ins>
    </w:p>
    <w:p>
      <w:pPr>
        <w:shd w:val="clear" w:color="auto" w:fill="F7F7F7"/>
        <w:spacing w:before="0" w:after="0" w:line="180" w:lineRule="exact"/>
        <w:ind w:left="0" w:firstLine="0"/>
        <w:jc w:val="left"/>
        <w:rPr>
          <w:ins w:id="884930" w:author="Claude" w:date="2026-10-07T12:00:00Z"/>
        </w:rPr>
      </w:pPr>
      <w:ins w:id="885003" w:author="Claude" w:date="2026-10-07T12:00:00Z">
        <w:r>
          <w:rPr>
            <w:rFonts w:ascii="Consolas" w:hAnsi="Consolas" w:cs="Consolas"/>
            <w:sz w:val="14"/>
            <w:szCs w:val="14"/>
          </w:rPr>
          <w:t xml:space="preserve"> 73      if isinstance(obj, np.ndarray):</w:t>
        </w:r>
      </w:ins>
    </w:p>
    <w:p>
      <w:pPr>
        <w:shd w:val="clear" w:color="auto" w:fill="F7F7F7"/>
        <w:spacing w:before="0" w:after="0" w:line="180" w:lineRule="exact"/>
        <w:ind w:left="0" w:firstLine="0"/>
        <w:jc w:val="left"/>
        <w:rPr>
          <w:ins w:id="884930" w:author="Claude" w:date="2026-10-07T12:00:00Z"/>
        </w:rPr>
      </w:pPr>
      <w:ins w:id="885004" w:author="Claude" w:date="2026-10-07T12:00:00Z">
        <w:r>
          <w:rPr>
            <w:rFonts w:ascii="Consolas" w:hAnsi="Consolas" w:cs="Consolas"/>
            <w:sz w:val="14"/>
            <w:szCs w:val="14"/>
          </w:rPr>
          <w:t xml:space="preserve"> 74          return obj.tolist()</w:t>
        </w:r>
      </w:ins>
    </w:p>
    <w:p>
      <w:pPr>
        <w:shd w:val="clear" w:color="auto" w:fill="F7F7F7"/>
        <w:spacing w:before="0" w:after="0" w:line="180" w:lineRule="exact"/>
        <w:ind w:left="0" w:firstLine="0"/>
        <w:jc w:val="left"/>
        <w:rPr>
          <w:ins w:id="884930" w:author="Claude" w:date="2026-10-07T12:00:00Z"/>
        </w:rPr>
      </w:pPr>
      <w:ins w:id="885005" w:author="Claude" w:date="2026-10-07T12:00:00Z">
        <w:r>
          <w:rPr>
            <w:rFonts w:ascii="Consolas" w:hAnsi="Consolas" w:cs="Consolas"/>
            <w:sz w:val="14"/>
            <w:szCs w:val="14"/>
          </w:rPr>
          <w:t xml:space="preserve"> 75      if isinstance(obj, (np.integer, np.floating, np.bool_)):</w:t>
        </w:r>
      </w:ins>
    </w:p>
    <w:p>
      <w:pPr>
        <w:shd w:val="clear" w:color="auto" w:fill="F7F7F7"/>
        <w:spacing w:before="0" w:after="0" w:line="180" w:lineRule="exact"/>
        <w:ind w:left="0" w:firstLine="0"/>
        <w:jc w:val="left"/>
        <w:rPr>
          <w:ins w:id="884930" w:author="Claude" w:date="2026-10-07T12:00:00Z"/>
        </w:rPr>
      </w:pPr>
      <w:ins w:id="885006" w:author="Claude" w:date="2026-10-07T12:00:00Z">
        <w:r>
          <w:rPr>
            <w:rFonts w:ascii="Consolas" w:hAnsi="Consolas" w:cs="Consolas"/>
            <w:sz w:val="14"/>
            <w:szCs w:val="14"/>
          </w:rPr>
          <w:t xml:space="preserve"> 76          return obj.item()</w:t>
        </w:r>
      </w:ins>
    </w:p>
    <w:p>
      <w:pPr>
        <w:shd w:val="clear" w:color="auto" w:fill="F7F7F7"/>
        <w:spacing w:before="0" w:after="0" w:line="180" w:lineRule="exact"/>
        <w:ind w:left="0" w:firstLine="0"/>
        <w:jc w:val="left"/>
        <w:rPr>
          <w:ins w:id="884930" w:author="Claude" w:date="2026-10-07T12:00:00Z"/>
        </w:rPr>
      </w:pPr>
      <w:ins w:id="885007" w:author="Claude" w:date="2026-10-07T12:00:00Z">
        <w:r>
          <w:rPr>
            <w:rFonts w:ascii="Consolas" w:hAnsi="Consolas" w:cs="Consolas"/>
            <w:sz w:val="14"/>
            <w:szCs w:val="14"/>
          </w:rPr>
          <w:t xml:space="preserve"> 77      if isinstance(obj, float) and not np.isfinite(obj):</w:t>
        </w:r>
      </w:ins>
    </w:p>
    <w:p>
      <w:pPr>
        <w:shd w:val="clear" w:color="auto" w:fill="F7F7F7"/>
        <w:spacing w:before="0" w:after="0" w:line="180" w:lineRule="exact"/>
        <w:ind w:left="0" w:firstLine="0"/>
        <w:jc w:val="left"/>
        <w:rPr>
          <w:ins w:id="884930" w:author="Claude" w:date="2026-10-07T12:00:00Z"/>
        </w:rPr>
      </w:pPr>
      <w:ins w:id="885008" w:author="Claude" w:date="2026-10-07T12:00:00Z">
        <w:r>
          <w:rPr>
            <w:rFonts w:ascii="Consolas" w:hAnsi="Consolas" w:cs="Consolas"/>
            <w:sz w:val="14"/>
            <w:szCs w:val="14"/>
          </w:rPr>
          <w:t xml:space="preserve"> 78          return None</w:t>
        </w:r>
      </w:ins>
    </w:p>
    <w:p>
      <w:pPr>
        <w:shd w:val="clear" w:color="auto" w:fill="F7F7F7"/>
        <w:spacing w:before="0" w:after="0" w:line="180" w:lineRule="exact"/>
        <w:ind w:left="0" w:firstLine="0"/>
        <w:jc w:val="left"/>
        <w:rPr>
          <w:ins w:id="884930" w:author="Claude" w:date="2026-10-07T12:00:00Z"/>
        </w:rPr>
      </w:pPr>
      <w:ins w:id="885009" w:author="Claude" w:date="2026-10-07T12:00:00Z">
        <w:r>
          <w:rPr>
            <w:rFonts w:ascii="Consolas" w:hAnsi="Consolas" w:cs="Consolas"/>
            <w:sz w:val="14"/>
            <w:szCs w:val="14"/>
          </w:rPr>
          <w:t xml:space="preserve"> 79      if isinstance(obj, dict):</w:t>
        </w:r>
      </w:ins>
    </w:p>
    <w:p>
      <w:pPr>
        <w:shd w:val="clear" w:color="auto" w:fill="F7F7F7"/>
        <w:spacing w:before="0" w:after="0" w:line="180" w:lineRule="exact"/>
        <w:ind w:left="0" w:firstLine="0"/>
        <w:jc w:val="left"/>
        <w:rPr>
          <w:ins w:id="884930" w:author="Claude" w:date="2026-10-07T12:00:00Z"/>
        </w:rPr>
      </w:pPr>
      <w:ins w:id="885010" w:author="Claude" w:date="2026-10-07T12:00:00Z">
        <w:r>
          <w:rPr>
            <w:rFonts w:ascii="Consolas" w:hAnsi="Consolas" w:cs="Consolas"/>
            <w:sz w:val="14"/>
            <w:szCs w:val="14"/>
          </w:rPr>
          <w:t xml:space="preserve"> 80          return {str(k): serializar(v) for k, v in obj.items()}</w:t>
        </w:r>
      </w:ins>
    </w:p>
    <w:p>
      <w:pPr>
        <w:shd w:val="clear" w:color="auto" w:fill="F7F7F7"/>
        <w:spacing w:before="0" w:after="0" w:line="180" w:lineRule="exact"/>
        <w:ind w:left="0" w:firstLine="0"/>
        <w:jc w:val="left"/>
        <w:rPr>
          <w:ins w:id="884930" w:author="Claude" w:date="2026-10-07T12:00:00Z"/>
        </w:rPr>
      </w:pPr>
      <w:ins w:id="885011" w:author="Claude" w:date="2026-10-07T12:00:00Z">
        <w:r>
          <w:rPr>
            <w:rFonts w:ascii="Consolas" w:hAnsi="Consolas" w:cs="Consolas"/>
            <w:sz w:val="14"/>
            <w:szCs w:val="14"/>
          </w:rPr>
          <w:t xml:space="preserve"> 81      if isinstance(obj, (list, tuple)):</w:t>
        </w:r>
      </w:ins>
    </w:p>
    <w:p>
      <w:pPr>
        <w:shd w:val="clear" w:color="auto" w:fill="F7F7F7"/>
        <w:spacing w:before="0" w:after="0" w:line="180" w:lineRule="exact"/>
        <w:ind w:left="0" w:firstLine="0"/>
        <w:jc w:val="left"/>
        <w:rPr>
          <w:ins w:id="884930" w:author="Claude" w:date="2026-10-07T12:00:00Z"/>
        </w:rPr>
      </w:pPr>
      <w:ins w:id="885012" w:author="Claude" w:date="2026-10-07T12:00:00Z">
        <w:r>
          <w:rPr>
            <w:rFonts w:ascii="Consolas" w:hAnsi="Consolas" w:cs="Consolas"/>
            <w:sz w:val="14"/>
            <w:szCs w:val="14"/>
          </w:rPr>
          <w:t xml:space="preserve"> 82          return [serializar(v) for v in obj]</w:t>
        </w:r>
      </w:ins>
    </w:p>
    <w:p>
      <w:pPr>
        <w:shd w:val="clear" w:color="auto" w:fill="F7F7F7"/>
        <w:spacing w:before="0" w:after="0" w:line="180" w:lineRule="exact"/>
        <w:ind w:left="0" w:firstLine="0"/>
        <w:jc w:val="left"/>
        <w:rPr>
          <w:ins w:id="884930" w:author="Claude" w:date="2026-10-07T12:00:00Z"/>
        </w:rPr>
      </w:pPr>
      <w:ins w:id="885013" w:author="Claude" w:date="2026-10-07T12:00:00Z">
        <w:r>
          <w:rPr>
            <w:rFonts w:ascii="Consolas" w:hAnsi="Consolas" w:cs="Consolas"/>
            <w:sz w:val="14"/>
            <w:szCs w:val="14"/>
          </w:rPr>
          <w:t xml:space="preserve"> 83      return obj</w:t>
        </w:r>
      </w:ins>
    </w:p>
    <w:p>
      <w:pPr>
        <w:shd w:val="clear" w:color="auto" w:fill="F7F7F7"/>
        <w:spacing w:before="0" w:after="0" w:line="180" w:lineRule="exact"/>
        <w:ind w:left="0" w:firstLine="0"/>
        <w:jc w:val="left"/>
        <w:rPr>
          <w:ins w:id="884930" w:author="Claude" w:date="2026-10-07T12:00:00Z"/>
        </w:rPr>
      </w:pPr>
      <w:ins w:id="885014" w:author="Claude" w:date="2026-10-07T12:00:00Z">
        <w:r>
          <w:rPr>
            <w:rFonts w:ascii="Consolas" w:hAnsi="Consolas" w:cs="Consolas"/>
            <w:sz w:val="14"/>
            <w:szCs w:val="14"/>
          </w:rPr>
          <w:t xml:space="preserve"> 84  </w:t>
        </w:r>
      </w:ins>
    </w:p>
    <w:p>
      <w:pPr>
        <w:shd w:val="clear" w:color="auto" w:fill="F7F7F7"/>
        <w:spacing w:before="0" w:after="0" w:line="180" w:lineRule="exact"/>
        <w:ind w:left="0" w:firstLine="0"/>
        <w:jc w:val="left"/>
        <w:rPr>
          <w:ins w:id="884930" w:author="Claude" w:date="2026-10-07T12:00:00Z"/>
        </w:rPr>
      </w:pPr>
      <w:ins w:id="885015" w:author="Claude" w:date="2026-10-07T12:00:00Z">
        <w:r>
          <w:rPr>
            <w:rFonts w:ascii="Consolas" w:hAnsi="Consolas" w:cs="Consolas"/>
            <w:sz w:val="14"/>
            <w:szCs w:val="14"/>
          </w:rPr>
          <w:t xml:space="preserve"> 85  </w:t>
        </w:r>
      </w:ins>
    </w:p>
    <w:p>
      <w:pPr>
        <w:shd w:val="clear" w:color="auto" w:fill="F7F7F7"/>
        <w:spacing w:before="0" w:after="0" w:line="180" w:lineRule="exact"/>
        <w:ind w:left="0" w:firstLine="0"/>
        <w:jc w:val="left"/>
        <w:rPr>
          <w:ins w:id="884930" w:author="Claude" w:date="2026-10-07T12:00:00Z"/>
        </w:rPr>
      </w:pPr>
      <w:ins w:id="885016" w:author="Claude" w:date="2026-10-07T12:00:00Z">
        <w:r>
          <w:rPr>
            <w:rFonts w:ascii="Consolas" w:hAnsi="Consolas" w:cs="Consolas"/>
            <w:sz w:val="14"/>
            <w:szCs w:val="14"/>
          </w:rPr>
          <w:t xml:space="preserve"> 86  def _df_dict(d: Dict[str, Any]) -&gt; pd.DataFrame:</w:t>
        </w:r>
      </w:ins>
    </w:p>
    <w:p>
      <w:pPr>
        <w:shd w:val="clear" w:color="auto" w:fill="F7F7F7"/>
        <w:spacing w:before="0" w:after="0" w:line="180" w:lineRule="exact"/>
        <w:ind w:left="0" w:firstLine="0"/>
        <w:jc w:val="left"/>
        <w:rPr>
          <w:ins w:id="884930" w:author="Claude" w:date="2026-10-07T12:00:00Z"/>
        </w:rPr>
      </w:pPr>
      <w:ins w:id="885017" w:author="Claude" w:date="2026-10-07T12:00:00Z">
        <w:r>
          <w:rPr>
            <w:rFonts w:ascii="Consolas" w:hAnsi="Consolas" w:cs="Consolas"/>
            <w:sz w:val="14"/>
            <w:szCs w:val="14"/>
          </w:rPr>
          <w:t xml:space="preserve"> 87      return pd.DataFrame([{"Indicador": k, "Valor": v} for k, v in d.items()</w:t>
        </w:r>
      </w:ins>
    </w:p>
    <w:p>
      <w:pPr>
        <w:shd w:val="clear" w:color="auto" w:fill="F7F7F7"/>
        <w:spacing w:before="0" w:after="0" w:line="180" w:lineRule="exact"/>
        <w:ind w:left="0" w:firstLine="0"/>
        <w:jc w:val="left"/>
        <w:rPr>
          <w:ins w:id="884930" w:author="Claude" w:date="2026-10-07T12:00:00Z"/>
        </w:rPr>
      </w:pPr>
      <w:ins w:id="885018" w:author="Claude" w:date="2026-10-07T12:00:00Z">
        <w:r>
          <w:rPr>
            <w:rFonts w:ascii="Consolas" w:hAnsi="Consolas" w:cs="Consolas"/>
            <w:sz w:val="14"/>
            <w:szCs w:val="14"/>
          </w:rPr>
          <w:t xml:space="preserve"> 88                           if not isinstance(v, (dict, list, pd.DataFrame, np.ndarray))])</w:t>
        </w:r>
      </w:ins>
    </w:p>
    <w:p>
      <w:pPr>
        <w:shd w:val="clear" w:color="auto" w:fill="F7F7F7"/>
        <w:spacing w:before="0" w:after="0" w:line="180" w:lineRule="exact"/>
        <w:ind w:left="0" w:firstLine="0"/>
        <w:jc w:val="left"/>
        <w:rPr>
          <w:ins w:id="884930" w:author="Claude" w:date="2026-10-07T12:00:00Z"/>
        </w:rPr>
      </w:pPr>
      <w:ins w:id="885019" w:author="Claude" w:date="2026-10-07T12:00:00Z">
        <w:r>
          <w:rPr>
            <w:rFonts w:ascii="Consolas" w:hAnsi="Consolas" w:cs="Consolas"/>
            <w:sz w:val="14"/>
            <w:szCs w:val="14"/>
          </w:rPr>
          <w:t xml:space="preserve"> 89  </w:t>
        </w:r>
      </w:ins>
    </w:p>
    <w:p>
      <w:pPr>
        <w:shd w:val="clear" w:color="auto" w:fill="F7F7F7"/>
        <w:spacing w:before="0" w:after="0" w:line="180" w:lineRule="exact"/>
        <w:ind w:left="0" w:firstLine="0"/>
        <w:jc w:val="left"/>
        <w:rPr>
          <w:ins w:id="884930" w:author="Claude" w:date="2026-10-07T12:00:00Z"/>
        </w:rPr>
      </w:pPr>
      <w:ins w:id="885020" w:author="Claude" w:date="2026-10-07T12:00:00Z">
        <w:r>
          <w:rPr>
            <w:rFonts w:ascii="Consolas" w:hAnsi="Consolas" w:cs="Consolas"/>
            <w:sz w:val="14"/>
            <w:szCs w:val="14"/>
          </w:rPr>
          <w:t xml:space="preserve"> 90  </w:t>
        </w:r>
      </w:ins>
    </w:p>
    <w:p>
      <w:pPr>
        <w:shd w:val="clear" w:color="auto" w:fill="F7F7F7"/>
        <w:spacing w:before="0" w:after="0" w:line="180" w:lineRule="exact"/>
        <w:ind w:left="0" w:firstLine="0"/>
        <w:jc w:val="left"/>
        <w:rPr>
          <w:ins w:id="884930" w:author="Claude" w:date="2026-10-07T12:00:00Z"/>
        </w:rPr>
      </w:pPr>
      <w:ins w:id="885021" w:author="Claude" w:date="2026-10-07T12:00:00Z">
        <w:r>
          <w:rPr>
            <w:rFonts w:ascii="Consolas" w:hAnsi="Consolas" w:cs="Consolas"/>
            <w:sz w:val="14"/>
            <w:szCs w:val="14"/>
          </w:rPr>
          <w:t xml:space="preserve"> 91  def exportar(r: Dict[str, Any], pasta="evteas_output") -&gt; List[str]:</w:t>
        </w:r>
      </w:ins>
    </w:p>
    <w:p>
      <w:pPr>
        <w:shd w:val="clear" w:color="auto" w:fill="F7F7F7"/>
        <w:spacing w:before="0" w:after="0" w:line="180" w:lineRule="exact"/>
        <w:ind w:left="0" w:firstLine="0"/>
        <w:jc w:val="left"/>
        <w:rPr>
          <w:ins w:id="884930" w:author="Claude" w:date="2026-10-07T12:00:00Z"/>
        </w:rPr>
      </w:pPr>
      <w:ins w:id="885022" w:author="Claude" w:date="2026-10-07T12:00:00Z">
        <w:r>
          <w:rPr>
            <w:rFonts w:ascii="Consolas" w:hAnsi="Consolas" w:cs="Consolas"/>
            <w:sz w:val="14"/>
            <w:szCs w:val="14"/>
          </w:rPr>
          <w:t xml:space="preserve"> 92      pasta = Path(pasta)</w:t>
        </w:r>
      </w:ins>
    </w:p>
    <w:p>
      <w:pPr>
        <w:shd w:val="clear" w:color="auto" w:fill="F7F7F7"/>
        <w:spacing w:before="0" w:after="0" w:line="180" w:lineRule="exact"/>
        <w:ind w:left="0" w:firstLine="0"/>
        <w:jc w:val="left"/>
        <w:rPr>
          <w:ins w:id="884930" w:author="Claude" w:date="2026-10-07T12:00:00Z"/>
        </w:rPr>
      </w:pPr>
      <w:ins w:id="885023" w:author="Claude" w:date="2026-10-07T12:00:00Z">
        <w:r>
          <w:rPr>
            <w:rFonts w:ascii="Consolas" w:hAnsi="Consolas" w:cs="Consolas"/>
            <w:sz w:val="14"/>
            <w:szCs w:val="14"/>
          </w:rPr>
          <w:t xml:space="preserve"> 93      pasta.mkdir(parents=True, exist_ok=True)</w:t>
        </w:r>
      </w:ins>
    </w:p>
    <w:p>
      <w:pPr>
        <w:shd w:val="clear" w:color="auto" w:fill="F7F7F7"/>
        <w:spacing w:before="0" w:after="0" w:line="180" w:lineRule="exact"/>
        <w:ind w:left="0" w:firstLine="0"/>
        <w:jc w:val="left"/>
        <w:rPr>
          <w:ins w:id="884930" w:author="Claude" w:date="2026-10-07T12:00:00Z"/>
        </w:rPr>
      </w:pPr>
      <w:ins w:id="885024" w:author="Claude" w:date="2026-10-07T12:00:00Z">
        <w:r>
          <w:rPr>
            <w:rFonts w:ascii="Consolas" w:hAnsi="Consolas" w:cs="Consolas"/>
            <w:sz w:val="14"/>
            <w:szCs w:val="14"/>
          </w:rPr>
          <w:t xml:space="preserve"> 94      arquivos = []</w:t>
        </w:r>
      </w:ins>
    </w:p>
    <w:p>
      <w:pPr>
        <w:shd w:val="clear" w:color="auto" w:fill="F7F7F7"/>
        <w:spacing w:before="0" w:after="0" w:line="180" w:lineRule="exact"/>
        <w:ind w:left="0" w:firstLine="0"/>
        <w:jc w:val="left"/>
        <w:rPr>
          <w:ins w:id="884930" w:author="Claude" w:date="2026-10-07T12:00:00Z"/>
        </w:rPr>
      </w:pPr>
      <w:ins w:id="885025" w:author="Claude" w:date="2026-10-07T12:00:00Z">
        <w:r>
          <w:rPr>
            <w:rFonts w:ascii="Consolas" w:hAnsi="Consolas" w:cs="Consolas"/>
            <w:sz w:val="14"/>
            <w:szCs w:val="14"/>
          </w:rPr>
          <w:t xml:space="preserve"> 95      xlsx = pasta / "EVTEAS_Py_resultados.xlsx"</w:t>
        </w:r>
      </w:ins>
    </w:p>
    <w:p>
      <w:pPr>
        <w:shd w:val="clear" w:color="auto" w:fill="F7F7F7"/>
        <w:spacing w:before="0" w:after="0" w:line="180" w:lineRule="exact"/>
        <w:ind w:left="0" w:firstLine="0"/>
        <w:jc w:val="left"/>
        <w:rPr>
          <w:ins w:id="884930" w:author="Claude" w:date="2026-10-07T12:00:00Z"/>
        </w:rPr>
      </w:pPr>
      <w:ins w:id="885026" w:author="Claude" w:date="2026-10-07T12:00:00Z">
        <w:r>
          <w:rPr>
            <w:rFonts w:ascii="Consolas" w:hAnsi="Consolas" w:cs="Consolas"/>
            <w:sz w:val="14"/>
            <w:szCs w:val="14"/>
          </w:rPr>
          <w:t xml:space="preserve"> 96      with pd.ExcelWriter(xlsx, engine="openpyxl") as w:</w:t>
        </w:r>
      </w:ins>
    </w:p>
    <w:p>
      <w:pPr>
        <w:shd w:val="clear" w:color="auto" w:fill="F7F7F7"/>
        <w:spacing w:before="0" w:after="0" w:line="180" w:lineRule="exact"/>
        <w:ind w:left="0" w:firstLine="0"/>
        <w:jc w:val="left"/>
        <w:rPr>
          <w:ins w:id="884930" w:author="Claude" w:date="2026-10-07T12:00:00Z"/>
        </w:rPr>
      </w:pPr>
      <w:ins w:id="885027" w:author="Claude" w:date="2026-10-07T12:00:00Z">
        <w:r>
          <w:rPr>
            <w:rFonts w:ascii="Consolas" w:hAnsi="Consolas" w:cs="Consolas"/>
            <w:sz w:val="14"/>
            <w:szCs w:val="14"/>
          </w:rPr>
          <w:t xml:space="preserve"> 97          resumo_executivo(r).to_excel(w, sheet_name="Resumo", index=False)</w:t>
        </w:r>
      </w:ins>
    </w:p>
    <w:p>
      <w:pPr>
        <w:shd w:val="clear" w:color="auto" w:fill="F7F7F7"/>
        <w:spacing w:before="0" w:after="0" w:line="180" w:lineRule="exact"/>
        <w:ind w:left="0" w:firstLine="0"/>
        <w:jc w:val="left"/>
        <w:rPr>
          <w:ins w:id="884930" w:author="Claude" w:date="2026-10-07T12:00:00Z"/>
        </w:rPr>
      </w:pPr>
      <w:ins w:id="885028" w:author="Claude" w:date="2026-10-07T12:00:00Z">
        <w:r>
          <w:rPr>
            <w:rFonts w:ascii="Consolas" w:hAnsi="Consolas" w:cs="Consolas"/>
            <w:sz w:val="14"/>
            <w:szCs w:val="14"/>
          </w:rPr>
          <w:t xml:space="preserve"> 98          r["premissas"].to_excel(w, sheet_name="Premissas", index=False)</w:t>
        </w:r>
      </w:ins>
    </w:p>
    <w:p>
      <w:pPr>
        <w:shd w:val="clear" w:color="auto" w:fill="F7F7F7"/>
        <w:spacing w:before="0" w:after="0" w:line="180" w:lineRule="exact"/>
        <w:ind w:left="0" w:firstLine="0"/>
        <w:jc w:val="left"/>
        <w:rPr>
          <w:ins w:id="884930" w:author="Claude" w:date="2026-10-07T12:00:00Z"/>
        </w:rPr>
      </w:pPr>
      <w:ins w:id="885029" w:author="Claude" w:date="2026-10-07T12:00:00Z">
        <w:r>
          <w:rPr>
            <w:rFonts w:ascii="Consolas" w:hAnsi="Consolas" w:cs="Consolas"/>
            <w:sz w:val="14"/>
            <w:szCs w:val="14"/>
          </w:rPr>
          <w:t xml:space="preserve"> 99          _df_dict(r["tecnico"]).to_excel(w, sheet_name="Tecnico", index=False)</w:t>
        </w:r>
      </w:ins>
    </w:p>
    <w:p>
      <w:pPr>
        <w:shd w:val="clear" w:color="auto" w:fill="F7F7F7"/>
        <w:spacing w:before="0" w:after="0" w:line="180" w:lineRule="exact"/>
        <w:ind w:left="0" w:firstLine="0"/>
        <w:jc w:val="left"/>
        <w:rPr>
          <w:ins w:id="884930" w:author="Claude" w:date="2026-10-07T12:00:00Z"/>
        </w:rPr>
      </w:pPr>
      <w:ins w:id="885030" w:author="Claude" w:date="2026-10-07T12:00:00Z">
        <w:r>
          <w:rPr>
            <w:rFonts w:ascii="Consolas" w:hAnsi="Consolas" w:cs="Consolas"/>
            <w:sz w:val="14"/>
            <w:szCs w:val="14"/>
          </w:rPr>
          <w:t xml:space="preserve">100          r["curva_crescimento"].to_excel(w, sheet_name="Curva_Crescimento", index=False)</w:t>
        </w:r>
      </w:ins>
    </w:p>
    <w:p>
      <w:pPr>
        <w:shd w:val="clear" w:color="auto" w:fill="F7F7F7"/>
        <w:spacing w:before="0" w:after="0" w:line="180" w:lineRule="exact"/>
        <w:ind w:left="0" w:firstLine="0"/>
        <w:jc w:val="left"/>
        <w:rPr>
          <w:ins w:id="884930" w:author="Claude" w:date="2026-10-07T12:00:00Z"/>
        </w:rPr>
      </w:pPr>
      <w:ins w:id="885031" w:author="Claude" w:date="2026-10-07T12:00:00Z">
        <w:r>
          <w:rPr>
            <w:rFonts w:ascii="Consolas" w:hAnsi="Consolas" w:cs="Consolas"/>
            <w:sz w:val="14"/>
            <w:szCs w:val="14"/>
          </w:rPr>
          <w:t xml:space="preserve">101          _df_dict({k: v for k, v in r["economico"].items() if k != "aliquotas"}).to_excel(w, sheet_name="Economico", index=False)</w:t>
        </w:r>
      </w:ins>
    </w:p>
    <w:p>
      <w:pPr>
        <w:shd w:val="clear" w:color="auto" w:fill="F7F7F7"/>
        <w:spacing w:before="0" w:after="0" w:line="180" w:lineRule="exact"/>
        <w:ind w:left="0" w:firstLine="0"/>
        <w:jc w:val="left"/>
        <w:rPr>
          <w:ins w:id="884930" w:author="Claude" w:date="2026-10-07T12:00:00Z"/>
        </w:rPr>
      </w:pPr>
      <w:ins w:id="885032" w:author="Claude" w:date="2026-10-07T12:00:00Z">
        <w:r>
          <w:rPr>
            <w:rFonts w:ascii="Consolas" w:hAnsi="Consolas" w:cs="Consolas"/>
            <w:sz w:val="14"/>
            <w:szCs w:val="14"/>
          </w:rPr>
          <w:t xml:space="preserve">102          r["dre_mensal"].to_excel(w, sheet_name="DRE_Mensal", index=False)</w:t>
        </w:r>
      </w:ins>
    </w:p>
    <w:p>
      <w:pPr>
        <w:shd w:val="clear" w:color="auto" w:fill="F7F7F7"/>
        <w:spacing w:before="0" w:after="0" w:line="180" w:lineRule="exact"/>
        <w:ind w:left="0" w:firstLine="0"/>
        <w:jc w:val="left"/>
        <w:rPr>
          <w:ins w:id="884930" w:author="Claude" w:date="2026-10-07T12:00:00Z"/>
        </w:rPr>
      </w:pPr>
      <w:ins w:id="885033" w:author="Claude" w:date="2026-10-07T12:00:00Z">
        <w:r>
          <w:rPr>
            <w:rFonts w:ascii="Consolas" w:hAnsi="Consolas" w:cs="Consolas"/>
            <w:sz w:val="14"/>
            <w:szCs w:val="14"/>
          </w:rPr>
          <w:t xml:space="preserve">103          r["dre_anual"].to_excel(w, sheet_name="DRE_Anual", index=False)</w:t>
        </w:r>
      </w:ins>
    </w:p>
    <w:p>
      <w:pPr>
        <w:shd w:val="clear" w:color="auto" w:fill="F7F7F7"/>
        <w:spacing w:before="0" w:after="0" w:line="180" w:lineRule="exact"/>
        <w:ind w:left="0" w:firstLine="0"/>
        <w:jc w:val="left"/>
        <w:rPr>
          <w:ins w:id="884930" w:author="Claude" w:date="2026-10-07T12:00:00Z"/>
        </w:rPr>
      </w:pPr>
      <w:ins w:id="885034" w:author="Claude" w:date="2026-10-07T12:00:00Z">
        <w:r>
          <w:rPr>
            <w:rFonts w:ascii="Consolas" w:hAnsi="Consolas" w:cs="Consolas"/>
            <w:sz w:val="14"/>
            <w:szCs w:val="14"/>
          </w:rPr>
          <w:t xml:space="preserve">104          pd.DataFrame({"Mês": range(len(r["fluxo_caixa"])), "Fluxo de caixa": r["fluxo_caixa"]}).to_excel(</w:t>
        </w:r>
      </w:ins>
    </w:p>
    <w:p>
      <w:pPr>
        <w:shd w:val="clear" w:color="auto" w:fill="F7F7F7"/>
        <w:spacing w:before="0" w:after="0" w:line="180" w:lineRule="exact"/>
        <w:ind w:left="0" w:firstLine="0"/>
        <w:jc w:val="left"/>
        <w:rPr>
          <w:ins w:id="884930" w:author="Claude" w:date="2026-10-07T12:00:00Z"/>
        </w:rPr>
      </w:pPr>
      <w:ins w:id="885035" w:author="Claude" w:date="2026-10-07T12:00:00Z">
        <w:r>
          <w:rPr>
            <w:rFonts w:ascii="Consolas" w:hAnsi="Consolas" w:cs="Consolas"/>
            <w:sz w:val="14"/>
            <w:szCs w:val="14"/>
          </w:rPr>
          <w:t xml:space="preserve">105              w, sheet_name="Fluxo_Caixa", index=False)</w:t>
        </w:r>
      </w:ins>
    </w:p>
    <w:p>
      <w:pPr>
        <w:shd w:val="clear" w:color="auto" w:fill="F7F7F7"/>
        <w:spacing w:before="0" w:after="0" w:line="180" w:lineRule="exact"/>
        <w:ind w:left="0" w:firstLine="0"/>
        <w:jc w:val="left"/>
        <w:rPr>
          <w:ins w:id="884930" w:author="Claude" w:date="2026-10-07T12:00:00Z"/>
        </w:rPr>
      </w:pPr>
      <w:ins w:id="885036" w:author="Claude" w:date="2026-10-07T12:00:00Z">
        <w:r>
          <w:rPr>
            <w:rFonts w:ascii="Consolas" w:hAnsi="Consolas" w:cs="Consolas"/>
            <w:sz w:val="14"/>
            <w:szCs w:val="14"/>
          </w:rPr>
          <w:t xml:space="preserve">106          _df_dict(r["ambiental"]).to_excel(w, sheet_name="Ambiental", index=False)</w:t>
        </w:r>
      </w:ins>
    </w:p>
    <w:p>
      <w:pPr>
        <w:shd w:val="clear" w:color="auto" w:fill="F7F7F7"/>
        <w:spacing w:before="0" w:after="0" w:line="180" w:lineRule="exact"/>
        <w:ind w:left="0" w:firstLine="0"/>
        <w:jc w:val="left"/>
        <w:rPr>
          <w:ins w:id="884930" w:author="Claude" w:date="2026-10-07T12:00:00Z"/>
        </w:rPr>
      </w:pPr>
      <w:ins w:id="885037" w:author="Claude" w:date="2026-10-07T12:00:00Z">
        <w:r>
          <w:rPr>
            <w:rFonts w:ascii="Consolas" w:hAnsi="Consolas" w:cs="Consolas"/>
            <w:sz w:val="14"/>
            <w:szCs w:val="14"/>
          </w:rPr>
          <w:t xml:space="preserve">107          pd.DataFrame(r["ambiental"]["conformidade_detalhe"]).to_excel(w, sheet_name="Conformidade", index=False)</w:t>
        </w:r>
      </w:ins>
    </w:p>
    <w:p>
      <w:pPr>
        <w:shd w:val="clear" w:color="auto" w:fill="F7F7F7"/>
        <w:spacing w:before="0" w:after="0" w:line="180" w:lineRule="exact"/>
        <w:ind w:left="0" w:firstLine="0"/>
        <w:jc w:val="left"/>
        <w:rPr>
          <w:ins w:id="884930" w:author="Claude" w:date="2026-10-07T12:00:00Z"/>
        </w:rPr>
      </w:pPr>
      <w:ins w:id="885038" w:author="Claude" w:date="2026-10-07T12:00:00Z">
        <w:r>
          <w:rPr>
            <w:rFonts w:ascii="Consolas" w:hAnsi="Consolas" w:cs="Consolas"/>
            <w:sz w:val="14"/>
            <w:szCs w:val="14"/>
          </w:rPr>
          <w:t xml:space="preserve">108          _df_dict(r["social"]).to_excel(w, sheet_name="Social", index=False)</w:t>
        </w:r>
      </w:ins>
    </w:p>
    <w:p>
      <w:pPr>
        <w:shd w:val="clear" w:color="auto" w:fill="F7F7F7"/>
        <w:spacing w:before="0" w:after="0" w:line="180" w:lineRule="exact"/>
        <w:ind w:left="0" w:firstLine="0"/>
        <w:jc w:val="left"/>
        <w:rPr>
          <w:ins w:id="884930" w:author="Claude" w:date="2026-10-07T12:00:00Z"/>
        </w:rPr>
      </w:pPr>
      <w:ins w:id="885039" w:author="Claude" w:date="2026-10-07T12:00:00Z">
        <w:r>
          <w:rPr>
            <w:rFonts w:ascii="Consolas" w:hAnsi="Consolas" w:cs="Consolas"/>
            <w:sz w:val="14"/>
            <w:szCs w:val="14"/>
          </w:rPr>
          <w:t xml:space="preserve">109          r["ods"].to_excel(w, sheet_name="ODS", index=False)</w:t>
        </w:r>
      </w:ins>
    </w:p>
    <w:p>
      <w:pPr>
        <w:shd w:val="clear" w:color="auto" w:fill="F7F7F7"/>
        <w:spacing w:before="0" w:after="0" w:line="180" w:lineRule="exact"/>
        <w:ind w:left="0" w:firstLine="0"/>
        <w:jc w:val="left"/>
        <w:rPr>
          <w:ins w:id="884930" w:author="Claude" w:date="2026-10-07T12:00:00Z"/>
        </w:rPr>
      </w:pPr>
      <w:ins w:id="885040" w:author="Claude" w:date="2026-10-07T12:00:00Z">
        <w:r>
          <w:rPr>
            <w:rFonts w:ascii="Consolas" w:hAnsi="Consolas" w:cs="Consolas"/>
            <w:sz w:val="14"/>
            <w:szCs w:val="14"/>
          </w:rPr>
          <w:t xml:space="preserve">110          pd.DataFrame([{"Desperdício": k, "R$/ano": v} for k, v in r["lean_green"]["desperdicios_r_ano"].items()]</w:t>
        </w:r>
      </w:ins>
    </w:p>
    <w:p>
      <w:pPr>
        <w:shd w:val="clear" w:color="auto" w:fill="F7F7F7"/>
        <w:spacing w:before="0" w:after="0" w:line="180" w:lineRule="exact"/>
        <w:ind w:left="0" w:firstLine="0"/>
        <w:jc w:val="left"/>
        <w:rPr>
          <w:ins w:id="884930" w:author="Claude" w:date="2026-10-07T12:00:00Z"/>
        </w:rPr>
      </w:pPr>
      <w:ins w:id="885041" w:author="Claude" w:date="2026-10-07T12:00:00Z">
        <w:r>
          <w:rPr>
            <w:rFonts w:ascii="Consolas" w:hAnsi="Consolas" w:cs="Consolas"/>
            <w:sz w:val="14"/>
            <w:szCs w:val="14"/>
          </w:rPr>
          <w:t xml:space="preserve">111                       ).to_excel(w, sheet_name="Lean_Green", index=False)</w:t>
        </w:r>
      </w:ins>
    </w:p>
    <w:p>
      <w:pPr>
        <w:shd w:val="clear" w:color="auto" w:fill="F7F7F7"/>
        <w:spacing w:before="0" w:after="0" w:line="180" w:lineRule="exact"/>
        <w:ind w:left="0" w:firstLine="0"/>
        <w:jc w:val="left"/>
        <w:rPr>
          <w:ins w:id="884930" w:author="Claude" w:date="2026-10-07T12:00:00Z"/>
        </w:rPr>
      </w:pPr>
      <w:ins w:id="885042" w:author="Claude" w:date="2026-10-07T12:00:00Z">
        <w:r>
          <w:rPr>
            <w:rFonts w:ascii="Consolas" w:hAnsi="Consolas" w:cs="Consolas"/>
            <w:sz w:val="14"/>
            <w:szCs w:val="14"/>
          </w:rPr>
          <w:t xml:space="preserve">112          pd.DataFrame({"KPI": list(r["indice"]["kpis_brutos"]),</w:t>
        </w:r>
      </w:ins>
    </w:p>
    <w:p>
      <w:pPr>
        <w:shd w:val="clear" w:color="auto" w:fill="F7F7F7"/>
        <w:spacing w:before="0" w:after="0" w:line="180" w:lineRule="exact"/>
        <w:ind w:left="0" w:firstLine="0"/>
        <w:jc w:val="left"/>
        <w:rPr>
          <w:ins w:id="884930" w:author="Claude" w:date="2026-10-07T12:00:00Z"/>
        </w:rPr>
      </w:pPr>
      <w:ins w:id="885043" w:author="Claude" w:date="2026-10-07T12:00:00Z">
        <w:r>
          <w:rPr>
            <w:rFonts w:ascii="Consolas" w:hAnsi="Consolas" w:cs="Consolas"/>
            <w:sz w:val="14"/>
            <w:szCs w:val="14"/>
          </w:rPr>
          <w:t xml:space="preserve">113                        "Valor bruto": list(r["indice"]["kpis_brutos"].values()),</w:t>
        </w:r>
      </w:ins>
    </w:p>
    <w:p>
      <w:pPr>
        <w:shd w:val="clear" w:color="auto" w:fill="F7F7F7"/>
        <w:spacing w:before="0" w:after="0" w:line="180" w:lineRule="exact"/>
        <w:ind w:left="0" w:firstLine="0"/>
        <w:jc w:val="left"/>
        <w:rPr>
          <w:ins w:id="884930" w:author="Claude" w:date="2026-10-07T12:00:00Z"/>
        </w:rPr>
      </w:pPr>
      <w:ins w:id="885044" w:author="Claude" w:date="2026-10-07T12:00:00Z">
        <w:r>
          <w:rPr>
            <w:rFonts w:ascii="Consolas" w:hAnsi="Consolas" w:cs="Consolas"/>
            <w:sz w:val="14"/>
            <w:szCs w:val="14"/>
          </w:rPr>
          <w:t xml:space="preserve">114                        "Normalizado": [r["indice"]["kpis_normalizados"][k] for k in r["indice"]["kpis_brutos"]]}</w:t>
        </w:r>
      </w:ins>
    </w:p>
    <w:p>
      <w:pPr>
        <w:shd w:val="clear" w:color="auto" w:fill="F7F7F7"/>
        <w:spacing w:before="0" w:after="0" w:line="180" w:lineRule="exact"/>
        <w:ind w:left="0" w:firstLine="0"/>
        <w:jc w:val="left"/>
        <w:rPr>
          <w:ins w:id="884930" w:author="Claude" w:date="2026-10-07T12:00:00Z"/>
        </w:rPr>
      </w:pPr>
      <w:ins w:id="885045" w:author="Claude" w:date="2026-10-07T12:00:00Z">
        <w:r>
          <w:rPr>
            <w:rFonts w:ascii="Consolas" w:hAnsi="Consolas" w:cs="Consolas"/>
            <w:sz w:val="14"/>
            <w:szCs w:val="14"/>
          </w:rPr>
          <w:t xml:space="preserve">115                       ).to_excel(w, sheet_name="KPIs", index=False)</w:t>
        </w:r>
      </w:ins>
    </w:p>
    <w:p>
      <w:pPr>
        <w:shd w:val="clear" w:color="auto" w:fill="F7F7F7"/>
        <w:spacing w:before="0" w:after="0" w:line="180" w:lineRule="exact"/>
        <w:ind w:left="0" w:firstLine="0"/>
        <w:jc w:val="left"/>
        <w:rPr>
          <w:ins w:id="884930" w:author="Claude" w:date="2026-10-07T12:00:00Z"/>
        </w:rPr>
      </w:pPr>
      <w:ins w:id="885046" w:author="Claude" w:date="2026-10-07T12:00:00Z">
        <w:r>
          <w:rPr>
            <w:rFonts w:ascii="Consolas" w:hAnsi="Consolas" w:cs="Consolas"/>
            <w:sz w:val="14"/>
            <w:szCs w:val="14"/>
          </w:rPr>
          <w:t xml:space="preserve">116          pd.DataFrame([{"Dimensão": k, "Score": v, "Peso": r["indice"]["pesos"]["dimensoes"][k]}</w:t>
        </w:r>
      </w:ins>
    </w:p>
    <w:p>
      <w:pPr>
        <w:shd w:val="clear" w:color="auto" w:fill="F7F7F7"/>
        <w:spacing w:before="0" w:after="0" w:line="180" w:lineRule="exact"/>
        <w:ind w:left="0" w:firstLine="0"/>
        <w:jc w:val="left"/>
        <w:rPr>
          <w:ins w:id="884930" w:author="Claude" w:date="2026-10-07T12:00:00Z"/>
        </w:rPr>
      </w:pPr>
      <w:ins w:id="885047" w:author="Claude" w:date="2026-10-07T12:00:00Z">
        <w:r>
          <w:rPr>
            <w:rFonts w:ascii="Consolas" w:hAnsi="Consolas" w:cs="Consolas"/>
            <w:sz w:val="14"/>
            <w:szCs w:val="14"/>
          </w:rPr>
          <w:t xml:space="preserve">117                        for k, v in r["indice"]["dimensoes"].items()]).to_excel(w, sheet_name="Indice", index=False)</w:t>
        </w:r>
      </w:ins>
    </w:p>
    <w:p>
      <w:pPr>
        <w:shd w:val="clear" w:color="auto" w:fill="F7F7F7"/>
        <w:spacing w:before="0" w:after="0" w:line="180" w:lineRule="exact"/>
        <w:ind w:left="0" w:firstLine="0"/>
        <w:jc w:val="left"/>
        <w:rPr>
          <w:ins w:id="884930" w:author="Claude" w:date="2026-10-07T12:00:00Z"/>
        </w:rPr>
      </w:pPr>
      <w:ins w:id="885048" w:author="Claude" w:date="2026-10-07T12:00:00Z">
        <w:r>
          <w:rPr>
            <w:rFonts w:ascii="Consolas" w:hAnsi="Consolas" w:cs="Consolas"/>
            <w:sz w:val="14"/>
            <w:szCs w:val="14"/>
          </w:rPr>
          <w:t xml:space="preserve">118          if "monte_carlo" in r:</w:t>
        </w:r>
      </w:ins>
    </w:p>
    <w:p>
      <w:pPr>
        <w:shd w:val="clear" w:color="auto" w:fill="F7F7F7"/>
        <w:spacing w:before="0" w:after="0" w:line="180" w:lineRule="exact"/>
        <w:ind w:left="0" w:firstLine="0"/>
        <w:jc w:val="left"/>
        <w:rPr>
          <w:ins w:id="884930" w:author="Claude" w:date="2026-10-07T12:00:00Z"/>
        </w:rPr>
      </w:pPr>
      <w:ins w:id="885049" w:author="Claude" w:date="2026-10-07T12:00:00Z">
        <w:r>
          <w:rPr>
            <w:rFonts w:ascii="Consolas" w:hAnsi="Consolas" w:cs="Consolas"/>
            <w:sz w:val="14"/>
            <w:szCs w:val="14"/>
          </w:rPr>
          <w:t xml:space="preserve">119              mc = r["monte_carlo"]</w:t>
        </w:r>
      </w:ins>
    </w:p>
    <w:p>
      <w:pPr>
        <w:shd w:val="clear" w:color="auto" w:fill="F7F7F7"/>
        <w:spacing w:before="0" w:after="0" w:line="180" w:lineRule="exact"/>
        <w:ind w:left="0" w:firstLine="0"/>
        <w:jc w:val="left"/>
        <w:rPr>
          <w:ins w:id="884930" w:author="Claude" w:date="2026-10-07T12:00:00Z"/>
        </w:rPr>
      </w:pPr>
      <w:ins w:id="885050" w:author="Claude" w:date="2026-10-07T12:00:00Z">
        <w:r>
          <w:rPr>
            <w:rFonts w:ascii="Consolas" w:hAnsi="Consolas" w:cs="Consolas"/>
            <w:sz w:val="14"/>
            <w:szCs w:val="14"/>
          </w:rPr>
          <w:t xml:space="preserve">120              mc["amostra"].to_excel(w, sheet_name="MC_Amostra", index=False)</w:t>
        </w:r>
      </w:ins>
    </w:p>
    <w:p>
      <w:pPr>
        <w:shd w:val="clear" w:color="auto" w:fill="F7F7F7"/>
        <w:spacing w:before="0" w:after="0" w:line="180" w:lineRule="exact"/>
        <w:ind w:left="0" w:firstLine="0"/>
        <w:jc w:val="left"/>
        <w:rPr>
          <w:ins w:id="884930" w:author="Claude" w:date="2026-10-07T12:00:00Z"/>
        </w:rPr>
      </w:pPr>
      <w:ins w:id="885051" w:author="Claude" w:date="2026-10-07T12:00:00Z">
        <w:r>
          <w:rPr>
            <w:rFonts w:ascii="Consolas" w:hAnsi="Consolas" w:cs="Consolas"/>
            <w:sz w:val="14"/>
            <w:szCs w:val="14"/>
          </w:rPr>
          <w:t xml:space="preserve">121              _df_dict({k: (str(v) if isinstance(v, tuple) else v) for k, v in mc["estatisticas"].items()}).to_excel(</w:t>
        </w:r>
      </w:ins>
    </w:p>
    <w:p>
      <w:pPr>
        <w:shd w:val="clear" w:color="auto" w:fill="F7F7F7"/>
        <w:spacing w:before="0" w:after="0" w:line="180" w:lineRule="exact"/>
        <w:ind w:left="0" w:firstLine="0"/>
        <w:jc w:val="left"/>
        <w:rPr>
          <w:ins w:id="884930" w:author="Claude" w:date="2026-10-07T12:00:00Z"/>
        </w:rPr>
      </w:pPr>
      <w:ins w:id="885052" w:author="Claude" w:date="2026-10-07T12:00:00Z">
        <w:r>
          <w:rPr>
            <w:rFonts w:ascii="Consolas" w:hAnsi="Consolas" w:cs="Consolas"/>
            <w:sz w:val="14"/>
            <w:szCs w:val="14"/>
          </w:rPr>
          <w:t xml:space="preserve">122                  w, sheet_name="MC_Estatisticas", index=False)</w:t>
        </w:r>
      </w:ins>
    </w:p>
    <w:p>
      <w:pPr>
        <w:shd w:val="clear" w:color="auto" w:fill="F7F7F7"/>
        <w:spacing w:before="0" w:after="0" w:line="180" w:lineRule="exact"/>
        <w:ind w:left="0" w:firstLine="0"/>
        <w:jc w:val="left"/>
        <w:rPr>
          <w:ins w:id="884930" w:author="Claude" w:date="2026-10-07T12:00:00Z"/>
        </w:rPr>
      </w:pPr>
      <w:ins w:id="885053" w:author="Claude" w:date="2026-10-07T12:00:00Z">
        <w:r>
          <w:rPr>
            <w:rFonts w:ascii="Consolas" w:hAnsi="Consolas" w:cs="Consolas"/>
            <w:sz w:val="14"/>
            <w:szCs w:val="14"/>
          </w:rPr>
          <w:t xml:space="preserve">123              mc["convergencia"].to_excel(w, sheet_name="MC_Convergencia", index=False)</w:t>
        </w:r>
      </w:ins>
    </w:p>
    <w:p>
      <w:pPr>
        <w:shd w:val="clear" w:color="auto" w:fill="F7F7F7"/>
        <w:spacing w:before="0" w:after="0" w:line="180" w:lineRule="exact"/>
        <w:ind w:left="0" w:firstLine="0"/>
        <w:jc w:val="left"/>
        <w:rPr>
          <w:ins w:id="884930" w:author="Claude" w:date="2026-10-07T12:00:00Z"/>
        </w:rPr>
      </w:pPr>
      <w:ins w:id="885054" w:author="Claude" w:date="2026-10-07T12:00:00Z">
        <w:r>
          <w:rPr>
            <w:rFonts w:ascii="Consolas" w:hAnsi="Consolas" w:cs="Consolas"/>
            <w:sz w:val="14"/>
            <w:szCs w:val="14"/>
          </w:rPr>
          <w:t xml:space="preserve">124              mc["importancia"].to_excel(w, sheet_name="MC_Importancia", index=False)</w:t>
        </w:r>
      </w:ins>
    </w:p>
    <w:p>
      <w:pPr>
        <w:shd w:val="clear" w:color="auto" w:fill="F7F7F7"/>
        <w:spacing w:before="0" w:after="0" w:line="180" w:lineRule="exact"/>
        <w:ind w:left="0" w:firstLine="0"/>
        <w:jc w:val="left"/>
        <w:rPr>
          <w:ins w:id="884930" w:author="Claude" w:date="2026-10-07T12:00:00Z"/>
        </w:rPr>
      </w:pPr>
      <w:ins w:id="885055" w:author="Claude" w:date="2026-10-07T12:00:00Z">
        <w:r>
          <w:rPr>
            <w:rFonts w:ascii="Consolas" w:hAnsi="Consolas" w:cs="Consolas"/>
            <w:sz w:val="14"/>
            <w:szCs w:val="14"/>
          </w:rPr>
          <w:t xml:space="preserve">125          for chave, aba in (("sensibilidade", "Sensibilidade"), ("valores_criticos", "Valores_Criticos"),</w:t>
        </w:r>
      </w:ins>
    </w:p>
    <w:p>
      <w:pPr>
        <w:shd w:val="clear" w:color="auto" w:fill="F7F7F7"/>
        <w:spacing w:before="0" w:after="0" w:line="180" w:lineRule="exact"/>
        <w:ind w:left="0" w:firstLine="0"/>
        <w:jc w:val="left"/>
        <w:rPr>
          <w:ins w:id="884930" w:author="Claude" w:date="2026-10-07T12:00:00Z"/>
        </w:rPr>
      </w:pPr>
      <w:ins w:id="885056" w:author="Claude" w:date="2026-10-07T12:00:00Z">
        <w:r>
          <w:rPr>
            <w:rFonts w:ascii="Consolas" w:hAnsi="Consolas" w:cs="Consolas"/>
            <w:sz w:val="14"/>
            <w:szCs w:val="14"/>
          </w:rPr>
          <w:t xml:space="preserve">126                             ("cenarios", "Cenarios")):</w:t>
        </w:r>
      </w:ins>
    </w:p>
    <w:p>
      <w:pPr>
        <w:shd w:val="clear" w:color="auto" w:fill="F7F7F7"/>
        <w:spacing w:before="0" w:after="0" w:line="180" w:lineRule="exact"/>
        <w:ind w:left="0" w:firstLine="0"/>
        <w:jc w:val="left"/>
        <w:rPr>
          <w:ins w:id="884930" w:author="Claude" w:date="2026-10-07T12:00:00Z"/>
        </w:rPr>
      </w:pPr>
      <w:ins w:id="885057" w:author="Claude" w:date="2026-10-07T12:00:00Z">
        <w:r>
          <w:rPr>
            <w:rFonts w:ascii="Consolas" w:hAnsi="Consolas" w:cs="Consolas"/>
            <w:sz w:val="14"/>
            <w:szCs w:val="14"/>
          </w:rPr>
          <w:t xml:space="preserve">127              if chave in r:</w:t>
        </w:r>
      </w:ins>
    </w:p>
    <w:p>
      <w:pPr>
        <w:shd w:val="clear" w:color="auto" w:fill="F7F7F7"/>
        <w:spacing w:before="0" w:after="0" w:line="180" w:lineRule="exact"/>
        <w:ind w:left="0" w:firstLine="0"/>
        <w:jc w:val="left"/>
        <w:rPr>
          <w:ins w:id="884930" w:author="Claude" w:date="2026-10-07T12:00:00Z"/>
        </w:rPr>
      </w:pPr>
      <w:ins w:id="885058" w:author="Claude" w:date="2026-10-07T12:00:00Z">
        <w:r>
          <w:rPr>
            <w:rFonts w:ascii="Consolas" w:hAnsi="Consolas" w:cs="Consolas"/>
            <w:sz w:val="14"/>
            <w:szCs w:val="14"/>
          </w:rPr>
          <w:t xml:space="preserve">128                  r[chave].to_excel(w, sheet_name=aba, index=False)</w:t>
        </w:r>
      </w:ins>
    </w:p>
    <w:p>
      <w:pPr>
        <w:shd w:val="clear" w:color="auto" w:fill="F7F7F7"/>
        <w:spacing w:before="0" w:after="0" w:line="180" w:lineRule="exact"/>
        <w:ind w:left="0" w:firstLine="0"/>
        <w:jc w:val="left"/>
        <w:rPr>
          <w:ins w:id="884930" w:author="Claude" w:date="2026-10-07T12:00:00Z"/>
        </w:rPr>
      </w:pPr>
      <w:ins w:id="885059" w:author="Claude" w:date="2026-10-07T12:00:00Z">
        <w:r>
          <w:rPr>
            <w:rFonts w:ascii="Consolas" w:hAnsi="Consolas" w:cs="Consolas"/>
            <w:sz w:val="14"/>
            <w:szCs w:val="14"/>
          </w:rPr>
          <w:t xml:space="preserve">129          pd.DataFrame(r["vv"]["verificacoes"]).to_excel(w, sheet_name="VV", index=False)</w:t>
        </w:r>
      </w:ins>
    </w:p>
    <w:p>
      <w:pPr>
        <w:shd w:val="clear" w:color="auto" w:fill="F7F7F7"/>
        <w:spacing w:before="0" w:after="0" w:line="180" w:lineRule="exact"/>
        <w:ind w:left="0" w:firstLine="0"/>
        <w:jc w:val="left"/>
        <w:rPr>
          <w:ins w:id="884930" w:author="Claude" w:date="2026-10-07T12:00:00Z"/>
        </w:rPr>
      </w:pPr>
      <w:ins w:id="885060" w:author="Claude" w:date="2026-10-07T12:00:00Z">
        <w:r>
          <w:rPr>
            <w:rFonts w:ascii="Consolas" w:hAnsi="Consolas" w:cs="Consolas"/>
            <w:sz w:val="14"/>
            <w:szCs w:val="14"/>
          </w:rPr>
          <w:t xml:space="preserve">130      arquivos.append(str(xlsx))</w:t>
        </w:r>
      </w:ins>
    </w:p>
    <w:p>
      <w:pPr>
        <w:shd w:val="clear" w:color="auto" w:fill="F7F7F7"/>
        <w:spacing w:before="0" w:after="0" w:line="180" w:lineRule="exact"/>
        <w:ind w:left="0" w:firstLine="0"/>
        <w:jc w:val="left"/>
        <w:rPr>
          <w:ins w:id="884930" w:author="Claude" w:date="2026-10-07T12:00:00Z"/>
        </w:rPr>
      </w:pPr>
      <w:ins w:id="885061" w:author="Claude" w:date="2026-10-07T12:00:00Z">
        <w:r>
          <w:rPr>
            <w:rFonts w:ascii="Consolas" w:hAnsi="Consolas" w:cs="Consolas"/>
            <w:sz w:val="14"/>
            <w:szCs w:val="14"/>
          </w:rPr>
          <w:t xml:space="preserve">131      js = pasta / "EVTEAS_Py_resultados.json"</w:t>
        </w:r>
      </w:ins>
    </w:p>
    <w:p>
      <w:pPr>
        <w:shd w:val="clear" w:color="auto" w:fill="F7F7F7"/>
        <w:spacing w:before="0" w:after="0" w:line="180" w:lineRule="exact"/>
        <w:ind w:left="0" w:firstLine="0"/>
        <w:jc w:val="left"/>
        <w:rPr>
          <w:ins w:id="884930" w:author="Claude" w:date="2026-10-07T12:00:00Z"/>
        </w:rPr>
      </w:pPr>
      <w:ins w:id="885062" w:author="Claude" w:date="2026-10-07T12:00:00Z">
        <w:r>
          <w:rPr>
            <w:rFonts w:ascii="Consolas" w:hAnsi="Consolas" w:cs="Consolas"/>
            <w:sz w:val="14"/>
            <w:szCs w:val="14"/>
          </w:rPr>
          <w:t xml:space="preserve">132      leve = {k: v for k, v in r.items() if k not in ("dre_mensal",)}</w:t>
        </w:r>
      </w:ins>
    </w:p>
    <w:p>
      <w:pPr>
        <w:shd w:val="clear" w:color="auto" w:fill="F7F7F7"/>
        <w:spacing w:before="0" w:after="0" w:line="180" w:lineRule="exact"/>
        <w:ind w:left="0" w:firstLine="0"/>
        <w:jc w:val="left"/>
        <w:rPr>
          <w:ins w:id="884930" w:author="Claude" w:date="2026-10-07T12:00:00Z"/>
        </w:rPr>
      </w:pPr>
      <w:ins w:id="885063" w:author="Claude" w:date="2026-10-07T12:00:00Z">
        <w:r>
          <w:rPr>
            <w:rFonts w:ascii="Consolas" w:hAnsi="Consolas" w:cs="Consolas"/>
            <w:sz w:val="14"/>
            <w:szCs w:val="14"/>
          </w:rPr>
          <w:t xml:space="preserve">133      if "monte_carlo" in leve:</w:t>
        </w:r>
      </w:ins>
    </w:p>
    <w:p>
      <w:pPr>
        <w:shd w:val="clear" w:color="auto" w:fill="F7F7F7"/>
        <w:spacing w:before="0" w:after="0" w:line="180" w:lineRule="exact"/>
        <w:ind w:left="0" w:firstLine="0"/>
        <w:jc w:val="left"/>
        <w:rPr>
          <w:ins w:id="884930" w:author="Claude" w:date="2026-10-07T12:00:00Z"/>
        </w:rPr>
      </w:pPr>
      <w:ins w:id="885064" w:author="Claude" w:date="2026-10-07T12:00:00Z">
        <w:r>
          <w:rPr>
            <w:rFonts w:ascii="Consolas" w:hAnsi="Consolas" w:cs="Consolas"/>
            <w:sz w:val="14"/>
            <w:szCs w:val="14"/>
          </w:rPr>
          <w:t xml:space="preserve">134          leve = dict(leve)</w:t>
        </w:r>
      </w:ins>
    </w:p>
    <w:p>
      <w:pPr>
        <w:shd w:val="clear" w:color="auto" w:fill="F7F7F7"/>
        <w:spacing w:before="0" w:after="0" w:line="180" w:lineRule="exact"/>
        <w:ind w:left="0" w:firstLine="0"/>
        <w:jc w:val="left"/>
        <w:rPr>
          <w:ins w:id="884930" w:author="Claude" w:date="2026-10-07T12:00:00Z"/>
        </w:rPr>
      </w:pPr>
      <w:ins w:id="885065" w:author="Claude" w:date="2026-10-07T12:00:00Z">
        <w:r>
          <w:rPr>
            <w:rFonts w:ascii="Consolas" w:hAnsi="Consolas" w:cs="Consolas"/>
            <w:sz w:val="14"/>
            <w:szCs w:val="14"/>
          </w:rPr>
          <w:t xml:space="preserve">135          leve["monte_carlo"] = {k: v for k, v in r["monte_carlo"].items() if k != "amostra"}</w:t>
        </w:r>
      </w:ins>
    </w:p>
    <w:p>
      <w:pPr>
        <w:shd w:val="clear" w:color="auto" w:fill="F7F7F7"/>
        <w:spacing w:before="0" w:after="0" w:line="180" w:lineRule="exact"/>
        <w:ind w:left="0" w:firstLine="0"/>
        <w:jc w:val="left"/>
        <w:rPr>
          <w:ins w:id="884930" w:author="Claude" w:date="2026-10-07T12:00:00Z"/>
        </w:rPr>
      </w:pPr>
      <w:ins w:id="885066" w:author="Claude" w:date="2026-10-07T12:00:00Z">
        <w:r>
          <w:rPr>
            <w:rFonts w:ascii="Consolas" w:hAnsi="Consolas" w:cs="Consolas"/>
            <w:sz w:val="14"/>
            <w:szCs w:val="14"/>
          </w:rPr>
          <w:t xml:space="preserve">136      with open(js, "w", encoding="utf-8") as f:</w:t>
        </w:r>
      </w:ins>
    </w:p>
    <w:p>
      <w:pPr>
        <w:shd w:val="clear" w:color="auto" w:fill="F7F7F7"/>
        <w:spacing w:before="0" w:after="0" w:line="180" w:lineRule="exact"/>
        <w:ind w:left="0" w:firstLine="0"/>
        <w:jc w:val="left"/>
        <w:rPr>
          <w:ins w:id="884930" w:author="Claude" w:date="2026-10-07T12:00:00Z"/>
        </w:rPr>
      </w:pPr>
      <w:ins w:id="885067" w:author="Claude" w:date="2026-10-07T12:00:00Z">
        <w:r>
          <w:rPr>
            <w:rFonts w:ascii="Consolas" w:hAnsi="Consolas" w:cs="Consolas"/>
            <w:sz w:val="14"/>
            <w:szCs w:val="14"/>
          </w:rPr>
          <w:t xml:space="preserve">137          json.dump(serializar(leve), f, ensure_ascii=False, indent=2, default=str)</w:t>
        </w:r>
      </w:ins>
    </w:p>
    <w:p>
      <w:pPr>
        <w:shd w:val="clear" w:color="auto" w:fill="F7F7F7"/>
        <w:spacing w:before="0" w:after="0" w:line="180" w:lineRule="exact"/>
        <w:ind w:left="0" w:firstLine="0"/>
        <w:jc w:val="left"/>
        <w:rPr>
          <w:ins w:id="884930" w:author="Claude" w:date="2026-10-07T12:00:00Z"/>
        </w:rPr>
      </w:pPr>
      <w:ins w:id="885068" w:author="Claude" w:date="2026-10-07T12:00:00Z">
        <w:r>
          <w:rPr>
            <w:rFonts w:ascii="Consolas" w:hAnsi="Consolas" w:cs="Consolas"/>
            <w:sz w:val="14"/>
            <w:szCs w:val="14"/>
          </w:rPr>
          <w:t xml:space="preserve">138      arquivos.append(str(js))</w:t>
        </w:r>
      </w:ins>
    </w:p>
    <w:p>
      <w:pPr>
        <w:shd w:val="clear" w:color="auto" w:fill="F7F7F7"/>
        <w:spacing w:before="0" w:after="0" w:line="180" w:lineRule="exact"/>
        <w:ind w:left="0" w:firstLine="0"/>
        <w:jc w:val="left"/>
        <w:rPr>
          <w:ins w:id="884930" w:author="Claude" w:date="2026-10-07T12:00:00Z"/>
        </w:rPr>
      </w:pPr>
      <w:ins w:id="885069" w:author="Claude" w:date="2026-10-07T12:00:00Z">
        <w:r>
          <w:rPr>
            <w:rFonts w:ascii="Consolas" w:hAnsi="Consolas" w:cs="Consolas"/>
            <w:sz w:val="14"/>
            <w:szCs w:val="14"/>
          </w:rPr>
          <w:t xml:space="preserve">139      md = pasta / "EVTEAS_Py_relatorio.md"</w:t>
        </w:r>
      </w:ins>
    </w:p>
    <w:p>
      <w:pPr>
        <w:shd w:val="clear" w:color="auto" w:fill="F7F7F7"/>
        <w:spacing w:before="0" w:after="0" w:line="180" w:lineRule="exact"/>
        <w:ind w:left="0" w:firstLine="0"/>
        <w:jc w:val="left"/>
        <w:rPr>
          <w:ins w:id="884930" w:author="Claude" w:date="2026-10-07T12:00:00Z"/>
        </w:rPr>
      </w:pPr>
      <w:ins w:id="885070" w:author="Claude" w:date="2026-10-07T12:00:00Z">
        <w:r>
          <w:rPr>
            <w:rFonts w:ascii="Consolas" w:hAnsi="Consolas" w:cs="Consolas"/>
            <w:sz w:val="14"/>
            <w:szCs w:val="14"/>
          </w:rPr>
          <w:t xml:space="preserve">140      md.write_text(relatorio_markdown(r), encoding="utf-8")</w:t>
        </w:r>
      </w:ins>
    </w:p>
    <w:p>
      <w:pPr>
        <w:shd w:val="clear" w:color="auto" w:fill="F7F7F7"/>
        <w:spacing w:before="0" w:after="0" w:line="180" w:lineRule="exact"/>
        <w:ind w:left="0" w:firstLine="0"/>
        <w:jc w:val="left"/>
        <w:rPr>
          <w:ins w:id="884930" w:author="Claude" w:date="2026-10-07T12:00:00Z"/>
        </w:rPr>
      </w:pPr>
      <w:ins w:id="885071" w:author="Claude" w:date="2026-10-07T12:00:00Z">
        <w:r>
          <w:rPr>
            <w:rFonts w:ascii="Consolas" w:hAnsi="Consolas" w:cs="Consolas"/>
            <w:sz w:val="14"/>
            <w:szCs w:val="14"/>
          </w:rPr>
          <w:t xml:space="preserve">141      arquivos.append(str(md))</w:t>
        </w:r>
      </w:ins>
    </w:p>
    <w:p>
      <w:pPr>
        <w:shd w:val="clear" w:color="auto" w:fill="F7F7F7"/>
        <w:spacing w:before="0" w:after="0" w:line="180" w:lineRule="exact"/>
        <w:ind w:left="0" w:firstLine="0"/>
        <w:jc w:val="left"/>
        <w:rPr>
          <w:ins w:id="884930" w:author="Claude" w:date="2026-10-07T12:00:00Z"/>
        </w:rPr>
      </w:pPr>
      <w:ins w:id="885072" w:author="Claude" w:date="2026-10-07T12:00:00Z">
        <w:r>
          <w:rPr>
            <w:rFonts w:ascii="Consolas" w:hAnsi="Consolas" w:cs="Consolas"/>
            <w:sz w:val="14"/>
            <w:szCs w:val="14"/>
          </w:rPr>
          <w:t xml:space="preserve">142      return arquivos</w:t>
        </w:r>
      </w:ins>
    </w:p>
    <w:p>
      <w:pPr>
        <w:shd w:val="clear" w:color="auto" w:fill="F7F7F7"/>
        <w:spacing w:before="0" w:after="0" w:line="180" w:lineRule="exact"/>
        <w:ind w:left="0" w:firstLine="0"/>
        <w:jc w:val="left"/>
        <w:rPr>
          <w:ins w:id="884930" w:author="Claude" w:date="2026-10-07T12:00:00Z"/>
        </w:rPr>
      </w:pPr>
      <w:ins w:id="885073" w:author="Claude" w:date="2026-10-07T12:00:00Z">
        <w:r>
          <w:rPr>
            <w:rFonts w:ascii="Consolas" w:hAnsi="Consolas" w:cs="Consolas"/>
            <w:sz w:val="14"/>
            <w:szCs w:val="14"/>
          </w:rPr>
          <w:t xml:space="preserve">143  </w:t>
        </w:r>
      </w:ins>
    </w:p>
    <w:p>
      <w:pPr>
        <w:shd w:val="clear" w:color="auto" w:fill="F7F7F7"/>
        <w:spacing w:before="0" w:after="0" w:line="180" w:lineRule="exact"/>
        <w:ind w:left="0" w:firstLine="0"/>
        <w:jc w:val="left"/>
        <w:rPr>
          <w:ins w:id="884930" w:author="Claude" w:date="2026-10-07T12:00:00Z"/>
        </w:rPr>
      </w:pPr>
      <w:ins w:id="885074" w:author="Claude" w:date="2026-10-07T12:00:00Z">
        <w:r>
          <w:rPr>
            <w:rFonts w:ascii="Consolas" w:hAnsi="Consolas" w:cs="Consolas"/>
            <w:sz w:val="14"/>
            <w:szCs w:val="14"/>
          </w:rPr>
          <w:t xml:space="preserve">144  </w:t>
        </w:r>
      </w:ins>
    </w:p>
    <w:p>
      <w:pPr>
        <w:shd w:val="clear" w:color="auto" w:fill="F7F7F7"/>
        <w:spacing w:before="0" w:after="0" w:line="180" w:lineRule="exact"/>
        <w:ind w:left="0" w:firstLine="0"/>
        <w:jc w:val="left"/>
        <w:rPr>
          <w:ins w:id="884930" w:author="Claude" w:date="2026-10-07T12:00:00Z"/>
        </w:rPr>
      </w:pPr>
      <w:ins w:id="885075" w:author="Claude" w:date="2026-10-07T12:00:00Z">
        <w:r>
          <w:rPr>
            <w:rFonts w:ascii="Consolas" w:hAnsi="Consolas" w:cs="Consolas"/>
            <w:sz w:val="14"/>
            <w:szCs w:val="14"/>
          </w:rPr>
          <w:t xml:space="preserve">145  def relatorio_markdown(r: Dict[str, Any]) -&gt; str:</w:t>
        </w:r>
      </w:ins>
    </w:p>
    <w:p>
      <w:pPr>
        <w:shd w:val="clear" w:color="auto" w:fill="F7F7F7"/>
        <w:spacing w:before="0" w:after="0" w:line="180" w:lineRule="exact"/>
        <w:ind w:left="0" w:firstLine="0"/>
        <w:jc w:val="left"/>
        <w:rPr>
          <w:ins w:id="884930" w:author="Claude" w:date="2026-10-07T12:00:00Z"/>
        </w:rPr>
      </w:pPr>
      <w:ins w:id="885076" w:author="Claude" w:date="2026-10-07T12:00:00Z">
        <w:r>
          <w:rPr>
            <w:rFonts w:ascii="Consolas" w:hAnsi="Consolas" w:cs="Consolas"/>
            <w:sz w:val="14"/>
            <w:szCs w:val="14"/>
          </w:rPr>
          <w:t xml:space="preserve">146      linhas = [f"# Relatório EVTEAS-Py — {r['config']['projeto']}", "", f"Versão: {r['versao']}", "",</w:t>
        </w:r>
      </w:ins>
    </w:p>
    <w:p>
      <w:pPr>
        <w:shd w:val="clear" w:color="auto" w:fill="F7F7F7"/>
        <w:spacing w:before="0" w:after="0" w:line="180" w:lineRule="exact"/>
        <w:ind w:left="0" w:firstLine="0"/>
        <w:jc w:val="left"/>
        <w:rPr>
          <w:ins w:id="884930" w:author="Claude" w:date="2026-10-07T12:00:00Z"/>
        </w:rPr>
      </w:pPr>
      <w:ins w:id="885077" w:author="Claude" w:date="2026-10-07T12:00:00Z">
        <w:r>
          <w:rPr>
            <w:rFonts w:ascii="Consolas" w:hAnsi="Consolas" w:cs="Consolas"/>
            <w:sz w:val="14"/>
            <w:szCs w:val="14"/>
          </w:rPr>
          <w:t xml:space="preserve">147                "## Resumo executivo", "", "| Indicador | Valor |", "|---|---|"]</w:t>
        </w:r>
      </w:ins>
    </w:p>
    <w:p>
      <w:pPr>
        <w:shd w:val="clear" w:color="auto" w:fill="F7F7F7"/>
        <w:spacing w:before="0" w:after="0" w:line="180" w:lineRule="exact"/>
        <w:ind w:left="0" w:firstLine="0"/>
        <w:jc w:val="left"/>
        <w:rPr>
          <w:ins w:id="884930" w:author="Claude" w:date="2026-10-07T12:00:00Z"/>
        </w:rPr>
      </w:pPr>
      <w:ins w:id="885078" w:author="Claude" w:date="2026-10-07T12:00:00Z">
        <w:r>
          <w:rPr>
            <w:rFonts w:ascii="Consolas" w:hAnsi="Consolas" w:cs="Consolas"/>
            <w:sz w:val="14"/>
            <w:szCs w:val="14"/>
          </w:rPr>
          <w:t xml:space="preserve">148      linhas += [f"| {a} | {b} |" for a, b in resumo_executivo(r).itertuples(index=False)]</w:t>
        </w:r>
      </w:ins>
    </w:p>
    <w:p>
      <w:pPr>
        <w:shd w:val="clear" w:color="auto" w:fill="F7F7F7"/>
        <w:spacing w:before="0" w:after="0" w:line="180" w:lineRule="exact"/>
        <w:ind w:left="0" w:firstLine="0"/>
        <w:jc w:val="left"/>
        <w:rPr>
          <w:ins w:id="884930" w:author="Claude" w:date="2026-10-07T12:00:00Z"/>
        </w:rPr>
      </w:pPr>
      <w:ins w:id="885079" w:author="Claude" w:date="2026-10-07T12:00:00Z">
        <w:r>
          <w:rPr>
            <w:rFonts w:ascii="Consolas" w:hAnsi="Consolas" w:cs="Consolas"/>
            <w:sz w:val="14"/>
            <w:szCs w:val="14"/>
          </w:rPr>
          <w:t xml:space="preserve">149      d = r["decisao"]</w:t>
        </w:r>
      </w:ins>
    </w:p>
    <w:p>
      <w:pPr>
        <w:shd w:val="clear" w:color="auto" w:fill="F7F7F7"/>
        <w:spacing w:before="0" w:after="0" w:line="180" w:lineRule="exact"/>
        <w:ind w:left="0" w:firstLine="0"/>
        <w:jc w:val="left"/>
        <w:rPr>
          <w:ins w:id="884930" w:author="Claude" w:date="2026-10-07T12:00:00Z"/>
        </w:rPr>
      </w:pPr>
      <w:ins w:id="885080" w:author="Claude" w:date="2026-10-07T12:00:00Z">
        <w:r>
          <w:rPr>
            <w:rFonts w:ascii="Consolas" w:hAnsi="Consolas" w:cs="Consolas"/>
            <w:sz w:val="14"/>
            <w:szCs w:val="14"/>
          </w:rPr>
          <w:t xml:space="preserve">150      linhas += ["", "## Decisão", "", f"**{d['classificacao']}**", ""]</w:t>
        </w:r>
      </w:ins>
    </w:p>
    <w:p>
      <w:pPr>
        <w:shd w:val="clear" w:color="auto" w:fill="F7F7F7"/>
        <w:spacing w:before="0" w:after="0" w:line="180" w:lineRule="exact"/>
        <w:ind w:left="0" w:firstLine="0"/>
        <w:jc w:val="left"/>
        <w:rPr>
          <w:ins w:id="884930" w:author="Claude" w:date="2026-10-07T12:00:00Z"/>
        </w:rPr>
      </w:pPr>
      <w:ins w:id="885081" w:author="Claude" w:date="2026-10-07T12:00:00Z">
        <w:r>
          <w:rPr>
            <w:rFonts w:ascii="Consolas" w:hAnsi="Consolas" w:cs="Consolas"/>
            <w:sz w:val="14"/>
            <w:szCs w:val="14"/>
          </w:rPr>
          <w:t xml:space="preserve">151      linhas += [f"- Veto: {v}" for v in d["vetos"]] + [f"- Ressalva: {v}" for v in d["ressalvas"]]</w:t>
        </w:r>
      </w:ins>
    </w:p>
    <w:p>
      <w:pPr>
        <w:shd w:val="clear" w:color="auto" w:fill="F7F7F7"/>
        <w:spacing w:before="0" w:after="0" w:line="180" w:lineRule="exact"/>
        <w:ind w:left="0" w:firstLine="0"/>
        <w:jc w:val="left"/>
        <w:rPr>
          <w:ins w:id="884930" w:author="Claude" w:date="2026-10-07T12:00:00Z"/>
        </w:rPr>
      </w:pPr>
      <w:ins w:id="885082" w:author="Claude" w:date="2026-10-07T12:00:00Z">
        <w:r>
          <w:rPr>
            <w:rFonts w:ascii="Consolas" w:hAnsi="Consolas" w:cs="Consolas"/>
            <w:sz w:val="14"/>
            <w:szCs w:val="14"/>
          </w:rPr>
          <w:t xml:space="preserve">152      linhas += ["", "## ODS atendidos", ""] + [f"- {o}" for o, ok in zip(r["ods"]["ODS"], r["ods"]["Atendido"]) if ok]</w:t>
        </w:r>
      </w:ins>
    </w:p>
    <w:p>
      <w:pPr>
        <w:shd w:val="clear" w:color="auto" w:fill="F7F7F7"/>
        <w:spacing w:before="0" w:after="0" w:line="180" w:lineRule="exact"/>
        <w:ind w:left="0" w:firstLine="0"/>
        <w:jc w:val="left"/>
        <w:rPr>
          <w:ins w:id="884930" w:author="Claude" w:date="2026-10-07T12:00:00Z"/>
        </w:rPr>
      </w:pPr>
      <w:ins w:id="885083" w:author="Claude" w:date="2026-10-07T12:00:00Z">
        <w:r>
          <w:rPr>
            <w:rFonts w:ascii="Consolas" w:hAnsi="Consolas" w:cs="Consolas"/>
            <w:sz w:val="14"/>
            <w:szCs w:val="14"/>
          </w:rPr>
          <w:t xml:space="preserve">153      vv = r["vv"]</w:t>
        </w:r>
      </w:ins>
    </w:p>
    <w:p>
      <w:pPr>
        <w:shd w:val="clear" w:color="auto" w:fill="F7F7F7"/>
        <w:spacing w:before="0" w:after="0" w:line="180" w:lineRule="exact"/>
        <w:ind w:left="0" w:firstLine="0"/>
        <w:jc w:val="left"/>
        <w:rPr>
          <w:ins w:id="884930" w:author="Claude" w:date="2026-10-07T12:00:00Z"/>
        </w:rPr>
      </w:pPr>
      <w:ins w:id="885084" w:author="Claude" w:date="2026-10-07T12:00:00Z">
        <w:r>
          <w:rPr>
            <w:rFonts w:ascii="Consolas" w:hAnsi="Consolas" w:cs="Consolas"/>
            <w:sz w:val="14"/>
            <w:szCs w:val="14"/>
          </w:rPr>
          <w:t xml:space="preserve">154      linhas += ["", "## Verificação", "", f"{vv['quantidade_verificacoes']} verificações; {vv['quantidade_erros']} falha(s)."]</w:t>
        </w:r>
      </w:ins>
    </w:p>
    <w:p>
      <w:pPr>
        <w:shd w:val="clear" w:color="auto" w:fill="F7F7F7"/>
        <w:spacing w:before="0" w:after="0" w:line="180" w:lineRule="exact"/>
        <w:ind w:left="0" w:firstLine="0"/>
        <w:jc w:val="left"/>
        <w:rPr>
          <w:ins w:id="884930" w:author="Claude" w:date="2026-10-07T12:00:00Z"/>
        </w:rPr>
      </w:pPr>
      <w:ins w:id="885085" w:author="Claude" w:date="2026-10-07T12:00:00Z">
        <w:r>
          <w:rPr>
            <w:rFonts w:ascii="Consolas" w:hAnsi="Consolas" w:cs="Consolas"/>
            <w:sz w:val="14"/>
            <w:szCs w:val="14"/>
          </w:rPr>
          <w:t xml:space="preserve">155      return "\n".join(linhas) + "\n"</w:t>
        </w:r>
      </w:ins>
    </w:p>
    <w:p>
      <w:pPr>
        <w:shd w:val="clear" w:color="auto" w:fill="F7F7F7"/>
        <w:spacing w:before="0" w:after="0" w:line="180" w:lineRule="exact"/>
        <w:ind w:left="0" w:firstLine="0"/>
        <w:jc w:val="left"/>
        <w:rPr>
          <w:ins w:id="884930" w:author="Claude" w:date="2026-10-07T12:00:00Z"/>
        </w:rPr>
      </w:pPr>
      <w:ins w:id="885086" w:author="Claude" w:date="2026-10-07T12:00:00Z">
        <w:r>
          <w:rPr>
            <w:rFonts w:ascii="Consolas" w:hAnsi="Consolas" w:cs="Consolas"/>
            <w:sz w:val="14"/>
            <w:szCs w:val="14"/>
          </w:rPr>
          <w:t xml:space="preserve">156  </w:t>
        </w:r>
      </w:ins>
    </w:p>
    <w:p>
      <w:pPr>
        <w:shd w:val="clear" w:color="auto" w:fill="F7F7F7"/>
        <w:spacing w:before="0" w:after="0" w:line="180" w:lineRule="exact"/>
        <w:ind w:left="0" w:firstLine="0"/>
        <w:jc w:val="left"/>
        <w:rPr>
          <w:ins w:id="884930" w:author="Claude" w:date="2026-10-07T12:00:00Z"/>
        </w:rPr>
      </w:pPr>
      <w:ins w:id="885087" w:author="Claude" w:date="2026-10-07T12:00:00Z">
        <w:r>
          <w:rPr>
            <w:rFonts w:ascii="Consolas" w:hAnsi="Consolas" w:cs="Consolas"/>
            <w:sz w:val="14"/>
            <w:szCs w:val="14"/>
          </w:rPr>
          <w:t xml:space="preserve">157  </w:t>
        </w:r>
      </w:ins>
    </w:p>
    <w:p>
      <w:pPr>
        <w:shd w:val="clear" w:color="auto" w:fill="F7F7F7"/>
        <w:spacing w:before="0" w:after="0" w:line="180" w:lineRule="exact"/>
        <w:ind w:left="0" w:firstLine="0"/>
        <w:jc w:val="left"/>
        <w:rPr>
          <w:ins w:id="884930" w:author="Claude" w:date="2026-10-07T12:00:00Z"/>
        </w:rPr>
      </w:pPr>
      <w:ins w:id="885088" w:author="Claude" w:date="2026-10-07T12:00:00Z">
        <w:r>
          <w:rPr>
            <w:rFonts w:ascii="Consolas" w:hAnsi="Consolas" w:cs="Consolas"/>
            <w:sz w:val="14"/>
            <w:szCs w:val="14"/>
          </w:rPr>
          <w:t xml:space="preserve">158  # ---------------------------------------------------------------------------</w:t>
        </w:r>
      </w:ins>
    </w:p>
    <w:p>
      <w:pPr>
        <w:shd w:val="clear" w:color="auto" w:fill="F7F7F7"/>
        <w:spacing w:before="0" w:after="0" w:line="180" w:lineRule="exact"/>
        <w:ind w:left="0" w:firstLine="0"/>
        <w:jc w:val="left"/>
        <w:rPr>
          <w:ins w:id="884930" w:author="Claude" w:date="2026-10-07T12:00:00Z"/>
        </w:rPr>
      </w:pPr>
      <w:ins w:id="885089" w:author="Claude" w:date="2026-10-07T12:00:00Z">
        <w:r>
          <w:rPr>
            <w:rFonts w:ascii="Consolas" w:hAnsi="Consolas" w:cs="Consolas"/>
            <w:sz w:val="14"/>
            <w:szCs w:val="14"/>
          </w:rPr>
          <w:t xml:space="preserve">159  # Gráficos</w:t>
        </w:r>
      </w:ins>
    </w:p>
    <w:p>
      <w:pPr>
        <w:shd w:val="clear" w:color="auto" w:fill="F7F7F7"/>
        <w:spacing w:before="0" w:after="0" w:line="180" w:lineRule="exact"/>
        <w:ind w:left="0" w:firstLine="0"/>
        <w:jc w:val="left"/>
        <w:rPr>
          <w:ins w:id="884930" w:author="Claude" w:date="2026-10-07T12:00:00Z"/>
        </w:rPr>
      </w:pPr>
      <w:ins w:id="885090" w:author="Claude" w:date="2026-10-07T12:00:00Z">
        <w:r>
          <w:rPr>
            <w:rFonts w:ascii="Consolas" w:hAnsi="Consolas" w:cs="Consolas"/>
            <w:sz w:val="14"/>
            <w:szCs w:val="14"/>
          </w:rPr>
          <w:t xml:space="preserve">160  # ---------------------------------------------------------------------------</w:t>
        </w:r>
      </w:ins>
    </w:p>
    <w:p>
      <w:pPr>
        <w:shd w:val="clear" w:color="auto" w:fill="F7F7F7"/>
        <w:spacing w:before="0" w:after="0" w:line="180" w:lineRule="exact"/>
        <w:ind w:left="0" w:firstLine="0"/>
        <w:jc w:val="left"/>
        <w:rPr>
          <w:ins w:id="884930" w:author="Claude" w:date="2026-10-07T12:00:00Z"/>
        </w:rPr>
      </w:pPr>
      <w:ins w:id="885091" w:author="Claude" w:date="2026-10-07T12:00:00Z">
        <w:r>
          <w:rPr>
            <w:rFonts w:ascii="Consolas" w:hAnsi="Consolas" w:cs="Consolas"/>
            <w:sz w:val="14"/>
            <w:szCs w:val="14"/>
          </w:rPr>
          <w:t xml:space="preserve">161  </w:t>
        </w:r>
      </w:ins>
    </w:p>
    <w:p>
      <w:pPr>
        <w:shd w:val="clear" w:color="auto" w:fill="F7F7F7"/>
        <w:spacing w:before="0" w:after="0" w:line="180" w:lineRule="exact"/>
        <w:ind w:left="0" w:firstLine="0"/>
        <w:jc w:val="left"/>
        <w:rPr>
          <w:ins w:id="884930" w:author="Claude" w:date="2026-10-07T12:00:00Z"/>
        </w:rPr>
      </w:pPr>
      <w:ins w:id="885092" w:author="Claude" w:date="2026-10-07T12:00:00Z">
        <w:r>
          <w:rPr>
            <w:rFonts w:ascii="Consolas" w:hAnsi="Consolas" w:cs="Consolas"/>
            <w:sz w:val="14"/>
            <w:szCs w:val="14"/>
          </w:rPr>
          <w:t xml:space="preserve">162  def _plt():</w:t>
        </w:r>
      </w:ins>
    </w:p>
    <w:p>
      <w:pPr>
        <w:shd w:val="clear" w:color="auto" w:fill="F7F7F7"/>
        <w:spacing w:before="0" w:after="0" w:line="180" w:lineRule="exact"/>
        <w:ind w:left="0" w:firstLine="0"/>
        <w:jc w:val="left"/>
        <w:rPr>
          <w:ins w:id="884930" w:author="Claude" w:date="2026-10-07T12:00:00Z"/>
        </w:rPr>
      </w:pPr>
      <w:ins w:id="885093" w:author="Claude" w:date="2026-10-07T12:00:00Z">
        <w:r>
          <w:rPr>
            <w:rFonts w:ascii="Consolas" w:hAnsi="Consolas" w:cs="Consolas"/>
            <w:sz w:val="14"/>
            <w:szCs w:val="14"/>
          </w:rPr>
          <w:t xml:space="preserve">163      import matplotlib</w:t>
        </w:r>
      </w:ins>
    </w:p>
    <w:p>
      <w:pPr>
        <w:shd w:val="clear" w:color="auto" w:fill="F7F7F7"/>
        <w:spacing w:before="0" w:after="0" w:line="180" w:lineRule="exact"/>
        <w:ind w:left="0" w:firstLine="0"/>
        <w:jc w:val="left"/>
        <w:rPr>
          <w:ins w:id="884930" w:author="Claude" w:date="2026-10-07T12:00:00Z"/>
        </w:rPr>
      </w:pPr>
      <w:ins w:id="885094" w:author="Claude" w:date="2026-10-07T12:00:00Z">
        <w:r>
          <w:rPr>
            <w:rFonts w:ascii="Consolas" w:hAnsi="Consolas" w:cs="Consolas"/>
            <w:sz w:val="14"/>
            <w:szCs w:val="14"/>
          </w:rPr>
          <w:t xml:space="preserve">164      matplotlib.use("Agg")</w:t>
        </w:r>
      </w:ins>
    </w:p>
    <w:p>
      <w:pPr>
        <w:shd w:val="clear" w:color="auto" w:fill="F7F7F7"/>
        <w:spacing w:before="0" w:after="0" w:line="180" w:lineRule="exact"/>
        <w:ind w:left="0" w:firstLine="0"/>
        <w:jc w:val="left"/>
        <w:rPr>
          <w:ins w:id="884930" w:author="Claude" w:date="2026-10-07T12:00:00Z"/>
        </w:rPr>
      </w:pPr>
      <w:ins w:id="885095" w:author="Claude" w:date="2026-10-07T12:00:00Z">
        <w:r>
          <w:rPr>
            <w:rFonts w:ascii="Consolas" w:hAnsi="Consolas" w:cs="Consolas"/>
            <w:sz w:val="14"/>
            <w:szCs w:val="14"/>
          </w:rPr>
          <w:t xml:space="preserve">165      import matplotlib.pyplot as plt</w:t>
        </w:r>
      </w:ins>
    </w:p>
    <w:p>
      <w:pPr>
        <w:shd w:val="clear" w:color="auto" w:fill="F7F7F7"/>
        <w:spacing w:before="0" w:after="0" w:line="180" w:lineRule="exact"/>
        <w:ind w:left="0" w:firstLine="0"/>
        <w:jc w:val="left"/>
        <w:rPr>
          <w:ins w:id="884930" w:author="Claude" w:date="2026-10-07T12:00:00Z"/>
        </w:rPr>
      </w:pPr>
      <w:ins w:id="885096" w:author="Claude" w:date="2026-10-07T12:00:00Z">
        <w:r>
          <w:rPr>
            <w:rFonts w:ascii="Consolas" w:hAnsi="Consolas" w:cs="Consolas"/>
            <w:sz w:val="14"/>
            <w:szCs w:val="14"/>
          </w:rPr>
          <w:t xml:space="preserve">166      plt.rcParams.update({"font.family": "DejaVu Sans", "font.size": 10, "axes.spines.top": False,</w:t>
        </w:r>
      </w:ins>
    </w:p>
    <w:p>
      <w:pPr>
        <w:shd w:val="clear" w:color="auto" w:fill="F7F7F7"/>
        <w:spacing w:before="0" w:after="0" w:line="180" w:lineRule="exact"/>
        <w:ind w:left="0" w:firstLine="0"/>
        <w:jc w:val="left"/>
        <w:rPr>
          <w:ins w:id="884930" w:author="Claude" w:date="2026-10-07T12:00:00Z"/>
        </w:rPr>
      </w:pPr>
      <w:ins w:id="885097" w:author="Claude" w:date="2026-10-07T12:00:00Z">
        <w:r>
          <w:rPr>
            <w:rFonts w:ascii="Consolas" w:hAnsi="Consolas" w:cs="Consolas"/>
            <w:sz w:val="14"/>
            <w:szCs w:val="14"/>
          </w:rPr>
          <w:t xml:space="preserve">167                           "axes.spines.right": False, "axes.grid": True, "grid.alpha": 0.3,</w:t>
        </w:r>
      </w:ins>
    </w:p>
    <w:p>
      <w:pPr>
        <w:shd w:val="clear" w:color="auto" w:fill="F7F7F7"/>
        <w:spacing w:before="0" w:after="0" w:line="180" w:lineRule="exact"/>
        <w:ind w:left="0" w:firstLine="0"/>
        <w:jc w:val="left"/>
        <w:rPr>
          <w:ins w:id="884930" w:author="Claude" w:date="2026-10-07T12:00:00Z"/>
        </w:rPr>
      </w:pPr>
      <w:ins w:id="885098" w:author="Claude" w:date="2026-10-07T12:00:00Z">
        <w:r>
          <w:rPr>
            <w:rFonts w:ascii="Consolas" w:hAnsi="Consolas" w:cs="Consolas"/>
            <w:sz w:val="14"/>
            <w:szCs w:val="14"/>
          </w:rPr>
          <w:t xml:space="preserve">168                           "figure.dpi": 100, "savefig.dpi": 220})</w:t>
        </w:r>
      </w:ins>
    </w:p>
    <w:p>
      <w:pPr>
        <w:shd w:val="clear" w:color="auto" w:fill="F7F7F7"/>
        <w:spacing w:before="0" w:after="0" w:line="180" w:lineRule="exact"/>
        <w:ind w:left="0" w:firstLine="0"/>
        <w:jc w:val="left"/>
        <w:rPr>
          <w:ins w:id="884930" w:author="Claude" w:date="2026-10-07T12:00:00Z"/>
        </w:rPr>
      </w:pPr>
      <w:ins w:id="885099" w:author="Claude" w:date="2026-10-07T12:00:00Z">
        <w:r>
          <w:rPr>
            <w:rFonts w:ascii="Consolas" w:hAnsi="Consolas" w:cs="Consolas"/>
            <w:sz w:val="14"/>
            <w:szCs w:val="14"/>
          </w:rPr>
          <w:t xml:space="preserve">169      return plt</w:t>
        </w:r>
      </w:ins>
    </w:p>
    <w:p>
      <w:pPr>
        <w:shd w:val="clear" w:color="auto" w:fill="F7F7F7"/>
        <w:spacing w:before="0" w:after="0" w:line="180" w:lineRule="exact"/>
        <w:ind w:left="0" w:firstLine="0"/>
        <w:jc w:val="left"/>
        <w:rPr>
          <w:ins w:id="884930" w:author="Claude" w:date="2026-10-07T12:00:00Z"/>
        </w:rPr>
      </w:pPr>
      <w:ins w:id="885100" w:author="Claude" w:date="2026-10-07T12:00:00Z">
        <w:r>
          <w:rPr>
            <w:rFonts w:ascii="Consolas" w:hAnsi="Consolas" w:cs="Consolas"/>
            <w:sz w:val="14"/>
            <w:szCs w:val="14"/>
          </w:rPr>
          <w:t xml:space="preserve">170  </w:t>
        </w:r>
      </w:ins>
    </w:p>
    <w:p>
      <w:pPr>
        <w:shd w:val="clear" w:color="auto" w:fill="F7F7F7"/>
        <w:spacing w:before="0" w:after="0" w:line="180" w:lineRule="exact"/>
        <w:ind w:left="0" w:firstLine="0"/>
        <w:jc w:val="left"/>
        <w:rPr>
          <w:ins w:id="884930" w:author="Claude" w:date="2026-10-07T12:00:00Z"/>
        </w:rPr>
      </w:pPr>
      <w:ins w:id="885101" w:author="Claude" w:date="2026-10-07T12:00:00Z">
        <w:r>
          <w:rPr>
            <w:rFonts w:ascii="Consolas" w:hAnsi="Consolas" w:cs="Consolas"/>
            <w:sz w:val="14"/>
            <w:szCs w:val="14"/>
          </w:rPr>
          <w:t xml:space="preserve">171  </w:t>
        </w:r>
      </w:ins>
    </w:p>
    <w:p>
      <w:pPr>
        <w:shd w:val="clear" w:color="auto" w:fill="F7F7F7"/>
        <w:spacing w:before="0" w:after="0" w:line="180" w:lineRule="exact"/>
        <w:ind w:left="0" w:firstLine="0"/>
        <w:jc w:val="left"/>
        <w:rPr>
          <w:ins w:id="884930" w:author="Claude" w:date="2026-10-07T12:00:00Z"/>
        </w:rPr>
      </w:pPr>
      <w:ins w:id="885102" w:author="Claude" w:date="2026-10-07T12:00:00Z">
        <w:r>
          <w:rPr>
            <w:rFonts w:ascii="Consolas" w:hAnsi="Consolas" w:cs="Consolas"/>
            <w:sz w:val="14"/>
            <w:szCs w:val="14"/>
          </w:rPr>
          <w:t xml:space="preserve">172  AZUL, LARANJA, VERDE, CINZA, VERMELHO = "#2a6f97", "#e07a1f", "#4c956c", "#6c757d", "#c0392b"</w:t>
        </w:r>
      </w:ins>
    </w:p>
    <w:p>
      <w:pPr>
        <w:shd w:val="clear" w:color="auto" w:fill="F7F7F7"/>
        <w:spacing w:before="0" w:after="0" w:line="180" w:lineRule="exact"/>
        <w:ind w:left="0" w:firstLine="0"/>
        <w:jc w:val="left"/>
        <w:rPr>
          <w:ins w:id="884930" w:author="Claude" w:date="2026-10-07T12:00:00Z"/>
        </w:rPr>
      </w:pPr>
      <w:ins w:id="885103" w:author="Claude" w:date="2026-10-07T12:00:00Z">
        <w:r>
          <w:rPr>
            <w:rFonts w:ascii="Consolas" w:hAnsi="Consolas" w:cs="Consolas"/>
            <w:sz w:val="14"/>
            <w:szCs w:val="14"/>
          </w:rPr>
          <w:t xml:space="preserve">173  </w:t>
        </w:r>
      </w:ins>
    </w:p>
    <w:p>
      <w:pPr>
        <w:shd w:val="clear" w:color="auto" w:fill="F7F7F7"/>
        <w:spacing w:before="0" w:after="0" w:line="180" w:lineRule="exact"/>
        <w:ind w:left="0" w:firstLine="0"/>
        <w:jc w:val="left"/>
        <w:rPr>
          <w:ins w:id="884930" w:author="Claude" w:date="2026-10-07T12:00:00Z"/>
        </w:rPr>
      </w:pPr>
      <w:ins w:id="885104" w:author="Claude" w:date="2026-10-07T12:00:00Z">
        <w:r>
          <w:rPr>
            <w:rFonts w:ascii="Consolas" w:hAnsi="Consolas" w:cs="Consolas"/>
            <w:sz w:val="14"/>
            <w:szCs w:val="14"/>
          </w:rPr>
          <w:t xml:space="preserve">174  </w:t>
        </w:r>
      </w:ins>
    </w:p>
    <w:p>
      <w:pPr>
        <w:shd w:val="clear" w:color="auto" w:fill="F7F7F7"/>
        <w:spacing w:before="0" w:after="0" w:line="180" w:lineRule="exact"/>
        <w:ind w:left="0" w:firstLine="0"/>
        <w:jc w:val="left"/>
        <w:rPr>
          <w:ins w:id="884930" w:author="Claude" w:date="2026-10-07T12:00:00Z"/>
        </w:rPr>
      </w:pPr>
      <w:ins w:id="885105" w:author="Claude" w:date="2026-10-07T12:00:00Z">
        <w:r>
          <w:rPr>
            <w:rFonts w:ascii="Consolas" w:hAnsi="Consolas" w:cs="Consolas"/>
            <w:sz w:val="14"/>
            <w:szCs w:val="14"/>
          </w:rPr>
          <w:t xml:space="preserve">175  def gerar_graficos(r: Dict[str, Any], pasta="evteas_output/figuras", comparacao: Dict[str, Any] = None) -&gt; Dict[str, str]:</w:t>
        </w:r>
      </w:ins>
    </w:p>
    <w:p>
      <w:pPr>
        <w:shd w:val="clear" w:color="auto" w:fill="F7F7F7"/>
        <w:spacing w:before="0" w:after="0" w:line="180" w:lineRule="exact"/>
        <w:ind w:left="0" w:firstLine="0"/>
        <w:jc w:val="left"/>
        <w:rPr>
          <w:ins w:id="884930" w:author="Claude" w:date="2026-10-07T12:00:00Z"/>
        </w:rPr>
      </w:pPr>
      <w:ins w:id="885106" w:author="Claude" w:date="2026-10-07T12:00:00Z">
        <w:r>
          <w:rPr>
            <w:rFonts w:ascii="Consolas" w:hAnsi="Consolas" w:cs="Consolas"/>
            <w:sz w:val="14"/>
            <w:szCs w:val="14"/>
          </w:rPr>
          <w:t xml:space="preserve">176      plt = _plt()</w:t>
        </w:r>
      </w:ins>
    </w:p>
    <w:p>
      <w:pPr>
        <w:shd w:val="clear" w:color="auto" w:fill="F7F7F7"/>
        <w:spacing w:before="0" w:after="0" w:line="180" w:lineRule="exact"/>
        <w:ind w:left="0" w:firstLine="0"/>
        <w:jc w:val="left"/>
        <w:rPr>
          <w:ins w:id="884930" w:author="Claude" w:date="2026-10-07T12:00:00Z"/>
        </w:rPr>
      </w:pPr>
      <w:ins w:id="885107" w:author="Claude" w:date="2026-10-07T12:00:00Z">
        <w:r>
          <w:rPr>
            <w:rFonts w:ascii="Consolas" w:hAnsi="Consolas" w:cs="Consolas"/>
            <w:sz w:val="14"/>
            <w:szCs w:val="14"/>
          </w:rPr>
          <w:t xml:space="preserve">177      pasta = Path(pasta)</w:t>
        </w:r>
      </w:ins>
    </w:p>
    <w:p>
      <w:pPr>
        <w:shd w:val="clear" w:color="auto" w:fill="F7F7F7"/>
        <w:spacing w:before="0" w:after="0" w:line="180" w:lineRule="exact"/>
        <w:ind w:left="0" w:firstLine="0"/>
        <w:jc w:val="left"/>
        <w:rPr>
          <w:ins w:id="884930" w:author="Claude" w:date="2026-10-07T12:00:00Z"/>
        </w:rPr>
      </w:pPr>
      <w:ins w:id="885108" w:author="Claude" w:date="2026-10-07T12:00:00Z">
        <w:r>
          <w:rPr>
            <w:rFonts w:ascii="Consolas" w:hAnsi="Consolas" w:cs="Consolas"/>
            <w:sz w:val="14"/>
            <w:szCs w:val="14"/>
          </w:rPr>
          <w:t xml:space="preserve">178      pasta.mkdir(parents=True, exist_ok=True)</w:t>
        </w:r>
      </w:ins>
    </w:p>
    <w:p>
      <w:pPr>
        <w:shd w:val="clear" w:color="auto" w:fill="F7F7F7"/>
        <w:spacing w:before="0" w:after="0" w:line="180" w:lineRule="exact"/>
        <w:ind w:left="0" w:firstLine="0"/>
        <w:jc w:val="left"/>
        <w:rPr>
          <w:ins w:id="884930" w:author="Claude" w:date="2026-10-07T12:00:00Z"/>
        </w:rPr>
      </w:pPr>
      <w:ins w:id="885109" w:author="Claude" w:date="2026-10-07T12:00:00Z">
        <w:r>
          <w:rPr>
            <w:rFonts w:ascii="Consolas" w:hAnsi="Consolas" w:cs="Consolas"/>
            <w:sz w:val="14"/>
            <w:szCs w:val="14"/>
          </w:rPr>
          <w:t xml:space="preserve">179      figs: Dict[str, str] = {}</w:t>
        </w:r>
      </w:ins>
    </w:p>
    <w:p>
      <w:pPr>
        <w:shd w:val="clear" w:color="auto" w:fill="F7F7F7"/>
        <w:spacing w:before="0" w:after="0" w:line="180" w:lineRule="exact"/>
        <w:ind w:left="0" w:firstLine="0"/>
        <w:jc w:val="left"/>
        <w:rPr>
          <w:ins w:id="884930" w:author="Claude" w:date="2026-10-07T12:00:00Z"/>
        </w:rPr>
      </w:pPr>
      <w:ins w:id="885110" w:author="Claude" w:date="2026-10-07T12:00:00Z">
        <w:r>
          <w:rPr>
            <w:rFonts w:ascii="Consolas" w:hAnsi="Consolas" w:cs="Consolas"/>
            <w:sz w:val="14"/>
            <w:szCs w:val="14"/>
          </w:rPr>
          <w:t xml:space="preserve">180  </w:t>
        </w:r>
      </w:ins>
    </w:p>
    <w:p>
      <w:pPr>
        <w:shd w:val="clear" w:color="auto" w:fill="F7F7F7"/>
        <w:spacing w:before="0" w:after="0" w:line="180" w:lineRule="exact"/>
        <w:ind w:left="0" w:firstLine="0"/>
        <w:jc w:val="left"/>
        <w:rPr>
          <w:ins w:id="884930" w:author="Claude" w:date="2026-10-07T12:00:00Z"/>
        </w:rPr>
      </w:pPr>
      <w:ins w:id="885111" w:author="Claude" w:date="2026-10-07T12:00:00Z">
        <w:r>
          <w:rPr>
            <w:rFonts w:ascii="Consolas" w:hAnsi="Consolas" w:cs="Consolas"/>
            <w:sz w:val="14"/>
            <w:szCs w:val="14"/>
          </w:rPr>
          <w:t xml:space="preserve">181      def salvar(fig, nome):</w:t>
        </w:r>
      </w:ins>
    </w:p>
    <w:p>
      <w:pPr>
        <w:shd w:val="clear" w:color="auto" w:fill="F7F7F7"/>
        <w:spacing w:before="0" w:after="0" w:line="180" w:lineRule="exact"/>
        <w:ind w:left="0" w:firstLine="0"/>
        <w:jc w:val="left"/>
        <w:rPr>
          <w:ins w:id="884930" w:author="Claude" w:date="2026-10-07T12:00:00Z"/>
        </w:rPr>
      </w:pPr>
      <w:ins w:id="885112" w:author="Claude" w:date="2026-10-07T12:00:00Z">
        <w:r>
          <w:rPr>
            <w:rFonts w:ascii="Consolas" w:hAnsi="Consolas" w:cs="Consolas"/>
            <w:sz w:val="14"/>
            <w:szCs w:val="14"/>
          </w:rPr>
          <w:t xml:space="preserve">182          p = pasta / nome</w:t>
        </w:r>
      </w:ins>
    </w:p>
    <w:p>
      <w:pPr>
        <w:shd w:val="clear" w:color="auto" w:fill="F7F7F7"/>
        <w:spacing w:before="0" w:after="0" w:line="180" w:lineRule="exact"/>
        <w:ind w:left="0" w:firstLine="0"/>
        <w:jc w:val="left"/>
        <w:rPr>
          <w:ins w:id="884930" w:author="Claude" w:date="2026-10-07T12:00:00Z"/>
        </w:rPr>
      </w:pPr>
      <w:ins w:id="885113" w:author="Claude" w:date="2026-10-07T12:00:00Z">
        <w:r>
          <w:rPr>
            <w:rFonts w:ascii="Consolas" w:hAnsi="Consolas" w:cs="Consolas"/>
            <w:sz w:val="14"/>
            <w:szCs w:val="14"/>
          </w:rPr>
          <w:t xml:space="preserve">183          fig.tight_layout()</w:t>
        </w:r>
      </w:ins>
    </w:p>
    <w:p>
      <w:pPr>
        <w:shd w:val="clear" w:color="auto" w:fill="F7F7F7"/>
        <w:spacing w:before="0" w:after="0" w:line="180" w:lineRule="exact"/>
        <w:ind w:left="0" w:firstLine="0"/>
        <w:jc w:val="left"/>
        <w:rPr>
          <w:ins w:id="884930" w:author="Claude" w:date="2026-10-07T12:00:00Z"/>
        </w:rPr>
      </w:pPr>
      <w:ins w:id="885114" w:author="Claude" w:date="2026-10-07T12:00:00Z">
        <w:r>
          <w:rPr>
            <w:rFonts w:ascii="Consolas" w:hAnsi="Consolas" w:cs="Consolas"/>
            <w:sz w:val="14"/>
            <w:szCs w:val="14"/>
          </w:rPr>
          <w:t xml:space="preserve">184          fig.savefig(p, bbox_inches="tight")</w:t>
        </w:r>
      </w:ins>
    </w:p>
    <w:p>
      <w:pPr>
        <w:shd w:val="clear" w:color="auto" w:fill="F7F7F7"/>
        <w:spacing w:before="0" w:after="0" w:line="180" w:lineRule="exact"/>
        <w:ind w:left="0" w:firstLine="0"/>
        <w:jc w:val="left"/>
        <w:rPr>
          <w:ins w:id="884930" w:author="Claude" w:date="2026-10-07T12:00:00Z"/>
        </w:rPr>
      </w:pPr>
      <w:ins w:id="885115" w:author="Claude" w:date="2026-10-07T12:00:00Z">
        <w:r>
          <w:rPr>
            <w:rFonts w:ascii="Consolas" w:hAnsi="Consolas" w:cs="Consolas"/>
            <w:sz w:val="14"/>
            <w:szCs w:val="14"/>
          </w:rPr>
          <w:t xml:space="preserve">185          plt.close(fig)</w:t>
        </w:r>
      </w:ins>
    </w:p>
    <w:p>
      <w:pPr>
        <w:shd w:val="clear" w:color="auto" w:fill="F7F7F7"/>
        <w:spacing w:before="0" w:after="0" w:line="180" w:lineRule="exact"/>
        <w:ind w:left="0" w:firstLine="0"/>
        <w:jc w:val="left"/>
        <w:rPr>
          <w:ins w:id="884930" w:author="Claude" w:date="2026-10-07T12:00:00Z"/>
        </w:rPr>
      </w:pPr>
      <w:ins w:id="885116" w:author="Claude" w:date="2026-10-07T12:00:00Z">
        <w:r>
          <w:rPr>
            <w:rFonts w:ascii="Consolas" w:hAnsi="Consolas" w:cs="Consolas"/>
            <w:sz w:val="14"/>
            <w:szCs w:val="14"/>
          </w:rPr>
          <w:t xml:space="preserve">186          figs[nome.split(".")[0]] = str(p)</w:t>
        </w:r>
      </w:ins>
    </w:p>
    <w:p>
      <w:pPr>
        <w:shd w:val="clear" w:color="auto" w:fill="F7F7F7"/>
        <w:spacing w:before="0" w:after="0" w:line="180" w:lineRule="exact"/>
        <w:ind w:left="0" w:firstLine="0"/>
        <w:jc w:val="left"/>
        <w:rPr>
          <w:ins w:id="884930" w:author="Claude" w:date="2026-10-07T12:00:00Z"/>
        </w:rPr>
      </w:pPr>
      <w:ins w:id="885117" w:author="Claude" w:date="2026-10-07T12:00:00Z">
        <w:r>
          <w:rPr>
            <w:rFonts w:ascii="Consolas" w:hAnsi="Consolas" w:cs="Consolas"/>
            <w:sz w:val="14"/>
            <w:szCs w:val="14"/>
          </w:rPr>
          <w:t xml:space="preserve">187  </w:t>
        </w:r>
      </w:ins>
    </w:p>
    <w:p>
      <w:pPr>
        <w:shd w:val="clear" w:color="auto" w:fill="F7F7F7"/>
        <w:spacing w:before="0" w:after="0" w:line="180" w:lineRule="exact"/>
        <w:ind w:left="0" w:firstLine="0"/>
        <w:jc w:val="left"/>
        <w:rPr>
          <w:ins w:id="884930" w:author="Claude" w:date="2026-10-07T12:00:00Z"/>
        </w:rPr>
      </w:pPr>
      <w:ins w:id="885118" w:author="Claude" w:date="2026-10-07T12:00:00Z">
        <w:r>
          <w:rPr>
            <w:rFonts w:ascii="Consolas" w:hAnsi="Consolas" w:cs="Consolas"/>
            <w:sz w:val="14"/>
            <w:szCs w:val="14"/>
          </w:rPr>
          <w:t xml:space="preserve">188      # 1. Curva de crescimento</w:t>
        </w:r>
      </w:ins>
    </w:p>
    <w:p>
      <w:pPr>
        <w:shd w:val="clear" w:color="auto" w:fill="F7F7F7"/>
        <w:spacing w:before="0" w:after="0" w:line="180" w:lineRule="exact"/>
        <w:ind w:left="0" w:firstLine="0"/>
        <w:jc w:val="left"/>
        <w:rPr>
          <w:ins w:id="884930" w:author="Claude" w:date="2026-10-07T12:00:00Z"/>
        </w:rPr>
      </w:pPr>
      <w:ins w:id="885119" w:author="Claude" w:date="2026-10-07T12:00:00Z">
        <w:r>
          <w:rPr>
            <w:rFonts w:ascii="Consolas" w:hAnsi="Consolas" w:cs="Consolas"/>
            <w:sz w:val="14"/>
            <w:szCs w:val="14"/>
          </w:rPr>
          <w:t xml:space="preserve">189      cc = r["curva_crescimento"]</w:t>
        </w:r>
      </w:ins>
    </w:p>
    <w:p>
      <w:pPr>
        <w:shd w:val="clear" w:color="auto" w:fill="F7F7F7"/>
        <w:spacing w:before="0" w:after="0" w:line="180" w:lineRule="exact"/>
        <w:ind w:left="0" w:firstLine="0"/>
        <w:jc w:val="left"/>
        <w:rPr>
          <w:ins w:id="884930" w:author="Claude" w:date="2026-10-07T12:00:00Z"/>
        </w:rPr>
      </w:pPr>
      <w:ins w:id="885120" w:author="Claude" w:date="2026-10-07T12:00:00Z">
        <w:r>
          <w:rPr>
            <w:rFonts w:ascii="Consolas" w:hAnsi="Consolas" w:cs="Consolas"/>
            <w:sz w:val="14"/>
            <w:szCs w:val="14"/>
          </w:rPr>
          <w:t xml:space="preserve">190      fig, ax = plt.subplots(figsize=(8, 4))</w:t>
        </w:r>
      </w:ins>
    </w:p>
    <w:p>
      <w:pPr>
        <w:shd w:val="clear" w:color="auto" w:fill="F7F7F7"/>
        <w:spacing w:before="0" w:after="0" w:line="180" w:lineRule="exact"/>
        <w:ind w:left="0" w:firstLine="0"/>
        <w:jc w:val="left"/>
        <w:rPr>
          <w:ins w:id="884930" w:author="Claude" w:date="2026-10-07T12:00:00Z"/>
        </w:rPr>
      </w:pPr>
      <w:ins w:id="885121" w:author="Claude" w:date="2026-10-07T12:00:00Z">
        <w:r>
          <w:rPr>
            <w:rFonts w:ascii="Consolas" w:hAnsi="Consolas" w:cs="Consolas"/>
            <w:sz w:val="14"/>
            <w:szCs w:val="14"/>
          </w:rPr>
          <w:t xml:space="preserve">191      ax.plot(cc["Dia"], cc["Peso médio (g)"], color=AZUL, lw=2, label="Peso médio (g)")</w:t>
        </w:r>
      </w:ins>
    </w:p>
    <w:p>
      <w:pPr>
        <w:shd w:val="clear" w:color="auto" w:fill="F7F7F7"/>
        <w:spacing w:before="0" w:after="0" w:line="180" w:lineRule="exact"/>
        <w:ind w:left="0" w:firstLine="0"/>
        <w:jc w:val="left"/>
        <w:rPr>
          <w:ins w:id="884930" w:author="Claude" w:date="2026-10-07T12:00:00Z"/>
        </w:rPr>
      </w:pPr>
      <w:ins w:id="885122" w:author="Claude" w:date="2026-10-07T12:00:00Z">
        <w:r>
          <w:rPr>
            <w:rFonts w:ascii="Consolas" w:hAnsi="Consolas" w:cs="Consolas"/>
            <w:sz w:val="14"/>
            <w:szCs w:val="14"/>
          </w:rPr>
          <w:t xml:space="preserve">192      ax.set_xlabel("Dia do ciclo"); ax.set_ylabel("Peso médio (g)", color=AZUL)</w:t>
        </w:r>
      </w:ins>
    </w:p>
    <w:p>
      <w:pPr>
        <w:shd w:val="clear" w:color="auto" w:fill="F7F7F7"/>
        <w:spacing w:before="0" w:after="0" w:line="180" w:lineRule="exact"/>
        <w:ind w:left="0" w:firstLine="0"/>
        <w:jc w:val="left"/>
        <w:rPr>
          <w:ins w:id="884930" w:author="Claude" w:date="2026-10-07T12:00:00Z"/>
        </w:rPr>
      </w:pPr>
      <w:ins w:id="885123" w:author="Claude" w:date="2026-10-07T12:00:00Z">
        <w:r>
          <w:rPr>
            <w:rFonts w:ascii="Consolas" w:hAnsi="Consolas" w:cs="Consolas"/>
            <w:sz w:val="14"/>
            <w:szCs w:val="14"/>
          </w:rPr>
          <w:t xml:space="preserve">193      ax2 = ax.twinx(); ax2.grid(False)</w:t>
        </w:r>
      </w:ins>
    </w:p>
    <w:p>
      <w:pPr>
        <w:shd w:val="clear" w:color="auto" w:fill="F7F7F7"/>
        <w:spacing w:before="0" w:after="0" w:line="180" w:lineRule="exact"/>
        <w:ind w:left="0" w:firstLine="0"/>
        <w:jc w:val="left"/>
        <w:rPr>
          <w:ins w:id="884930" w:author="Claude" w:date="2026-10-07T12:00:00Z"/>
        </w:rPr>
      </w:pPr>
      <w:ins w:id="885124" w:author="Claude" w:date="2026-10-07T12:00:00Z">
        <w:r>
          <w:rPr>
            <w:rFonts w:ascii="Consolas" w:hAnsi="Consolas" w:cs="Consolas"/>
            <w:sz w:val="14"/>
            <w:szCs w:val="14"/>
          </w:rPr>
          <w:t xml:space="preserve">194      ax2.plot(cc["Dia"], cc["Biomassa (kg)"] / 1000, color=LARANJA, lw=2, label="Biomassa (t)")</w:t>
        </w:r>
      </w:ins>
    </w:p>
    <w:p>
      <w:pPr>
        <w:shd w:val="clear" w:color="auto" w:fill="F7F7F7"/>
        <w:spacing w:before="0" w:after="0" w:line="180" w:lineRule="exact"/>
        <w:ind w:left="0" w:firstLine="0"/>
        <w:jc w:val="left"/>
        <w:rPr>
          <w:ins w:id="884930" w:author="Claude" w:date="2026-10-07T12:00:00Z"/>
        </w:rPr>
      </w:pPr>
      <w:ins w:id="885125" w:author="Claude" w:date="2026-10-07T12:00:00Z">
        <w:r>
          <w:rPr>
            <w:rFonts w:ascii="Consolas" w:hAnsi="Consolas" w:cs="Consolas"/>
            <w:sz w:val="14"/>
            <w:szCs w:val="14"/>
          </w:rPr>
          <w:t xml:space="preserve">195      ax2.plot(cc["Dia"], cc["Ração acumulada (kg)"] / 1000, color=CINZA, lw=1.5, ls="--", label="Ração acumulada (t)")</w:t>
        </w:r>
      </w:ins>
    </w:p>
    <w:p>
      <w:pPr>
        <w:shd w:val="clear" w:color="auto" w:fill="F7F7F7"/>
        <w:spacing w:before="0" w:after="0" w:line="180" w:lineRule="exact"/>
        <w:ind w:left="0" w:firstLine="0"/>
        <w:jc w:val="left"/>
        <w:rPr>
          <w:ins w:id="884930" w:author="Claude" w:date="2026-10-07T12:00:00Z"/>
        </w:rPr>
      </w:pPr>
      <w:ins w:id="885126" w:author="Claude" w:date="2026-10-07T12:00:00Z">
        <w:r>
          <w:rPr>
            <w:rFonts w:ascii="Consolas" w:hAnsi="Consolas" w:cs="Consolas"/>
            <w:sz w:val="14"/>
            <w:szCs w:val="14"/>
          </w:rPr>
          <w:t xml:space="preserve">196      ax2.set_ylabel("t", color=LARANJA)</w:t>
        </w:r>
      </w:ins>
    </w:p>
    <w:p>
      <w:pPr>
        <w:shd w:val="clear" w:color="auto" w:fill="F7F7F7"/>
        <w:spacing w:before="0" w:after="0" w:line="180" w:lineRule="exact"/>
        <w:ind w:left="0" w:firstLine="0"/>
        <w:jc w:val="left"/>
        <w:rPr>
          <w:ins w:id="884930" w:author="Claude" w:date="2026-10-07T12:00:00Z"/>
        </w:rPr>
      </w:pPr>
      <w:ins w:id="885127" w:author="Claude" w:date="2026-10-07T12:00:00Z">
        <w:r>
          <w:rPr>
            <w:rFonts w:ascii="Consolas" w:hAnsi="Consolas" w:cs="Consolas"/>
            <w:sz w:val="14"/>
            <w:szCs w:val="14"/>
          </w:rPr>
          <w:t xml:space="preserve">197      h1, l1 = ax.get_legend_handles_labels(); h2, l2 = ax2.get_legend_handles_labels()</w:t>
        </w:r>
      </w:ins>
    </w:p>
    <w:p>
      <w:pPr>
        <w:shd w:val="clear" w:color="auto" w:fill="F7F7F7"/>
        <w:spacing w:before="0" w:after="0" w:line="180" w:lineRule="exact"/>
        <w:ind w:left="0" w:firstLine="0"/>
        <w:jc w:val="left"/>
        <w:rPr>
          <w:ins w:id="884930" w:author="Claude" w:date="2026-10-07T12:00:00Z"/>
        </w:rPr>
      </w:pPr>
      <w:ins w:id="885128" w:author="Claude" w:date="2026-10-07T12:00:00Z">
        <w:r>
          <w:rPr>
            <w:rFonts w:ascii="Consolas" w:hAnsi="Consolas" w:cs="Consolas"/>
            <w:sz w:val="14"/>
            <w:szCs w:val="14"/>
          </w:rPr>
          <w:t xml:space="preserve">198      ax.legend(h1 + h2, l1 + l2, loc="upper left", frameon=False)</w:t>
        </w:r>
      </w:ins>
    </w:p>
    <w:p>
      <w:pPr>
        <w:shd w:val="clear" w:color="auto" w:fill="F7F7F7"/>
        <w:spacing w:before="0" w:after="0" w:line="180" w:lineRule="exact"/>
        <w:ind w:left="0" w:firstLine="0"/>
        <w:jc w:val="left"/>
        <w:rPr>
          <w:ins w:id="884930" w:author="Claude" w:date="2026-10-07T12:00:00Z"/>
        </w:rPr>
      </w:pPr>
      <w:ins w:id="885129" w:author="Claude" w:date="2026-10-07T12:00:00Z">
        <w:r>
          <w:rPr>
            <w:rFonts w:ascii="Consolas" w:hAnsi="Consolas" w:cs="Consolas"/>
            <w:sz w:val="14"/>
            <w:szCs w:val="14"/>
          </w:rPr>
          <w:t xml:space="preserve">199      ax.set_title("Curva de crescimento, biomassa e arraçoamento por ciclo")</w:t>
        </w:r>
      </w:ins>
    </w:p>
    <w:p>
      <w:pPr>
        <w:shd w:val="clear" w:color="auto" w:fill="F7F7F7"/>
        <w:spacing w:before="0" w:after="0" w:line="180" w:lineRule="exact"/>
        <w:ind w:left="0" w:firstLine="0"/>
        <w:jc w:val="left"/>
        <w:rPr>
          <w:ins w:id="884930" w:author="Claude" w:date="2026-10-07T12:00:00Z"/>
        </w:rPr>
      </w:pPr>
      <w:ins w:id="885130" w:author="Claude" w:date="2026-10-07T12:00:00Z">
        <w:r>
          <w:rPr>
            <w:rFonts w:ascii="Consolas" w:hAnsi="Consolas" w:cs="Consolas"/>
            <w:sz w:val="14"/>
            <w:szCs w:val="14"/>
          </w:rPr>
          <w:t xml:space="preserve">200      salvar(fig, "01_curva_crescimento.png")</w:t>
        </w:r>
      </w:ins>
    </w:p>
    <w:p>
      <w:pPr>
        <w:shd w:val="clear" w:color="auto" w:fill="F7F7F7"/>
        <w:spacing w:before="0" w:after="0" w:line="180" w:lineRule="exact"/>
        <w:ind w:left="0" w:firstLine="0"/>
        <w:jc w:val="left"/>
        <w:rPr>
          <w:ins w:id="884930" w:author="Claude" w:date="2026-10-07T12:00:00Z"/>
        </w:rPr>
      </w:pPr>
      <w:ins w:id="885131" w:author="Claude" w:date="2026-10-07T12:00:00Z">
        <w:r>
          <w:rPr>
            <w:rFonts w:ascii="Consolas" w:hAnsi="Consolas" w:cs="Consolas"/>
            <w:sz w:val="14"/>
            <w:szCs w:val="14"/>
          </w:rPr>
          <w:t xml:space="preserve">201  </w:t>
        </w:r>
      </w:ins>
    </w:p>
    <w:p>
      <w:pPr>
        <w:shd w:val="clear" w:color="auto" w:fill="F7F7F7"/>
        <w:spacing w:before="0" w:after="0" w:line="180" w:lineRule="exact"/>
        <w:ind w:left="0" w:firstLine="0"/>
        <w:jc w:val="left"/>
        <w:rPr>
          <w:ins w:id="884930" w:author="Claude" w:date="2026-10-07T12:00:00Z"/>
        </w:rPr>
      </w:pPr>
      <w:ins w:id="885132" w:author="Claude" w:date="2026-10-07T12:00:00Z">
        <w:r>
          <w:rPr>
            <w:rFonts w:ascii="Consolas" w:hAnsi="Consolas" w:cs="Consolas"/>
            <w:sz w:val="14"/>
            <w:szCs w:val="14"/>
          </w:rPr>
          <w:t xml:space="preserve">202      # 2. Receita, custos e fluxo acumulado</w:t>
        </w:r>
      </w:ins>
    </w:p>
    <w:p>
      <w:pPr>
        <w:shd w:val="clear" w:color="auto" w:fill="F7F7F7"/>
        <w:spacing w:before="0" w:after="0" w:line="180" w:lineRule="exact"/>
        <w:ind w:left="0" w:firstLine="0"/>
        <w:jc w:val="left"/>
        <w:rPr>
          <w:ins w:id="884930" w:author="Claude" w:date="2026-10-07T12:00:00Z"/>
        </w:rPr>
      </w:pPr>
      <w:ins w:id="885133" w:author="Claude" w:date="2026-10-07T12:00:00Z">
        <w:r>
          <w:rPr>
            <w:rFonts w:ascii="Consolas" w:hAnsi="Consolas" w:cs="Consolas"/>
            <w:sz w:val="14"/>
            <w:szCs w:val="14"/>
          </w:rPr>
          <w:t xml:space="preserve">203      df = r["dre_mensal"]</w:t>
        </w:r>
      </w:ins>
    </w:p>
    <w:p>
      <w:pPr>
        <w:shd w:val="clear" w:color="auto" w:fill="F7F7F7"/>
        <w:spacing w:before="0" w:after="0" w:line="180" w:lineRule="exact"/>
        <w:ind w:left="0" w:firstLine="0"/>
        <w:jc w:val="left"/>
        <w:rPr>
          <w:ins w:id="884930" w:author="Claude" w:date="2026-10-07T12:00:00Z"/>
        </w:rPr>
      </w:pPr>
      <w:ins w:id="885134" w:author="Claude" w:date="2026-10-07T12:00:00Z">
        <w:r>
          <w:rPr>
            <w:rFonts w:ascii="Consolas" w:hAnsi="Consolas" w:cs="Consolas"/>
            <w:sz w:val="14"/>
            <w:szCs w:val="14"/>
          </w:rPr>
          <w:t xml:space="preserve">204      fig, ax = plt.subplots(figsize=(8, 4))</w:t>
        </w:r>
      </w:ins>
    </w:p>
    <w:p>
      <w:pPr>
        <w:shd w:val="clear" w:color="auto" w:fill="F7F7F7"/>
        <w:spacing w:before="0" w:after="0" w:line="180" w:lineRule="exact"/>
        <w:ind w:left="0" w:firstLine="0"/>
        <w:jc w:val="left"/>
        <w:rPr>
          <w:ins w:id="884930" w:author="Claude" w:date="2026-10-07T12:00:00Z"/>
        </w:rPr>
      </w:pPr>
      <w:ins w:id="885135" w:author="Claude" w:date="2026-10-07T12:00:00Z">
        <w:r>
          <w:rPr>
            <w:rFonts w:ascii="Consolas" w:hAnsi="Consolas" w:cs="Consolas"/>
            <w:sz w:val="14"/>
            <w:szCs w:val="14"/>
          </w:rPr>
          <w:t xml:space="preserve">205      ax.plot(df["Mês"], df["Receita Bruta"] / 1000, color=AZUL, lw=1.8, label="Receita bruta")</w:t>
        </w:r>
      </w:ins>
    </w:p>
    <w:p>
      <w:pPr>
        <w:shd w:val="clear" w:color="auto" w:fill="F7F7F7"/>
        <w:spacing w:before="0" w:after="0" w:line="180" w:lineRule="exact"/>
        <w:ind w:left="0" w:firstLine="0"/>
        <w:jc w:val="left"/>
        <w:rPr>
          <w:ins w:id="884930" w:author="Claude" w:date="2026-10-07T12:00:00Z"/>
        </w:rPr>
      </w:pPr>
      <w:ins w:id="885136" w:author="Claude" w:date="2026-10-07T12:00:00Z">
        <w:r>
          <w:rPr>
            <w:rFonts w:ascii="Consolas" w:hAnsi="Consolas" w:cs="Consolas"/>
            <w:sz w:val="14"/>
            <w:szCs w:val="14"/>
          </w:rPr>
          <w:t xml:space="preserve">206      ax.plot(df["Mês"], (df["Custos Variáveis"] + df["Custos Fixos"]) / 1000, color=LARANJA, lw=1.8, label="Custos operacionais")</w:t>
        </w:r>
      </w:ins>
    </w:p>
    <w:p>
      <w:pPr>
        <w:shd w:val="clear" w:color="auto" w:fill="F7F7F7"/>
        <w:spacing w:before="0" w:after="0" w:line="180" w:lineRule="exact"/>
        <w:ind w:left="0" w:firstLine="0"/>
        <w:jc w:val="left"/>
        <w:rPr>
          <w:ins w:id="884930" w:author="Claude" w:date="2026-10-07T12:00:00Z"/>
        </w:rPr>
      </w:pPr>
      <w:ins w:id="885137" w:author="Claude" w:date="2026-10-07T12:00:00Z">
        <w:r>
          <w:rPr>
            <w:rFonts w:ascii="Consolas" w:hAnsi="Consolas" w:cs="Consolas"/>
            <w:sz w:val="14"/>
            <w:szCs w:val="14"/>
          </w:rPr>
          <w:t xml:space="preserve">207      ax.set_xlabel("Mês"); ax.set_ylabel("R$ mil/mês")</w:t>
        </w:r>
      </w:ins>
    </w:p>
    <w:p>
      <w:pPr>
        <w:shd w:val="clear" w:color="auto" w:fill="F7F7F7"/>
        <w:spacing w:before="0" w:after="0" w:line="180" w:lineRule="exact"/>
        <w:ind w:left="0" w:firstLine="0"/>
        <w:jc w:val="left"/>
        <w:rPr>
          <w:ins w:id="884930" w:author="Claude" w:date="2026-10-07T12:00:00Z"/>
        </w:rPr>
      </w:pPr>
      <w:ins w:id="885138" w:author="Claude" w:date="2026-10-07T12:00:00Z">
        <w:r>
          <w:rPr>
            <w:rFonts w:ascii="Consolas" w:hAnsi="Consolas" w:cs="Consolas"/>
            <w:sz w:val="14"/>
            <w:szCs w:val="14"/>
          </w:rPr>
          <w:t xml:space="preserve">208      ax2 = ax.twinx(); ax2.grid(False)</w:t>
        </w:r>
      </w:ins>
    </w:p>
    <w:p>
      <w:pPr>
        <w:shd w:val="clear" w:color="auto" w:fill="F7F7F7"/>
        <w:spacing w:before="0" w:after="0" w:line="180" w:lineRule="exact"/>
        <w:ind w:left="0" w:firstLine="0"/>
        <w:jc w:val="left"/>
        <w:rPr>
          <w:ins w:id="884930" w:author="Claude" w:date="2026-10-07T12:00:00Z"/>
        </w:rPr>
      </w:pPr>
      <w:ins w:id="885139" w:author="Claude" w:date="2026-10-07T12:00:00Z">
        <w:r>
          <w:rPr>
            <w:rFonts w:ascii="Consolas" w:hAnsi="Consolas" w:cs="Consolas"/>
            <w:sz w:val="14"/>
            <w:szCs w:val="14"/>
          </w:rPr>
          <w:t xml:space="preserve">209      ax2.plot(range(len(r["fluxo_caixa"])), np.cumsum(r["fluxo_caixa"]) / 1000, color=VERDE, lw=2, label="Fluxo de caixa acumulado")</w:t>
        </w:r>
      </w:ins>
    </w:p>
    <w:p>
      <w:pPr>
        <w:shd w:val="clear" w:color="auto" w:fill="F7F7F7"/>
        <w:spacing w:before="0" w:after="0" w:line="180" w:lineRule="exact"/>
        <w:ind w:left="0" w:firstLine="0"/>
        <w:jc w:val="left"/>
        <w:rPr>
          <w:ins w:id="884930" w:author="Claude" w:date="2026-10-07T12:00:00Z"/>
        </w:rPr>
      </w:pPr>
      <w:ins w:id="885140" w:author="Claude" w:date="2026-10-07T12:00:00Z">
        <w:r>
          <w:rPr>
            <w:rFonts w:ascii="Consolas" w:hAnsi="Consolas" w:cs="Consolas"/>
            <w:sz w:val="14"/>
            <w:szCs w:val="14"/>
          </w:rPr>
          <w:t xml:space="preserve">210      ax2.axhline(0, color=CINZA, lw=0.8)</w:t>
        </w:r>
      </w:ins>
    </w:p>
    <w:p>
      <w:pPr>
        <w:shd w:val="clear" w:color="auto" w:fill="F7F7F7"/>
        <w:spacing w:before="0" w:after="0" w:line="180" w:lineRule="exact"/>
        <w:ind w:left="0" w:firstLine="0"/>
        <w:jc w:val="left"/>
        <w:rPr>
          <w:ins w:id="884930" w:author="Claude" w:date="2026-10-07T12:00:00Z"/>
        </w:rPr>
      </w:pPr>
      <w:ins w:id="885141" w:author="Claude" w:date="2026-10-07T12:00:00Z">
        <w:r>
          <w:rPr>
            <w:rFonts w:ascii="Consolas" w:hAnsi="Consolas" w:cs="Consolas"/>
            <w:sz w:val="14"/>
            <w:szCs w:val="14"/>
          </w:rPr>
          <w:t xml:space="preserve">211      ax2.set_ylabel("R$ mil (acumulado)", color=VERDE)</w:t>
        </w:r>
      </w:ins>
    </w:p>
    <w:p>
      <w:pPr>
        <w:shd w:val="clear" w:color="auto" w:fill="F7F7F7"/>
        <w:spacing w:before="0" w:after="0" w:line="180" w:lineRule="exact"/>
        <w:ind w:left="0" w:firstLine="0"/>
        <w:jc w:val="left"/>
        <w:rPr>
          <w:ins w:id="884930" w:author="Claude" w:date="2026-10-07T12:00:00Z"/>
        </w:rPr>
      </w:pPr>
      <w:ins w:id="885142" w:author="Claude" w:date="2026-10-07T12:00:00Z">
        <w:r>
          <w:rPr>
            <w:rFonts w:ascii="Consolas" w:hAnsi="Consolas" w:cs="Consolas"/>
            <w:sz w:val="14"/>
            <w:szCs w:val="14"/>
          </w:rPr>
          <w:t xml:space="preserve">212      h1, l1 = ax.get_legend_handles_labels(); h2, l2 = ax2.get_legend_handles_labels()</w:t>
        </w:r>
      </w:ins>
    </w:p>
    <w:p>
      <w:pPr>
        <w:shd w:val="clear" w:color="auto" w:fill="F7F7F7"/>
        <w:spacing w:before="0" w:after="0" w:line="180" w:lineRule="exact"/>
        <w:ind w:left="0" w:firstLine="0"/>
        <w:jc w:val="left"/>
        <w:rPr>
          <w:ins w:id="884930" w:author="Claude" w:date="2026-10-07T12:00:00Z"/>
        </w:rPr>
      </w:pPr>
      <w:ins w:id="885143" w:author="Claude" w:date="2026-10-07T12:00:00Z">
        <w:r>
          <w:rPr>
            <w:rFonts w:ascii="Consolas" w:hAnsi="Consolas" w:cs="Consolas"/>
            <w:sz w:val="14"/>
            <w:szCs w:val="14"/>
          </w:rPr>
          <w:t xml:space="preserve">213      ax.legend(h1 + h2, l1 + l2, loc="lower right", frameon=False)</w:t>
        </w:r>
      </w:ins>
    </w:p>
    <w:p>
      <w:pPr>
        <w:shd w:val="clear" w:color="auto" w:fill="F7F7F7"/>
        <w:spacing w:before="0" w:after="0" w:line="180" w:lineRule="exact"/>
        <w:ind w:left="0" w:firstLine="0"/>
        <w:jc w:val="left"/>
        <w:rPr>
          <w:ins w:id="884930" w:author="Claude" w:date="2026-10-07T12:00:00Z"/>
        </w:rPr>
      </w:pPr>
      <w:ins w:id="885144" w:author="Claude" w:date="2026-10-07T12:00:00Z">
        <w:r>
          <w:rPr>
            <w:rFonts w:ascii="Consolas" w:hAnsi="Consolas" w:cs="Consolas"/>
            <w:sz w:val="14"/>
            <w:szCs w:val="14"/>
          </w:rPr>
          <w:t xml:space="preserve">214      ax.set_title("Projeção mensal: receita, custos e fluxo de caixa acumulado")</w:t>
        </w:r>
      </w:ins>
    </w:p>
    <w:p>
      <w:pPr>
        <w:shd w:val="clear" w:color="auto" w:fill="F7F7F7"/>
        <w:spacing w:before="0" w:after="0" w:line="180" w:lineRule="exact"/>
        <w:ind w:left="0" w:firstLine="0"/>
        <w:jc w:val="left"/>
        <w:rPr>
          <w:ins w:id="884930" w:author="Claude" w:date="2026-10-07T12:00:00Z"/>
        </w:rPr>
      </w:pPr>
      <w:ins w:id="885145" w:author="Claude" w:date="2026-10-07T12:00:00Z">
        <w:r>
          <w:rPr>
            <w:rFonts w:ascii="Consolas" w:hAnsi="Consolas" w:cs="Consolas"/>
            <w:sz w:val="14"/>
            <w:szCs w:val="14"/>
          </w:rPr>
          <w:t xml:space="preserve">215      salvar(fig, "02_projecao_economica.png")</w:t>
        </w:r>
      </w:ins>
    </w:p>
    <w:p>
      <w:pPr>
        <w:shd w:val="clear" w:color="auto" w:fill="F7F7F7"/>
        <w:spacing w:before="0" w:after="0" w:line="180" w:lineRule="exact"/>
        <w:ind w:left="0" w:firstLine="0"/>
        <w:jc w:val="left"/>
        <w:rPr>
          <w:ins w:id="884930" w:author="Claude" w:date="2026-10-07T12:00:00Z"/>
        </w:rPr>
      </w:pPr>
      <w:ins w:id="885146" w:author="Claude" w:date="2026-10-07T12:00:00Z">
        <w:r>
          <w:rPr>
            <w:rFonts w:ascii="Consolas" w:hAnsi="Consolas" w:cs="Consolas"/>
            <w:sz w:val="14"/>
            <w:szCs w:val="14"/>
          </w:rPr>
          <w:t xml:space="preserve">216  </w:t>
        </w:r>
      </w:ins>
    </w:p>
    <w:p>
      <w:pPr>
        <w:shd w:val="clear" w:color="auto" w:fill="F7F7F7"/>
        <w:spacing w:before="0" w:after="0" w:line="180" w:lineRule="exact"/>
        <w:ind w:left="0" w:firstLine="0"/>
        <w:jc w:val="left"/>
        <w:rPr>
          <w:ins w:id="884930" w:author="Claude" w:date="2026-10-07T12:00:00Z"/>
        </w:rPr>
      </w:pPr>
      <w:ins w:id="885147" w:author="Claude" w:date="2026-10-07T12:00:00Z">
        <w:r>
          <w:rPr>
            <w:rFonts w:ascii="Consolas" w:hAnsi="Consolas" w:cs="Consolas"/>
            <w:sz w:val="14"/>
            <w:szCs w:val="14"/>
          </w:rPr>
          <w:t xml:space="preserve">217      # 3. Scores dimensionais</w:t>
        </w:r>
      </w:ins>
    </w:p>
    <w:p>
      <w:pPr>
        <w:shd w:val="clear" w:color="auto" w:fill="F7F7F7"/>
        <w:spacing w:before="0" w:after="0" w:line="180" w:lineRule="exact"/>
        <w:ind w:left="0" w:firstLine="0"/>
        <w:jc w:val="left"/>
        <w:rPr>
          <w:ins w:id="884930" w:author="Claude" w:date="2026-10-07T12:00:00Z"/>
        </w:rPr>
      </w:pPr>
      <w:ins w:id="885148" w:author="Claude" w:date="2026-10-07T12:00:00Z">
        <w:r>
          <w:rPr>
            <w:rFonts w:ascii="Consolas" w:hAnsi="Consolas" w:cs="Consolas"/>
            <w:sz w:val="14"/>
            <w:szCs w:val="14"/>
          </w:rPr>
          <w:t xml:space="preserve">218      dims = r["indice"]["dimensoes"]</w:t>
        </w:r>
      </w:ins>
    </w:p>
    <w:p>
      <w:pPr>
        <w:shd w:val="clear" w:color="auto" w:fill="F7F7F7"/>
        <w:spacing w:before="0" w:after="0" w:line="180" w:lineRule="exact"/>
        <w:ind w:left="0" w:firstLine="0"/>
        <w:jc w:val="left"/>
        <w:rPr>
          <w:ins w:id="884930" w:author="Claude" w:date="2026-10-07T12:00:00Z"/>
        </w:rPr>
      </w:pPr>
      <w:ins w:id="885149" w:author="Claude" w:date="2026-10-07T12:00:00Z">
        <w:r>
          <w:rPr>
            <w:rFonts w:ascii="Consolas" w:hAnsi="Consolas" w:cs="Consolas"/>
            <w:sz w:val="14"/>
            <w:szCs w:val="14"/>
          </w:rPr>
          <w:t xml:space="preserve">219      rot = {"tecnico": "Técnica", "economico": "Econômica", "ambiental": "Ambiental", "social": "Social"}</w:t>
        </w:r>
      </w:ins>
    </w:p>
    <w:p>
      <w:pPr>
        <w:shd w:val="clear" w:color="auto" w:fill="F7F7F7"/>
        <w:spacing w:before="0" w:after="0" w:line="180" w:lineRule="exact"/>
        <w:ind w:left="0" w:firstLine="0"/>
        <w:jc w:val="left"/>
        <w:rPr>
          <w:ins w:id="884930" w:author="Claude" w:date="2026-10-07T12:00:00Z"/>
        </w:rPr>
      </w:pPr>
      <w:ins w:id="885150" w:author="Claude" w:date="2026-10-07T12:00:00Z">
        <w:r>
          <w:rPr>
            <w:rFonts w:ascii="Consolas" w:hAnsi="Consolas" w:cs="Consolas"/>
            <w:sz w:val="14"/>
            <w:szCs w:val="14"/>
          </w:rPr>
          <w:t xml:space="preserve">220      fig, ax = plt.subplots(figsize=(7, 3.6))</w:t>
        </w:r>
      </w:ins>
    </w:p>
    <w:p>
      <w:pPr>
        <w:shd w:val="clear" w:color="auto" w:fill="F7F7F7"/>
        <w:spacing w:before="0" w:after="0" w:line="180" w:lineRule="exact"/>
        <w:ind w:left="0" w:firstLine="0"/>
        <w:jc w:val="left"/>
        <w:rPr>
          <w:ins w:id="884930" w:author="Claude" w:date="2026-10-07T12:00:00Z"/>
        </w:rPr>
      </w:pPr>
      <w:ins w:id="885151" w:author="Claude" w:date="2026-10-07T12:00:00Z">
        <w:r>
          <w:rPr>
            <w:rFonts w:ascii="Consolas" w:hAnsi="Consolas" w:cs="Consolas"/>
            <w:sz w:val="14"/>
            <w:szCs w:val="14"/>
          </w:rPr>
          <w:t xml:space="preserve">221      vals = [dims[k] for k in rot]</w:t>
        </w:r>
      </w:ins>
    </w:p>
    <w:p>
      <w:pPr>
        <w:shd w:val="clear" w:color="auto" w:fill="F7F7F7"/>
        <w:spacing w:before="0" w:after="0" w:line="180" w:lineRule="exact"/>
        <w:ind w:left="0" w:firstLine="0"/>
        <w:jc w:val="left"/>
        <w:rPr>
          <w:ins w:id="884930" w:author="Claude" w:date="2026-10-07T12:00:00Z"/>
        </w:rPr>
      </w:pPr>
      <w:ins w:id="885152" w:author="Claude" w:date="2026-10-07T12:00:00Z">
        <w:r>
          <w:rPr>
            <w:rFonts w:ascii="Consolas" w:hAnsi="Consolas" w:cs="Consolas"/>
            <w:sz w:val="14"/>
            <w:szCs w:val="14"/>
          </w:rPr>
          <w:t xml:space="preserve">222      ax.barh(list(rot.values()), vals, color=[AZUL, LARANJA, VERDE, CINZA])</w:t>
        </w:r>
      </w:ins>
    </w:p>
    <w:p>
      <w:pPr>
        <w:shd w:val="clear" w:color="auto" w:fill="F7F7F7"/>
        <w:spacing w:before="0" w:after="0" w:line="180" w:lineRule="exact"/>
        <w:ind w:left="0" w:firstLine="0"/>
        <w:jc w:val="left"/>
        <w:rPr>
          <w:ins w:id="884930" w:author="Claude" w:date="2026-10-07T12:00:00Z"/>
        </w:rPr>
      </w:pPr>
      <w:ins w:id="885153" w:author="Claude" w:date="2026-10-07T12:00:00Z">
        <w:r>
          <w:rPr>
            <w:rFonts w:ascii="Consolas" w:hAnsi="Consolas" w:cs="Consolas"/>
            <w:sz w:val="14"/>
            <w:szCs w:val="14"/>
          </w:rPr>
          <w:t xml:space="preserve">223      for y, v in enumerate(vals):</w:t>
        </w:r>
      </w:ins>
    </w:p>
    <w:p>
      <w:pPr>
        <w:shd w:val="clear" w:color="auto" w:fill="F7F7F7"/>
        <w:spacing w:before="0" w:after="0" w:line="180" w:lineRule="exact"/>
        <w:ind w:left="0" w:firstLine="0"/>
        <w:jc w:val="left"/>
        <w:rPr>
          <w:ins w:id="884930" w:author="Claude" w:date="2026-10-07T12:00:00Z"/>
        </w:rPr>
      </w:pPr>
      <w:ins w:id="885154" w:author="Claude" w:date="2026-10-07T12:00:00Z">
        <w:r>
          <w:rPr>
            <w:rFonts w:ascii="Consolas" w:hAnsi="Consolas" w:cs="Consolas"/>
            <w:sz w:val="14"/>
            <w:szCs w:val="14"/>
          </w:rPr>
          <w:t xml:space="preserve">224          ax.text(v + 0.01, y, f"{v:.3f}".replace(".", ","), va="center")</w:t>
        </w:r>
      </w:ins>
    </w:p>
    <w:p>
      <w:pPr>
        <w:shd w:val="clear" w:color="auto" w:fill="F7F7F7"/>
        <w:spacing w:before="0" w:after="0" w:line="180" w:lineRule="exact"/>
        <w:ind w:left="0" w:firstLine="0"/>
        <w:jc w:val="left"/>
        <w:rPr>
          <w:ins w:id="884930" w:author="Claude" w:date="2026-10-07T12:00:00Z"/>
        </w:rPr>
      </w:pPr>
      <w:ins w:id="885155" w:author="Claude" w:date="2026-10-07T12:00:00Z">
        <w:r>
          <w:rPr>
            <w:rFonts w:ascii="Consolas" w:hAnsi="Consolas" w:cs="Consolas"/>
            <w:sz w:val="14"/>
            <w:szCs w:val="14"/>
          </w:rPr>
          <w:t xml:space="preserve">225      ax.axvline(r["indice"]["indice_evteas"], color=VERMELHO, ls="--", lw=1.2,</w:t>
        </w:r>
      </w:ins>
    </w:p>
    <w:p>
      <w:pPr>
        <w:shd w:val="clear" w:color="auto" w:fill="F7F7F7"/>
        <w:spacing w:before="0" w:after="0" w:line="180" w:lineRule="exact"/>
        <w:ind w:left="0" w:firstLine="0"/>
        <w:jc w:val="left"/>
        <w:rPr>
          <w:ins w:id="884930" w:author="Claude" w:date="2026-10-07T12:00:00Z"/>
        </w:rPr>
      </w:pPr>
      <w:ins w:id="885156" w:author="Claude" w:date="2026-10-07T12:00:00Z">
        <w:r>
          <w:rPr>
            <w:rFonts w:ascii="Consolas" w:hAnsi="Consolas" w:cs="Consolas"/>
            <w:sz w:val="14"/>
            <w:szCs w:val="14"/>
          </w:rPr>
          <w:t xml:space="preserve">226                 label=f"Índice EVTEAS = {r['indice']['indice_evteas']:.3f}".replace(".", ","))</w:t>
        </w:r>
      </w:ins>
    </w:p>
    <w:p>
      <w:pPr>
        <w:shd w:val="clear" w:color="auto" w:fill="F7F7F7"/>
        <w:spacing w:before="0" w:after="0" w:line="180" w:lineRule="exact"/>
        <w:ind w:left="0" w:firstLine="0"/>
        <w:jc w:val="left"/>
        <w:rPr>
          <w:ins w:id="884930" w:author="Claude" w:date="2026-10-07T12:00:00Z"/>
        </w:rPr>
      </w:pPr>
      <w:ins w:id="885157" w:author="Claude" w:date="2026-10-07T12:00:00Z">
        <w:r>
          <w:rPr>
            <w:rFonts w:ascii="Consolas" w:hAnsi="Consolas" w:cs="Consolas"/>
            <w:sz w:val="14"/>
            <w:szCs w:val="14"/>
          </w:rPr>
          <w:t xml:space="preserve">227      ax.set_xlim(0, 1); ax.set_xlabel("Score normalizado (0–1)"); ax.invert_yaxis()</w:t>
        </w:r>
      </w:ins>
    </w:p>
    <w:p>
      <w:pPr>
        <w:shd w:val="clear" w:color="auto" w:fill="F7F7F7"/>
        <w:spacing w:before="0" w:after="0" w:line="180" w:lineRule="exact"/>
        <w:ind w:left="0" w:firstLine="0"/>
        <w:jc w:val="left"/>
        <w:rPr>
          <w:ins w:id="884930" w:author="Claude" w:date="2026-10-07T12:00:00Z"/>
        </w:rPr>
      </w:pPr>
      <w:ins w:id="885158" w:author="Claude" w:date="2026-10-07T12:00:00Z">
        <w:r>
          <w:rPr>
            <w:rFonts w:ascii="Consolas" w:hAnsi="Consolas" w:cs="Consolas"/>
            <w:sz w:val="14"/>
            <w:szCs w:val="14"/>
          </w:rPr>
          <w:t xml:space="preserve">228      ax.legend(frameon=False, loc="upper right", bbox_to_anchor=(1.0, -0.18)); ax.set_title("Scores dimensionais e índice integrado")</w:t>
        </w:r>
      </w:ins>
    </w:p>
    <w:p>
      <w:pPr>
        <w:shd w:val="clear" w:color="auto" w:fill="F7F7F7"/>
        <w:spacing w:before="0" w:after="0" w:line="180" w:lineRule="exact"/>
        <w:ind w:left="0" w:firstLine="0"/>
        <w:jc w:val="left"/>
        <w:rPr>
          <w:ins w:id="884930" w:author="Claude" w:date="2026-10-07T12:00:00Z"/>
        </w:rPr>
      </w:pPr>
      <w:ins w:id="885159" w:author="Claude" w:date="2026-10-07T12:00:00Z">
        <w:r>
          <w:rPr>
            <w:rFonts w:ascii="Consolas" w:hAnsi="Consolas" w:cs="Consolas"/>
            <w:sz w:val="14"/>
            <w:szCs w:val="14"/>
          </w:rPr>
          <w:t xml:space="preserve">229      salvar(fig, "03_dimensoes.png")</w:t>
        </w:r>
      </w:ins>
    </w:p>
    <w:p>
      <w:pPr>
        <w:shd w:val="clear" w:color="auto" w:fill="F7F7F7"/>
        <w:spacing w:before="0" w:after="0" w:line="180" w:lineRule="exact"/>
        <w:ind w:left="0" w:firstLine="0"/>
        <w:jc w:val="left"/>
        <w:rPr>
          <w:ins w:id="884930" w:author="Claude" w:date="2026-10-07T12:00:00Z"/>
        </w:rPr>
      </w:pPr>
      <w:ins w:id="885160" w:author="Claude" w:date="2026-10-07T12:00:00Z">
        <w:r>
          <w:rPr>
            <w:rFonts w:ascii="Consolas" w:hAnsi="Consolas" w:cs="Consolas"/>
            <w:sz w:val="14"/>
            <w:szCs w:val="14"/>
          </w:rPr>
          <w:t xml:space="preserve">230  </w:t>
        </w:r>
      </w:ins>
    </w:p>
    <w:p>
      <w:pPr>
        <w:shd w:val="clear" w:color="auto" w:fill="F7F7F7"/>
        <w:spacing w:before="0" w:after="0" w:line="180" w:lineRule="exact"/>
        <w:ind w:left="0" w:firstLine="0"/>
        <w:jc w:val="left"/>
        <w:rPr>
          <w:ins w:id="884930" w:author="Claude" w:date="2026-10-07T12:00:00Z"/>
        </w:rPr>
      </w:pPr>
      <w:ins w:id="885161" w:author="Claude" w:date="2026-10-07T12:00:00Z">
        <w:r>
          <w:rPr>
            <w:rFonts w:ascii="Consolas" w:hAnsi="Consolas" w:cs="Consolas"/>
            <w:sz w:val="14"/>
            <w:szCs w:val="14"/>
          </w:rPr>
          <w:t xml:space="preserve">231      # 4. Radar social</w:t>
        </w:r>
      </w:ins>
    </w:p>
    <w:p>
      <w:pPr>
        <w:shd w:val="clear" w:color="auto" w:fill="F7F7F7"/>
        <w:spacing w:before="0" w:after="0" w:line="180" w:lineRule="exact"/>
        <w:ind w:left="0" w:firstLine="0"/>
        <w:jc w:val="left"/>
        <w:rPr>
          <w:ins w:id="884930" w:author="Claude" w:date="2026-10-07T12:00:00Z"/>
        </w:rPr>
      </w:pPr>
      <w:ins w:id="885162" w:author="Claude" w:date="2026-10-07T12:00:00Z">
        <w:r>
          <w:rPr>
            <w:rFonts w:ascii="Consolas" w:hAnsi="Consolas" w:cs="Consolas"/>
            <w:sz w:val="14"/>
            <w:szCs w:val="14"/>
          </w:rPr>
          <w:t xml:space="preserve">232      radar = r["social"]["radar_social"]</w:t>
        </w:r>
      </w:ins>
    </w:p>
    <w:p>
      <w:pPr>
        <w:shd w:val="clear" w:color="auto" w:fill="F7F7F7"/>
        <w:spacing w:before="0" w:after="0" w:line="180" w:lineRule="exact"/>
        <w:ind w:left="0" w:firstLine="0"/>
        <w:jc w:val="left"/>
        <w:rPr>
          <w:ins w:id="884930" w:author="Claude" w:date="2026-10-07T12:00:00Z"/>
        </w:rPr>
      </w:pPr>
      <w:ins w:id="885163" w:author="Claude" w:date="2026-10-07T12:00:00Z">
        <w:r>
          <w:rPr>
            <w:rFonts w:ascii="Consolas" w:hAnsi="Consolas" w:cs="Consolas"/>
            <w:sz w:val="14"/>
            <w:szCs w:val="14"/>
          </w:rPr>
          <w:t xml:space="preserve">233      nomes = list(radar); valores = [radar[k] for k in nomes]</w:t>
        </w:r>
      </w:ins>
    </w:p>
    <w:p>
      <w:pPr>
        <w:shd w:val="clear" w:color="auto" w:fill="F7F7F7"/>
        <w:spacing w:before="0" w:after="0" w:line="180" w:lineRule="exact"/>
        <w:ind w:left="0" w:firstLine="0"/>
        <w:jc w:val="left"/>
        <w:rPr>
          <w:ins w:id="884930" w:author="Claude" w:date="2026-10-07T12:00:00Z"/>
        </w:rPr>
      </w:pPr>
      <w:ins w:id="885164" w:author="Claude" w:date="2026-10-07T12:00:00Z">
        <w:r>
          <w:rPr>
            <w:rFonts w:ascii="Consolas" w:hAnsi="Consolas" w:cs="Consolas"/>
            <w:sz w:val="14"/>
            <w:szCs w:val="14"/>
          </w:rPr>
          <w:t xml:space="preserve">234      ang = np.linspace(0, 2 * np.pi, len(nomes), endpoint=False).tolist()</w:t>
        </w:r>
      </w:ins>
    </w:p>
    <w:p>
      <w:pPr>
        <w:shd w:val="clear" w:color="auto" w:fill="F7F7F7"/>
        <w:spacing w:before="0" w:after="0" w:line="180" w:lineRule="exact"/>
        <w:ind w:left="0" w:firstLine="0"/>
        <w:jc w:val="left"/>
        <w:rPr>
          <w:ins w:id="884930" w:author="Claude" w:date="2026-10-07T12:00:00Z"/>
        </w:rPr>
      </w:pPr>
      <w:ins w:id="885165" w:author="Claude" w:date="2026-10-07T12:00:00Z">
        <w:r>
          <w:rPr>
            <w:rFonts w:ascii="Consolas" w:hAnsi="Consolas" w:cs="Consolas"/>
            <w:sz w:val="14"/>
            <w:szCs w:val="14"/>
          </w:rPr>
          <w:t xml:space="preserve">235      fig = plt.figure(figsize=(5.2, 5.2)); ax = fig.add_subplot(111, polar=True)</w:t>
        </w:r>
      </w:ins>
    </w:p>
    <w:p>
      <w:pPr>
        <w:shd w:val="clear" w:color="auto" w:fill="F7F7F7"/>
        <w:spacing w:before="0" w:after="0" w:line="180" w:lineRule="exact"/>
        <w:ind w:left="0" w:firstLine="0"/>
        <w:jc w:val="left"/>
        <w:rPr>
          <w:ins w:id="884930" w:author="Claude" w:date="2026-10-07T12:00:00Z"/>
        </w:rPr>
      </w:pPr>
      <w:ins w:id="885166" w:author="Claude" w:date="2026-10-07T12:00:00Z">
        <w:r>
          <w:rPr>
            <w:rFonts w:ascii="Consolas" w:hAnsi="Consolas" w:cs="Consolas"/>
            <w:sz w:val="14"/>
            <w:szCs w:val="14"/>
          </w:rPr>
          <w:t xml:space="preserve">236      ax.plot(ang + ang[:1], valores + valores[:1], color=VERDE, lw=2)</w:t>
        </w:r>
      </w:ins>
    </w:p>
    <w:p>
      <w:pPr>
        <w:shd w:val="clear" w:color="auto" w:fill="F7F7F7"/>
        <w:spacing w:before="0" w:after="0" w:line="180" w:lineRule="exact"/>
        <w:ind w:left="0" w:firstLine="0"/>
        <w:jc w:val="left"/>
        <w:rPr>
          <w:ins w:id="884930" w:author="Claude" w:date="2026-10-07T12:00:00Z"/>
        </w:rPr>
      </w:pPr>
      <w:ins w:id="885167" w:author="Claude" w:date="2026-10-07T12:00:00Z">
        <w:r>
          <w:rPr>
            <w:rFonts w:ascii="Consolas" w:hAnsi="Consolas" w:cs="Consolas"/>
            <w:sz w:val="14"/>
            <w:szCs w:val="14"/>
          </w:rPr>
          <w:t xml:space="preserve">237      ax.fill(ang + ang[:1], valores + valores[:1], color=VERDE, alpha=0.25)</w:t>
        </w:r>
      </w:ins>
    </w:p>
    <w:p>
      <w:pPr>
        <w:shd w:val="clear" w:color="auto" w:fill="F7F7F7"/>
        <w:spacing w:before="0" w:after="0" w:line="180" w:lineRule="exact"/>
        <w:ind w:left="0" w:firstLine="0"/>
        <w:jc w:val="left"/>
        <w:rPr>
          <w:ins w:id="884930" w:author="Claude" w:date="2026-10-07T12:00:00Z"/>
        </w:rPr>
      </w:pPr>
      <w:ins w:id="885168" w:author="Claude" w:date="2026-10-07T12:00:00Z">
        <w:r>
          <w:rPr>
            <w:rFonts w:ascii="Consolas" w:hAnsi="Consolas" w:cs="Consolas"/>
            <w:sz w:val="14"/>
            <w:szCs w:val="14"/>
          </w:rPr>
          <w:t xml:space="preserve">238      ax.set_xticks(ang); ax.set_xticklabels(nomes, fontsize=9); ax.set_ylim(0, 1)</w:t>
        </w:r>
      </w:ins>
    </w:p>
    <w:p>
      <w:pPr>
        <w:shd w:val="clear" w:color="auto" w:fill="F7F7F7"/>
        <w:spacing w:before="0" w:after="0" w:line="180" w:lineRule="exact"/>
        <w:ind w:left="0" w:firstLine="0"/>
        <w:jc w:val="left"/>
        <w:rPr>
          <w:ins w:id="884930" w:author="Claude" w:date="2026-10-07T12:00:00Z"/>
        </w:rPr>
      </w:pPr>
      <w:ins w:id="885169" w:author="Claude" w:date="2026-10-07T12:00:00Z">
        <w:r>
          <w:rPr>
            <w:rFonts w:ascii="Consolas" w:hAnsi="Consolas" w:cs="Consolas"/>
            <w:sz w:val="14"/>
            <w:szCs w:val="14"/>
          </w:rPr>
          <w:t xml:space="preserve">239      ax.set_yticks([0.25, 0.5, 0.75, 1.0]); ax.set_yticklabels(["0,25", "0,50", "0,75", "1,00"], fontsize=7, color=CINZA)</w:t>
        </w:r>
      </w:ins>
    </w:p>
    <w:p>
      <w:pPr>
        <w:shd w:val="clear" w:color="auto" w:fill="F7F7F7"/>
        <w:spacing w:before="0" w:after="0" w:line="180" w:lineRule="exact"/>
        <w:ind w:left="0" w:firstLine="0"/>
        <w:jc w:val="left"/>
        <w:rPr>
          <w:ins w:id="884930" w:author="Claude" w:date="2026-10-07T12:00:00Z"/>
        </w:rPr>
      </w:pPr>
      <w:ins w:id="885170" w:author="Claude" w:date="2026-10-07T12:00:00Z">
        <w:r>
          <w:rPr>
            <w:rFonts w:ascii="Consolas" w:hAnsi="Consolas" w:cs="Consolas"/>
            <w:sz w:val="14"/>
            <w:szCs w:val="14"/>
          </w:rPr>
          <w:t xml:space="preserve">240      ax.tick_params(axis="x", pad=8)</w:t>
        </w:r>
      </w:ins>
    </w:p>
    <w:p>
      <w:pPr>
        <w:shd w:val="clear" w:color="auto" w:fill="F7F7F7"/>
        <w:spacing w:before="0" w:after="0" w:line="180" w:lineRule="exact"/>
        <w:ind w:left="0" w:firstLine="0"/>
        <w:jc w:val="left"/>
        <w:rPr>
          <w:ins w:id="884930" w:author="Claude" w:date="2026-10-07T12:00:00Z"/>
        </w:rPr>
      </w:pPr>
      <w:ins w:id="885171" w:author="Claude" w:date="2026-10-07T12:00:00Z">
        <w:r>
          <w:rPr>
            <w:rFonts w:ascii="Consolas" w:hAnsi="Consolas" w:cs="Consolas"/>
            <w:sz w:val="14"/>
            <w:szCs w:val="14"/>
          </w:rPr>
          <w:t xml:space="preserve">241      ax.set_title("Radar Social", pad=18)</w:t>
        </w:r>
      </w:ins>
    </w:p>
    <w:p>
      <w:pPr>
        <w:shd w:val="clear" w:color="auto" w:fill="F7F7F7"/>
        <w:spacing w:before="0" w:after="0" w:line="180" w:lineRule="exact"/>
        <w:ind w:left="0" w:firstLine="0"/>
        <w:jc w:val="left"/>
        <w:rPr>
          <w:ins w:id="884930" w:author="Claude" w:date="2026-10-07T12:00:00Z"/>
        </w:rPr>
      </w:pPr>
      <w:ins w:id="885172" w:author="Claude" w:date="2026-10-07T12:00:00Z">
        <w:r>
          <w:rPr>
            <w:rFonts w:ascii="Consolas" w:hAnsi="Consolas" w:cs="Consolas"/>
            <w:sz w:val="14"/>
            <w:szCs w:val="14"/>
          </w:rPr>
          <w:t xml:space="preserve">242      salvar(fig, "04_radar_social.png")</w:t>
        </w:r>
      </w:ins>
    </w:p>
    <w:p>
      <w:pPr>
        <w:shd w:val="clear" w:color="auto" w:fill="F7F7F7"/>
        <w:spacing w:before="0" w:after="0" w:line="180" w:lineRule="exact"/>
        <w:ind w:left="0" w:firstLine="0"/>
        <w:jc w:val="left"/>
        <w:rPr>
          <w:ins w:id="884930" w:author="Claude" w:date="2026-10-07T12:00:00Z"/>
        </w:rPr>
      </w:pPr>
      <w:ins w:id="885173" w:author="Claude" w:date="2026-10-07T12:00:00Z">
        <w:r>
          <w:rPr>
            <w:rFonts w:ascii="Consolas" w:hAnsi="Consolas" w:cs="Consolas"/>
            <w:sz w:val="14"/>
            <w:szCs w:val="14"/>
          </w:rPr>
          <w:t xml:space="preserve">243  </w:t>
        </w:r>
      </w:ins>
    </w:p>
    <w:p>
      <w:pPr>
        <w:shd w:val="clear" w:color="auto" w:fill="F7F7F7"/>
        <w:spacing w:before="0" w:after="0" w:line="180" w:lineRule="exact"/>
        <w:ind w:left="0" w:firstLine="0"/>
        <w:jc w:val="left"/>
        <w:rPr>
          <w:ins w:id="884930" w:author="Claude" w:date="2026-10-07T12:00:00Z"/>
        </w:rPr>
      </w:pPr>
      <w:ins w:id="885174" w:author="Claude" w:date="2026-10-07T12:00:00Z">
        <w:r>
          <w:rPr>
            <w:rFonts w:ascii="Consolas" w:hAnsi="Consolas" w:cs="Consolas"/>
            <w:sz w:val="14"/>
            <w:szCs w:val="14"/>
          </w:rPr>
          <w:t xml:space="preserve">244      if "monte_carlo" in r:</w:t>
        </w:r>
      </w:ins>
    </w:p>
    <w:p>
      <w:pPr>
        <w:shd w:val="clear" w:color="auto" w:fill="F7F7F7"/>
        <w:spacing w:before="0" w:after="0" w:line="180" w:lineRule="exact"/>
        <w:ind w:left="0" w:firstLine="0"/>
        <w:jc w:val="left"/>
        <w:rPr>
          <w:ins w:id="884930" w:author="Claude" w:date="2026-10-07T12:00:00Z"/>
        </w:rPr>
      </w:pPr>
      <w:ins w:id="885175" w:author="Claude" w:date="2026-10-07T12:00:00Z">
        <w:r>
          <w:rPr>
            <w:rFonts w:ascii="Consolas" w:hAnsi="Consolas" w:cs="Consolas"/>
            <w:sz w:val="14"/>
            <w:szCs w:val="14"/>
          </w:rPr>
          <w:t xml:space="preserve">245          mc = r["monte_carlo"]; v = mc["amostra"]["VPL"] / 1000; st = mc["estatisticas"]</w:t>
        </w:r>
      </w:ins>
    </w:p>
    <w:p>
      <w:pPr>
        <w:shd w:val="clear" w:color="auto" w:fill="F7F7F7"/>
        <w:spacing w:before="0" w:after="0" w:line="180" w:lineRule="exact"/>
        <w:ind w:left="0" w:firstLine="0"/>
        <w:jc w:val="left"/>
        <w:rPr>
          <w:ins w:id="884930" w:author="Claude" w:date="2026-10-07T12:00:00Z"/>
        </w:rPr>
      </w:pPr>
      <w:ins w:id="885176" w:author="Claude" w:date="2026-10-07T12:00:00Z">
        <w:r>
          <w:rPr>
            <w:rFonts w:ascii="Consolas" w:hAnsi="Consolas" w:cs="Consolas"/>
            <w:sz w:val="14"/>
            <w:szCs w:val="14"/>
          </w:rPr>
          <w:t xml:space="preserve">246          fig, axs = plt.subplots(1, 2, figsize=(10, 3.8))</w:t>
        </w:r>
      </w:ins>
    </w:p>
    <w:p>
      <w:pPr>
        <w:shd w:val="clear" w:color="auto" w:fill="F7F7F7"/>
        <w:spacing w:before="0" w:after="0" w:line="180" w:lineRule="exact"/>
        <w:ind w:left="0" w:firstLine="0"/>
        <w:jc w:val="left"/>
        <w:rPr>
          <w:ins w:id="884930" w:author="Claude" w:date="2026-10-07T12:00:00Z"/>
        </w:rPr>
      </w:pPr>
      <w:ins w:id="885177" w:author="Claude" w:date="2026-10-07T12:00:00Z">
        <w:r>
          <w:rPr>
            <w:rFonts w:ascii="Consolas" w:hAnsi="Consolas" w:cs="Consolas"/>
            <w:sz w:val="14"/>
            <w:szCs w:val="14"/>
          </w:rPr>
          <w:t xml:space="preserve">247          axs[0].hist(v, bins=60, color=AZUL, alpha=0.85)</w:t>
        </w:r>
      </w:ins>
    </w:p>
    <w:p>
      <w:pPr>
        <w:shd w:val="clear" w:color="auto" w:fill="F7F7F7"/>
        <w:spacing w:before="0" w:after="0" w:line="180" w:lineRule="exact"/>
        <w:ind w:left="0" w:firstLine="0"/>
        <w:jc w:val="left"/>
        <w:rPr>
          <w:ins w:id="884930" w:author="Claude" w:date="2026-10-07T12:00:00Z"/>
        </w:rPr>
      </w:pPr>
      <w:ins w:id="885178" w:author="Claude" w:date="2026-10-07T12:00:00Z">
        <w:r>
          <w:rPr>
            <w:rFonts w:ascii="Consolas" w:hAnsi="Consolas" w:cs="Consolas"/>
            <w:sz w:val="14"/>
            <w:szCs w:val="14"/>
          </w:rPr>
          <w:t xml:space="preserve">248          axs[0].axvline(0, color=VERMELHO, ls="--", lw=1.2, label="VPL = 0")</w:t>
        </w:r>
      </w:ins>
    </w:p>
    <w:p>
      <w:pPr>
        <w:shd w:val="clear" w:color="auto" w:fill="F7F7F7"/>
        <w:spacing w:before="0" w:after="0" w:line="180" w:lineRule="exact"/>
        <w:ind w:left="0" w:firstLine="0"/>
        <w:jc w:val="left"/>
        <w:rPr>
          <w:ins w:id="884930" w:author="Claude" w:date="2026-10-07T12:00:00Z"/>
        </w:rPr>
      </w:pPr>
      <w:ins w:id="885179" w:author="Claude" w:date="2026-10-07T12:00:00Z">
        <w:r>
          <w:rPr>
            <w:rFonts w:ascii="Consolas" w:hAnsi="Consolas" w:cs="Consolas"/>
            <w:sz w:val="14"/>
            <w:szCs w:val="14"/>
          </w:rPr>
          <w:t xml:space="preserve">249          axs[0].axvline(r["economico"]["vpl"] / 1000, color=LARANJA, lw=1.5, label="Determinístico (moda)")</w:t>
        </w:r>
      </w:ins>
    </w:p>
    <w:p>
      <w:pPr>
        <w:shd w:val="clear" w:color="auto" w:fill="F7F7F7"/>
        <w:spacing w:before="0" w:after="0" w:line="180" w:lineRule="exact"/>
        <w:ind w:left="0" w:firstLine="0"/>
        <w:jc w:val="left"/>
        <w:rPr>
          <w:ins w:id="884930" w:author="Claude" w:date="2026-10-07T12:00:00Z"/>
        </w:rPr>
      </w:pPr>
      <w:ins w:id="885180" w:author="Claude" w:date="2026-10-07T12:00:00Z">
        <w:r>
          <w:rPr>
            <w:rFonts w:ascii="Consolas" w:hAnsi="Consolas" w:cs="Consolas"/>
            <w:sz w:val="14"/>
            <w:szCs w:val="14"/>
          </w:rPr>
          <w:t xml:space="preserve">250          axs[0].axvline(st["media_vpl"] / 1000, color=VERDE, lw=1.5, label="Média Monte Carlo")</w:t>
        </w:r>
      </w:ins>
    </w:p>
    <w:p>
      <w:pPr>
        <w:shd w:val="clear" w:color="auto" w:fill="F7F7F7"/>
        <w:spacing w:before="0" w:after="0" w:line="180" w:lineRule="exact"/>
        <w:ind w:left="0" w:firstLine="0"/>
        <w:jc w:val="left"/>
        <w:rPr>
          <w:ins w:id="884930" w:author="Claude" w:date="2026-10-07T12:00:00Z"/>
        </w:rPr>
      </w:pPr>
      <w:ins w:id="885181" w:author="Claude" w:date="2026-10-07T12:00:00Z">
        <w:r>
          <w:rPr>
            <w:rFonts w:ascii="Consolas" w:hAnsi="Consolas" w:cs="Consolas"/>
            <w:sz w:val="14"/>
            <w:szCs w:val="14"/>
          </w:rPr>
          <w:t xml:space="preserve">251          axs[0].set_xlabel("VPL (R$ mil)"); axs[0].set_ylabel("Frequência"); axs[0].legend(frameon=False, fontsize=8)</w:t>
        </w:r>
      </w:ins>
    </w:p>
    <w:p>
      <w:pPr>
        <w:shd w:val="clear" w:color="auto" w:fill="F7F7F7"/>
        <w:spacing w:before="0" w:after="0" w:line="180" w:lineRule="exact"/>
        <w:ind w:left="0" w:firstLine="0"/>
        <w:jc w:val="left"/>
        <w:rPr>
          <w:ins w:id="884930" w:author="Claude" w:date="2026-10-07T12:00:00Z"/>
        </w:rPr>
      </w:pPr>
      <w:ins w:id="885182" w:author="Claude" w:date="2026-10-07T12:00:00Z">
        <w:r>
          <w:rPr>
            <w:rFonts w:ascii="Consolas" w:hAnsi="Consolas" w:cs="Consolas"/>
            <w:sz w:val="14"/>
            <w:szCs w:val="14"/>
          </w:rPr>
          <w:t xml:space="preserve">252          axs[0].set_title("Distribuição do VPL")</w:t>
        </w:r>
      </w:ins>
    </w:p>
    <w:p>
      <w:pPr>
        <w:shd w:val="clear" w:color="auto" w:fill="F7F7F7"/>
        <w:spacing w:before="0" w:after="0" w:line="180" w:lineRule="exact"/>
        <w:ind w:left="0" w:firstLine="0"/>
        <w:jc w:val="left"/>
        <w:rPr>
          <w:ins w:id="884930" w:author="Claude" w:date="2026-10-07T12:00:00Z"/>
        </w:rPr>
      </w:pPr>
      <w:ins w:id="885183" w:author="Claude" w:date="2026-10-07T12:00:00Z">
        <w:r>
          <w:rPr>
            <w:rFonts w:ascii="Consolas" w:hAnsi="Consolas" w:cs="Consolas"/>
            <w:sz w:val="14"/>
            <w:szCs w:val="14"/>
          </w:rPr>
          <w:t xml:space="preserve">253          xs = np.sort(v); axs[1].plot(xs, np.arange(1, len(xs) + 1) / len(xs), color=AZUL, lw=2)</w:t>
        </w:r>
      </w:ins>
    </w:p>
    <w:p>
      <w:pPr>
        <w:shd w:val="clear" w:color="auto" w:fill="F7F7F7"/>
        <w:spacing w:before="0" w:after="0" w:line="180" w:lineRule="exact"/>
        <w:ind w:left="0" w:firstLine="0"/>
        <w:jc w:val="left"/>
        <w:rPr>
          <w:ins w:id="884930" w:author="Claude" w:date="2026-10-07T12:00:00Z"/>
        </w:rPr>
      </w:pPr>
      <w:ins w:id="885184" w:author="Claude" w:date="2026-10-07T12:00:00Z">
        <w:r>
          <w:rPr>
            <w:rFonts w:ascii="Consolas" w:hAnsi="Consolas" w:cs="Consolas"/>
            <w:sz w:val="14"/>
            <w:szCs w:val="14"/>
          </w:rPr>
          <w:t xml:space="preserve">254          axs[1].axvline(0, color=VERMELHO, ls="--", lw=1.2)</w:t>
        </w:r>
      </w:ins>
    </w:p>
    <w:p>
      <w:pPr>
        <w:shd w:val="clear" w:color="auto" w:fill="F7F7F7"/>
        <w:spacing w:before="0" w:after="0" w:line="180" w:lineRule="exact"/>
        <w:ind w:left="0" w:firstLine="0"/>
        <w:jc w:val="left"/>
        <w:rPr>
          <w:ins w:id="884930" w:author="Claude" w:date="2026-10-07T12:00:00Z"/>
        </w:rPr>
      </w:pPr>
      <w:ins w:id="885185" w:author="Claude" w:date="2026-10-07T12:00:00Z">
        <w:r>
          <w:rPr>
            <w:rFonts w:ascii="Consolas" w:hAnsi="Consolas" w:cs="Consolas"/>
            <w:sz w:val="14"/>
            <w:szCs w:val="14"/>
          </w:rPr>
          <w:t xml:space="preserve">255          axs[1].set_xlabel("VPL (R$ mil)"); axs[1].set_ylabel("Probabilidade acumulada")</w:t>
        </w:r>
      </w:ins>
    </w:p>
    <w:p>
      <w:pPr>
        <w:shd w:val="clear" w:color="auto" w:fill="F7F7F7"/>
        <w:spacing w:before="0" w:after="0" w:line="180" w:lineRule="exact"/>
        <w:ind w:left="0" w:firstLine="0"/>
        <w:jc w:val="left"/>
        <w:rPr>
          <w:ins w:id="884930" w:author="Claude" w:date="2026-10-07T12:00:00Z"/>
        </w:rPr>
      </w:pPr>
      <w:ins w:id="885186" w:author="Claude" w:date="2026-10-07T12:00:00Z">
        <w:r>
          <w:rPr>
            <w:rFonts w:ascii="Consolas" w:hAnsi="Consolas" w:cs="Consolas"/>
            <w:sz w:val="14"/>
            <w:szCs w:val="14"/>
          </w:rPr>
          <w:t xml:space="preserve">256          axs[1].set_title(f"P(VPL ≤ 0) = {st['prob_vpl_negativo']:.1%}".replace(".", ","))</w:t>
        </w:r>
      </w:ins>
    </w:p>
    <w:p>
      <w:pPr>
        <w:shd w:val="clear" w:color="auto" w:fill="F7F7F7"/>
        <w:spacing w:before="0" w:after="0" w:line="180" w:lineRule="exact"/>
        <w:ind w:left="0" w:firstLine="0"/>
        <w:jc w:val="left"/>
        <w:rPr>
          <w:ins w:id="884930" w:author="Claude" w:date="2026-10-07T12:00:00Z"/>
        </w:rPr>
      </w:pPr>
      <w:ins w:id="885187" w:author="Claude" w:date="2026-10-07T12:00:00Z">
        <w:r>
          <w:rPr>
            <w:rFonts w:ascii="Consolas" w:hAnsi="Consolas" w:cs="Consolas"/>
            <w:sz w:val="14"/>
            <w:szCs w:val="14"/>
          </w:rPr>
          <w:t xml:space="preserve">257          salvar(fig, "05_monte_carlo_vpl.png")</w:t>
        </w:r>
      </w:ins>
    </w:p>
    <w:p>
      <w:pPr>
        <w:shd w:val="clear" w:color="auto" w:fill="F7F7F7"/>
        <w:spacing w:before="0" w:after="0" w:line="180" w:lineRule="exact"/>
        <w:ind w:left="0" w:firstLine="0"/>
        <w:jc w:val="left"/>
        <w:rPr>
          <w:ins w:id="884930" w:author="Claude" w:date="2026-10-07T12:00:00Z"/>
        </w:rPr>
      </w:pPr>
      <w:ins w:id="885188" w:author="Claude" w:date="2026-10-07T12:00:00Z">
        <w:r>
          <w:rPr>
            <w:rFonts w:ascii="Consolas" w:hAnsi="Consolas" w:cs="Consolas"/>
            <w:sz w:val="14"/>
            <w:szCs w:val="14"/>
          </w:rPr>
          <w:t xml:space="preserve">258  </w:t>
        </w:r>
      </w:ins>
    </w:p>
    <w:p>
      <w:pPr>
        <w:shd w:val="clear" w:color="auto" w:fill="F7F7F7"/>
        <w:spacing w:before="0" w:after="0" w:line="180" w:lineRule="exact"/>
        <w:ind w:left="0" w:firstLine="0"/>
        <w:jc w:val="left"/>
        <w:rPr>
          <w:ins w:id="884930" w:author="Claude" w:date="2026-10-07T12:00:00Z"/>
        </w:rPr>
      </w:pPr>
      <w:ins w:id="885189" w:author="Claude" w:date="2026-10-07T12:00:00Z">
        <w:r>
          <w:rPr>
            <w:rFonts w:ascii="Consolas" w:hAnsi="Consolas" w:cs="Consolas"/>
            <w:sz w:val="14"/>
            <w:szCs w:val="14"/>
          </w:rPr>
          <w:t xml:space="preserve">259          conv = mc["convergencia"]</w:t>
        </w:r>
      </w:ins>
    </w:p>
    <w:p>
      <w:pPr>
        <w:shd w:val="clear" w:color="auto" w:fill="F7F7F7"/>
        <w:spacing w:before="0" w:after="0" w:line="180" w:lineRule="exact"/>
        <w:ind w:left="0" w:firstLine="0"/>
        <w:jc w:val="left"/>
        <w:rPr>
          <w:ins w:id="884930" w:author="Claude" w:date="2026-10-07T12:00:00Z"/>
        </w:rPr>
      </w:pPr>
      <w:ins w:id="885190" w:author="Claude" w:date="2026-10-07T12:00:00Z">
        <w:r>
          <w:rPr>
            <w:rFonts w:ascii="Consolas" w:hAnsi="Consolas" w:cs="Consolas"/>
            <w:sz w:val="14"/>
            <w:szCs w:val="14"/>
          </w:rPr>
          <w:t xml:space="preserve">260          fig, ax = plt.subplots(figsize=(7, 3.6))</w:t>
        </w:r>
      </w:ins>
    </w:p>
    <w:p>
      <w:pPr>
        <w:shd w:val="clear" w:color="auto" w:fill="F7F7F7"/>
        <w:spacing w:before="0" w:after="0" w:line="180" w:lineRule="exact"/>
        <w:ind w:left="0" w:firstLine="0"/>
        <w:jc w:val="left"/>
        <w:rPr>
          <w:ins w:id="884930" w:author="Claude" w:date="2026-10-07T12:00:00Z"/>
        </w:rPr>
      </w:pPr>
      <w:ins w:id="885191" w:author="Claude" w:date="2026-10-07T12:00:00Z">
        <w:r>
          <w:rPr>
            <w:rFonts w:ascii="Consolas" w:hAnsi="Consolas" w:cs="Consolas"/>
            <w:sz w:val="14"/>
            <w:szCs w:val="14"/>
          </w:rPr>
          <w:t xml:space="preserve">261          ax.errorbar(conv["Iterações"], conv["Média VPL"] / 1000, yerr=1.96 * conv["Erro-padrão"] / 1000,</w:t>
        </w:r>
      </w:ins>
    </w:p>
    <w:p>
      <w:pPr>
        <w:shd w:val="clear" w:color="auto" w:fill="F7F7F7"/>
        <w:spacing w:before="0" w:after="0" w:line="180" w:lineRule="exact"/>
        <w:ind w:left="0" w:firstLine="0"/>
        <w:jc w:val="left"/>
        <w:rPr>
          <w:ins w:id="884930" w:author="Claude" w:date="2026-10-07T12:00:00Z"/>
        </w:rPr>
      </w:pPr>
      <w:ins w:id="885192" w:author="Claude" w:date="2026-10-07T12:00:00Z">
        <w:r>
          <w:rPr>
            <w:rFonts w:ascii="Consolas" w:hAnsi="Consolas" w:cs="Consolas"/>
            <w:sz w:val="14"/>
            <w:szCs w:val="14"/>
          </w:rPr>
          <w:t xml:space="preserve">262                      color=AZUL, marker="o", ms=3, capsize=3)</w:t>
        </w:r>
      </w:ins>
    </w:p>
    <w:p>
      <w:pPr>
        <w:shd w:val="clear" w:color="auto" w:fill="F7F7F7"/>
        <w:spacing w:before="0" w:after="0" w:line="180" w:lineRule="exact"/>
        <w:ind w:left="0" w:firstLine="0"/>
        <w:jc w:val="left"/>
        <w:rPr>
          <w:ins w:id="884930" w:author="Claude" w:date="2026-10-07T12:00:00Z"/>
        </w:rPr>
      </w:pPr>
      <w:ins w:id="885193" w:author="Claude" w:date="2026-10-07T12:00:00Z">
        <w:r>
          <w:rPr>
            <w:rFonts w:ascii="Consolas" w:hAnsi="Consolas" w:cs="Consolas"/>
            <w:sz w:val="14"/>
            <w:szCs w:val="14"/>
          </w:rPr>
          <w:t xml:space="preserve">263          ax.set_xscale("log"); ax.set_xlabel("Iterações (escala log)"); ax.set_ylabel("Média do VPL (R$ mil) ± IC95%")</w:t>
        </w:r>
      </w:ins>
    </w:p>
    <w:p>
      <w:pPr>
        <w:shd w:val="clear" w:color="auto" w:fill="F7F7F7"/>
        <w:spacing w:before="0" w:after="0" w:line="180" w:lineRule="exact"/>
        <w:ind w:left="0" w:firstLine="0"/>
        <w:jc w:val="left"/>
        <w:rPr>
          <w:ins w:id="884930" w:author="Claude" w:date="2026-10-07T12:00:00Z"/>
        </w:rPr>
      </w:pPr>
      <w:ins w:id="885194" w:author="Claude" w:date="2026-10-07T12:00:00Z">
        <w:r>
          <w:rPr>
            <w:rFonts w:ascii="Consolas" w:hAnsi="Consolas" w:cs="Consolas"/>
            <w:sz w:val="14"/>
            <w:szCs w:val="14"/>
          </w:rPr>
          <w:t xml:space="preserve">264          ax.set_title("Convergência da simulação de Monte Carlo")</w:t>
        </w:r>
      </w:ins>
    </w:p>
    <w:p>
      <w:pPr>
        <w:shd w:val="clear" w:color="auto" w:fill="F7F7F7"/>
        <w:spacing w:before="0" w:after="0" w:line="180" w:lineRule="exact"/>
        <w:ind w:left="0" w:firstLine="0"/>
        <w:jc w:val="left"/>
        <w:rPr>
          <w:ins w:id="884930" w:author="Claude" w:date="2026-10-07T12:00:00Z"/>
        </w:rPr>
      </w:pPr>
      <w:ins w:id="885195" w:author="Claude" w:date="2026-10-07T12:00:00Z">
        <w:r>
          <w:rPr>
            <w:rFonts w:ascii="Consolas" w:hAnsi="Consolas" w:cs="Consolas"/>
            <w:sz w:val="14"/>
            <w:szCs w:val="14"/>
          </w:rPr>
          <w:t xml:space="preserve">265          salvar(fig, "06_convergencia_mc.png")</w:t>
        </w:r>
      </w:ins>
    </w:p>
    <w:p>
      <w:pPr>
        <w:shd w:val="clear" w:color="auto" w:fill="F7F7F7"/>
        <w:spacing w:before="0" w:after="0" w:line="180" w:lineRule="exact"/>
        <w:ind w:left="0" w:firstLine="0"/>
        <w:jc w:val="left"/>
        <w:rPr>
          <w:ins w:id="884930" w:author="Claude" w:date="2026-10-07T12:00:00Z"/>
        </w:rPr>
      </w:pPr>
      <w:ins w:id="885196" w:author="Claude" w:date="2026-10-07T12:00:00Z">
        <w:r>
          <w:rPr>
            <w:rFonts w:ascii="Consolas" w:hAnsi="Consolas" w:cs="Consolas"/>
            <w:sz w:val="14"/>
            <w:szCs w:val="14"/>
          </w:rPr>
          <w:t xml:space="preserve">266  </w:t>
        </w:r>
      </w:ins>
    </w:p>
    <w:p>
      <w:pPr>
        <w:shd w:val="clear" w:color="auto" w:fill="F7F7F7"/>
        <w:spacing w:before="0" w:after="0" w:line="180" w:lineRule="exact"/>
        <w:ind w:left="0" w:firstLine="0"/>
        <w:jc w:val="left"/>
        <w:rPr>
          <w:ins w:id="884930" w:author="Claude" w:date="2026-10-07T12:00:00Z"/>
        </w:rPr>
      </w:pPr>
      <w:ins w:id="885197" w:author="Claude" w:date="2026-10-07T12:00:00Z">
        <w:r>
          <w:rPr>
            <w:rFonts w:ascii="Consolas" w:hAnsi="Consolas" w:cs="Consolas"/>
            <w:sz w:val="14"/>
            <w:szCs w:val="14"/>
          </w:rPr>
          <w:t xml:space="preserve">267      if "sensibilidade" in r:</w:t>
        </w:r>
      </w:ins>
    </w:p>
    <w:p>
      <w:pPr>
        <w:shd w:val="clear" w:color="auto" w:fill="F7F7F7"/>
        <w:spacing w:before="0" w:after="0" w:line="180" w:lineRule="exact"/>
        <w:ind w:left="0" w:firstLine="0"/>
        <w:jc w:val="left"/>
        <w:rPr>
          <w:ins w:id="884930" w:author="Claude" w:date="2026-10-07T12:00:00Z"/>
        </w:rPr>
      </w:pPr>
      <w:ins w:id="885198" w:author="Claude" w:date="2026-10-07T12:00:00Z">
        <w:r>
          <w:rPr>
            <w:rFonts w:ascii="Consolas" w:hAnsi="Consolas" w:cs="Consolas"/>
            <w:sz w:val="14"/>
            <w:szCs w:val="14"/>
          </w:rPr>
          <w:t xml:space="preserve">268          s = r["sensibilidade"]; s = s[s["Amplitude"] == s["Amplitude"].min()].copy()</w:t>
        </w:r>
      </w:ins>
    </w:p>
    <w:p>
      <w:pPr>
        <w:shd w:val="clear" w:color="auto" w:fill="F7F7F7"/>
        <w:spacing w:before="0" w:after="0" w:line="180" w:lineRule="exact"/>
        <w:ind w:left="0" w:firstLine="0"/>
        <w:jc w:val="left"/>
        <w:rPr>
          <w:ins w:id="884930" w:author="Claude" w:date="2026-10-07T12:00:00Z"/>
        </w:rPr>
      </w:pPr>
      <w:ins w:id="885199" w:author="Claude" w:date="2026-10-07T12:00:00Z">
        <w:r>
          <w:rPr>
            <w:rFonts w:ascii="Consolas" w:hAnsi="Consolas" w:cs="Consolas"/>
            <w:sz w:val="14"/>
            <w:szCs w:val="14"/>
          </w:rPr>
          <w:t xml:space="preserve">269          s = s.sort_values("Amplitude do efeito")</w:t>
        </w:r>
      </w:ins>
    </w:p>
    <w:p>
      <w:pPr>
        <w:shd w:val="clear" w:color="auto" w:fill="F7F7F7"/>
        <w:spacing w:before="0" w:after="0" w:line="180" w:lineRule="exact"/>
        <w:ind w:left="0" w:firstLine="0"/>
        <w:jc w:val="left"/>
        <w:rPr>
          <w:ins w:id="884930" w:author="Claude" w:date="2026-10-07T12:00:00Z"/>
        </w:rPr>
      </w:pPr>
      <w:ins w:id="885200" w:author="Claude" w:date="2026-10-07T12:00:00Z">
        <w:r>
          <w:rPr>
            <w:rFonts w:ascii="Consolas" w:hAnsi="Consolas" w:cs="Consolas"/>
            <w:sz w:val="14"/>
            <w:szCs w:val="14"/>
          </w:rPr>
          <w:t xml:space="preserve">270          rotulo = s["Variável"].str.split(".").str[1]</w:t>
        </w:r>
      </w:ins>
    </w:p>
    <w:p>
      <w:pPr>
        <w:shd w:val="clear" w:color="auto" w:fill="F7F7F7"/>
        <w:spacing w:before="0" w:after="0" w:line="180" w:lineRule="exact"/>
        <w:ind w:left="0" w:firstLine="0"/>
        <w:jc w:val="left"/>
        <w:rPr>
          <w:ins w:id="884930" w:author="Claude" w:date="2026-10-07T12:00:00Z"/>
        </w:rPr>
      </w:pPr>
      <w:ins w:id="885201" w:author="Claude" w:date="2026-10-07T12:00:00Z">
        <w:r>
          <w:rPr>
            <w:rFonts w:ascii="Consolas" w:hAnsi="Consolas" w:cs="Consolas"/>
            <w:sz w:val="14"/>
            <w:szCs w:val="14"/>
          </w:rPr>
          <w:t xml:space="preserve">271          fig, ax = plt.subplots(figsize=(8, 4.2))</w:t>
        </w:r>
      </w:ins>
    </w:p>
    <w:p>
      <w:pPr>
        <w:shd w:val="clear" w:color="auto" w:fill="F7F7F7"/>
        <w:spacing w:before="0" w:after="0" w:line="180" w:lineRule="exact"/>
        <w:ind w:left="0" w:firstLine="0"/>
        <w:jc w:val="left"/>
        <w:rPr>
          <w:ins w:id="884930" w:author="Claude" w:date="2026-10-07T12:00:00Z"/>
        </w:rPr>
      </w:pPr>
      <w:ins w:id="885202" w:author="Claude" w:date="2026-10-07T12:00:00Z">
        <w:r>
          <w:rPr>
            <w:rFonts w:ascii="Consolas" w:hAnsi="Consolas" w:cs="Consolas"/>
            <w:sz w:val="14"/>
            <w:szCs w:val="14"/>
          </w:rPr>
          <w:t xml:space="preserve">272          ax.barh(rotulo, s["Δ VPL (−)"] / 1000, color=LARANJA, label="−10%")</w:t>
        </w:r>
      </w:ins>
    </w:p>
    <w:p>
      <w:pPr>
        <w:shd w:val="clear" w:color="auto" w:fill="F7F7F7"/>
        <w:spacing w:before="0" w:after="0" w:line="180" w:lineRule="exact"/>
        <w:ind w:left="0" w:firstLine="0"/>
        <w:jc w:val="left"/>
        <w:rPr>
          <w:ins w:id="884930" w:author="Claude" w:date="2026-10-07T12:00:00Z"/>
        </w:rPr>
      </w:pPr>
      <w:ins w:id="885203" w:author="Claude" w:date="2026-10-07T12:00:00Z">
        <w:r>
          <w:rPr>
            <w:rFonts w:ascii="Consolas" w:hAnsi="Consolas" w:cs="Consolas"/>
            <w:sz w:val="14"/>
            <w:szCs w:val="14"/>
          </w:rPr>
          <w:t xml:space="preserve">273          ax.barh(rotulo, s["Δ VPL (+)"] / 1000, color=AZUL, label="+10%")</w:t>
        </w:r>
      </w:ins>
    </w:p>
    <w:p>
      <w:pPr>
        <w:shd w:val="clear" w:color="auto" w:fill="F7F7F7"/>
        <w:spacing w:before="0" w:after="0" w:line="180" w:lineRule="exact"/>
        <w:ind w:left="0" w:firstLine="0"/>
        <w:jc w:val="left"/>
        <w:rPr>
          <w:ins w:id="884930" w:author="Claude" w:date="2026-10-07T12:00:00Z"/>
        </w:rPr>
      </w:pPr>
      <w:ins w:id="885204" w:author="Claude" w:date="2026-10-07T12:00:00Z">
        <w:r>
          <w:rPr>
            <w:rFonts w:ascii="Consolas" w:hAnsi="Consolas" w:cs="Consolas"/>
            <w:sz w:val="14"/>
            <w:szCs w:val="14"/>
          </w:rPr>
          <w:t xml:space="preserve">274          ax.axvline(0, color="black", lw=0.8)</w:t>
        </w:r>
      </w:ins>
    </w:p>
    <w:p>
      <w:pPr>
        <w:shd w:val="clear" w:color="auto" w:fill="F7F7F7"/>
        <w:spacing w:before="0" w:after="0" w:line="180" w:lineRule="exact"/>
        <w:ind w:left="0" w:firstLine="0"/>
        <w:jc w:val="left"/>
        <w:rPr>
          <w:ins w:id="884930" w:author="Claude" w:date="2026-10-07T12:00:00Z"/>
        </w:rPr>
      </w:pPr>
      <w:ins w:id="885205" w:author="Claude" w:date="2026-10-07T12:00:00Z">
        <w:r>
          <w:rPr>
            <w:rFonts w:ascii="Consolas" w:hAnsi="Consolas" w:cs="Consolas"/>
            <w:sz w:val="14"/>
            <w:szCs w:val="14"/>
          </w:rPr>
          <w:t xml:space="preserve">275          ax.set_xlabel("Variação do VPL (R$ mil)"); ax.legend(frameon=False)</w:t>
        </w:r>
      </w:ins>
    </w:p>
    <w:p>
      <w:pPr>
        <w:shd w:val="clear" w:color="auto" w:fill="F7F7F7"/>
        <w:spacing w:before="0" w:after="0" w:line="180" w:lineRule="exact"/>
        <w:ind w:left="0" w:firstLine="0"/>
        <w:jc w:val="left"/>
        <w:rPr>
          <w:ins w:id="884930" w:author="Claude" w:date="2026-10-07T12:00:00Z"/>
        </w:rPr>
      </w:pPr>
      <w:ins w:id="885206" w:author="Claude" w:date="2026-10-07T12:00:00Z">
        <w:r>
          <w:rPr>
            <w:rFonts w:ascii="Consolas" w:hAnsi="Consolas" w:cs="Consolas"/>
            <w:sz w:val="14"/>
            <w:szCs w:val="14"/>
          </w:rPr>
          <w:t xml:space="preserve">276          ax.set_title("Diagrama de tornado — sensibilidade do VPL a ±10%")</w:t>
        </w:r>
      </w:ins>
    </w:p>
    <w:p>
      <w:pPr>
        <w:shd w:val="clear" w:color="auto" w:fill="F7F7F7"/>
        <w:spacing w:before="0" w:after="0" w:line="180" w:lineRule="exact"/>
        <w:ind w:left="0" w:firstLine="0"/>
        <w:jc w:val="left"/>
        <w:rPr>
          <w:ins w:id="884930" w:author="Claude" w:date="2026-10-07T12:00:00Z"/>
        </w:rPr>
      </w:pPr>
      <w:ins w:id="885207" w:author="Claude" w:date="2026-10-07T12:00:00Z">
        <w:r>
          <w:rPr>
            <w:rFonts w:ascii="Consolas" w:hAnsi="Consolas" w:cs="Consolas"/>
            <w:sz w:val="14"/>
            <w:szCs w:val="14"/>
          </w:rPr>
          <w:t xml:space="preserve">277          salvar(fig, "07_tornado.png")</w:t>
        </w:r>
      </w:ins>
    </w:p>
    <w:p>
      <w:pPr>
        <w:shd w:val="clear" w:color="auto" w:fill="F7F7F7"/>
        <w:spacing w:before="0" w:after="0" w:line="180" w:lineRule="exact"/>
        <w:ind w:left="0" w:firstLine="0"/>
        <w:jc w:val="left"/>
        <w:rPr>
          <w:ins w:id="884930" w:author="Claude" w:date="2026-10-07T12:00:00Z"/>
        </w:rPr>
      </w:pPr>
      <w:ins w:id="885208" w:author="Claude" w:date="2026-10-07T12:00:00Z">
        <w:r>
          <w:rPr>
            <w:rFonts w:ascii="Consolas" w:hAnsi="Consolas" w:cs="Consolas"/>
            <w:sz w:val="14"/>
            <w:szCs w:val="14"/>
          </w:rPr>
          <w:t xml:space="preserve">278  </w:t>
        </w:r>
      </w:ins>
    </w:p>
    <w:p>
      <w:pPr>
        <w:shd w:val="clear" w:color="auto" w:fill="F7F7F7"/>
        <w:spacing w:before="0" w:after="0" w:line="180" w:lineRule="exact"/>
        <w:ind w:left="0" w:firstLine="0"/>
        <w:jc w:val="left"/>
        <w:rPr>
          <w:ins w:id="884930" w:author="Claude" w:date="2026-10-07T12:00:00Z"/>
        </w:rPr>
      </w:pPr>
      <w:ins w:id="885209" w:author="Claude" w:date="2026-10-07T12:00:00Z">
        <w:r>
          <w:rPr>
            <w:rFonts w:ascii="Consolas" w:hAnsi="Consolas" w:cs="Consolas"/>
            <w:sz w:val="14"/>
            <w:szCs w:val="14"/>
          </w:rPr>
          <w:t xml:space="preserve">279      if comparacao is not None:</w:t>
        </w:r>
      </w:ins>
    </w:p>
    <w:p>
      <w:pPr>
        <w:shd w:val="clear" w:color="auto" w:fill="F7F7F7"/>
        <w:spacing w:before="0" w:after="0" w:line="180" w:lineRule="exact"/>
        <w:ind w:left="0" w:firstLine="0"/>
        <w:jc w:val="left"/>
        <w:rPr>
          <w:ins w:id="884930" w:author="Claude" w:date="2026-10-07T12:00:00Z"/>
        </w:rPr>
      </w:pPr>
      <w:ins w:id="885210" w:author="Claude" w:date="2026-10-07T12:00:00Z">
        <w:r>
          <w:rPr>
            <w:rFonts w:ascii="Consolas" w:hAnsi="Consolas" w:cs="Consolas"/>
            <w:sz w:val="14"/>
            <w:szCs w:val="14"/>
          </w:rPr>
          <w:t xml:space="preserve">280          rk = comparacao["ranking"]</w:t>
        </w:r>
      </w:ins>
    </w:p>
    <w:p>
      <w:pPr>
        <w:shd w:val="clear" w:color="auto" w:fill="F7F7F7"/>
        <w:spacing w:before="0" w:after="0" w:line="180" w:lineRule="exact"/>
        <w:ind w:left="0" w:firstLine="0"/>
        <w:jc w:val="left"/>
        <w:rPr>
          <w:ins w:id="884930" w:author="Claude" w:date="2026-10-07T12:00:00Z"/>
        </w:rPr>
      </w:pPr>
      <w:ins w:id="885211" w:author="Claude" w:date="2026-10-07T12:00:00Z">
        <w:r>
          <w:rPr>
            <w:rFonts w:ascii="Consolas" w:hAnsi="Consolas" w:cs="Consolas"/>
            <w:sz w:val="14"/>
            <w:szCs w:val="14"/>
          </w:rPr>
          <w:t xml:space="preserve">281          fig, ax = plt.subplots(figsize=(7, 3.2))</w:t>
        </w:r>
      </w:ins>
    </w:p>
    <w:p>
      <w:pPr>
        <w:shd w:val="clear" w:color="auto" w:fill="F7F7F7"/>
        <w:spacing w:before="0" w:after="0" w:line="180" w:lineRule="exact"/>
        <w:ind w:left="0" w:firstLine="0"/>
        <w:jc w:val="left"/>
        <w:rPr>
          <w:ins w:id="884930" w:author="Claude" w:date="2026-10-07T12:00:00Z"/>
        </w:rPr>
      </w:pPr>
      <w:ins w:id="885212" w:author="Claude" w:date="2026-10-07T12:00:00Z">
        <w:r>
          <w:rPr>
            <w:rFonts w:ascii="Consolas" w:hAnsi="Consolas" w:cs="Consolas"/>
            <w:sz w:val="14"/>
            <w:szCs w:val="14"/>
          </w:rPr>
          <w:t xml:space="preserve">282          ax.barh(rk["Alternativa"], rk["TOPSIS"], color=[VERDE, AZUL, CINZA][: len(rk)])</w:t>
        </w:r>
      </w:ins>
    </w:p>
    <w:p>
      <w:pPr>
        <w:shd w:val="clear" w:color="auto" w:fill="F7F7F7"/>
        <w:spacing w:before="0" w:after="0" w:line="180" w:lineRule="exact"/>
        <w:ind w:left="0" w:firstLine="0"/>
        <w:jc w:val="left"/>
        <w:rPr>
          <w:ins w:id="884930" w:author="Claude" w:date="2026-10-07T12:00:00Z"/>
        </w:rPr>
      </w:pPr>
      <w:ins w:id="885213" w:author="Claude" w:date="2026-10-07T12:00:00Z">
        <w:r>
          <w:rPr>
            <w:rFonts w:ascii="Consolas" w:hAnsi="Consolas" w:cs="Consolas"/>
            <w:sz w:val="14"/>
            <w:szCs w:val="14"/>
          </w:rPr>
          <w:t xml:space="preserve">283          for y, v in enumerate(rk["TOPSIS"]):</w:t>
        </w:r>
      </w:ins>
    </w:p>
    <w:p>
      <w:pPr>
        <w:shd w:val="clear" w:color="auto" w:fill="F7F7F7"/>
        <w:spacing w:before="0" w:after="0" w:line="180" w:lineRule="exact"/>
        <w:ind w:left="0" w:firstLine="0"/>
        <w:jc w:val="left"/>
        <w:rPr>
          <w:ins w:id="884930" w:author="Claude" w:date="2026-10-07T12:00:00Z"/>
        </w:rPr>
      </w:pPr>
      <w:ins w:id="885214" w:author="Claude" w:date="2026-10-07T12:00:00Z">
        <w:r>
          <w:rPr>
            <w:rFonts w:ascii="Consolas" w:hAnsi="Consolas" w:cs="Consolas"/>
            <w:sz w:val="14"/>
            <w:szCs w:val="14"/>
          </w:rPr>
          <w:t xml:space="preserve">284              ax.text(v + 0.01, y, f"{v:.3f}".replace(".", ","), va="center")</w:t>
        </w:r>
      </w:ins>
    </w:p>
    <w:p>
      <w:pPr>
        <w:shd w:val="clear" w:color="auto" w:fill="F7F7F7"/>
        <w:spacing w:before="0" w:after="0" w:line="180" w:lineRule="exact"/>
        <w:ind w:left="0" w:firstLine="0"/>
        <w:jc w:val="left"/>
        <w:rPr>
          <w:ins w:id="884930" w:author="Claude" w:date="2026-10-07T12:00:00Z"/>
        </w:rPr>
      </w:pPr>
      <w:ins w:id="885215" w:author="Claude" w:date="2026-10-07T12:00:00Z">
        <w:r>
          <w:rPr>
            <w:rFonts w:ascii="Consolas" w:hAnsi="Consolas" w:cs="Consolas"/>
            <w:sz w:val="14"/>
            <w:szCs w:val="14"/>
          </w:rPr>
          <w:t xml:space="preserve">285          ax.set_xlim(0, 1); ax.invert_yaxis(); ax.set_xlabel("Proximidade relativa à solução ideal (TOPSIS)")</w:t>
        </w:r>
      </w:ins>
    </w:p>
    <w:p>
      <w:pPr>
        <w:shd w:val="clear" w:color="auto" w:fill="F7F7F7"/>
        <w:spacing w:before="0" w:after="0" w:line="180" w:lineRule="exact"/>
        <w:ind w:left="0" w:firstLine="0"/>
        <w:jc w:val="left"/>
        <w:rPr>
          <w:ins w:id="884930" w:author="Claude" w:date="2026-10-07T12:00:00Z"/>
        </w:rPr>
      </w:pPr>
      <w:ins w:id="885216" w:author="Claude" w:date="2026-10-07T12:00:00Z">
        <w:r>
          <w:rPr>
            <w:rFonts w:ascii="Consolas" w:hAnsi="Consolas" w:cs="Consolas"/>
            <w:sz w:val="14"/>
            <w:szCs w:val="14"/>
          </w:rPr>
          <w:t xml:space="preserve">286          ax.set_title("Comparação de alternativas de projeto")</w:t>
        </w:r>
      </w:ins>
    </w:p>
    <w:p>
      <w:pPr>
        <w:shd w:val="clear" w:color="auto" w:fill="F7F7F7"/>
        <w:spacing w:before="0" w:after="0" w:line="180" w:lineRule="exact"/>
        <w:ind w:left="0" w:firstLine="0"/>
        <w:jc w:val="left"/>
        <w:rPr>
          <w:ins w:id="884930" w:author="Claude" w:date="2026-10-07T12:00:00Z"/>
        </w:rPr>
      </w:pPr>
      <w:ins w:id="885217" w:author="Claude" w:date="2026-10-07T12:00:00Z">
        <w:r>
          <w:rPr>
            <w:rFonts w:ascii="Consolas" w:hAnsi="Consolas" w:cs="Consolas"/>
            <w:sz w:val="14"/>
            <w:szCs w:val="14"/>
          </w:rPr>
          <w:t xml:space="preserve">287          salvar(fig, "08_topsis.png")</w:t>
        </w:r>
      </w:ins>
    </w:p>
    <w:p>
      <w:pPr>
        <w:shd w:val="clear" w:color="auto" w:fill="F7F7F7"/>
        <w:spacing w:before="0" w:after="0" w:line="180" w:lineRule="exact"/>
        <w:ind w:left="0" w:firstLine="0"/>
        <w:jc w:val="left"/>
        <w:rPr>
          <w:ins w:id="884930" w:author="Claude" w:date="2026-10-07T12:00:00Z"/>
        </w:rPr>
      </w:pPr>
      <w:ins w:id="885218" w:author="Claude" w:date="2026-10-07T12:00:00Z">
        <w:r>
          <w:rPr>
            <w:rFonts w:ascii="Consolas" w:hAnsi="Consolas" w:cs="Consolas"/>
            <w:sz w:val="14"/>
            <w:szCs w:val="14"/>
          </w:rPr>
          <w:t xml:space="preserve">288      return figs</w:t>
        </w:r>
      </w:ins>
    </w:p>
    <w:p>
      <w:pPr>
        <w:shd w:val="clear" w:color="auto" w:fill="F7F7F7"/>
        <w:spacing w:before="0" w:after="0" w:line="180" w:lineRule="exact"/>
        <w:ind w:left="0" w:firstLine="0"/>
        <w:jc w:val="left"/>
        <w:rPr>
          <w:ins w:id="884930" w:author="Claude" w:date="2026-10-07T12:00:00Z"/>
        </w:rPr>
      </w:pPr>
      <w:ins w:id="885219" w:author="Claude" w:date="2026-10-07T12:00:00Z">
        <w:r>
          <w:rPr>
            <w:rFonts w:ascii="Consolas" w:hAnsi="Consolas" w:cs="Consolas"/>
            <w:sz w:val="14"/>
            <w:szCs w:val="14"/>
          </w:rPr>
          <w:t xml:space="preserve">289  </w:t>
        </w:r>
      </w:ins>
    </w:p>
    <w:p>
      <w:pPr>
        <w:shd w:val="clear" w:color="auto" w:fill="F7F7F7"/>
        <w:spacing w:before="0" w:after="0" w:line="180" w:lineRule="exact"/>
        <w:ind w:left="0" w:firstLine="0"/>
        <w:jc w:val="left"/>
        <w:rPr>
          <w:ins w:id="884930" w:author="Claude" w:date="2026-10-07T12:00:00Z"/>
        </w:rPr>
      </w:pPr>
      <w:ins w:id="885220" w:author="Claude" w:date="2026-10-07T12:00:00Z">
        <w:r>
          <w:rPr>
            <w:rFonts w:ascii="Consolas" w:hAnsi="Consolas" w:cs="Consolas"/>
            <w:sz w:val="14"/>
            <w:szCs w:val="14"/>
          </w:rPr>
          <w:t xml:space="preserve">290  </w:t>
        </w:r>
      </w:ins>
    </w:p>
    <w:p>
      <w:pPr>
        <w:shd w:val="clear" w:color="auto" w:fill="F7F7F7"/>
        <w:spacing w:before="0" w:after="0" w:line="180" w:lineRule="exact"/>
        <w:ind w:left="0" w:firstLine="0"/>
        <w:jc w:val="left"/>
        <w:rPr>
          <w:ins w:id="884930" w:author="Claude" w:date="2026-10-07T12:00:00Z"/>
        </w:rPr>
      </w:pPr>
      <w:ins w:id="885221" w:author="Claude" w:date="2026-10-07T12:00:00Z">
        <w:r>
          <w:rPr>
            <w:rFonts w:ascii="Consolas" w:hAnsi="Consolas" w:cs="Consolas"/>
            <w:sz w:val="14"/>
            <w:szCs w:val="14"/>
          </w:rPr>
          <w:t xml:space="preserve">291  def diagrama_arquitetura(caminho="evteas_output/figuras/00_arquitetura.png") -&gt; str:</w:t>
        </w:r>
      </w:ins>
    </w:p>
    <w:p>
      <w:pPr>
        <w:shd w:val="clear" w:color="auto" w:fill="F7F7F7"/>
        <w:spacing w:before="0" w:after="0" w:line="180" w:lineRule="exact"/>
        <w:ind w:left="0" w:firstLine="0"/>
        <w:jc w:val="left"/>
        <w:rPr>
          <w:ins w:id="884930" w:author="Claude" w:date="2026-10-07T12:00:00Z"/>
        </w:rPr>
      </w:pPr>
      <w:ins w:id="885222" w:author="Claude" w:date="2026-10-07T12:00:00Z">
        <w:r>
          <w:rPr>
            <w:rFonts w:ascii="Consolas" w:hAnsi="Consolas" w:cs="Consolas"/>
            <w:sz w:val="14"/>
            <w:szCs w:val="14"/>
          </w:rPr>
          <w:t xml:space="preserve">292      """Diagrama do fluxo Input → Processamento → Output → Verificação."""</w:t>
        </w:r>
      </w:ins>
    </w:p>
    <w:p>
      <w:pPr>
        <w:shd w:val="clear" w:color="auto" w:fill="F7F7F7"/>
        <w:spacing w:before="0" w:after="0" w:line="180" w:lineRule="exact"/>
        <w:ind w:left="0" w:firstLine="0"/>
        <w:jc w:val="left"/>
        <w:rPr>
          <w:ins w:id="884930" w:author="Claude" w:date="2026-10-07T12:00:00Z"/>
        </w:rPr>
      </w:pPr>
      <w:ins w:id="885223" w:author="Claude" w:date="2026-10-07T12:00:00Z">
        <w:r>
          <w:rPr>
            <w:rFonts w:ascii="Consolas" w:hAnsi="Consolas" w:cs="Consolas"/>
            <w:sz w:val="14"/>
            <w:szCs w:val="14"/>
          </w:rPr>
          <w:t xml:space="preserve">293      plt = _plt()</w:t>
        </w:r>
      </w:ins>
    </w:p>
    <w:p>
      <w:pPr>
        <w:shd w:val="clear" w:color="auto" w:fill="F7F7F7"/>
        <w:spacing w:before="0" w:after="0" w:line="180" w:lineRule="exact"/>
        <w:ind w:left="0" w:firstLine="0"/>
        <w:jc w:val="left"/>
        <w:rPr>
          <w:ins w:id="884930" w:author="Claude" w:date="2026-10-07T12:00:00Z"/>
        </w:rPr>
      </w:pPr>
      <w:ins w:id="885224" w:author="Claude" w:date="2026-10-07T12:00:00Z">
        <w:r>
          <w:rPr>
            <w:rFonts w:ascii="Consolas" w:hAnsi="Consolas" w:cs="Consolas"/>
            <w:sz w:val="14"/>
            <w:szCs w:val="14"/>
          </w:rPr>
          <w:t xml:space="preserve">294      from matplotlib.patches import FancyBboxPatch</w:t>
        </w:r>
      </w:ins>
    </w:p>
    <w:p>
      <w:pPr>
        <w:shd w:val="clear" w:color="auto" w:fill="F7F7F7"/>
        <w:spacing w:before="0" w:after="0" w:line="180" w:lineRule="exact"/>
        <w:ind w:left="0" w:firstLine="0"/>
        <w:jc w:val="left"/>
        <w:rPr>
          <w:ins w:id="884930" w:author="Claude" w:date="2026-10-07T12:00:00Z"/>
        </w:rPr>
      </w:pPr>
      <w:ins w:id="885225" w:author="Claude" w:date="2026-10-07T12:00:00Z">
        <w:r>
          <w:rPr>
            <w:rFonts w:ascii="Consolas" w:hAnsi="Consolas" w:cs="Consolas"/>
            <w:sz w:val="14"/>
            <w:szCs w:val="14"/>
          </w:rPr>
          <w:t xml:space="preserve">295      fig, ax = plt.subplots(figsize=(10, 4.6)); ax.axis("off"); ax.set_xlim(0, 10); ax.set_ylim(0, 5)</w:t>
        </w:r>
      </w:ins>
    </w:p>
    <w:p>
      <w:pPr>
        <w:shd w:val="clear" w:color="auto" w:fill="F7F7F7"/>
        <w:spacing w:before="0" w:after="0" w:line="180" w:lineRule="exact"/>
        <w:ind w:left="0" w:firstLine="0"/>
        <w:jc w:val="left"/>
        <w:rPr>
          <w:ins w:id="884930" w:author="Claude" w:date="2026-10-07T12:00:00Z"/>
        </w:rPr>
      </w:pPr>
      <w:ins w:id="885226" w:author="Claude" w:date="2026-10-07T12:00:00Z">
        <w:r>
          <w:rPr>
            <w:rFonts w:ascii="Consolas" w:hAnsi="Consolas" w:cs="Consolas"/>
            <w:sz w:val="14"/>
            <w:szCs w:val="14"/>
          </w:rPr>
          <w:t xml:space="preserve">296      caixas = [</w:t>
        </w:r>
      </w:ins>
    </w:p>
    <w:p>
      <w:pPr>
        <w:shd w:val="clear" w:color="auto" w:fill="F7F7F7"/>
        <w:spacing w:before="0" w:after="0" w:line="180" w:lineRule="exact"/>
        <w:ind w:left="0" w:firstLine="0"/>
        <w:jc w:val="left"/>
        <w:rPr>
          <w:ins w:id="884930" w:author="Claude" w:date="2026-10-07T12:00:00Z"/>
        </w:rPr>
      </w:pPr>
      <w:ins w:id="885227" w:author="Claude" w:date="2026-10-07T12:00:00Z">
        <w:r>
          <w:rPr>
            <w:rFonts w:ascii="Consolas" w:hAnsi="Consolas" w:cs="Consolas"/>
            <w:sz w:val="14"/>
            <w:szCs w:val="14"/>
          </w:rPr>
          <w:t xml:space="preserve">297          (0.1, 3.3, 2.0, 1.4, "Entradas\nEVTEASConfig\n+ registro de fontes", "#dbe9f6"),</w:t>
        </w:r>
      </w:ins>
    </w:p>
    <w:p>
      <w:pPr>
        <w:shd w:val="clear" w:color="auto" w:fill="F7F7F7"/>
        <w:spacing w:before="0" w:after="0" w:line="180" w:lineRule="exact"/>
        <w:ind w:left="0" w:firstLine="0"/>
        <w:jc w:val="left"/>
        <w:rPr>
          <w:ins w:id="884930" w:author="Claude" w:date="2026-10-07T12:00:00Z"/>
        </w:rPr>
      </w:pPr>
      <w:ins w:id="885228" w:author="Claude" w:date="2026-10-07T12:00:00Z">
        <w:r>
          <w:rPr>
            <w:rFonts w:ascii="Consolas" w:hAnsi="Consolas" w:cs="Consolas"/>
            <w:sz w:val="14"/>
            <w:szCs w:val="14"/>
          </w:rPr>
          <w:t xml:space="preserve">298          (2.6, 3.3, 2.2, 1.4, "Motor vetorizado\ntécnico → econômico\n→ ambiental → social", "#fde8d0"),</w:t>
        </w:r>
      </w:ins>
    </w:p>
    <w:p>
      <w:pPr>
        <w:shd w:val="clear" w:color="auto" w:fill="F7F7F7"/>
        <w:spacing w:before="0" w:after="0" w:line="180" w:lineRule="exact"/>
        <w:ind w:left="0" w:firstLine="0"/>
        <w:jc w:val="left"/>
        <w:rPr>
          <w:ins w:id="884930" w:author="Claude" w:date="2026-10-07T12:00:00Z"/>
        </w:rPr>
      </w:pPr>
      <w:ins w:id="885229" w:author="Claude" w:date="2026-10-07T12:00:00Z">
        <w:r>
          <w:rPr>
            <w:rFonts w:ascii="Consolas" w:hAnsi="Consolas" w:cs="Consolas"/>
            <w:sz w:val="14"/>
            <w:szCs w:val="14"/>
          </w:rPr>
          <w:t xml:space="preserve">299          (5.3, 3.3, 2.0, 1.4, "Normalização\npesos (preset/\nLikert/AHP)", "#e3f1e6"),</w:t>
        </w:r>
      </w:ins>
    </w:p>
    <w:p>
      <w:pPr>
        <w:shd w:val="clear" w:color="auto" w:fill="F7F7F7"/>
        <w:spacing w:before="0" w:after="0" w:line="180" w:lineRule="exact"/>
        <w:ind w:left="0" w:firstLine="0"/>
        <w:jc w:val="left"/>
        <w:rPr>
          <w:ins w:id="884930" w:author="Claude" w:date="2026-10-07T12:00:00Z"/>
        </w:rPr>
      </w:pPr>
      <w:ins w:id="885230" w:author="Claude" w:date="2026-10-07T12:00:00Z">
        <w:r>
          <w:rPr>
            <w:rFonts w:ascii="Consolas" w:hAnsi="Consolas" w:cs="Consolas"/>
            <w:sz w:val="14"/>
            <w:szCs w:val="14"/>
          </w:rPr>
          <w:t xml:space="preserve">300          (7.8, 3.3, 2.1, 1.4, "Índice EVTEAS\nESG, ODS\nregra de decisão", "#eee"),</w:t>
        </w:r>
      </w:ins>
    </w:p>
    <w:p>
      <w:pPr>
        <w:shd w:val="clear" w:color="auto" w:fill="F7F7F7"/>
        <w:spacing w:before="0" w:after="0" w:line="180" w:lineRule="exact"/>
        <w:ind w:left="0" w:firstLine="0"/>
        <w:jc w:val="left"/>
        <w:rPr>
          <w:ins w:id="884930" w:author="Claude" w:date="2026-10-07T12:00:00Z"/>
        </w:rPr>
      </w:pPr>
      <w:ins w:id="885231" w:author="Claude" w:date="2026-10-07T12:00:00Z">
        <w:r>
          <w:rPr>
            <w:rFonts w:ascii="Consolas" w:hAnsi="Consolas" w:cs="Consolas"/>
            <w:sz w:val="14"/>
            <w:szCs w:val="14"/>
          </w:rPr>
          <w:t xml:space="preserve">301          (2.6, 0.6, 2.2, 1.6, "Incerteza\nMonte Carlo (n = 10.000)\nsensibilidade, cenários,\nvalores críticos", "#fde8d0"),</w:t>
        </w:r>
      </w:ins>
    </w:p>
    <w:p>
      <w:pPr>
        <w:shd w:val="clear" w:color="auto" w:fill="F7F7F7"/>
        <w:spacing w:before="0" w:after="0" w:line="180" w:lineRule="exact"/>
        <w:ind w:left="0" w:firstLine="0"/>
        <w:jc w:val="left"/>
        <w:rPr>
          <w:ins w:id="884930" w:author="Claude" w:date="2026-10-07T12:00:00Z"/>
        </w:rPr>
      </w:pPr>
      <w:ins w:id="885232" w:author="Claude" w:date="2026-10-07T12:00:00Z">
        <w:r>
          <w:rPr>
            <w:rFonts w:ascii="Consolas" w:hAnsi="Consolas" w:cs="Consolas"/>
            <w:sz w:val="14"/>
            <w:szCs w:val="14"/>
          </w:rPr>
          <w:t xml:space="preserve">302          (5.3, 0.6, 2.0, 1.6, "Verificação (V&amp;V)\ninvariantes e\ntestes automatizados", "#e3f1e6"),</w:t>
        </w:r>
      </w:ins>
    </w:p>
    <w:p>
      <w:pPr>
        <w:shd w:val="clear" w:color="auto" w:fill="F7F7F7"/>
        <w:spacing w:before="0" w:after="0" w:line="180" w:lineRule="exact"/>
        <w:ind w:left="0" w:firstLine="0"/>
        <w:jc w:val="left"/>
        <w:rPr>
          <w:ins w:id="884930" w:author="Claude" w:date="2026-10-07T12:00:00Z"/>
        </w:rPr>
      </w:pPr>
      <w:ins w:id="885233" w:author="Claude" w:date="2026-10-07T12:00:00Z">
        <w:r>
          <w:rPr>
            <w:rFonts w:ascii="Consolas" w:hAnsi="Consolas" w:cs="Consolas"/>
            <w:sz w:val="14"/>
            <w:szCs w:val="14"/>
          </w:rPr>
          <w:t xml:space="preserve">303          (7.8, 0.6, 2.1, 1.6, "Saídas\nExcel, JSON,\nrelatório e figuras\nTOPSIS", "#eee"),</w:t>
        </w:r>
      </w:ins>
    </w:p>
    <w:p>
      <w:pPr>
        <w:shd w:val="clear" w:color="auto" w:fill="F7F7F7"/>
        <w:spacing w:before="0" w:after="0" w:line="180" w:lineRule="exact"/>
        <w:ind w:left="0" w:firstLine="0"/>
        <w:jc w:val="left"/>
        <w:rPr>
          <w:ins w:id="884930" w:author="Claude" w:date="2026-10-07T12:00:00Z"/>
        </w:rPr>
      </w:pPr>
      <w:ins w:id="885234" w:author="Claude" w:date="2026-10-07T12:00:00Z">
        <w:r>
          <w:rPr>
            <w:rFonts w:ascii="Consolas" w:hAnsi="Consolas" w:cs="Consolas"/>
            <w:sz w:val="14"/>
            <w:szCs w:val="14"/>
          </w:rPr>
          <w:t xml:space="preserve">304      ]</w:t>
        </w:r>
      </w:ins>
    </w:p>
    <w:p>
      <w:pPr>
        <w:shd w:val="clear" w:color="auto" w:fill="F7F7F7"/>
        <w:spacing w:before="0" w:after="0" w:line="180" w:lineRule="exact"/>
        <w:ind w:left="0" w:firstLine="0"/>
        <w:jc w:val="left"/>
        <w:rPr>
          <w:ins w:id="884930" w:author="Claude" w:date="2026-10-07T12:00:00Z"/>
        </w:rPr>
      </w:pPr>
      <w:ins w:id="885235" w:author="Claude" w:date="2026-10-07T12:00:00Z">
        <w:r>
          <w:rPr>
            <w:rFonts w:ascii="Consolas" w:hAnsi="Consolas" w:cs="Consolas"/>
            <w:sz w:val="14"/>
            <w:szCs w:val="14"/>
          </w:rPr>
          <w:t xml:space="preserve">305      for x, y, w, h, txt, cor in caixas:</w:t>
        </w:r>
      </w:ins>
    </w:p>
    <w:p>
      <w:pPr>
        <w:shd w:val="clear" w:color="auto" w:fill="F7F7F7"/>
        <w:spacing w:before="0" w:after="0" w:line="180" w:lineRule="exact"/>
        <w:ind w:left="0" w:firstLine="0"/>
        <w:jc w:val="left"/>
        <w:rPr>
          <w:ins w:id="884930" w:author="Claude" w:date="2026-10-07T12:00:00Z"/>
        </w:rPr>
      </w:pPr>
      <w:ins w:id="885236" w:author="Claude" w:date="2026-10-07T12:00:00Z">
        <w:r>
          <w:rPr>
            <w:rFonts w:ascii="Consolas" w:hAnsi="Consolas" w:cs="Consolas"/>
            <w:sz w:val="14"/>
            <w:szCs w:val="14"/>
          </w:rPr>
          <w:t xml:space="preserve">306          ax.add_patch(FancyBboxPatch((x, y), w, h, boxstyle="round,pad=0.05", fc=cor, ec="#555", lw=1))</w:t>
        </w:r>
      </w:ins>
    </w:p>
    <w:p>
      <w:pPr>
        <w:shd w:val="clear" w:color="auto" w:fill="F7F7F7"/>
        <w:spacing w:before="0" w:after="0" w:line="180" w:lineRule="exact"/>
        <w:ind w:left="0" w:firstLine="0"/>
        <w:jc w:val="left"/>
        <w:rPr>
          <w:ins w:id="884930" w:author="Claude" w:date="2026-10-07T12:00:00Z"/>
        </w:rPr>
      </w:pPr>
      <w:ins w:id="885237" w:author="Claude" w:date="2026-10-07T12:00:00Z">
        <w:r>
          <w:rPr>
            <w:rFonts w:ascii="Consolas" w:hAnsi="Consolas" w:cs="Consolas"/>
            <w:sz w:val="14"/>
            <w:szCs w:val="14"/>
          </w:rPr>
          <w:t xml:space="preserve">307          ax.text(x + w / 2, y + h / 2, txt, ha="center", va="center", fontsize=9)</w:t>
        </w:r>
      </w:ins>
    </w:p>
    <w:p>
      <w:pPr>
        <w:shd w:val="clear" w:color="auto" w:fill="F7F7F7"/>
        <w:spacing w:before="0" w:after="0" w:line="180" w:lineRule="exact"/>
        <w:ind w:left="0" w:firstLine="0"/>
        <w:jc w:val="left"/>
        <w:rPr>
          <w:ins w:id="884930" w:author="Claude" w:date="2026-10-07T12:00:00Z"/>
        </w:rPr>
      </w:pPr>
      <w:ins w:id="885238" w:author="Claude" w:date="2026-10-07T12:00:00Z">
        <w:r>
          <w:rPr>
            <w:rFonts w:ascii="Consolas" w:hAnsi="Consolas" w:cs="Consolas"/>
            <w:sz w:val="14"/>
            <w:szCs w:val="14"/>
          </w:rPr>
          <w:t xml:space="preserve">308      seta = dict(arrowstyle="-&gt;", color="#333", lw=1.2)</w:t>
        </w:r>
      </w:ins>
    </w:p>
    <w:p>
      <w:pPr>
        <w:shd w:val="clear" w:color="auto" w:fill="F7F7F7"/>
        <w:spacing w:before="0" w:after="0" w:line="180" w:lineRule="exact"/>
        <w:ind w:left="0" w:firstLine="0"/>
        <w:jc w:val="left"/>
        <w:rPr>
          <w:ins w:id="884930" w:author="Claude" w:date="2026-10-07T12:00:00Z"/>
        </w:rPr>
      </w:pPr>
      <w:ins w:id="885239" w:author="Claude" w:date="2026-10-07T12:00:00Z">
        <w:r>
          <w:rPr>
            <w:rFonts w:ascii="Consolas" w:hAnsi="Consolas" w:cs="Consolas"/>
            <w:sz w:val="14"/>
            <w:szCs w:val="14"/>
          </w:rPr>
          <w:t xml:space="preserve">309      for (x1, y1), (x2, y2) in [((2.15, 4.0), (2.55, 4.0)), ((4.85, 4.0), (5.25, 4.0)), ((7.35, 4.0), (7.75, 4.0)),</w:t>
        </w:r>
      </w:ins>
    </w:p>
    <w:p>
      <w:pPr>
        <w:shd w:val="clear" w:color="auto" w:fill="F7F7F7"/>
        <w:spacing w:before="0" w:after="0" w:line="180" w:lineRule="exact"/>
        <w:ind w:left="0" w:firstLine="0"/>
        <w:jc w:val="left"/>
        <w:rPr>
          <w:ins w:id="884930" w:author="Claude" w:date="2026-10-07T12:00:00Z"/>
        </w:rPr>
      </w:pPr>
      <w:ins w:id="885240" w:author="Claude" w:date="2026-10-07T12:00:00Z">
        <w:r>
          <w:rPr>
            <w:rFonts w:ascii="Consolas" w:hAnsi="Consolas" w:cs="Consolas"/>
            <w:sz w:val="14"/>
            <w:szCs w:val="14"/>
          </w:rPr>
          <w:t xml:space="preserve">310                                 ((3.7, 3.25), (3.7, 2.25)), ((4.85, 1.4), (5.25, 1.4)), ((7.35, 1.4), (7.75, 1.4)),</w:t>
        </w:r>
      </w:ins>
    </w:p>
    <w:p>
      <w:pPr>
        <w:shd w:val="clear" w:color="auto" w:fill="F7F7F7"/>
        <w:spacing w:before="0" w:after="0" w:line="180" w:lineRule="exact"/>
        <w:ind w:left="0" w:firstLine="0"/>
        <w:jc w:val="left"/>
        <w:rPr>
          <w:ins w:id="884930" w:author="Claude" w:date="2026-10-07T12:00:00Z"/>
        </w:rPr>
      </w:pPr>
      <w:ins w:id="885241" w:author="Claude" w:date="2026-10-07T12:00:00Z">
        <w:r>
          <w:rPr>
            <w:rFonts w:ascii="Consolas" w:hAnsi="Consolas" w:cs="Consolas"/>
            <w:sz w:val="14"/>
            <w:szCs w:val="14"/>
          </w:rPr>
          <w:t xml:space="preserve">311                                 ((8.85, 3.25), (8.85, 2.25))]:</w:t>
        </w:r>
      </w:ins>
    </w:p>
    <w:p>
      <w:pPr>
        <w:shd w:val="clear" w:color="auto" w:fill="F7F7F7"/>
        <w:spacing w:before="0" w:after="0" w:line="180" w:lineRule="exact"/>
        <w:ind w:left="0" w:firstLine="0"/>
        <w:jc w:val="left"/>
        <w:rPr>
          <w:ins w:id="884930" w:author="Claude" w:date="2026-10-07T12:00:00Z"/>
        </w:rPr>
      </w:pPr>
      <w:ins w:id="885242" w:author="Claude" w:date="2026-10-07T12:00:00Z">
        <w:r>
          <w:rPr>
            <w:rFonts w:ascii="Consolas" w:hAnsi="Consolas" w:cs="Consolas"/>
            <w:sz w:val="14"/>
            <w:szCs w:val="14"/>
          </w:rPr>
          <w:t xml:space="preserve">312          ax.annotate("", xy=(x2, y2), xytext=(x1, y1), arrowprops=seta)</w:t>
        </w:r>
      </w:ins>
    </w:p>
    <w:p>
      <w:pPr>
        <w:shd w:val="clear" w:color="auto" w:fill="F7F7F7"/>
        <w:spacing w:before="0" w:after="0" w:line="180" w:lineRule="exact"/>
        <w:ind w:left="0" w:firstLine="0"/>
        <w:jc w:val="left"/>
        <w:rPr>
          <w:ins w:id="884930" w:author="Claude" w:date="2026-10-07T12:00:00Z"/>
        </w:rPr>
      </w:pPr>
      <w:ins w:id="885243" w:author="Claude" w:date="2026-10-07T12:00:00Z">
        <w:r>
          <w:rPr>
            <w:rFonts w:ascii="Consolas" w:hAnsi="Consolas" w:cs="Consolas"/>
            <w:sz w:val="14"/>
            <w:szCs w:val="14"/>
          </w:rPr>
          <w:t xml:space="preserve">313      ax.set_title("Arquitetura do EVTEAS-Py 2.0", fontsize=12)</w:t>
        </w:r>
      </w:ins>
    </w:p>
    <w:p>
      <w:pPr>
        <w:shd w:val="clear" w:color="auto" w:fill="F7F7F7"/>
        <w:spacing w:before="0" w:after="0" w:line="180" w:lineRule="exact"/>
        <w:ind w:left="0" w:firstLine="0"/>
        <w:jc w:val="left"/>
        <w:rPr>
          <w:ins w:id="884930" w:author="Claude" w:date="2026-10-07T12:00:00Z"/>
        </w:rPr>
      </w:pPr>
      <w:ins w:id="885244" w:author="Claude" w:date="2026-10-07T12:00:00Z">
        <w:r>
          <w:rPr>
            <w:rFonts w:ascii="Consolas" w:hAnsi="Consolas" w:cs="Consolas"/>
            <w:sz w:val="14"/>
            <w:szCs w:val="14"/>
          </w:rPr>
          <w:t xml:space="preserve">314      Path(caminho).parent.mkdir(parents=True, exist_ok=True)</w:t>
        </w:r>
      </w:ins>
    </w:p>
    <w:p>
      <w:pPr>
        <w:shd w:val="clear" w:color="auto" w:fill="F7F7F7"/>
        <w:spacing w:before="0" w:after="0" w:line="180" w:lineRule="exact"/>
        <w:ind w:left="0" w:firstLine="0"/>
        <w:jc w:val="left"/>
        <w:rPr>
          <w:ins w:id="884930" w:author="Claude" w:date="2026-10-07T12:00:00Z"/>
        </w:rPr>
      </w:pPr>
      <w:ins w:id="885245" w:author="Claude" w:date="2026-10-07T12:00:00Z">
        <w:r>
          <w:rPr>
            <w:rFonts w:ascii="Consolas" w:hAnsi="Consolas" w:cs="Consolas"/>
            <w:sz w:val="14"/>
            <w:szCs w:val="14"/>
          </w:rPr>
          <w:t xml:space="preserve">315      fig.savefig(caminho, bbox_inches="tight"); plt.close(fig)</w:t>
        </w:r>
      </w:ins>
    </w:p>
    <w:p>
      <w:pPr>
        <w:shd w:val="clear" w:color="auto" w:fill="F7F7F7"/>
        <w:spacing w:before="0" w:after="0" w:line="180" w:lineRule="exact"/>
        <w:ind w:left="0" w:firstLine="0"/>
        <w:jc w:val="left"/>
        <w:rPr>
          <w:ins w:id="884930" w:author="Claude" w:date="2026-10-07T12:00:00Z"/>
        </w:rPr>
      </w:pPr>
      <w:ins w:id="885246" w:author="Claude" w:date="2026-10-07T12:00:00Z">
        <w:r>
          <w:rPr>
            <w:rFonts w:ascii="Consolas" w:hAnsi="Consolas" w:cs="Consolas"/>
            <w:sz w:val="14"/>
            <w:szCs w:val="14"/>
          </w:rPr>
          <w:t xml:space="preserve">316      return caminho</w:t>
        </w:r>
      </w:ins>
    </w:p>
    <w:p>
      <w:pPr>
        <w:pStyle w:val="Ttulo2"/>
        <w:pageBreakBefore w:val="0"/>
        <w:rPr>
          <w:ins w:id="885247" w:author="Claude" w:date="2026-10-07T12:00:00Z"/>
        </w:rPr>
      </w:pPr>
      <w:bookmarkStart w:id="990072" w:name="_TocRev187ApA11"/>
      <w:ins w:id="885248" w:author="Claude" w:date="2026-10-07T12:00:00Z">
        <w:r>
          <w:rPr>
            <w:rFonts w:ascii="Times New Roman" w:hAnsi="Times New Roman"/>
            <w:b w:val="0"/>
            <w:sz w:val="28"/>
          </w:rPr>
          <w:t xml:space="preserve">A.11 evteas_py/interface.py — Entrada de dados, arquivos de entradas e análise de preços</w:t>
        </w:r>
      </w:ins>
      <w:bookmarkEnd w:id="990072"/>
    </w:p>
    <w:p>
      <w:pPr>
        <w:shd w:val="clear" w:color="auto" w:fill="F7F7F7"/>
        <w:spacing w:before="0" w:after="0" w:line="180" w:lineRule="exact"/>
        <w:ind w:left="0" w:firstLine="0"/>
        <w:jc w:val="left"/>
        <w:rPr>
          <w:ins w:id="885249" w:author="Claude" w:date="2026-10-07T12:00:00Z"/>
        </w:rPr>
      </w:pPr>
      <w:ins w:id="885250" w:author="Claude" w:date="2026-10-07T12:00:00Z">
        <w:r>
          <w:rPr>
            <w:rFonts w:ascii="Consolas" w:hAnsi="Consolas" w:cs="Consolas"/>
            <w:sz w:val="14"/>
            <w:szCs w:val="14"/>
          </w:rPr>
          <w:t xml:space="preserve">   1  """Entrada de dados do EVTEAS-Py: menu inicial, wizard completo, arquivos JSON e análise de preços.</w:t>
        </w:r>
      </w:ins>
    </w:p>
    <w:p>
      <w:pPr>
        <w:shd w:val="clear" w:color="auto" w:fill="F7F7F7"/>
        <w:spacing w:before="0" w:after="0" w:line="180" w:lineRule="exact"/>
        <w:ind w:left="0" w:firstLine="0"/>
        <w:jc w:val="left"/>
        <w:rPr>
          <w:ins w:id="885249" w:author="Claude" w:date="2026-10-07T12:00:00Z"/>
        </w:rPr>
      </w:pPr>
      <w:ins w:id="885251"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5249" w:author="Claude" w:date="2026-10-07T12:00:00Z"/>
        </w:rPr>
      </w:pPr>
      <w:ins w:id="885252" w:author="Claude" w:date="2026-10-07T12:00:00Z">
        <w:r>
          <w:rPr>
            <w:rFonts w:ascii="Consolas" w:hAnsi="Consolas" w:cs="Consolas"/>
            <w:sz w:val="14"/>
            <w:szCs w:val="14"/>
          </w:rPr>
          <w:t xml:space="preserve">   3  O estudo começa SEMPRE pela entrada de dados (``iniciar_entradas``). Há três modos:</w:t>
        </w:r>
      </w:ins>
    </w:p>
    <w:p>
      <w:pPr>
        <w:shd w:val="clear" w:color="auto" w:fill="F7F7F7"/>
        <w:spacing w:before="0" w:after="0" w:line="180" w:lineRule="exact"/>
        <w:ind w:left="0" w:firstLine="0"/>
        <w:jc w:val="left"/>
        <w:rPr>
          <w:ins w:id="885249" w:author="Claude" w:date="2026-10-07T12:00:00Z"/>
        </w:rPr>
      </w:pPr>
      <w:ins w:id="885253" w:author="Claude" w:date="2026-10-07T12:00:00Z">
        <w:r>
          <w:rPr>
            <w:rFonts w:ascii="Consolas" w:hAnsi="Consolas" w:cs="Consolas"/>
            <w:sz w:val="14"/>
            <w:szCs w:val="14"/>
          </w:rPr>
          <w:t xml:space="preserve">   4  </w:t>
        </w:r>
      </w:ins>
    </w:p>
    <w:p>
      <w:pPr>
        <w:shd w:val="clear" w:color="auto" w:fill="F7F7F7"/>
        <w:spacing w:before="0" w:after="0" w:line="180" w:lineRule="exact"/>
        <w:ind w:left="0" w:firstLine="0"/>
        <w:jc w:val="left"/>
        <w:rPr>
          <w:ins w:id="885249" w:author="Claude" w:date="2026-10-07T12:00:00Z"/>
        </w:rPr>
      </w:pPr>
      <w:ins w:id="885254" w:author="Claude" w:date="2026-10-07T12:00:00Z">
        <w:r>
          <w:rPr>
            <w:rFonts w:ascii="Consolas" w:hAnsi="Consolas" w:cs="Consolas"/>
            <w:sz w:val="14"/>
            <w:szCs w:val="14"/>
          </w:rPr>
          <w:t xml:space="preserve">   5  1. **Novo projeto** — todas as premissas do projeto precisam ser digitadas; o</w:t>
        </w:r>
      </w:ins>
    </w:p>
    <w:p>
      <w:pPr>
        <w:shd w:val="clear" w:color="auto" w:fill="F7F7F7"/>
        <w:spacing w:before="0" w:after="0" w:line="180" w:lineRule="exact"/>
        <w:ind w:left="0" w:firstLine="0"/>
        <w:jc w:val="left"/>
        <w:rPr>
          <w:ins w:id="885249" w:author="Claude" w:date="2026-10-07T12:00:00Z"/>
        </w:rPr>
      </w:pPr>
      <w:ins w:id="885255" w:author="Claude" w:date="2026-10-07T12:00:00Z">
        <w:r>
          <w:rPr>
            <w:rFonts w:ascii="Consolas" w:hAnsi="Consolas" w:cs="Consolas"/>
            <w:sz w:val="14"/>
            <w:szCs w:val="14"/>
          </w:rPr>
          <w:t xml:space="preserve">   6     wizard não usa valores prontos. Apenas coeficientes técnicos com referência</w:t>
        </w:r>
      </w:ins>
    </w:p>
    <w:p>
      <w:pPr>
        <w:shd w:val="clear" w:color="auto" w:fill="F7F7F7"/>
        <w:spacing w:before="0" w:after="0" w:line="180" w:lineRule="exact"/>
        <w:ind w:left="0" w:firstLine="0"/>
        <w:jc w:val="left"/>
        <w:rPr>
          <w:ins w:id="885249" w:author="Claude" w:date="2026-10-07T12:00:00Z"/>
        </w:rPr>
      </w:pPr>
      <w:ins w:id="885256" w:author="Claude" w:date="2026-10-07T12:00:00Z">
        <w:r>
          <w:rPr>
            <w:rFonts w:ascii="Consolas" w:hAnsi="Consolas" w:cs="Consolas"/>
            <w:sz w:val="14"/>
            <w:szCs w:val="14"/>
          </w:rPr>
          <w:t xml:space="preserve">   7     normativa ou bibliográfica (ex.: limites da Resolução CONAMA nº 357/2005,</w:t>
        </w:r>
      </w:ins>
    </w:p>
    <w:p>
      <w:pPr>
        <w:shd w:val="clear" w:color="auto" w:fill="F7F7F7"/>
        <w:spacing w:before="0" w:after="0" w:line="180" w:lineRule="exact"/>
        <w:ind w:left="0" w:firstLine="0"/>
        <w:jc w:val="left"/>
        <w:rPr>
          <w:ins w:id="885249" w:author="Claude" w:date="2026-10-07T12:00:00Z"/>
        </w:rPr>
      </w:pPr>
      <w:ins w:id="885257" w:author="Claude" w:date="2026-10-07T12:00:00Z">
        <w:r>
          <w:rPr>
            <w:rFonts w:ascii="Consolas" w:hAnsi="Consolas" w:cs="Consolas"/>
            <w:sz w:val="14"/>
            <w:szCs w:val="14"/>
          </w:rPr>
          <w:t xml:space="preserve">   8     teor de nitrogênio no peixe) aparecem como "referência — Enter aceita", e a</w:t>
        </w:r>
      </w:ins>
    </w:p>
    <w:p>
      <w:pPr>
        <w:shd w:val="clear" w:color="auto" w:fill="F7F7F7"/>
        <w:spacing w:before="0" w:after="0" w:line="180" w:lineRule="exact"/>
        <w:ind w:left="0" w:firstLine="0"/>
        <w:jc w:val="left"/>
        <w:rPr>
          <w:ins w:id="885249" w:author="Claude" w:date="2026-10-07T12:00:00Z"/>
        </w:rPr>
      </w:pPr>
      <w:ins w:id="885258" w:author="Claude" w:date="2026-10-07T12:00:00Z">
        <w:r>
          <w:rPr>
            <w:rFonts w:ascii="Consolas" w:hAnsi="Consolas" w:cs="Consolas"/>
            <w:sz w:val="14"/>
            <w:szCs w:val="14"/>
          </w:rPr>
          <w:t xml:space="preserve">   9     origem fica registrada no estudo.</w:t>
        </w:r>
      </w:ins>
    </w:p>
    <w:p>
      <w:pPr>
        <w:shd w:val="clear" w:color="auto" w:fill="F7F7F7"/>
        <w:spacing w:before="0" w:after="0" w:line="180" w:lineRule="exact"/>
        <w:ind w:left="0" w:firstLine="0"/>
        <w:jc w:val="left"/>
        <w:rPr>
          <w:ins w:id="885249" w:author="Claude" w:date="2026-10-07T12:00:00Z"/>
        </w:rPr>
      </w:pPr>
      <w:ins w:id="885259" w:author="Claude" w:date="2026-10-07T12:00:00Z">
        <w:r>
          <w:rPr>
            <w:rFonts w:ascii="Consolas" w:hAnsi="Consolas" w:cs="Consolas"/>
            <w:sz w:val="14"/>
            <w:szCs w:val="14"/>
          </w:rPr>
          <w:t xml:space="preserve">  10  2. **Carregar e revisar** — lê um arquivo JSON salvo numa entrada anterior;</w:t>
        </w:r>
      </w:ins>
    </w:p>
    <w:p>
      <w:pPr>
        <w:shd w:val="clear" w:color="auto" w:fill="F7F7F7"/>
        <w:spacing w:before="0" w:after="0" w:line="180" w:lineRule="exact"/>
        <w:ind w:left="0" w:firstLine="0"/>
        <w:jc w:val="left"/>
        <w:rPr>
          <w:ins w:id="885249" w:author="Claude" w:date="2026-10-07T12:00:00Z"/>
        </w:rPr>
      </w:pPr>
      <w:ins w:id="885260" w:author="Claude" w:date="2026-10-07T12:00:00Z">
        <w:r>
          <w:rPr>
            <w:rFonts w:ascii="Consolas" w:hAnsi="Consolas" w:cs="Consolas"/>
            <w:sz w:val="14"/>
            <w:szCs w:val="14"/>
          </w:rPr>
          <w:t xml:space="preserve">  11     cada pergunta mostra o valor salvo, e Enter o mantém.</w:t>
        </w:r>
      </w:ins>
    </w:p>
    <w:p>
      <w:pPr>
        <w:shd w:val="clear" w:color="auto" w:fill="F7F7F7"/>
        <w:spacing w:before="0" w:after="0" w:line="180" w:lineRule="exact"/>
        <w:ind w:left="0" w:firstLine="0"/>
        <w:jc w:val="left"/>
        <w:rPr>
          <w:ins w:id="885249" w:author="Claude" w:date="2026-10-07T12:00:00Z"/>
        </w:rPr>
      </w:pPr>
      <w:ins w:id="885261" w:author="Claude" w:date="2026-10-07T12:00:00Z">
        <w:r>
          <w:rPr>
            <w:rFonts w:ascii="Consolas" w:hAnsi="Consolas" w:cs="Consolas"/>
            <w:sz w:val="14"/>
            <w:szCs w:val="14"/>
          </w:rPr>
          <w:t xml:space="preserve">  12  3. **Exemplo ilustrativo** — carrega o caso-base da dissertação, apenas para</w:t>
        </w:r>
      </w:ins>
    </w:p>
    <w:p>
      <w:pPr>
        <w:shd w:val="clear" w:color="auto" w:fill="F7F7F7"/>
        <w:spacing w:before="0" w:after="0" w:line="180" w:lineRule="exact"/>
        <w:ind w:left="0" w:firstLine="0"/>
        <w:jc w:val="left"/>
        <w:rPr>
          <w:ins w:id="885249" w:author="Claude" w:date="2026-10-07T12:00:00Z"/>
        </w:rPr>
      </w:pPr>
      <w:ins w:id="885262" w:author="Claude" w:date="2026-10-07T12:00:00Z">
        <w:r>
          <w:rPr>
            <w:rFonts w:ascii="Consolas" w:hAnsi="Consolas" w:cs="Consolas"/>
            <w:sz w:val="14"/>
            <w:szCs w:val="14"/>
          </w:rPr>
          <w:t xml:space="preserve">  13     demonstração do artefato.</w:t>
        </w:r>
      </w:ins>
    </w:p>
    <w:p>
      <w:pPr>
        <w:shd w:val="clear" w:color="auto" w:fill="F7F7F7"/>
        <w:spacing w:before="0" w:after="0" w:line="180" w:lineRule="exact"/>
        <w:ind w:left="0" w:firstLine="0"/>
        <w:jc w:val="left"/>
        <w:rPr>
          <w:ins w:id="885249" w:author="Claude" w:date="2026-10-07T12:00:00Z"/>
        </w:rPr>
      </w:pPr>
      <w:ins w:id="885263" w:author="Claude" w:date="2026-10-07T12:00:00Z">
        <w:r>
          <w:rPr>
            <w:rFonts w:ascii="Consolas" w:hAnsi="Consolas" w:cs="Consolas"/>
            <w:sz w:val="14"/>
            <w:szCs w:val="14"/>
          </w:rPr>
          <w:t xml:space="preserve">  14  </w:t>
        </w:r>
      </w:ins>
    </w:p>
    <w:p>
      <w:pPr>
        <w:shd w:val="clear" w:color="auto" w:fill="F7F7F7"/>
        <w:spacing w:before="0" w:after="0" w:line="180" w:lineRule="exact"/>
        <w:ind w:left="0" w:firstLine="0"/>
        <w:jc w:val="left"/>
        <w:rPr>
          <w:ins w:id="885249" w:author="Claude" w:date="2026-10-07T12:00:00Z"/>
        </w:rPr>
      </w:pPr>
      <w:ins w:id="885264" w:author="Claude" w:date="2026-10-07T12:00:00Z">
        <w:r>
          <w:rPr>
            <w:rFonts w:ascii="Consolas" w:hAnsi="Consolas" w:cs="Consolas"/>
            <w:sz w:val="14"/>
            <w:szCs w:val="14"/>
          </w:rPr>
          <w:t xml:space="preserve">  15  O wizard preserva o percurso das versões anteriores (Viabilidade econômica</w:t>
        </w:r>
      </w:ins>
    </w:p>
    <w:p>
      <w:pPr>
        <w:shd w:val="clear" w:color="auto" w:fill="F7F7F7"/>
        <w:spacing w:before="0" w:after="0" w:line="180" w:lineRule="exact"/>
        <w:ind w:left="0" w:firstLine="0"/>
        <w:jc w:val="left"/>
        <w:rPr>
          <w:ins w:id="885249" w:author="Claude" w:date="2026-10-07T12:00:00Z"/>
        </w:rPr>
      </w:pPr>
      <w:ins w:id="885265" w:author="Claude" w:date="2026-10-07T12:00:00Z">
        <w:r>
          <w:rPr>
            <w:rFonts w:ascii="Consolas" w:hAnsi="Consolas" w:cs="Consolas"/>
            <w:sz w:val="14"/>
            <w:szCs w:val="14"/>
          </w:rPr>
          <w:t xml:space="preserve">  16  Rev. 8/9 e EVTEAS master): tipo de organização, mix de produtos com</w:t>
        </w:r>
      </w:ins>
    </w:p>
    <w:p>
      <w:pPr>
        <w:shd w:val="clear" w:color="auto" w:fill="F7F7F7"/>
        <w:spacing w:before="0" w:after="0" w:line="180" w:lineRule="exact"/>
        <w:ind w:left="0" w:firstLine="0"/>
        <w:jc w:val="left"/>
        <w:rPr>
          <w:ins w:id="885249" w:author="Claude" w:date="2026-10-07T12:00:00Z"/>
        </w:rPr>
      </w:pPr>
      <w:ins w:id="885266" w:author="Claude" w:date="2026-10-07T12:00:00Z">
        <w:r>
          <w:rPr>
            <w:rFonts w:ascii="Consolas" w:hAnsi="Consolas" w:cs="Consolas"/>
            <w:sz w:val="14"/>
            <w:szCs w:val="14"/>
          </w:rPr>
          <w:t xml:space="preserve">  17  quantidades e preços, serviços de transporte, carência, custos, cooperados,</w:t>
        </w:r>
      </w:ins>
    </w:p>
    <w:p>
      <w:pPr>
        <w:shd w:val="clear" w:color="auto" w:fill="F7F7F7"/>
        <w:spacing w:before="0" w:after="0" w:line="180" w:lineRule="exact"/>
        <w:ind w:left="0" w:firstLine="0"/>
        <w:jc w:val="left"/>
        <w:rPr>
          <w:ins w:id="885249" w:author="Claude" w:date="2026-10-07T12:00:00Z"/>
        </w:rPr>
      </w:pPr>
      <w:ins w:id="885267" w:author="Claude" w:date="2026-10-07T12:00:00Z">
        <w:r>
          <w:rPr>
            <w:rFonts w:ascii="Consolas" w:hAnsi="Consolas" w:cs="Consolas"/>
            <w:sz w:val="14"/>
            <w:szCs w:val="14"/>
          </w:rPr>
          <w:t xml:space="preserve">  18  funcionários CLT por cargo, tributos individuais, rampa, crescimento e TMA. Acrescenta os</w:t>
        </w:r>
      </w:ins>
    </w:p>
    <w:p>
      <w:pPr>
        <w:shd w:val="clear" w:color="auto" w:fill="F7F7F7"/>
        <w:spacing w:before="0" w:after="0" w:line="180" w:lineRule="exact"/>
        <w:ind w:left="0" w:firstLine="0"/>
        <w:jc w:val="left"/>
        <w:rPr>
          <w:ins w:id="885249" w:author="Claude" w:date="2026-10-07T12:00:00Z"/>
        </w:rPr>
      </w:pPr>
      <w:ins w:id="885268" w:author="Claude" w:date="2026-10-07T12:00:00Z">
        <w:r>
          <w:rPr>
            <w:rFonts w:ascii="Consolas" w:hAnsi="Consolas" w:cs="Consolas"/>
            <w:sz w:val="14"/>
            <w:szCs w:val="14"/>
          </w:rPr>
          <w:t xml:space="preserve">  19  parâmetros técnico-ambientais-sociais, a governança, os pesos (preset,</w:t>
        </w:r>
      </w:ins>
    </w:p>
    <w:p>
      <w:pPr>
        <w:shd w:val="clear" w:color="auto" w:fill="F7F7F7"/>
        <w:spacing w:before="0" w:after="0" w:line="180" w:lineRule="exact"/>
        <w:ind w:left="0" w:firstLine="0"/>
        <w:jc w:val="left"/>
        <w:rPr>
          <w:ins w:id="885249" w:author="Claude" w:date="2026-10-07T12:00:00Z"/>
        </w:rPr>
      </w:pPr>
      <w:ins w:id="885269" w:author="Claude" w:date="2026-10-07T12:00:00Z">
        <w:r>
          <w:rPr>
            <w:rFonts w:ascii="Consolas" w:hAnsi="Consolas" w:cs="Consolas"/>
            <w:sz w:val="14"/>
            <w:szCs w:val="14"/>
          </w:rPr>
          <w:t xml:space="preserve">  20  Likert ou AHP), as regras de decisão, as distribuições do Monte Carlo e a</w:t>
        </w:r>
      </w:ins>
    </w:p>
    <w:p>
      <w:pPr>
        <w:shd w:val="clear" w:color="auto" w:fill="F7F7F7"/>
        <w:spacing w:before="0" w:after="0" w:line="180" w:lineRule="exact"/>
        <w:ind w:left="0" w:firstLine="0"/>
        <w:jc w:val="left"/>
        <w:rPr>
          <w:ins w:id="885249" w:author="Claude" w:date="2026-10-07T12:00:00Z"/>
        </w:rPr>
      </w:pPr>
      <w:ins w:id="885270" w:author="Claude" w:date="2026-10-07T12:00:00Z">
        <w:r>
          <w:rPr>
            <w:rFonts w:ascii="Consolas" w:hAnsi="Consolas" w:cs="Consolas"/>
            <w:sz w:val="14"/>
            <w:szCs w:val="14"/>
          </w:rPr>
          <w:t xml:space="preserve">  21  origem das premissas (Seção 3.6).</w:t>
        </w:r>
      </w:ins>
    </w:p>
    <w:p>
      <w:pPr>
        <w:shd w:val="clear" w:color="auto" w:fill="F7F7F7"/>
        <w:spacing w:before="0" w:after="0" w:line="180" w:lineRule="exact"/>
        <w:ind w:left="0" w:firstLine="0"/>
        <w:jc w:val="left"/>
        <w:rPr>
          <w:ins w:id="885249" w:author="Claude" w:date="2026-10-07T12:00:00Z"/>
        </w:rPr>
      </w:pPr>
      <w:ins w:id="885271" w:author="Claude" w:date="2026-10-07T12:00:00Z">
        <w:r>
          <w:rPr>
            <w:rFonts w:ascii="Consolas" w:hAnsi="Consolas" w:cs="Consolas"/>
            <w:sz w:val="14"/>
            <w:szCs w:val="14"/>
          </w:rPr>
          <w:t xml:space="preserve">  22  """</w:t>
        </w:r>
      </w:ins>
    </w:p>
    <w:p>
      <w:pPr>
        <w:shd w:val="clear" w:color="auto" w:fill="F7F7F7"/>
        <w:spacing w:before="0" w:after="0" w:line="180" w:lineRule="exact"/>
        <w:ind w:left="0" w:firstLine="0"/>
        <w:jc w:val="left"/>
        <w:rPr>
          <w:ins w:id="885249" w:author="Claude" w:date="2026-10-07T12:00:00Z"/>
        </w:rPr>
      </w:pPr>
      <w:ins w:id="885272" w:author="Claude" w:date="2026-10-07T12:00:00Z">
        <w:r>
          <w:rPr>
            <w:rFonts w:ascii="Consolas" w:hAnsi="Consolas" w:cs="Consolas"/>
            <w:sz w:val="14"/>
            <w:szCs w:val="14"/>
          </w:rPr>
          <w:t xml:space="preserve">  23  from __future__ import annotations</w:t>
        </w:r>
      </w:ins>
    </w:p>
    <w:p>
      <w:pPr>
        <w:shd w:val="clear" w:color="auto" w:fill="F7F7F7"/>
        <w:spacing w:before="0" w:after="0" w:line="180" w:lineRule="exact"/>
        <w:ind w:left="0" w:firstLine="0"/>
        <w:jc w:val="left"/>
        <w:rPr>
          <w:ins w:id="885249" w:author="Claude" w:date="2026-10-07T12:00:00Z"/>
        </w:rPr>
      </w:pPr>
      <w:ins w:id="885273" w:author="Claude" w:date="2026-10-07T12:00:00Z">
        <w:r>
          <w:rPr>
            <w:rFonts w:ascii="Consolas" w:hAnsi="Consolas" w:cs="Consolas"/>
            <w:sz w:val="14"/>
            <w:szCs w:val="14"/>
          </w:rPr>
          <w:t xml:space="preserve">  24  </w:t>
        </w:r>
      </w:ins>
    </w:p>
    <w:p>
      <w:pPr>
        <w:shd w:val="clear" w:color="auto" w:fill="F7F7F7"/>
        <w:spacing w:before="0" w:after="0" w:line="180" w:lineRule="exact"/>
        <w:ind w:left="0" w:firstLine="0"/>
        <w:jc w:val="left"/>
        <w:rPr>
          <w:ins w:id="885249" w:author="Claude" w:date="2026-10-07T12:00:00Z"/>
        </w:rPr>
      </w:pPr>
      <w:ins w:id="885274" w:author="Claude" w:date="2026-10-07T12:00:00Z">
        <w:r>
          <w:rPr>
            <w:rFonts w:ascii="Consolas" w:hAnsi="Consolas" w:cs="Consolas"/>
            <w:sz w:val="14"/>
            <w:szCs w:val="14"/>
          </w:rPr>
          <w:t xml:space="preserve">  25  import copy</w:t>
        </w:r>
      </w:ins>
    </w:p>
    <w:p>
      <w:pPr>
        <w:shd w:val="clear" w:color="auto" w:fill="F7F7F7"/>
        <w:spacing w:before="0" w:after="0" w:line="180" w:lineRule="exact"/>
        <w:ind w:left="0" w:firstLine="0"/>
        <w:jc w:val="left"/>
        <w:rPr>
          <w:ins w:id="885249" w:author="Claude" w:date="2026-10-07T12:00:00Z"/>
        </w:rPr>
      </w:pPr>
      <w:ins w:id="885275" w:author="Claude" w:date="2026-10-07T12:00:00Z">
        <w:r>
          <w:rPr>
            <w:rFonts w:ascii="Consolas" w:hAnsi="Consolas" w:cs="Consolas"/>
            <w:sz w:val="14"/>
            <w:szCs w:val="14"/>
          </w:rPr>
          <w:t xml:space="preserve">  26  import json</w:t>
        </w:r>
      </w:ins>
    </w:p>
    <w:p>
      <w:pPr>
        <w:shd w:val="clear" w:color="auto" w:fill="F7F7F7"/>
        <w:spacing w:before="0" w:after="0" w:line="180" w:lineRule="exact"/>
        <w:ind w:left="0" w:firstLine="0"/>
        <w:jc w:val="left"/>
        <w:rPr>
          <w:ins w:id="885249" w:author="Claude" w:date="2026-10-07T12:00:00Z"/>
        </w:rPr>
      </w:pPr>
      <w:ins w:id="885276" w:author="Claude" w:date="2026-10-07T12:00:00Z">
        <w:r>
          <w:rPr>
            <w:rFonts w:ascii="Consolas" w:hAnsi="Consolas" w:cs="Consolas"/>
            <w:sz w:val="14"/>
            <w:szCs w:val="14"/>
          </w:rPr>
          <w:t xml:space="preserve">  27  import math</w:t>
        </w:r>
      </w:ins>
    </w:p>
    <w:p>
      <w:pPr>
        <w:shd w:val="clear" w:color="auto" w:fill="F7F7F7"/>
        <w:spacing w:before="0" w:after="0" w:line="180" w:lineRule="exact"/>
        <w:ind w:left="0" w:firstLine="0"/>
        <w:jc w:val="left"/>
        <w:rPr>
          <w:ins w:id="885249" w:author="Claude" w:date="2026-10-07T12:00:00Z"/>
        </w:rPr>
      </w:pPr>
      <w:ins w:id="885277" w:author="Claude" w:date="2026-10-07T12:00:00Z">
        <w:r>
          <w:rPr>
            <w:rFonts w:ascii="Consolas" w:hAnsi="Consolas" w:cs="Consolas"/>
            <w:sz w:val="14"/>
            <w:szCs w:val="14"/>
          </w:rPr>
          <w:t xml:space="preserve">  28  import re</w:t>
        </w:r>
      </w:ins>
    </w:p>
    <w:p>
      <w:pPr>
        <w:shd w:val="clear" w:color="auto" w:fill="F7F7F7"/>
        <w:spacing w:before="0" w:after="0" w:line="180" w:lineRule="exact"/>
        <w:ind w:left="0" w:firstLine="0"/>
        <w:jc w:val="left"/>
        <w:rPr>
          <w:ins w:id="885249" w:author="Claude" w:date="2026-10-07T12:00:00Z"/>
        </w:rPr>
      </w:pPr>
      <w:ins w:id="885278" w:author="Claude" w:date="2026-10-07T12:00:00Z">
        <w:r>
          <w:rPr>
            <w:rFonts w:ascii="Consolas" w:hAnsi="Consolas" w:cs="Consolas"/>
            <w:sz w:val="14"/>
            <w:szCs w:val="14"/>
          </w:rPr>
          <w:t xml:space="preserve">  29  from pathlib import Path</w:t>
        </w:r>
      </w:ins>
    </w:p>
    <w:p>
      <w:pPr>
        <w:shd w:val="clear" w:color="auto" w:fill="F7F7F7"/>
        <w:spacing w:before="0" w:after="0" w:line="180" w:lineRule="exact"/>
        <w:ind w:left="0" w:firstLine="0"/>
        <w:jc w:val="left"/>
        <w:rPr>
          <w:ins w:id="885249" w:author="Claude" w:date="2026-10-07T12:00:00Z"/>
        </w:rPr>
      </w:pPr>
      <w:ins w:id="885279" w:author="Claude" w:date="2026-10-07T12:00:00Z">
        <w:r>
          <w:rPr>
            <w:rFonts w:ascii="Consolas" w:hAnsi="Consolas" w:cs="Consolas"/>
            <w:sz w:val="14"/>
            <w:szCs w:val="14"/>
          </w:rPr>
          <w:t xml:space="preserve">  30  from typing import Any, Callable, Dict, List, Optional, Sequence, Tuple</w:t>
        </w:r>
      </w:ins>
    </w:p>
    <w:p>
      <w:pPr>
        <w:shd w:val="clear" w:color="auto" w:fill="F7F7F7"/>
        <w:spacing w:before="0" w:after="0" w:line="180" w:lineRule="exact"/>
        <w:ind w:left="0" w:firstLine="0"/>
        <w:jc w:val="left"/>
        <w:rPr>
          <w:ins w:id="885249" w:author="Claude" w:date="2026-10-07T12:00:00Z"/>
        </w:rPr>
      </w:pPr>
      <w:ins w:id="885280" w:author="Claude" w:date="2026-10-07T12:00:00Z">
        <w:r>
          <w:rPr>
            <w:rFonts w:ascii="Consolas" w:hAnsi="Consolas" w:cs="Consolas"/>
            <w:sz w:val="14"/>
            <w:szCs w:val="14"/>
          </w:rPr>
          <w:t xml:space="preserve">  31  </w:t>
        </w:r>
      </w:ins>
    </w:p>
    <w:p>
      <w:pPr>
        <w:shd w:val="clear" w:color="auto" w:fill="F7F7F7"/>
        <w:spacing w:before="0" w:after="0" w:line="180" w:lineRule="exact"/>
        <w:ind w:left="0" w:firstLine="0"/>
        <w:jc w:val="left"/>
        <w:rPr>
          <w:ins w:id="885249" w:author="Claude" w:date="2026-10-07T12:00:00Z"/>
        </w:rPr>
      </w:pPr>
      <w:ins w:id="885281" w:author="Claude" w:date="2026-10-07T12:00:00Z">
        <w:r>
          <w:rPr>
            <w:rFonts w:ascii="Consolas" w:hAnsi="Consolas" w:cs="Consolas"/>
            <w:sz w:val="14"/>
            <w:szCs w:val="14"/>
          </w:rPr>
          <w:t xml:space="preserve">  32  import numpy as np</w:t>
        </w:r>
      </w:ins>
    </w:p>
    <w:p>
      <w:pPr>
        <w:shd w:val="clear" w:color="auto" w:fill="F7F7F7"/>
        <w:spacing w:before="0" w:after="0" w:line="180" w:lineRule="exact"/>
        <w:ind w:left="0" w:firstLine="0"/>
        <w:jc w:val="left"/>
        <w:rPr>
          <w:ins w:id="885249" w:author="Claude" w:date="2026-10-07T12:00:00Z"/>
        </w:rPr>
      </w:pPr>
      <w:ins w:id="885282" w:author="Claude" w:date="2026-10-07T12:00:00Z">
        <w:r>
          <w:rPr>
            <w:rFonts w:ascii="Consolas" w:hAnsi="Consolas" w:cs="Consolas"/>
            <w:sz w:val="14"/>
            <w:szCs w:val="14"/>
          </w:rPr>
          <w:t xml:space="preserve">  33  import pandas as pd</w:t>
        </w:r>
      </w:ins>
    </w:p>
    <w:p>
      <w:pPr>
        <w:shd w:val="clear" w:color="auto" w:fill="F7F7F7"/>
        <w:spacing w:before="0" w:after="0" w:line="180" w:lineRule="exact"/>
        <w:ind w:left="0" w:firstLine="0"/>
        <w:jc w:val="left"/>
        <w:rPr>
          <w:ins w:id="885249" w:author="Claude" w:date="2026-10-07T12:00:00Z"/>
        </w:rPr>
      </w:pPr>
      <w:ins w:id="885283" w:author="Claude" w:date="2026-10-07T12:00:00Z">
        <w:r>
          <w:rPr>
            <w:rFonts w:ascii="Consolas" w:hAnsi="Consolas" w:cs="Consolas"/>
            <w:sz w:val="14"/>
            <w:szCs w:val="14"/>
          </w:rPr>
          <w:t xml:space="preserve">  34  </w:t>
        </w:r>
      </w:ins>
    </w:p>
    <w:p>
      <w:pPr>
        <w:shd w:val="clear" w:color="auto" w:fill="F7F7F7"/>
        <w:spacing w:before="0" w:after="0" w:line="180" w:lineRule="exact"/>
        <w:ind w:left="0" w:firstLine="0"/>
        <w:jc w:val="left"/>
        <w:rPr>
          <w:ins w:id="885249" w:author="Claude" w:date="2026-10-07T12:00:00Z"/>
        </w:rPr>
      </w:pPr>
      <w:ins w:id="885284" w:author="Claude" w:date="2026-10-07T12:00:00Z">
        <w:r>
          <w:rPr>
            <w:rFonts w:ascii="Consolas" w:hAnsi="Consolas" w:cs="Consolas"/>
            <w:sz w:val="14"/>
            <w:szCs w:val="14"/>
          </w:rPr>
          <w:t xml:space="preserve">  35  from .config import (CATEGORIAS_FONTE, CHECKLIST_AMBIENTAL, CLASSES_CORPO_RECEPTOR, FAIXAS_AACE,</w:t>
        </w:r>
      </w:ins>
    </w:p>
    <w:p>
      <w:pPr>
        <w:shd w:val="clear" w:color="auto" w:fill="F7F7F7"/>
        <w:spacing w:before="0" w:after="0" w:line="180" w:lineRule="exact"/>
        <w:ind w:left="0" w:firstLine="0"/>
        <w:jc w:val="left"/>
        <w:rPr>
          <w:ins w:id="885249" w:author="Claude" w:date="2026-10-07T12:00:00Z"/>
        </w:rPr>
      </w:pPr>
      <w:ins w:id="885285" w:author="Claude" w:date="2026-10-07T12:00:00Z">
        <w:r>
          <w:rPr>
            <w:rFonts w:ascii="Consolas" w:hAnsi="Consolas" w:cs="Consolas"/>
            <w:sz w:val="14"/>
            <w:szCs w:val="14"/>
          </w:rPr>
          <w:t xml:space="preserve">  36                       KPIS_POR_DIMENSAO, SISTEMAS_PRODUTIVOS, AmbientalConfig, DecisaoConfig, Distribuicao,</w:t>
        </w:r>
      </w:ins>
    </w:p>
    <w:p>
      <w:pPr>
        <w:shd w:val="clear" w:color="auto" w:fill="F7F7F7"/>
        <w:spacing w:before="0" w:after="0" w:line="180" w:lineRule="exact"/>
        <w:ind w:left="0" w:firstLine="0"/>
        <w:jc w:val="left"/>
        <w:rPr>
          <w:ins w:id="885249" w:author="Claude" w:date="2026-10-07T12:00:00Z"/>
        </w:rPr>
      </w:pPr>
      <w:ins w:id="885286" w:author="Claude" w:date="2026-10-07T12:00:00Z">
        <w:r>
          <w:rPr>
            <w:rFonts w:ascii="Consolas" w:hAnsi="Consolas" w:cs="Consolas"/>
            <w:sz w:val="14"/>
            <w:szCs w:val="14"/>
          </w:rPr>
          <w:t xml:space="preserve">  37                       EconomicoConfig, EVTEASConfig, Fonte, GovernancaConfig, MonteCarloConfig, PesosConfig,</w:t>
        </w:r>
      </w:ins>
    </w:p>
    <w:p>
      <w:pPr>
        <w:shd w:val="clear" w:color="auto" w:fill="F7F7F7"/>
        <w:spacing w:before="0" w:after="0" w:line="180" w:lineRule="exact"/>
        <w:ind w:left="0" w:firstLine="0"/>
        <w:jc w:val="left"/>
        <w:rPr>
          <w:ins w:id="885249" w:author="Claude" w:date="2026-10-07T12:00:00Z"/>
        </w:rPr>
      </w:pPr>
      <w:ins w:id="885287" w:author="Claude" w:date="2026-10-07T12:00:00Z">
        <w:r>
          <w:rPr>
            <w:rFonts w:ascii="Consolas" w:hAnsi="Consolas" w:cs="Consolas"/>
            <w:sz w:val="14"/>
            <w:szCs w:val="14"/>
          </w:rPr>
          <w:t xml:space="preserve">  38                       SocialConfig, TecnicoConfig, VARIAVEIS_ESTOCASTICAS, config_de_dict, config_para_dict,</w:t>
        </w:r>
      </w:ins>
    </w:p>
    <w:p>
      <w:pPr>
        <w:shd w:val="clear" w:color="auto" w:fill="F7F7F7"/>
        <w:spacing w:before="0" w:after="0" w:line="180" w:lineRule="exact"/>
        <w:ind w:left="0" w:firstLine="0"/>
        <w:jc w:val="left"/>
        <w:rPr>
          <w:ins w:id="885249" w:author="Claude" w:date="2026-10-07T12:00:00Z"/>
        </w:rPr>
      </w:pPr>
      <w:ins w:id="885288" w:author="Claude" w:date="2026-10-07T12:00:00Z">
        <w:r>
          <w:rPr>
            <w:rFonts w:ascii="Consolas" w:hAnsi="Consolas" w:cs="Consolas"/>
            <w:sz w:val="14"/>
            <w:szCs w:val="14"/>
          </w:rPr>
          <w:t xml:space="preserve">  39                       definir_por_caminho, obter_por_caminho)</w:t>
        </w:r>
      </w:ins>
    </w:p>
    <w:p>
      <w:pPr>
        <w:shd w:val="clear" w:color="auto" w:fill="F7F7F7"/>
        <w:spacing w:before="0" w:after="0" w:line="180" w:lineRule="exact"/>
        <w:ind w:left="0" w:firstLine="0"/>
        <w:jc w:val="left"/>
        <w:rPr>
          <w:ins w:id="885249" w:author="Claude" w:date="2026-10-07T12:00:00Z"/>
        </w:rPr>
      </w:pPr>
      <w:ins w:id="885289" w:author="Claude" w:date="2026-10-07T12:00:00Z">
        <w:r>
          <w:rPr>
            <w:rFonts w:ascii="Consolas" w:hAnsi="Consolas" w:cs="Consolas"/>
            <w:sz w:val="14"/>
            <w:szCs w:val="14"/>
          </w:rPr>
          <w:t xml:space="preserve">  40  from .casos import criar_config_caso_base</w:t>
        </w:r>
      </w:ins>
    </w:p>
    <w:p>
      <w:pPr>
        <w:shd w:val="clear" w:color="auto" w:fill="F7F7F7"/>
        <w:spacing w:before="0" w:after="0" w:line="180" w:lineRule="exact"/>
        <w:ind w:left="0" w:firstLine="0"/>
        <w:jc w:val="left"/>
        <w:rPr>
          <w:ins w:id="885249" w:author="Claude" w:date="2026-10-07T12:00:00Z"/>
        </w:rPr>
      </w:pPr>
      <w:ins w:id="885290" w:author="Claude" w:date="2026-10-07T12:00:00Z">
        <w:r>
          <w:rPr>
            <w:rFonts w:ascii="Consolas" w:hAnsi="Consolas" w:cs="Consolas"/>
            <w:sz w:val="14"/>
            <w:szCs w:val="14"/>
          </w:rPr>
          <w:t xml:space="preserve">  41  </w:t>
        </w:r>
      </w:ins>
    </w:p>
    <w:p>
      <w:pPr>
        <w:shd w:val="clear" w:color="auto" w:fill="F7F7F7"/>
        <w:spacing w:before="0" w:after="0" w:line="180" w:lineRule="exact"/>
        <w:ind w:left="0" w:firstLine="0"/>
        <w:jc w:val="left"/>
        <w:rPr>
          <w:ins w:id="885249" w:author="Claude" w:date="2026-10-07T12:00:00Z"/>
        </w:rPr>
      </w:pPr>
      <w:ins w:id="885291" w:author="Claude" w:date="2026-10-07T12:00:00Z">
        <w:r>
          <w:rPr>
            <w:rFonts w:ascii="Consolas" w:hAnsi="Consolas" w:cs="Consolas"/>
            <w:sz w:val="14"/>
            <w:szCs w:val="14"/>
          </w:rPr>
          <w:t xml:space="preserve">  42  LINHA = "-" * 78</w:t>
        </w:r>
      </w:ins>
    </w:p>
    <w:p>
      <w:pPr>
        <w:shd w:val="clear" w:color="auto" w:fill="F7F7F7"/>
        <w:spacing w:before="0" w:after="0" w:line="180" w:lineRule="exact"/>
        <w:ind w:left="0" w:firstLine="0"/>
        <w:jc w:val="left"/>
        <w:rPr>
          <w:ins w:id="885249" w:author="Claude" w:date="2026-10-07T12:00:00Z"/>
        </w:rPr>
      </w:pPr>
      <w:ins w:id="885292" w:author="Claude" w:date="2026-10-07T12:00:00Z">
        <w:r>
          <w:rPr>
            <w:rFonts w:ascii="Consolas" w:hAnsi="Consolas" w:cs="Consolas"/>
            <w:sz w:val="14"/>
            <w:szCs w:val="14"/>
          </w:rPr>
          <w:t xml:space="preserve">  43  </w:t>
        </w:r>
      </w:ins>
    </w:p>
    <w:p>
      <w:pPr>
        <w:shd w:val="clear" w:color="auto" w:fill="F7F7F7"/>
        <w:spacing w:before="0" w:after="0" w:line="180" w:lineRule="exact"/>
        <w:ind w:left="0" w:firstLine="0"/>
        <w:jc w:val="left"/>
        <w:rPr>
          <w:ins w:id="885249" w:author="Claude" w:date="2026-10-07T12:00:00Z"/>
        </w:rPr>
      </w:pPr>
      <w:ins w:id="885293" w:author="Claude" w:date="2026-10-07T12:00:00Z">
        <w:r>
          <w:rPr>
            <w:rFonts w:ascii="Consolas" w:hAnsi="Consolas" w:cs="Consolas"/>
            <w:sz w:val="14"/>
            <w:szCs w:val="14"/>
          </w:rPr>
          <w:t xml:space="preserve">  44  </w:t>
        </w:r>
      </w:ins>
    </w:p>
    <w:p>
      <w:pPr>
        <w:shd w:val="clear" w:color="auto" w:fill="F7F7F7"/>
        <w:spacing w:before="0" w:after="0" w:line="180" w:lineRule="exact"/>
        <w:ind w:left="0" w:firstLine="0"/>
        <w:jc w:val="left"/>
        <w:rPr>
          <w:ins w:id="885249" w:author="Claude" w:date="2026-10-07T12:00:00Z"/>
        </w:rPr>
      </w:pPr>
      <w:ins w:id="885294" w:author="Claude" w:date="2026-10-07T12:00:00Z">
        <w:r>
          <w:rPr>
            <w:rFonts w:ascii="Consolas" w:hAnsi="Consolas" w:cs="Consolas"/>
            <w:sz w:val="14"/>
            <w:szCs w:val="14"/>
          </w:rPr>
          <w:t xml:space="preserve">  45  # ---------------------------------------------------------------------------</w:t>
        </w:r>
      </w:ins>
    </w:p>
    <w:p>
      <w:pPr>
        <w:shd w:val="clear" w:color="auto" w:fill="F7F7F7"/>
        <w:spacing w:before="0" w:after="0" w:line="180" w:lineRule="exact"/>
        <w:ind w:left="0" w:firstLine="0"/>
        <w:jc w:val="left"/>
        <w:rPr>
          <w:ins w:id="885249" w:author="Claude" w:date="2026-10-07T12:00:00Z"/>
        </w:rPr>
      </w:pPr>
      <w:ins w:id="885295" w:author="Claude" w:date="2026-10-07T12:00:00Z">
        <w:r>
          <w:rPr>
            <w:rFonts w:ascii="Consolas" w:hAnsi="Consolas" w:cs="Consolas"/>
            <w:sz w:val="14"/>
            <w:szCs w:val="14"/>
          </w:rPr>
          <w:t xml:space="preserve">  46  # Arquivos de entradas</w:t>
        </w:r>
      </w:ins>
    </w:p>
    <w:p>
      <w:pPr>
        <w:shd w:val="clear" w:color="auto" w:fill="F7F7F7"/>
        <w:spacing w:before="0" w:after="0" w:line="180" w:lineRule="exact"/>
        <w:ind w:left="0" w:firstLine="0"/>
        <w:jc w:val="left"/>
        <w:rPr>
          <w:ins w:id="885249" w:author="Claude" w:date="2026-10-07T12:00:00Z"/>
        </w:rPr>
      </w:pPr>
      <w:ins w:id="885296" w:author="Claude" w:date="2026-10-07T12:00:00Z">
        <w:r>
          <w:rPr>
            <w:rFonts w:ascii="Consolas" w:hAnsi="Consolas" w:cs="Consolas"/>
            <w:sz w:val="14"/>
            <w:szCs w:val="14"/>
          </w:rPr>
          <w:t xml:space="preserve">  47  # ---------------------------------------------------------------------------</w:t>
        </w:r>
      </w:ins>
    </w:p>
    <w:p>
      <w:pPr>
        <w:shd w:val="clear" w:color="auto" w:fill="F7F7F7"/>
        <w:spacing w:before="0" w:after="0" w:line="180" w:lineRule="exact"/>
        <w:ind w:left="0" w:firstLine="0"/>
        <w:jc w:val="left"/>
        <w:rPr>
          <w:ins w:id="885249" w:author="Claude" w:date="2026-10-07T12:00:00Z"/>
        </w:rPr>
      </w:pPr>
      <w:ins w:id="885297" w:author="Claude" w:date="2026-10-07T12:00:00Z">
        <w:r>
          <w:rPr>
            <w:rFonts w:ascii="Consolas" w:hAnsi="Consolas" w:cs="Consolas"/>
            <w:sz w:val="14"/>
            <w:szCs w:val="14"/>
          </w:rPr>
          <w:t xml:space="preserve">  48  </w:t>
        </w:r>
      </w:ins>
    </w:p>
    <w:p>
      <w:pPr>
        <w:shd w:val="clear" w:color="auto" w:fill="F7F7F7"/>
        <w:spacing w:before="0" w:after="0" w:line="180" w:lineRule="exact"/>
        <w:ind w:left="0" w:firstLine="0"/>
        <w:jc w:val="left"/>
        <w:rPr>
          <w:ins w:id="885249" w:author="Claude" w:date="2026-10-07T12:00:00Z"/>
        </w:rPr>
      </w:pPr>
      <w:ins w:id="885298" w:author="Claude" w:date="2026-10-07T12:00:00Z">
        <w:r>
          <w:rPr>
            <w:rFonts w:ascii="Consolas" w:hAnsi="Consolas" w:cs="Consolas"/>
            <w:sz w:val="14"/>
            <w:szCs w:val="14"/>
          </w:rPr>
          <w:t xml:space="preserve">  49  def salvar_config(cfg: EVTEASConfig, caminho) -&gt; str:</w:t>
        </w:r>
      </w:ins>
    </w:p>
    <w:p>
      <w:pPr>
        <w:shd w:val="clear" w:color="auto" w:fill="F7F7F7"/>
        <w:spacing w:before="0" w:after="0" w:line="180" w:lineRule="exact"/>
        <w:ind w:left="0" w:firstLine="0"/>
        <w:jc w:val="left"/>
        <w:rPr>
          <w:ins w:id="885249" w:author="Claude" w:date="2026-10-07T12:00:00Z"/>
        </w:rPr>
      </w:pPr>
      <w:ins w:id="885299" w:author="Claude" w:date="2026-10-07T12:00:00Z">
        <w:r>
          <w:rPr>
            <w:rFonts w:ascii="Consolas" w:hAnsi="Consolas" w:cs="Consolas"/>
            <w:sz w:val="14"/>
            <w:szCs w:val="14"/>
          </w:rPr>
          <w:t xml:space="preserve">  50      Path(caminho).write_text(json.dumps(config_para_dict(cfg), ensure_ascii=False, indent=2), encoding="utf-8")</w:t>
        </w:r>
      </w:ins>
    </w:p>
    <w:p>
      <w:pPr>
        <w:shd w:val="clear" w:color="auto" w:fill="F7F7F7"/>
        <w:spacing w:before="0" w:after="0" w:line="180" w:lineRule="exact"/>
        <w:ind w:left="0" w:firstLine="0"/>
        <w:jc w:val="left"/>
        <w:rPr>
          <w:ins w:id="885249" w:author="Claude" w:date="2026-10-07T12:00:00Z"/>
        </w:rPr>
      </w:pPr>
      <w:ins w:id="885300" w:author="Claude" w:date="2026-10-07T12:00:00Z">
        <w:r>
          <w:rPr>
            <w:rFonts w:ascii="Consolas" w:hAnsi="Consolas" w:cs="Consolas"/>
            <w:sz w:val="14"/>
            <w:szCs w:val="14"/>
          </w:rPr>
          <w:t xml:space="preserve">  51      return str(caminho)</w:t>
        </w:r>
      </w:ins>
    </w:p>
    <w:p>
      <w:pPr>
        <w:shd w:val="clear" w:color="auto" w:fill="F7F7F7"/>
        <w:spacing w:before="0" w:after="0" w:line="180" w:lineRule="exact"/>
        <w:ind w:left="0" w:firstLine="0"/>
        <w:jc w:val="left"/>
        <w:rPr>
          <w:ins w:id="885249" w:author="Claude" w:date="2026-10-07T12:00:00Z"/>
        </w:rPr>
      </w:pPr>
      <w:ins w:id="885301" w:author="Claude" w:date="2026-10-07T12:00:00Z">
        <w:r>
          <w:rPr>
            <w:rFonts w:ascii="Consolas" w:hAnsi="Consolas" w:cs="Consolas"/>
            <w:sz w:val="14"/>
            <w:szCs w:val="14"/>
          </w:rPr>
          <w:t xml:space="preserve">  52  </w:t>
        </w:r>
      </w:ins>
    </w:p>
    <w:p>
      <w:pPr>
        <w:shd w:val="clear" w:color="auto" w:fill="F7F7F7"/>
        <w:spacing w:before="0" w:after="0" w:line="180" w:lineRule="exact"/>
        <w:ind w:left="0" w:firstLine="0"/>
        <w:jc w:val="left"/>
        <w:rPr>
          <w:ins w:id="885249" w:author="Claude" w:date="2026-10-07T12:00:00Z"/>
        </w:rPr>
      </w:pPr>
      <w:ins w:id="885302" w:author="Claude" w:date="2026-10-07T12:00:00Z">
        <w:r>
          <w:rPr>
            <w:rFonts w:ascii="Consolas" w:hAnsi="Consolas" w:cs="Consolas"/>
            <w:sz w:val="14"/>
            <w:szCs w:val="14"/>
          </w:rPr>
          <w:t xml:space="preserve">  53  </w:t>
        </w:r>
      </w:ins>
    </w:p>
    <w:p>
      <w:pPr>
        <w:shd w:val="clear" w:color="auto" w:fill="F7F7F7"/>
        <w:spacing w:before="0" w:after="0" w:line="180" w:lineRule="exact"/>
        <w:ind w:left="0" w:firstLine="0"/>
        <w:jc w:val="left"/>
        <w:rPr>
          <w:ins w:id="885249" w:author="Claude" w:date="2026-10-07T12:00:00Z"/>
        </w:rPr>
      </w:pPr>
      <w:ins w:id="885303" w:author="Claude" w:date="2026-10-07T12:00:00Z">
        <w:r>
          <w:rPr>
            <w:rFonts w:ascii="Consolas" w:hAnsi="Consolas" w:cs="Consolas"/>
            <w:sz w:val="14"/>
            <w:szCs w:val="14"/>
          </w:rPr>
          <w:t xml:space="preserve">  54  def carregar_config(caminho, avisos: Optional[List[str]] = None, permitir_pendentes: bool = False) -&gt; EVTEASConfig:</w:t>
        </w:r>
      </w:ins>
    </w:p>
    <w:p>
      <w:pPr>
        <w:shd w:val="clear" w:color="auto" w:fill="F7F7F7"/>
        <w:spacing w:before="0" w:after="0" w:line="180" w:lineRule="exact"/>
        <w:ind w:left="0" w:firstLine="0"/>
        <w:jc w:val="left"/>
        <w:rPr>
          <w:ins w:id="885249" w:author="Claude" w:date="2026-10-07T12:00:00Z"/>
        </w:rPr>
      </w:pPr>
      <w:ins w:id="885304" w:author="Claude" w:date="2026-10-07T12:00:00Z">
        <w:r>
          <w:rPr>
            <w:rFonts w:ascii="Consolas" w:hAnsi="Consolas" w:cs="Consolas"/>
            <w:sz w:val="14"/>
            <w:szCs w:val="14"/>
          </w:rPr>
          <w:t xml:space="preserve">  55      """Lê um arquivo de entradas (aceita arquivos de versões anteriores e o JSON de resultados).</w:t>
        </w:r>
      </w:ins>
    </w:p>
    <w:p>
      <w:pPr>
        <w:shd w:val="clear" w:color="auto" w:fill="F7F7F7"/>
        <w:spacing w:before="0" w:after="0" w:line="180" w:lineRule="exact"/>
        <w:ind w:left="0" w:firstLine="0"/>
        <w:jc w:val="left"/>
        <w:rPr>
          <w:ins w:id="885249" w:author="Claude" w:date="2026-10-07T12:00:00Z"/>
        </w:rPr>
      </w:pPr>
      <w:ins w:id="885305" w:author="Claude" w:date="2026-10-07T12:00:00Z">
        <w:r>
          <w:rPr>
            <w:rFonts w:ascii="Consolas" w:hAnsi="Consolas" w:cs="Consolas"/>
            <w:sz w:val="14"/>
            <w:szCs w:val="14"/>
          </w:rPr>
          <w:t xml:space="preserve">  56  </w:t>
        </w:r>
      </w:ins>
    </w:p>
    <w:p>
      <w:pPr>
        <w:shd w:val="clear" w:color="auto" w:fill="F7F7F7"/>
        <w:spacing w:before="0" w:after="0" w:line="180" w:lineRule="exact"/>
        <w:ind w:left="0" w:firstLine="0"/>
        <w:jc w:val="left"/>
        <w:rPr>
          <w:ins w:id="885249" w:author="Claude" w:date="2026-10-07T12:00:00Z"/>
        </w:rPr>
      </w:pPr>
      <w:ins w:id="885306" w:author="Claude" w:date="2026-10-07T12:00:00Z">
        <w:r>
          <w:rPr>
            <w:rFonts w:ascii="Consolas" w:hAnsi="Consolas" w:cs="Consolas"/>
            <w:sz w:val="14"/>
            <w:szCs w:val="14"/>
          </w:rPr>
          <w:t xml:space="preserve">  57      Campos ausentes não são completados com o caso ilustrativo: ficam pendentes e, salvo</w:t>
        </w:r>
      </w:ins>
    </w:p>
    <w:p>
      <w:pPr>
        <w:shd w:val="clear" w:color="auto" w:fill="F7F7F7"/>
        <w:spacing w:before="0" w:after="0" w:line="180" w:lineRule="exact"/>
        <w:ind w:left="0" w:firstLine="0"/>
        <w:jc w:val="left"/>
        <w:rPr>
          <w:ins w:id="885249" w:author="Claude" w:date="2026-10-07T12:00:00Z"/>
        </w:rPr>
      </w:pPr>
      <w:ins w:id="885307" w:author="Claude" w:date="2026-10-07T12:00:00Z">
        <w:r>
          <w:rPr>
            <w:rFonts w:ascii="Consolas" w:hAnsi="Consolas" w:cs="Consolas"/>
            <w:sz w:val="14"/>
            <w:szCs w:val="14"/>
          </w:rPr>
          <w:t xml:space="preserve">  58      ``permitir_pendentes``, impedem a leitura. Os avisos vão para ``avisos`` (ou ``warnings``)."""</w:t>
        </w:r>
      </w:ins>
    </w:p>
    <w:p>
      <w:pPr>
        <w:shd w:val="clear" w:color="auto" w:fill="F7F7F7"/>
        <w:spacing w:before="0" w:after="0" w:line="180" w:lineRule="exact"/>
        <w:ind w:left="0" w:firstLine="0"/>
        <w:jc w:val="left"/>
        <w:rPr>
          <w:ins w:id="885249" w:author="Claude" w:date="2026-10-07T12:00:00Z"/>
        </w:rPr>
      </w:pPr>
      <w:ins w:id="885308" w:author="Claude" w:date="2026-10-07T12:00:00Z">
        <w:r>
          <w:rPr>
            <w:rFonts w:ascii="Consolas" w:hAnsi="Consolas" w:cs="Consolas"/>
            <w:sz w:val="14"/>
            <w:szCs w:val="14"/>
          </w:rPr>
          <w:t xml:space="preserve">  59      cfg, msgs, pendentes = ler_entradas(json.loads(Path(caminho).read_text(encoding="utf-8-sig")))</w:t>
        </w:r>
      </w:ins>
    </w:p>
    <w:p>
      <w:pPr>
        <w:shd w:val="clear" w:color="auto" w:fill="F7F7F7"/>
        <w:spacing w:before="0" w:after="0" w:line="180" w:lineRule="exact"/>
        <w:ind w:left="0" w:firstLine="0"/>
        <w:jc w:val="left"/>
        <w:rPr>
          <w:ins w:id="885249" w:author="Claude" w:date="2026-10-07T12:00:00Z"/>
        </w:rPr>
      </w:pPr>
      <w:ins w:id="885309" w:author="Claude" w:date="2026-10-07T12:00:00Z">
        <w:r>
          <w:rPr>
            <w:rFonts w:ascii="Consolas" w:hAnsi="Consolas" w:cs="Consolas"/>
            <w:sz w:val="14"/>
            <w:szCs w:val="14"/>
          </w:rPr>
          <w:t xml:space="preserve">  60      if avisos is not None:</w:t>
        </w:r>
      </w:ins>
    </w:p>
    <w:p>
      <w:pPr>
        <w:shd w:val="clear" w:color="auto" w:fill="F7F7F7"/>
        <w:spacing w:before="0" w:after="0" w:line="180" w:lineRule="exact"/>
        <w:ind w:left="0" w:firstLine="0"/>
        <w:jc w:val="left"/>
        <w:rPr>
          <w:ins w:id="885249" w:author="Claude" w:date="2026-10-07T12:00:00Z"/>
        </w:rPr>
      </w:pPr>
      <w:ins w:id="885310" w:author="Claude" w:date="2026-10-07T12:00:00Z">
        <w:r>
          <w:rPr>
            <w:rFonts w:ascii="Consolas" w:hAnsi="Consolas" w:cs="Consolas"/>
            <w:sz w:val="14"/>
            <w:szCs w:val="14"/>
          </w:rPr>
          <w:t xml:space="preserve">  61          avisos.extend(msgs)</w:t>
        </w:r>
      </w:ins>
    </w:p>
    <w:p>
      <w:pPr>
        <w:shd w:val="clear" w:color="auto" w:fill="F7F7F7"/>
        <w:spacing w:before="0" w:after="0" w:line="180" w:lineRule="exact"/>
        <w:ind w:left="0" w:firstLine="0"/>
        <w:jc w:val="left"/>
        <w:rPr>
          <w:ins w:id="885249" w:author="Claude" w:date="2026-10-07T12:00:00Z"/>
        </w:rPr>
      </w:pPr>
      <w:ins w:id="885311" w:author="Claude" w:date="2026-10-07T12:00:00Z">
        <w:r>
          <w:rPr>
            <w:rFonts w:ascii="Consolas" w:hAnsi="Consolas" w:cs="Consolas"/>
            <w:sz w:val="14"/>
            <w:szCs w:val="14"/>
          </w:rPr>
          <w:t xml:space="preserve">  62      else:</w:t>
        </w:r>
      </w:ins>
    </w:p>
    <w:p>
      <w:pPr>
        <w:shd w:val="clear" w:color="auto" w:fill="F7F7F7"/>
        <w:spacing w:before="0" w:after="0" w:line="180" w:lineRule="exact"/>
        <w:ind w:left="0" w:firstLine="0"/>
        <w:jc w:val="left"/>
        <w:rPr>
          <w:ins w:id="885249" w:author="Claude" w:date="2026-10-07T12:00:00Z"/>
        </w:rPr>
      </w:pPr>
      <w:ins w:id="885312" w:author="Claude" w:date="2026-10-07T12:00:00Z">
        <w:r>
          <w:rPr>
            <w:rFonts w:ascii="Consolas" w:hAnsi="Consolas" w:cs="Consolas"/>
            <w:sz w:val="14"/>
            <w:szCs w:val="14"/>
          </w:rPr>
          <w:t xml:space="preserve">  63          import warnings</w:t>
        </w:r>
      </w:ins>
    </w:p>
    <w:p>
      <w:pPr>
        <w:shd w:val="clear" w:color="auto" w:fill="F7F7F7"/>
        <w:spacing w:before="0" w:after="0" w:line="180" w:lineRule="exact"/>
        <w:ind w:left="0" w:firstLine="0"/>
        <w:jc w:val="left"/>
        <w:rPr>
          <w:ins w:id="885249" w:author="Claude" w:date="2026-10-07T12:00:00Z"/>
        </w:rPr>
      </w:pPr>
      <w:ins w:id="885313" w:author="Claude" w:date="2026-10-07T12:00:00Z">
        <w:r>
          <w:rPr>
            <w:rFonts w:ascii="Consolas" w:hAnsi="Consolas" w:cs="Consolas"/>
            <w:sz w:val="14"/>
            <w:szCs w:val="14"/>
          </w:rPr>
          <w:t xml:space="preserve">  64          for m in msgs:</w:t>
        </w:r>
      </w:ins>
    </w:p>
    <w:p>
      <w:pPr>
        <w:shd w:val="clear" w:color="auto" w:fill="F7F7F7"/>
        <w:spacing w:before="0" w:after="0" w:line="180" w:lineRule="exact"/>
        <w:ind w:left="0" w:firstLine="0"/>
        <w:jc w:val="left"/>
        <w:rPr>
          <w:ins w:id="885249" w:author="Claude" w:date="2026-10-07T12:00:00Z"/>
        </w:rPr>
      </w:pPr>
      <w:ins w:id="885314" w:author="Claude" w:date="2026-10-07T12:00:00Z">
        <w:r>
          <w:rPr>
            <w:rFonts w:ascii="Consolas" w:hAnsi="Consolas" w:cs="Consolas"/>
            <w:sz w:val="14"/>
            <w:szCs w:val="14"/>
          </w:rPr>
          <w:t xml:space="preserve">  65              warnings.warn(m, stacklevel=2)</w:t>
        </w:r>
      </w:ins>
    </w:p>
    <w:p>
      <w:pPr>
        <w:shd w:val="clear" w:color="auto" w:fill="F7F7F7"/>
        <w:spacing w:before="0" w:after="0" w:line="180" w:lineRule="exact"/>
        <w:ind w:left="0" w:firstLine="0"/>
        <w:jc w:val="left"/>
        <w:rPr>
          <w:ins w:id="885249" w:author="Claude" w:date="2026-10-07T12:00:00Z"/>
        </w:rPr>
      </w:pPr>
      <w:ins w:id="885315" w:author="Claude" w:date="2026-10-07T12:00:00Z">
        <w:r>
          <w:rPr>
            <w:rFonts w:ascii="Consolas" w:hAnsi="Consolas" w:cs="Consolas"/>
            <w:sz w:val="14"/>
            <w:szCs w:val="14"/>
          </w:rPr>
          <w:t xml:space="preserve">  66      if pendentes and not permitir_pendentes:</w:t>
        </w:r>
      </w:ins>
    </w:p>
    <w:p>
      <w:pPr>
        <w:shd w:val="clear" w:color="auto" w:fill="F7F7F7"/>
        <w:spacing w:before="0" w:after="0" w:line="180" w:lineRule="exact"/>
        <w:ind w:left="0" w:firstLine="0"/>
        <w:jc w:val="left"/>
        <w:rPr>
          <w:ins w:id="885249" w:author="Claude" w:date="2026-10-07T12:00:00Z"/>
        </w:rPr>
      </w:pPr>
      <w:ins w:id="885316" w:author="Claude" w:date="2026-10-07T12:00:00Z">
        <w:r>
          <w:rPr>
            <w:rFonts w:ascii="Consolas" w:hAnsi="Consolas" w:cs="Consolas"/>
            <w:sz w:val="14"/>
            <w:szCs w:val="14"/>
          </w:rPr>
          <w:t xml:space="preserve">  67          raise ValueError("entradas ausentes no arquivo: " + ", ".join(pendentes))</w:t>
        </w:r>
      </w:ins>
    </w:p>
    <w:p>
      <w:pPr>
        <w:shd w:val="clear" w:color="auto" w:fill="F7F7F7"/>
        <w:spacing w:before="0" w:after="0" w:line="180" w:lineRule="exact"/>
        <w:ind w:left="0" w:firstLine="0"/>
        <w:jc w:val="left"/>
        <w:rPr>
          <w:ins w:id="885249" w:author="Claude" w:date="2026-10-07T12:00:00Z"/>
        </w:rPr>
      </w:pPr>
      <w:ins w:id="885317" w:author="Claude" w:date="2026-10-07T12:00:00Z">
        <w:r>
          <w:rPr>
            <w:rFonts w:ascii="Consolas" w:hAnsi="Consolas" w:cs="Consolas"/>
            <w:sz w:val="14"/>
            <w:szCs w:val="14"/>
          </w:rPr>
          <w:t xml:space="preserve">  68      return cfg</w:t>
        </w:r>
      </w:ins>
    </w:p>
    <w:p>
      <w:pPr>
        <w:shd w:val="clear" w:color="auto" w:fill="F7F7F7"/>
        <w:spacing w:before="0" w:after="0" w:line="180" w:lineRule="exact"/>
        <w:ind w:left="0" w:firstLine="0"/>
        <w:jc w:val="left"/>
        <w:rPr>
          <w:ins w:id="885249" w:author="Claude" w:date="2026-10-07T12:00:00Z"/>
        </w:rPr>
      </w:pPr>
      <w:ins w:id="885318" w:author="Claude" w:date="2026-10-07T12:00:00Z">
        <w:r>
          <w:rPr>
            <w:rFonts w:ascii="Consolas" w:hAnsi="Consolas" w:cs="Consolas"/>
            <w:sz w:val="14"/>
            <w:szCs w:val="14"/>
          </w:rPr>
          <w:t xml:space="preserve">  69  </w:t>
        </w:r>
      </w:ins>
    </w:p>
    <w:p>
      <w:pPr>
        <w:shd w:val="clear" w:color="auto" w:fill="F7F7F7"/>
        <w:spacing w:before="0" w:after="0" w:line="180" w:lineRule="exact"/>
        <w:ind w:left="0" w:firstLine="0"/>
        <w:jc w:val="left"/>
        <w:rPr>
          <w:ins w:id="885249" w:author="Claude" w:date="2026-10-07T12:00:00Z"/>
        </w:rPr>
      </w:pPr>
      <w:ins w:id="885319" w:author="Claude" w:date="2026-10-07T12:00:00Z">
        <w:r>
          <w:rPr>
            <w:rFonts w:ascii="Consolas" w:hAnsi="Consolas" w:cs="Consolas"/>
            <w:sz w:val="14"/>
            <w:szCs w:val="14"/>
          </w:rPr>
          <w:t xml:space="preserve">  70  </w:t>
        </w:r>
      </w:ins>
    </w:p>
    <w:p>
      <w:pPr>
        <w:shd w:val="clear" w:color="auto" w:fill="F7F7F7"/>
        <w:spacing w:before="0" w:after="0" w:line="180" w:lineRule="exact"/>
        <w:ind w:left="0" w:firstLine="0"/>
        <w:jc w:val="left"/>
        <w:rPr>
          <w:ins w:id="885249" w:author="Claude" w:date="2026-10-07T12:00:00Z"/>
        </w:rPr>
      </w:pPr>
      <w:ins w:id="885320" w:author="Claude" w:date="2026-10-07T12:00:00Z">
        <w:r>
          <w:rPr>
            <w:rFonts w:ascii="Consolas" w:hAnsi="Consolas" w:cs="Consolas"/>
            <w:sz w:val="14"/>
            <w:szCs w:val="14"/>
          </w:rPr>
          <w:t xml:space="preserve">  71  def nome_arquivo(cfg: EVTEASConfig) -&gt; str:</w:t>
        </w:r>
      </w:ins>
    </w:p>
    <w:p>
      <w:pPr>
        <w:shd w:val="clear" w:color="auto" w:fill="F7F7F7"/>
        <w:spacing w:before="0" w:after="0" w:line="180" w:lineRule="exact"/>
        <w:ind w:left="0" w:firstLine="0"/>
        <w:jc w:val="left"/>
        <w:rPr>
          <w:ins w:id="885249" w:author="Claude" w:date="2026-10-07T12:00:00Z"/>
        </w:rPr>
      </w:pPr>
      <w:ins w:id="885321" w:author="Claude" w:date="2026-10-07T12:00:00Z">
        <w:r>
          <w:rPr>
            <w:rFonts w:ascii="Consolas" w:hAnsi="Consolas" w:cs="Consolas"/>
            <w:sz w:val="14"/>
            <w:szCs w:val="14"/>
          </w:rPr>
          <w:t xml:space="preserve">  72      import unicodedata</w:t>
        </w:r>
      </w:ins>
    </w:p>
    <w:p>
      <w:pPr>
        <w:shd w:val="clear" w:color="auto" w:fill="F7F7F7"/>
        <w:spacing w:before="0" w:after="0" w:line="180" w:lineRule="exact"/>
        <w:ind w:left="0" w:firstLine="0"/>
        <w:jc w:val="left"/>
        <w:rPr>
          <w:ins w:id="885249" w:author="Claude" w:date="2026-10-07T12:00:00Z"/>
        </w:rPr>
      </w:pPr>
      <w:ins w:id="885322" w:author="Claude" w:date="2026-10-07T12:00:00Z">
        <w:r>
          <w:rPr>
            <w:rFonts w:ascii="Consolas" w:hAnsi="Consolas" w:cs="Consolas"/>
            <w:sz w:val="14"/>
            <w:szCs w:val="14"/>
          </w:rPr>
          <w:t xml:space="preserve">  73      ascii_ = unicodedata.normalize("NFKD", cfg.projeto or "").encode("ascii", "ignore").decode()</w:t>
        </w:r>
      </w:ins>
    </w:p>
    <w:p>
      <w:pPr>
        <w:shd w:val="clear" w:color="auto" w:fill="F7F7F7"/>
        <w:spacing w:before="0" w:after="0" w:line="180" w:lineRule="exact"/>
        <w:ind w:left="0" w:firstLine="0"/>
        <w:jc w:val="left"/>
        <w:rPr>
          <w:ins w:id="885249" w:author="Claude" w:date="2026-10-07T12:00:00Z"/>
        </w:rPr>
      </w:pPr>
      <w:ins w:id="885323" w:author="Claude" w:date="2026-10-07T12:00:00Z">
        <w:r>
          <w:rPr>
            <w:rFonts w:ascii="Consolas" w:hAnsi="Consolas" w:cs="Consolas"/>
            <w:sz w:val="14"/>
            <w:szCs w:val="14"/>
          </w:rPr>
          <w:t xml:space="preserve">  74      base = re.sub(r"[^A-Za-z0-9]+", "_", ascii_).strip("_")</w:t>
        </w:r>
      </w:ins>
    </w:p>
    <w:p>
      <w:pPr>
        <w:shd w:val="clear" w:color="auto" w:fill="F7F7F7"/>
        <w:spacing w:before="0" w:after="0" w:line="180" w:lineRule="exact"/>
        <w:ind w:left="0" w:firstLine="0"/>
        <w:jc w:val="left"/>
        <w:rPr>
          <w:ins w:id="885249" w:author="Claude" w:date="2026-10-07T12:00:00Z"/>
        </w:rPr>
      </w:pPr>
      <w:ins w:id="885324" w:author="Claude" w:date="2026-10-07T12:00:00Z">
        <w:r>
          <w:rPr>
            <w:rFonts w:ascii="Consolas" w:hAnsi="Consolas" w:cs="Consolas"/>
            <w:sz w:val="14"/>
            <w:szCs w:val="14"/>
          </w:rPr>
          <w:t xml:space="preserve">  75      if len(base) &gt; 60:                      # nomes longos parecidos não se sobrescrevem</w:t>
        </w:r>
      </w:ins>
    </w:p>
    <w:p>
      <w:pPr>
        <w:shd w:val="clear" w:color="auto" w:fill="F7F7F7"/>
        <w:spacing w:before="0" w:after="0" w:line="180" w:lineRule="exact"/>
        <w:ind w:left="0" w:firstLine="0"/>
        <w:jc w:val="left"/>
        <w:rPr>
          <w:ins w:id="885249" w:author="Claude" w:date="2026-10-07T12:00:00Z"/>
        </w:rPr>
      </w:pPr>
      <w:ins w:id="885325" w:author="Claude" w:date="2026-10-07T12:00:00Z">
        <w:r>
          <w:rPr>
            <w:rFonts w:ascii="Consolas" w:hAnsi="Consolas" w:cs="Consolas"/>
            <w:sz w:val="14"/>
            <w:szCs w:val="14"/>
          </w:rPr>
          <w:t xml:space="preserve">  76          import hashlib</w:t>
        </w:r>
      </w:ins>
    </w:p>
    <w:p>
      <w:pPr>
        <w:shd w:val="clear" w:color="auto" w:fill="F7F7F7"/>
        <w:spacing w:before="0" w:after="0" w:line="180" w:lineRule="exact"/>
        <w:ind w:left="0" w:firstLine="0"/>
        <w:jc w:val="left"/>
        <w:rPr>
          <w:ins w:id="885249" w:author="Claude" w:date="2026-10-07T12:00:00Z"/>
        </w:rPr>
      </w:pPr>
      <w:ins w:id="885326" w:author="Claude" w:date="2026-10-07T12:00:00Z">
        <w:r>
          <w:rPr>
            <w:rFonts w:ascii="Consolas" w:hAnsi="Consolas" w:cs="Consolas"/>
            <w:sz w:val="14"/>
            <w:szCs w:val="14"/>
          </w:rPr>
          <w:t xml:space="preserve">  77          base = base[:53].rstrip("_") + "_" + hashlib.sha1((cfg.projeto or "").encode("utf-8")).hexdigest()[:6]</w:t>
        </w:r>
      </w:ins>
    </w:p>
    <w:p>
      <w:pPr>
        <w:shd w:val="clear" w:color="auto" w:fill="F7F7F7"/>
        <w:spacing w:before="0" w:after="0" w:line="180" w:lineRule="exact"/>
        <w:ind w:left="0" w:firstLine="0"/>
        <w:jc w:val="left"/>
        <w:rPr>
          <w:ins w:id="885249" w:author="Claude" w:date="2026-10-07T12:00:00Z"/>
        </w:rPr>
      </w:pPr>
      <w:ins w:id="885327" w:author="Claude" w:date="2026-10-07T12:00:00Z">
        <w:r>
          <w:rPr>
            <w:rFonts w:ascii="Consolas" w:hAnsi="Consolas" w:cs="Consolas"/>
            <w:sz w:val="14"/>
            <w:szCs w:val="14"/>
          </w:rPr>
          <w:t xml:space="preserve">  78      return f"entradas_{base or 'projeto'}.json"</w:t>
        </w:r>
      </w:ins>
    </w:p>
    <w:p>
      <w:pPr>
        <w:shd w:val="clear" w:color="auto" w:fill="F7F7F7"/>
        <w:spacing w:before="0" w:after="0" w:line="180" w:lineRule="exact"/>
        <w:ind w:left="0" w:firstLine="0"/>
        <w:jc w:val="left"/>
        <w:rPr>
          <w:ins w:id="885249" w:author="Claude" w:date="2026-10-07T12:00:00Z"/>
        </w:rPr>
      </w:pPr>
      <w:ins w:id="885328" w:author="Claude" w:date="2026-10-07T12:00:00Z">
        <w:r>
          <w:rPr>
            <w:rFonts w:ascii="Consolas" w:hAnsi="Consolas" w:cs="Consolas"/>
            <w:sz w:val="14"/>
            <w:szCs w:val="14"/>
          </w:rPr>
          <w:t xml:space="preserve">  79  </w:t>
        </w:r>
      </w:ins>
    </w:p>
    <w:p>
      <w:pPr>
        <w:shd w:val="clear" w:color="auto" w:fill="F7F7F7"/>
        <w:spacing w:before="0" w:after="0" w:line="180" w:lineRule="exact"/>
        <w:ind w:left="0" w:firstLine="0"/>
        <w:jc w:val="left"/>
        <w:rPr>
          <w:ins w:id="885249" w:author="Claude" w:date="2026-10-07T12:00:00Z"/>
        </w:rPr>
      </w:pPr>
      <w:ins w:id="885329" w:author="Claude" w:date="2026-10-07T12:00:00Z">
        <w:r>
          <w:rPr>
            <w:rFonts w:ascii="Consolas" w:hAnsi="Consolas" w:cs="Consolas"/>
            <w:sz w:val="14"/>
            <w:szCs w:val="14"/>
          </w:rPr>
          <w:t xml:space="preserve">  80  </w:t>
        </w:r>
      </w:ins>
    </w:p>
    <w:p>
      <w:pPr>
        <w:shd w:val="clear" w:color="auto" w:fill="F7F7F7"/>
        <w:spacing w:before="0" w:after="0" w:line="180" w:lineRule="exact"/>
        <w:ind w:left="0" w:firstLine="0"/>
        <w:jc w:val="left"/>
        <w:rPr>
          <w:ins w:id="885249" w:author="Claude" w:date="2026-10-07T12:00:00Z"/>
        </w:rPr>
      </w:pPr>
      <w:ins w:id="885330" w:author="Claude" w:date="2026-10-07T12:00:00Z">
        <w:r>
          <w:rPr>
            <w:rFonts w:ascii="Consolas" w:hAnsi="Consolas" w:cs="Consolas"/>
            <w:sz w:val="14"/>
            <w:szCs w:val="14"/>
          </w:rPr>
          <w:t xml:space="preserve">  81  # ---------------------------------------------------------------------------</w:t>
        </w:r>
      </w:ins>
    </w:p>
    <w:p>
      <w:pPr>
        <w:shd w:val="clear" w:color="auto" w:fill="F7F7F7"/>
        <w:spacing w:before="0" w:after="0" w:line="180" w:lineRule="exact"/>
        <w:ind w:left="0" w:firstLine="0"/>
        <w:jc w:val="left"/>
        <w:rPr>
          <w:ins w:id="885249" w:author="Claude" w:date="2026-10-07T12:00:00Z"/>
        </w:rPr>
      </w:pPr>
      <w:ins w:id="885331" w:author="Claude" w:date="2026-10-07T12:00:00Z">
        <w:r>
          <w:rPr>
            <w:rFonts w:ascii="Consolas" w:hAnsi="Consolas" w:cs="Consolas"/>
            <w:sz w:val="14"/>
            <w:szCs w:val="14"/>
          </w:rPr>
          <w:t xml:space="preserve">  82  # Leitura de valores digitados</w:t>
        </w:r>
      </w:ins>
    </w:p>
    <w:p>
      <w:pPr>
        <w:shd w:val="clear" w:color="auto" w:fill="F7F7F7"/>
        <w:spacing w:before="0" w:after="0" w:line="180" w:lineRule="exact"/>
        <w:ind w:left="0" w:firstLine="0"/>
        <w:jc w:val="left"/>
        <w:rPr>
          <w:ins w:id="885249" w:author="Claude" w:date="2026-10-07T12:00:00Z"/>
        </w:rPr>
      </w:pPr>
      <w:ins w:id="885332" w:author="Claude" w:date="2026-10-07T12:00:00Z">
        <w:r>
          <w:rPr>
            <w:rFonts w:ascii="Consolas" w:hAnsi="Consolas" w:cs="Consolas"/>
            <w:sz w:val="14"/>
            <w:szCs w:val="14"/>
          </w:rPr>
          <w:t xml:space="preserve">  83  # ---------------------------------------------------------------------------</w:t>
        </w:r>
      </w:ins>
    </w:p>
    <w:p>
      <w:pPr>
        <w:shd w:val="clear" w:color="auto" w:fill="F7F7F7"/>
        <w:spacing w:before="0" w:after="0" w:line="180" w:lineRule="exact"/>
        <w:ind w:left="0" w:firstLine="0"/>
        <w:jc w:val="left"/>
        <w:rPr>
          <w:ins w:id="885249" w:author="Claude" w:date="2026-10-07T12:00:00Z"/>
        </w:rPr>
      </w:pPr>
      <w:ins w:id="885333" w:author="Claude" w:date="2026-10-07T12:00:00Z">
        <w:r>
          <w:rPr>
            <w:rFonts w:ascii="Consolas" w:hAnsi="Consolas" w:cs="Consolas"/>
            <w:sz w:val="14"/>
            <w:szCs w:val="14"/>
          </w:rPr>
          <w:t xml:space="preserve">  84  </w:t>
        </w:r>
      </w:ins>
    </w:p>
    <w:p>
      <w:pPr>
        <w:shd w:val="clear" w:color="auto" w:fill="F7F7F7"/>
        <w:spacing w:before="0" w:after="0" w:line="180" w:lineRule="exact"/>
        <w:ind w:left="0" w:firstLine="0"/>
        <w:jc w:val="left"/>
        <w:rPr>
          <w:ins w:id="885249" w:author="Claude" w:date="2026-10-07T12:00:00Z"/>
        </w:rPr>
      </w:pPr>
      <w:ins w:id="885334" w:author="Claude" w:date="2026-10-07T12:00:00Z">
        <w:r>
          <w:rPr>
            <w:rFonts w:ascii="Consolas" w:hAnsi="Consolas" w:cs="Consolas"/>
            <w:sz w:val="14"/>
            <w:szCs w:val="14"/>
          </w:rPr>
          <w:t xml:space="preserve">  85  MILHAR_COM_PONTO = re.compile(r"-?[1-9]\d{0,2}(?:\.\d{3})+")    # 40.000 · 1.234.567 (padrão brasileiro)</w:t>
        </w:r>
      </w:ins>
    </w:p>
    <w:p>
      <w:pPr>
        <w:shd w:val="clear" w:color="auto" w:fill="F7F7F7"/>
        <w:spacing w:before="0" w:after="0" w:line="180" w:lineRule="exact"/>
        <w:ind w:left="0" w:firstLine="0"/>
        <w:jc w:val="left"/>
        <w:rPr>
          <w:ins w:id="885249" w:author="Claude" w:date="2026-10-07T12:00:00Z"/>
        </w:rPr>
      </w:pPr>
      <w:ins w:id="885335" w:author="Claude" w:date="2026-10-07T12:00:00Z">
        <w:r>
          <w:rPr>
            <w:rFonts w:ascii="Consolas" w:hAnsi="Consolas" w:cs="Consolas"/>
            <w:sz w:val="14"/>
            <w:szCs w:val="14"/>
          </w:rPr>
          <w:t xml:space="preserve">  86  </w:t>
        </w:r>
      </w:ins>
    </w:p>
    <w:p>
      <w:pPr>
        <w:shd w:val="clear" w:color="auto" w:fill="F7F7F7"/>
        <w:spacing w:before="0" w:after="0" w:line="180" w:lineRule="exact"/>
        <w:ind w:left="0" w:firstLine="0"/>
        <w:jc w:val="left"/>
        <w:rPr>
          <w:ins w:id="885249" w:author="Claude" w:date="2026-10-07T12:00:00Z"/>
        </w:rPr>
      </w:pPr>
      <w:ins w:id="885336" w:author="Claude" w:date="2026-10-07T12:00:00Z">
        <w:r>
          <w:rPr>
            <w:rFonts w:ascii="Consolas" w:hAnsi="Consolas" w:cs="Consolas"/>
            <w:sz w:val="14"/>
            <w:szCs w:val="14"/>
          </w:rPr>
          <w:t xml:space="preserve">  87  </w:t>
        </w:r>
      </w:ins>
    </w:p>
    <w:p>
      <w:pPr>
        <w:shd w:val="clear" w:color="auto" w:fill="F7F7F7"/>
        <w:spacing w:before="0" w:after="0" w:line="180" w:lineRule="exact"/>
        <w:ind w:left="0" w:firstLine="0"/>
        <w:jc w:val="left"/>
        <w:rPr>
          <w:ins w:id="885249" w:author="Claude" w:date="2026-10-07T12:00:00Z"/>
        </w:rPr>
      </w:pPr>
      <w:ins w:id="885337" w:author="Claude" w:date="2026-10-07T12:00:00Z">
        <w:r>
          <w:rPr>
            <w:rFonts w:ascii="Consolas" w:hAnsi="Consolas" w:cs="Consolas"/>
            <w:sz w:val="14"/>
            <w:szCs w:val="14"/>
          </w:rPr>
          <w:t xml:space="preserve">  88  def usa_ponto_de_milhar(txt: str) -&gt; bool:</w:t>
        </w:r>
      </w:ins>
    </w:p>
    <w:p>
      <w:pPr>
        <w:shd w:val="clear" w:color="auto" w:fill="F7F7F7"/>
        <w:spacing w:before="0" w:after="0" w:line="180" w:lineRule="exact"/>
        <w:ind w:left="0" w:firstLine="0"/>
        <w:jc w:val="left"/>
        <w:rPr>
          <w:ins w:id="885249" w:author="Claude" w:date="2026-10-07T12:00:00Z"/>
        </w:rPr>
      </w:pPr>
      <w:ins w:id="885338" w:author="Claude" w:date="2026-10-07T12:00:00Z">
        <w:r>
          <w:rPr>
            <w:rFonts w:ascii="Consolas" w:hAnsi="Consolas" w:cs="Consolas"/>
            <w:sz w:val="14"/>
            <w:szCs w:val="14"/>
          </w:rPr>
          <w:t xml:space="preserve">  89      t = txt.strip().replace("R$", "").replace("%", "").replace(" ", "")</w:t>
        </w:r>
      </w:ins>
    </w:p>
    <w:p>
      <w:pPr>
        <w:shd w:val="clear" w:color="auto" w:fill="F7F7F7"/>
        <w:spacing w:before="0" w:after="0" w:line="180" w:lineRule="exact"/>
        <w:ind w:left="0" w:firstLine="0"/>
        <w:jc w:val="left"/>
        <w:rPr>
          <w:ins w:id="885249" w:author="Claude" w:date="2026-10-07T12:00:00Z"/>
        </w:rPr>
      </w:pPr>
      <w:ins w:id="885339" w:author="Claude" w:date="2026-10-07T12:00:00Z">
        <w:r>
          <w:rPr>
            <w:rFonts w:ascii="Consolas" w:hAnsi="Consolas" w:cs="Consolas"/>
            <w:sz w:val="14"/>
            <w:szCs w:val="14"/>
          </w:rPr>
          <w:t xml:space="preserve">  90      return "," not in t and bool(MILHAR_COM_PONTO.fullmatch(t))</w:t>
        </w:r>
      </w:ins>
    </w:p>
    <w:p>
      <w:pPr>
        <w:shd w:val="clear" w:color="auto" w:fill="F7F7F7"/>
        <w:spacing w:before="0" w:after="0" w:line="180" w:lineRule="exact"/>
        <w:ind w:left="0" w:firstLine="0"/>
        <w:jc w:val="left"/>
        <w:rPr>
          <w:ins w:id="885249" w:author="Claude" w:date="2026-10-07T12:00:00Z"/>
        </w:rPr>
      </w:pPr>
      <w:ins w:id="885340" w:author="Claude" w:date="2026-10-07T12:00:00Z">
        <w:r>
          <w:rPr>
            <w:rFonts w:ascii="Consolas" w:hAnsi="Consolas" w:cs="Consolas"/>
            <w:sz w:val="14"/>
            <w:szCs w:val="14"/>
          </w:rPr>
          <w:t xml:space="preserve">  91  </w:t>
        </w:r>
      </w:ins>
    </w:p>
    <w:p>
      <w:pPr>
        <w:shd w:val="clear" w:color="auto" w:fill="F7F7F7"/>
        <w:spacing w:before="0" w:after="0" w:line="180" w:lineRule="exact"/>
        <w:ind w:left="0" w:firstLine="0"/>
        <w:jc w:val="left"/>
        <w:rPr>
          <w:ins w:id="885249" w:author="Claude" w:date="2026-10-07T12:00:00Z"/>
        </w:rPr>
      </w:pPr>
      <w:ins w:id="885341" w:author="Claude" w:date="2026-10-07T12:00:00Z">
        <w:r>
          <w:rPr>
            <w:rFonts w:ascii="Consolas" w:hAnsi="Consolas" w:cs="Consolas"/>
            <w:sz w:val="14"/>
            <w:szCs w:val="14"/>
          </w:rPr>
          <w:t xml:space="preserve">  92  </w:t>
        </w:r>
      </w:ins>
    </w:p>
    <w:p>
      <w:pPr>
        <w:shd w:val="clear" w:color="auto" w:fill="F7F7F7"/>
        <w:spacing w:before="0" w:after="0" w:line="180" w:lineRule="exact"/>
        <w:ind w:left="0" w:firstLine="0"/>
        <w:jc w:val="left"/>
        <w:rPr>
          <w:ins w:id="885249" w:author="Claude" w:date="2026-10-07T12:00:00Z"/>
        </w:rPr>
      </w:pPr>
      <w:ins w:id="885342" w:author="Claude" w:date="2026-10-07T12:00:00Z">
        <w:r>
          <w:rPr>
            <w:rFonts w:ascii="Consolas" w:hAnsi="Consolas" w:cs="Consolas"/>
            <w:sz w:val="14"/>
            <w:szCs w:val="14"/>
          </w:rPr>
          <w:t xml:space="preserve">  93  def converter_numero(txt: str) -&gt; float:</w:t>
        </w:r>
      </w:ins>
    </w:p>
    <w:p>
      <w:pPr>
        <w:shd w:val="clear" w:color="auto" w:fill="F7F7F7"/>
        <w:spacing w:before="0" w:after="0" w:line="180" w:lineRule="exact"/>
        <w:ind w:left="0" w:firstLine="0"/>
        <w:jc w:val="left"/>
        <w:rPr>
          <w:ins w:id="885249" w:author="Claude" w:date="2026-10-07T12:00:00Z"/>
        </w:rPr>
      </w:pPr>
      <w:ins w:id="885343" w:author="Claude" w:date="2026-10-07T12:00:00Z">
        <w:r>
          <w:rPr>
            <w:rFonts w:ascii="Consolas" w:hAnsi="Consolas" w:cs="Consolas"/>
            <w:sz w:val="14"/>
            <w:szCs w:val="14"/>
          </w:rPr>
          <w:t xml:space="preserve">  94      """Aceita 1234,56 · 1.234,56 · 40.000 · 1.234.567 · 1234.56 · 1,234.56 · 12% · R$ 10 · frações como 1/3.</w:t>
        </w:r>
      </w:ins>
    </w:p>
    <w:p>
      <w:pPr>
        <w:shd w:val="clear" w:color="auto" w:fill="F7F7F7"/>
        <w:spacing w:before="0" w:after="0" w:line="180" w:lineRule="exact"/>
        <w:ind w:left="0" w:firstLine="0"/>
        <w:jc w:val="left"/>
        <w:rPr>
          <w:ins w:id="885249" w:author="Claude" w:date="2026-10-07T12:00:00Z"/>
        </w:rPr>
      </w:pPr>
      <w:ins w:id="885344" w:author="Claude" w:date="2026-10-07T12:00:00Z">
        <w:r>
          <w:rPr>
            <w:rFonts w:ascii="Consolas" w:hAnsi="Consolas" w:cs="Consolas"/>
            <w:sz w:val="14"/>
            <w:szCs w:val="14"/>
          </w:rPr>
          <w:t xml:space="preserve">  95  </w:t>
        </w:r>
      </w:ins>
    </w:p>
    <w:p>
      <w:pPr>
        <w:shd w:val="clear" w:color="auto" w:fill="F7F7F7"/>
        <w:spacing w:before="0" w:after="0" w:line="180" w:lineRule="exact"/>
        <w:ind w:left="0" w:firstLine="0"/>
        <w:jc w:val="left"/>
        <w:rPr>
          <w:ins w:id="885249" w:author="Claude" w:date="2026-10-07T12:00:00Z"/>
        </w:rPr>
      </w:pPr>
      <w:ins w:id="885345" w:author="Claude" w:date="2026-10-07T12:00:00Z">
        <w:r>
          <w:rPr>
            <w:rFonts w:ascii="Consolas" w:hAnsi="Consolas" w:cs="Consolas"/>
            <w:sz w:val="14"/>
            <w:szCs w:val="14"/>
          </w:rPr>
          <w:t xml:space="preserve">  96      Ponto seguido de grupos de exatamente três dígitos (40.000) é separador de milhar,</w:t>
        </w:r>
      </w:ins>
    </w:p>
    <w:p>
      <w:pPr>
        <w:shd w:val="clear" w:color="auto" w:fill="F7F7F7"/>
        <w:spacing w:before="0" w:after="0" w:line="180" w:lineRule="exact"/>
        <w:ind w:left="0" w:firstLine="0"/>
        <w:jc w:val="left"/>
        <w:rPr>
          <w:ins w:id="885249" w:author="Claude" w:date="2026-10-07T12:00:00Z"/>
        </w:rPr>
      </w:pPr>
      <w:ins w:id="885346" w:author="Claude" w:date="2026-10-07T12:00:00Z">
        <w:r>
          <w:rPr>
            <w:rFonts w:ascii="Consolas" w:hAnsi="Consolas" w:cs="Consolas"/>
            <w:sz w:val="14"/>
            <w:szCs w:val="14"/>
          </w:rPr>
          <w:t xml:space="preserve">  97      como no padrão brasileiro; nos demais casos (10.5, 0.280), ponto é decimal."""</w:t>
        </w:r>
      </w:ins>
    </w:p>
    <w:p>
      <w:pPr>
        <w:shd w:val="clear" w:color="auto" w:fill="F7F7F7"/>
        <w:spacing w:before="0" w:after="0" w:line="180" w:lineRule="exact"/>
        <w:ind w:left="0" w:firstLine="0"/>
        <w:jc w:val="left"/>
        <w:rPr>
          <w:ins w:id="885249" w:author="Claude" w:date="2026-10-07T12:00:00Z"/>
        </w:rPr>
      </w:pPr>
      <w:ins w:id="885347" w:author="Claude" w:date="2026-10-07T12:00:00Z">
        <w:r>
          <w:rPr>
            <w:rFonts w:ascii="Consolas" w:hAnsi="Consolas" w:cs="Consolas"/>
            <w:sz w:val="14"/>
            <w:szCs w:val="14"/>
          </w:rPr>
          <w:t xml:space="preserve">  98      t = txt.strip().replace("R$", "").replace("%", "").replace(" ", "")</w:t>
        </w:r>
      </w:ins>
    </w:p>
    <w:p>
      <w:pPr>
        <w:shd w:val="clear" w:color="auto" w:fill="F7F7F7"/>
        <w:spacing w:before="0" w:after="0" w:line="180" w:lineRule="exact"/>
        <w:ind w:left="0" w:firstLine="0"/>
        <w:jc w:val="left"/>
        <w:rPr>
          <w:ins w:id="885249" w:author="Claude" w:date="2026-10-07T12:00:00Z"/>
        </w:rPr>
      </w:pPr>
      <w:ins w:id="885348" w:author="Claude" w:date="2026-10-07T12:00:00Z">
        <w:r>
          <w:rPr>
            <w:rFonts w:ascii="Consolas" w:hAnsi="Consolas" w:cs="Consolas"/>
            <w:sz w:val="14"/>
            <w:szCs w:val="14"/>
          </w:rPr>
          <w:t xml:space="preserve">  99      if re.fullmatch(r"-?\d+(?:[.,]\d+)?/\d+(?:[.,]\d+)?", t):</w:t>
        </w:r>
      </w:ins>
    </w:p>
    <w:p>
      <w:pPr>
        <w:shd w:val="clear" w:color="auto" w:fill="F7F7F7"/>
        <w:spacing w:before="0" w:after="0" w:line="180" w:lineRule="exact"/>
        <w:ind w:left="0" w:firstLine="0"/>
        <w:jc w:val="left"/>
        <w:rPr>
          <w:ins w:id="885249" w:author="Claude" w:date="2026-10-07T12:00:00Z"/>
        </w:rPr>
      </w:pPr>
      <w:ins w:id="885349" w:author="Claude" w:date="2026-10-07T12:00:00Z">
        <w:r>
          <w:rPr>
            <w:rFonts w:ascii="Consolas" w:hAnsi="Consolas" w:cs="Consolas"/>
            <w:sz w:val="14"/>
            <w:szCs w:val="14"/>
          </w:rPr>
          <w:t xml:space="preserve"> 100          a, b = t.split("/")</w:t>
        </w:r>
      </w:ins>
    </w:p>
    <w:p>
      <w:pPr>
        <w:shd w:val="clear" w:color="auto" w:fill="F7F7F7"/>
        <w:spacing w:before="0" w:after="0" w:line="180" w:lineRule="exact"/>
        <w:ind w:left="0" w:firstLine="0"/>
        <w:jc w:val="left"/>
        <w:rPr>
          <w:ins w:id="885249" w:author="Claude" w:date="2026-10-07T12:00:00Z"/>
        </w:rPr>
      </w:pPr>
      <w:ins w:id="885350" w:author="Claude" w:date="2026-10-07T12:00:00Z">
        <w:r>
          <w:rPr>
            <w:rFonts w:ascii="Consolas" w:hAnsi="Consolas" w:cs="Consolas"/>
            <w:sz w:val="14"/>
            <w:szCs w:val="14"/>
          </w:rPr>
          <w:t xml:space="preserve"> 101          return converter_numero(a) / converter_numero(b)</w:t>
        </w:r>
      </w:ins>
    </w:p>
    <w:p>
      <w:pPr>
        <w:shd w:val="clear" w:color="auto" w:fill="F7F7F7"/>
        <w:spacing w:before="0" w:after="0" w:line="180" w:lineRule="exact"/>
        <w:ind w:left="0" w:firstLine="0"/>
        <w:jc w:val="left"/>
        <w:rPr>
          <w:ins w:id="885249" w:author="Claude" w:date="2026-10-07T12:00:00Z"/>
        </w:rPr>
      </w:pPr>
      <w:ins w:id="885351" w:author="Claude" w:date="2026-10-07T12:00:00Z">
        <w:r>
          <w:rPr>
            <w:rFonts w:ascii="Consolas" w:hAnsi="Consolas" w:cs="Consolas"/>
            <w:sz w:val="14"/>
            <w:szCs w:val="14"/>
          </w:rPr>
          <w:t xml:space="preserve"> 102      if "," in t and "." in t:</w:t>
        </w:r>
      </w:ins>
    </w:p>
    <w:p>
      <w:pPr>
        <w:shd w:val="clear" w:color="auto" w:fill="F7F7F7"/>
        <w:spacing w:before="0" w:after="0" w:line="180" w:lineRule="exact"/>
        <w:ind w:left="0" w:firstLine="0"/>
        <w:jc w:val="left"/>
        <w:rPr>
          <w:ins w:id="885249" w:author="Claude" w:date="2026-10-07T12:00:00Z"/>
        </w:rPr>
      </w:pPr>
      <w:ins w:id="885352" w:author="Claude" w:date="2026-10-07T12:00:00Z">
        <w:r>
          <w:rPr>
            <w:rFonts w:ascii="Consolas" w:hAnsi="Consolas" w:cs="Consolas"/>
            <w:sz w:val="14"/>
            <w:szCs w:val="14"/>
          </w:rPr>
          <w:t xml:space="preserve"> 103          t = t.replace(".", "").replace(",", ".") if t.rfind(",") &gt; t.rfind(".") else t.replace(",", "")</w:t>
        </w:r>
      </w:ins>
    </w:p>
    <w:p>
      <w:pPr>
        <w:shd w:val="clear" w:color="auto" w:fill="F7F7F7"/>
        <w:spacing w:before="0" w:after="0" w:line="180" w:lineRule="exact"/>
        <w:ind w:left="0" w:firstLine="0"/>
        <w:jc w:val="left"/>
        <w:rPr>
          <w:ins w:id="885249" w:author="Claude" w:date="2026-10-07T12:00:00Z"/>
        </w:rPr>
      </w:pPr>
      <w:ins w:id="885353" w:author="Claude" w:date="2026-10-07T12:00:00Z">
        <w:r>
          <w:rPr>
            <w:rFonts w:ascii="Consolas" w:hAnsi="Consolas" w:cs="Consolas"/>
            <w:sz w:val="14"/>
            <w:szCs w:val="14"/>
          </w:rPr>
          <w:t xml:space="preserve"> 104      elif "," in t:</w:t>
        </w:r>
      </w:ins>
    </w:p>
    <w:p>
      <w:pPr>
        <w:shd w:val="clear" w:color="auto" w:fill="F7F7F7"/>
        <w:spacing w:before="0" w:after="0" w:line="180" w:lineRule="exact"/>
        <w:ind w:left="0" w:firstLine="0"/>
        <w:jc w:val="left"/>
        <w:rPr>
          <w:ins w:id="885249" w:author="Claude" w:date="2026-10-07T12:00:00Z"/>
        </w:rPr>
      </w:pPr>
      <w:ins w:id="885354" w:author="Claude" w:date="2026-10-07T12:00:00Z">
        <w:r>
          <w:rPr>
            <w:rFonts w:ascii="Consolas" w:hAnsi="Consolas" w:cs="Consolas"/>
            <w:sz w:val="14"/>
            <w:szCs w:val="14"/>
          </w:rPr>
          <w:t xml:space="preserve"> 105          t = t.replace(",", ".")</w:t>
        </w:r>
      </w:ins>
    </w:p>
    <w:p>
      <w:pPr>
        <w:shd w:val="clear" w:color="auto" w:fill="F7F7F7"/>
        <w:spacing w:before="0" w:after="0" w:line="180" w:lineRule="exact"/>
        <w:ind w:left="0" w:firstLine="0"/>
        <w:jc w:val="left"/>
        <w:rPr>
          <w:ins w:id="885249" w:author="Claude" w:date="2026-10-07T12:00:00Z"/>
        </w:rPr>
      </w:pPr>
      <w:ins w:id="885355" w:author="Claude" w:date="2026-10-07T12:00:00Z">
        <w:r>
          <w:rPr>
            <w:rFonts w:ascii="Consolas" w:hAnsi="Consolas" w:cs="Consolas"/>
            <w:sz w:val="14"/>
            <w:szCs w:val="14"/>
          </w:rPr>
          <w:t xml:space="preserve"> 106      elif MILHAR_COM_PONTO.fullmatch(t):</w:t>
        </w:r>
      </w:ins>
    </w:p>
    <w:p>
      <w:pPr>
        <w:shd w:val="clear" w:color="auto" w:fill="F7F7F7"/>
        <w:spacing w:before="0" w:after="0" w:line="180" w:lineRule="exact"/>
        <w:ind w:left="0" w:firstLine="0"/>
        <w:jc w:val="left"/>
        <w:rPr>
          <w:ins w:id="885249" w:author="Claude" w:date="2026-10-07T12:00:00Z"/>
        </w:rPr>
      </w:pPr>
      <w:ins w:id="885356" w:author="Claude" w:date="2026-10-07T12:00:00Z">
        <w:r>
          <w:rPr>
            <w:rFonts w:ascii="Consolas" w:hAnsi="Consolas" w:cs="Consolas"/>
            <w:sz w:val="14"/>
            <w:szCs w:val="14"/>
          </w:rPr>
          <w:t xml:space="preserve"> 107          t = t.replace(".", "")</w:t>
        </w:r>
      </w:ins>
    </w:p>
    <w:p>
      <w:pPr>
        <w:shd w:val="clear" w:color="auto" w:fill="F7F7F7"/>
        <w:spacing w:before="0" w:after="0" w:line="180" w:lineRule="exact"/>
        <w:ind w:left="0" w:firstLine="0"/>
        <w:jc w:val="left"/>
        <w:rPr>
          <w:ins w:id="885249" w:author="Claude" w:date="2026-10-07T12:00:00Z"/>
        </w:rPr>
      </w:pPr>
      <w:ins w:id="885357" w:author="Claude" w:date="2026-10-07T12:00:00Z">
        <w:r>
          <w:rPr>
            <w:rFonts w:ascii="Consolas" w:hAnsi="Consolas" w:cs="Consolas"/>
            <w:sz w:val="14"/>
            <w:szCs w:val="14"/>
          </w:rPr>
          <w:t xml:space="preserve"> 108      v = float(t)</w:t>
        </w:r>
      </w:ins>
    </w:p>
    <w:p>
      <w:pPr>
        <w:shd w:val="clear" w:color="auto" w:fill="F7F7F7"/>
        <w:spacing w:before="0" w:after="0" w:line="180" w:lineRule="exact"/>
        <w:ind w:left="0" w:firstLine="0"/>
        <w:jc w:val="left"/>
        <w:rPr>
          <w:ins w:id="885249" w:author="Claude" w:date="2026-10-07T12:00:00Z"/>
        </w:rPr>
      </w:pPr>
      <w:ins w:id="885358" w:author="Claude" w:date="2026-10-07T12:00:00Z">
        <w:r>
          <w:rPr>
            <w:rFonts w:ascii="Consolas" w:hAnsi="Consolas" w:cs="Consolas"/>
            <w:sz w:val="14"/>
            <w:szCs w:val="14"/>
          </w:rPr>
          <w:t xml:space="preserve"> 109      if not math.isfinite(v):</w:t>
        </w:r>
      </w:ins>
    </w:p>
    <w:p>
      <w:pPr>
        <w:shd w:val="clear" w:color="auto" w:fill="F7F7F7"/>
        <w:spacing w:before="0" w:after="0" w:line="180" w:lineRule="exact"/>
        <w:ind w:left="0" w:firstLine="0"/>
        <w:jc w:val="left"/>
        <w:rPr>
          <w:ins w:id="885249" w:author="Claude" w:date="2026-10-07T12:00:00Z"/>
        </w:rPr>
      </w:pPr>
      <w:ins w:id="885359" w:author="Claude" w:date="2026-10-07T12:00:00Z">
        <w:r>
          <w:rPr>
            <w:rFonts w:ascii="Consolas" w:hAnsi="Consolas" w:cs="Consolas"/>
            <w:sz w:val="14"/>
            <w:szCs w:val="14"/>
          </w:rPr>
          <w:t xml:space="preserve"> 110          raise ValueError("valor não finito")</w:t>
        </w:r>
      </w:ins>
    </w:p>
    <w:p>
      <w:pPr>
        <w:shd w:val="clear" w:color="auto" w:fill="F7F7F7"/>
        <w:spacing w:before="0" w:after="0" w:line="180" w:lineRule="exact"/>
        <w:ind w:left="0" w:firstLine="0"/>
        <w:jc w:val="left"/>
        <w:rPr>
          <w:ins w:id="885249" w:author="Claude" w:date="2026-10-07T12:00:00Z"/>
        </w:rPr>
      </w:pPr>
      <w:ins w:id="885360" w:author="Claude" w:date="2026-10-07T12:00:00Z">
        <w:r>
          <w:rPr>
            <w:rFonts w:ascii="Consolas" w:hAnsi="Consolas" w:cs="Consolas"/>
            <w:sz w:val="14"/>
            <w:szCs w:val="14"/>
          </w:rPr>
          <w:t xml:space="preserve"> 111      return v</w:t>
        </w:r>
      </w:ins>
    </w:p>
    <w:p>
      <w:pPr>
        <w:shd w:val="clear" w:color="auto" w:fill="F7F7F7"/>
        <w:spacing w:before="0" w:after="0" w:line="180" w:lineRule="exact"/>
        <w:ind w:left="0" w:firstLine="0"/>
        <w:jc w:val="left"/>
        <w:rPr>
          <w:ins w:id="885249" w:author="Claude" w:date="2026-10-07T12:00:00Z"/>
        </w:rPr>
      </w:pPr>
      <w:ins w:id="885361" w:author="Claude" w:date="2026-10-07T12:00:00Z">
        <w:r>
          <w:rPr>
            <w:rFonts w:ascii="Consolas" w:hAnsi="Consolas" w:cs="Consolas"/>
            <w:sz w:val="14"/>
            <w:szCs w:val="14"/>
          </w:rPr>
          <w:t xml:space="preserve"> 112  </w:t>
        </w:r>
      </w:ins>
    </w:p>
    <w:p>
      <w:pPr>
        <w:shd w:val="clear" w:color="auto" w:fill="F7F7F7"/>
        <w:spacing w:before="0" w:after="0" w:line="180" w:lineRule="exact"/>
        <w:ind w:left="0" w:firstLine="0"/>
        <w:jc w:val="left"/>
        <w:rPr>
          <w:ins w:id="885249" w:author="Claude" w:date="2026-10-07T12:00:00Z"/>
        </w:rPr>
      </w:pPr>
      <w:ins w:id="885362" w:author="Claude" w:date="2026-10-07T12:00:00Z">
        <w:r>
          <w:rPr>
            <w:rFonts w:ascii="Consolas" w:hAnsi="Consolas" w:cs="Consolas"/>
            <w:sz w:val="14"/>
            <w:szCs w:val="14"/>
          </w:rPr>
          <w:t xml:space="preserve"> 113  </w:t>
        </w:r>
      </w:ins>
    </w:p>
    <w:p>
      <w:pPr>
        <w:shd w:val="clear" w:color="auto" w:fill="F7F7F7"/>
        <w:spacing w:before="0" w:after="0" w:line="180" w:lineRule="exact"/>
        <w:ind w:left="0" w:firstLine="0"/>
        <w:jc w:val="left"/>
        <w:rPr>
          <w:ins w:id="885249" w:author="Claude" w:date="2026-10-07T12:00:00Z"/>
        </w:rPr>
      </w:pPr>
      <w:ins w:id="885363" w:author="Claude" w:date="2026-10-07T12:00:00Z">
        <w:r>
          <w:rPr>
            <w:rFonts w:ascii="Consolas" w:hAnsi="Consolas" w:cs="Consolas"/>
            <w:sz w:val="14"/>
            <w:szCs w:val="14"/>
          </w:rPr>
          <w:t xml:space="preserve"> 114  def _fmt(v, casas: int = 6) -&gt; str:</w:t>
        </w:r>
      </w:ins>
    </w:p>
    <w:p>
      <w:pPr>
        <w:shd w:val="clear" w:color="auto" w:fill="F7F7F7"/>
        <w:spacing w:before="0" w:after="0" w:line="180" w:lineRule="exact"/>
        <w:ind w:left="0" w:firstLine="0"/>
        <w:jc w:val="left"/>
        <w:rPr>
          <w:ins w:id="885249" w:author="Claude" w:date="2026-10-07T12:00:00Z"/>
        </w:rPr>
      </w:pPr>
      <w:ins w:id="885364" w:author="Claude" w:date="2026-10-07T12:00:00Z">
        <w:r>
          <w:rPr>
            <w:rFonts w:ascii="Consolas" w:hAnsi="Consolas" w:cs="Consolas"/>
            <w:sz w:val="14"/>
            <w:szCs w:val="14"/>
          </w:rPr>
          <w:t xml:space="preserve"> 115      """Número no padrão brasileiro (1.500.000; 0,28), sem notação científica."""</w:t>
        </w:r>
      </w:ins>
    </w:p>
    <w:p>
      <w:pPr>
        <w:shd w:val="clear" w:color="auto" w:fill="F7F7F7"/>
        <w:spacing w:before="0" w:after="0" w:line="180" w:lineRule="exact"/>
        <w:ind w:left="0" w:firstLine="0"/>
        <w:jc w:val="left"/>
        <w:rPr>
          <w:ins w:id="885249" w:author="Claude" w:date="2026-10-07T12:00:00Z"/>
        </w:rPr>
      </w:pPr>
      <w:ins w:id="885365" w:author="Claude" w:date="2026-10-07T12:00:00Z">
        <w:r>
          <w:rPr>
            <w:rFonts w:ascii="Consolas" w:hAnsi="Consolas" w:cs="Consolas"/>
            <w:sz w:val="14"/>
            <w:szCs w:val="14"/>
          </w:rPr>
          <w:t xml:space="preserve"> 116      if isinstance(v, (bool, np.bool_)):</w:t>
        </w:r>
      </w:ins>
    </w:p>
    <w:p>
      <w:pPr>
        <w:shd w:val="clear" w:color="auto" w:fill="F7F7F7"/>
        <w:spacing w:before="0" w:after="0" w:line="180" w:lineRule="exact"/>
        <w:ind w:left="0" w:firstLine="0"/>
        <w:jc w:val="left"/>
        <w:rPr>
          <w:ins w:id="885249" w:author="Claude" w:date="2026-10-07T12:00:00Z"/>
        </w:rPr>
      </w:pPr>
      <w:ins w:id="885366" w:author="Claude" w:date="2026-10-07T12:00:00Z">
        <w:r>
          <w:rPr>
            <w:rFonts w:ascii="Consolas" w:hAnsi="Consolas" w:cs="Consolas"/>
            <w:sz w:val="14"/>
            <w:szCs w:val="14"/>
          </w:rPr>
          <w:t xml:space="preserve"> 117          return "s" if v else "n"</w:t>
        </w:r>
      </w:ins>
    </w:p>
    <w:p>
      <w:pPr>
        <w:shd w:val="clear" w:color="auto" w:fill="F7F7F7"/>
        <w:spacing w:before="0" w:after="0" w:line="180" w:lineRule="exact"/>
        <w:ind w:left="0" w:firstLine="0"/>
        <w:jc w:val="left"/>
        <w:rPr>
          <w:ins w:id="885249" w:author="Claude" w:date="2026-10-07T12:00:00Z"/>
        </w:rPr>
      </w:pPr>
      <w:ins w:id="885367" w:author="Claude" w:date="2026-10-07T12:00:00Z">
        <w:r>
          <w:rPr>
            <w:rFonts w:ascii="Consolas" w:hAnsi="Consolas" w:cs="Consolas"/>
            <w:sz w:val="14"/>
            <w:szCs w:val="14"/>
          </w:rPr>
          <w:t xml:space="preserve"> 118      if isinstance(v, (int, np.integer)):</w:t>
        </w:r>
      </w:ins>
    </w:p>
    <w:p>
      <w:pPr>
        <w:shd w:val="clear" w:color="auto" w:fill="F7F7F7"/>
        <w:spacing w:before="0" w:after="0" w:line="180" w:lineRule="exact"/>
        <w:ind w:left="0" w:firstLine="0"/>
        <w:jc w:val="left"/>
        <w:rPr>
          <w:ins w:id="885249" w:author="Claude" w:date="2026-10-07T12:00:00Z"/>
        </w:rPr>
      </w:pPr>
      <w:ins w:id="885368" w:author="Claude" w:date="2026-10-07T12:00:00Z">
        <w:r>
          <w:rPr>
            <w:rFonts w:ascii="Consolas" w:hAnsi="Consolas" w:cs="Consolas"/>
            <w:sz w:val="14"/>
            <w:szCs w:val="14"/>
          </w:rPr>
          <w:t xml:space="preserve"> 119          return f"{int(v):,}".replace(",", ".")</w:t>
        </w:r>
      </w:ins>
    </w:p>
    <w:p>
      <w:pPr>
        <w:shd w:val="clear" w:color="auto" w:fill="F7F7F7"/>
        <w:spacing w:before="0" w:after="0" w:line="180" w:lineRule="exact"/>
        <w:ind w:left="0" w:firstLine="0"/>
        <w:jc w:val="left"/>
        <w:rPr>
          <w:ins w:id="885249" w:author="Claude" w:date="2026-10-07T12:00:00Z"/>
        </w:rPr>
      </w:pPr>
      <w:ins w:id="885369" w:author="Claude" w:date="2026-10-07T12:00:00Z">
        <w:r>
          <w:rPr>
            <w:rFonts w:ascii="Consolas" w:hAnsi="Consolas" w:cs="Consolas"/>
            <w:sz w:val="14"/>
            <w:szCs w:val="14"/>
          </w:rPr>
          <w:t xml:space="preserve"> 120      if isinstance(v, (float, np.floating)):</w:t>
        </w:r>
      </w:ins>
    </w:p>
    <w:p>
      <w:pPr>
        <w:shd w:val="clear" w:color="auto" w:fill="F7F7F7"/>
        <w:spacing w:before="0" w:after="0" w:line="180" w:lineRule="exact"/>
        <w:ind w:left="0" w:firstLine="0"/>
        <w:jc w:val="left"/>
        <w:rPr>
          <w:ins w:id="885249" w:author="Claude" w:date="2026-10-07T12:00:00Z"/>
        </w:rPr>
      </w:pPr>
      <w:ins w:id="885370" w:author="Claude" w:date="2026-10-07T12:00:00Z">
        <w:r>
          <w:rPr>
            <w:rFonts w:ascii="Consolas" w:hAnsi="Consolas" w:cs="Consolas"/>
            <w:sz w:val="14"/>
            <w:szCs w:val="14"/>
          </w:rPr>
          <w:t xml:space="preserve"> 121          v = float(v)</w:t>
        </w:r>
      </w:ins>
    </w:p>
    <w:p>
      <w:pPr>
        <w:shd w:val="clear" w:color="auto" w:fill="F7F7F7"/>
        <w:spacing w:before="0" w:after="0" w:line="180" w:lineRule="exact"/>
        <w:ind w:left="0" w:firstLine="0"/>
        <w:jc w:val="left"/>
        <w:rPr>
          <w:ins w:id="885249" w:author="Claude" w:date="2026-10-07T12:00:00Z"/>
        </w:rPr>
      </w:pPr>
      <w:ins w:id="885371" w:author="Claude" w:date="2026-10-07T12:00:00Z">
        <w:r>
          <w:rPr>
            <w:rFonts w:ascii="Consolas" w:hAnsi="Consolas" w:cs="Consolas"/>
            <w:sz w:val="14"/>
            <w:szCs w:val="14"/>
          </w:rPr>
          <w:t xml:space="preserve"> 122          if not math.isfinite(v):</w:t>
        </w:r>
      </w:ins>
    </w:p>
    <w:p>
      <w:pPr>
        <w:shd w:val="clear" w:color="auto" w:fill="F7F7F7"/>
        <w:spacing w:before="0" w:after="0" w:line="180" w:lineRule="exact"/>
        <w:ind w:left="0" w:firstLine="0"/>
        <w:jc w:val="left"/>
        <w:rPr>
          <w:ins w:id="885249" w:author="Claude" w:date="2026-10-07T12:00:00Z"/>
        </w:rPr>
      </w:pPr>
      <w:ins w:id="885372" w:author="Claude" w:date="2026-10-07T12:00:00Z">
        <w:r>
          <w:rPr>
            <w:rFonts w:ascii="Consolas" w:hAnsi="Consolas" w:cs="Consolas"/>
            <w:sz w:val="14"/>
            <w:szCs w:val="14"/>
          </w:rPr>
          <w:t xml:space="preserve"> 123              return "—"</w:t>
        </w:r>
      </w:ins>
    </w:p>
    <w:p>
      <w:pPr>
        <w:shd w:val="clear" w:color="auto" w:fill="F7F7F7"/>
        <w:spacing w:before="0" w:after="0" w:line="180" w:lineRule="exact"/>
        <w:ind w:left="0" w:firstLine="0"/>
        <w:jc w:val="left"/>
        <w:rPr>
          <w:ins w:id="885249" w:author="Claude" w:date="2026-10-07T12:00:00Z"/>
        </w:rPr>
      </w:pPr>
      <w:ins w:id="885373" w:author="Claude" w:date="2026-10-07T12:00:00Z">
        <w:r>
          <w:rPr>
            <w:rFonts w:ascii="Consolas" w:hAnsi="Consolas" w:cs="Consolas"/>
            <w:sz w:val="14"/>
            <w:szCs w:val="14"/>
          </w:rPr>
          <w:t xml:space="preserve"> 124          if v != 0 and abs(v) &lt; 10 ** -casas:</w:t>
        </w:r>
      </w:ins>
    </w:p>
    <w:p>
      <w:pPr>
        <w:shd w:val="clear" w:color="auto" w:fill="F7F7F7"/>
        <w:spacing w:before="0" w:after="0" w:line="180" w:lineRule="exact"/>
        <w:ind w:left="0" w:firstLine="0"/>
        <w:jc w:val="left"/>
        <w:rPr>
          <w:ins w:id="885249" w:author="Claude" w:date="2026-10-07T12:00:00Z"/>
        </w:rPr>
      </w:pPr>
      <w:ins w:id="885374" w:author="Claude" w:date="2026-10-07T12:00:00Z">
        <w:r>
          <w:rPr>
            <w:rFonts w:ascii="Consolas" w:hAnsi="Consolas" w:cs="Consolas"/>
            <w:sz w:val="14"/>
            <w:szCs w:val="14"/>
          </w:rPr>
          <w:t xml:space="preserve"> 125              return f"{v:.3g}".replace(".", ",")</w:t>
        </w:r>
      </w:ins>
    </w:p>
    <w:p>
      <w:pPr>
        <w:shd w:val="clear" w:color="auto" w:fill="F7F7F7"/>
        <w:spacing w:before="0" w:after="0" w:line="180" w:lineRule="exact"/>
        <w:ind w:left="0" w:firstLine="0"/>
        <w:jc w:val="left"/>
        <w:rPr>
          <w:ins w:id="885249" w:author="Claude" w:date="2026-10-07T12:00:00Z"/>
        </w:rPr>
      </w:pPr>
      <w:ins w:id="885375" w:author="Claude" w:date="2026-10-07T12:00:00Z">
        <w:r>
          <w:rPr>
            <w:rFonts w:ascii="Consolas" w:hAnsi="Consolas" w:cs="Consolas"/>
            <w:sz w:val="14"/>
            <w:szCs w:val="14"/>
          </w:rPr>
          <w:t xml:space="preserve"> 126          s = f"{v:,.{casas}f}".rstrip("0").rstrip(".")</w:t>
        </w:r>
      </w:ins>
    </w:p>
    <w:p>
      <w:pPr>
        <w:shd w:val="clear" w:color="auto" w:fill="F7F7F7"/>
        <w:spacing w:before="0" w:after="0" w:line="180" w:lineRule="exact"/>
        <w:ind w:left="0" w:firstLine="0"/>
        <w:jc w:val="left"/>
        <w:rPr>
          <w:ins w:id="885249" w:author="Claude" w:date="2026-10-07T12:00:00Z"/>
        </w:rPr>
      </w:pPr>
      <w:ins w:id="885376" w:author="Claude" w:date="2026-10-07T12:00:00Z">
        <w:r>
          <w:rPr>
            <w:rFonts w:ascii="Consolas" w:hAnsi="Consolas" w:cs="Consolas"/>
            <w:sz w:val="14"/>
            <w:szCs w:val="14"/>
          </w:rPr>
          <w:t xml:space="preserve"> 127          s = s.replace(",", "X").replace(".", ",").replace("X", ".")</w:t>
        </w:r>
      </w:ins>
    </w:p>
    <w:p>
      <w:pPr>
        <w:shd w:val="clear" w:color="auto" w:fill="F7F7F7"/>
        <w:spacing w:before="0" w:after="0" w:line="180" w:lineRule="exact"/>
        <w:ind w:left="0" w:firstLine="0"/>
        <w:jc w:val="left"/>
        <w:rPr>
          <w:ins w:id="885249" w:author="Claude" w:date="2026-10-07T12:00:00Z"/>
        </w:rPr>
      </w:pPr>
      <w:ins w:id="885377" w:author="Claude" w:date="2026-10-07T12:00:00Z">
        <w:r>
          <w:rPr>
            <w:rFonts w:ascii="Consolas" w:hAnsi="Consolas" w:cs="Consolas"/>
            <w:sz w:val="14"/>
            <w:szCs w:val="14"/>
          </w:rPr>
          <w:t xml:space="preserve"> 128          return "0" if s in ("-0", "") else s</w:t>
        </w:r>
      </w:ins>
    </w:p>
    <w:p>
      <w:pPr>
        <w:shd w:val="clear" w:color="auto" w:fill="F7F7F7"/>
        <w:spacing w:before="0" w:after="0" w:line="180" w:lineRule="exact"/>
        <w:ind w:left="0" w:firstLine="0"/>
        <w:jc w:val="left"/>
        <w:rPr>
          <w:ins w:id="885249" w:author="Claude" w:date="2026-10-07T12:00:00Z"/>
        </w:rPr>
      </w:pPr>
      <w:ins w:id="885378" w:author="Claude" w:date="2026-10-07T12:00:00Z">
        <w:r>
          <w:rPr>
            <w:rFonts w:ascii="Consolas" w:hAnsi="Consolas" w:cs="Consolas"/>
            <w:sz w:val="14"/>
            <w:szCs w:val="14"/>
          </w:rPr>
          <w:t xml:space="preserve"> 129      return str(v)</w:t>
        </w:r>
      </w:ins>
    </w:p>
    <w:p>
      <w:pPr>
        <w:shd w:val="clear" w:color="auto" w:fill="F7F7F7"/>
        <w:spacing w:before="0" w:after="0" w:line="180" w:lineRule="exact"/>
        <w:ind w:left="0" w:firstLine="0"/>
        <w:jc w:val="left"/>
        <w:rPr>
          <w:ins w:id="885249" w:author="Claude" w:date="2026-10-07T12:00:00Z"/>
        </w:rPr>
      </w:pPr>
      <w:ins w:id="885379" w:author="Claude" w:date="2026-10-07T12:00:00Z">
        <w:r>
          <w:rPr>
            <w:rFonts w:ascii="Consolas" w:hAnsi="Consolas" w:cs="Consolas"/>
            <w:sz w:val="14"/>
            <w:szCs w:val="14"/>
          </w:rPr>
          <w:t xml:space="preserve"> 130  </w:t>
        </w:r>
      </w:ins>
    </w:p>
    <w:p>
      <w:pPr>
        <w:shd w:val="clear" w:color="auto" w:fill="F7F7F7"/>
        <w:spacing w:before="0" w:after="0" w:line="180" w:lineRule="exact"/>
        <w:ind w:left="0" w:firstLine="0"/>
        <w:jc w:val="left"/>
        <w:rPr>
          <w:ins w:id="885249" w:author="Claude" w:date="2026-10-07T12:00:00Z"/>
        </w:rPr>
      </w:pPr>
      <w:ins w:id="885380" w:author="Claude" w:date="2026-10-07T12:00:00Z">
        <w:r>
          <w:rPr>
            <w:rFonts w:ascii="Consolas" w:hAnsi="Consolas" w:cs="Consolas"/>
            <w:sz w:val="14"/>
            <w:szCs w:val="14"/>
          </w:rPr>
          <w:t xml:space="preserve"> 131  </w:t>
        </w:r>
      </w:ins>
    </w:p>
    <w:p>
      <w:pPr>
        <w:shd w:val="clear" w:color="auto" w:fill="F7F7F7"/>
        <w:spacing w:before="0" w:after="0" w:line="180" w:lineRule="exact"/>
        <w:ind w:left="0" w:firstLine="0"/>
        <w:jc w:val="left"/>
        <w:rPr>
          <w:ins w:id="885249" w:author="Claude" w:date="2026-10-07T12:00:00Z"/>
        </w:rPr>
      </w:pPr>
      <w:ins w:id="885381" w:author="Claude" w:date="2026-10-07T12:00:00Z">
        <w:r>
          <w:rPr>
            <w:rFonts w:ascii="Consolas" w:hAnsi="Consolas" w:cs="Consolas"/>
            <w:sz w:val="14"/>
            <w:szCs w:val="14"/>
          </w:rPr>
          <w:t xml:space="preserve"> 132  def vazio(v) -&gt; bool:</w:t>
        </w:r>
      </w:ins>
    </w:p>
    <w:p>
      <w:pPr>
        <w:shd w:val="clear" w:color="auto" w:fill="F7F7F7"/>
        <w:spacing w:before="0" w:after="0" w:line="180" w:lineRule="exact"/>
        <w:ind w:left="0" w:firstLine="0"/>
        <w:jc w:val="left"/>
        <w:rPr>
          <w:ins w:id="885249" w:author="Claude" w:date="2026-10-07T12:00:00Z"/>
        </w:rPr>
      </w:pPr>
      <w:ins w:id="885382" w:author="Claude" w:date="2026-10-07T12:00:00Z">
        <w:r>
          <w:rPr>
            <w:rFonts w:ascii="Consolas" w:hAnsi="Consolas" w:cs="Consolas"/>
            <w:sz w:val="14"/>
            <w:szCs w:val="14"/>
          </w:rPr>
          <w:t xml:space="preserve"> 133      """Valor ainda não informado (None ou NaN), que não pode servir de padrão."""</w:t>
        </w:r>
      </w:ins>
    </w:p>
    <w:p>
      <w:pPr>
        <w:shd w:val="clear" w:color="auto" w:fill="F7F7F7"/>
        <w:spacing w:before="0" w:after="0" w:line="180" w:lineRule="exact"/>
        <w:ind w:left="0" w:firstLine="0"/>
        <w:jc w:val="left"/>
        <w:rPr>
          <w:ins w:id="885249" w:author="Claude" w:date="2026-10-07T12:00:00Z"/>
        </w:rPr>
      </w:pPr>
      <w:ins w:id="885383" w:author="Claude" w:date="2026-10-07T12:00:00Z">
        <w:r>
          <w:rPr>
            <w:rFonts w:ascii="Consolas" w:hAnsi="Consolas" w:cs="Consolas"/>
            <w:sz w:val="14"/>
            <w:szCs w:val="14"/>
          </w:rPr>
          <w:t xml:space="preserve"> 134      return v is None or (isinstance(v, (float, np.floating)) and math.isnan(v))</w:t>
        </w:r>
      </w:ins>
    </w:p>
    <w:p>
      <w:pPr>
        <w:shd w:val="clear" w:color="auto" w:fill="F7F7F7"/>
        <w:spacing w:before="0" w:after="0" w:line="180" w:lineRule="exact"/>
        <w:ind w:left="0" w:firstLine="0"/>
        <w:jc w:val="left"/>
        <w:rPr>
          <w:ins w:id="885249" w:author="Claude" w:date="2026-10-07T12:00:00Z"/>
        </w:rPr>
      </w:pPr>
      <w:ins w:id="885384" w:author="Claude" w:date="2026-10-07T12:00:00Z">
        <w:r>
          <w:rPr>
            <w:rFonts w:ascii="Consolas" w:hAnsi="Consolas" w:cs="Consolas"/>
            <w:sz w:val="14"/>
            <w:szCs w:val="14"/>
          </w:rPr>
          <w:t xml:space="preserve"> 135  </w:t>
        </w:r>
      </w:ins>
    </w:p>
    <w:p>
      <w:pPr>
        <w:shd w:val="clear" w:color="auto" w:fill="F7F7F7"/>
        <w:spacing w:before="0" w:after="0" w:line="180" w:lineRule="exact"/>
        <w:ind w:left="0" w:firstLine="0"/>
        <w:jc w:val="left"/>
        <w:rPr>
          <w:ins w:id="885249" w:author="Claude" w:date="2026-10-07T12:00:00Z"/>
        </w:rPr>
      </w:pPr>
      <w:ins w:id="885385" w:author="Claude" w:date="2026-10-07T12:00:00Z">
        <w:r>
          <w:rPr>
            <w:rFonts w:ascii="Consolas" w:hAnsi="Consolas" w:cs="Consolas"/>
            <w:sz w:val="14"/>
            <w:szCs w:val="14"/>
          </w:rPr>
          <w:t xml:space="preserve"> 136  </w:t>
        </w:r>
      </w:ins>
    </w:p>
    <w:p>
      <w:pPr>
        <w:shd w:val="clear" w:color="auto" w:fill="F7F7F7"/>
        <w:spacing w:before="0" w:after="0" w:line="180" w:lineRule="exact"/>
        <w:ind w:left="0" w:firstLine="0"/>
        <w:jc w:val="left"/>
        <w:rPr>
          <w:ins w:id="885249" w:author="Claude" w:date="2026-10-07T12:00:00Z"/>
        </w:rPr>
      </w:pPr>
      <w:ins w:id="885386" w:author="Claude" w:date="2026-10-07T12:00:00Z">
        <w:r>
          <w:rPr>
            <w:rFonts w:ascii="Consolas" w:hAnsi="Consolas" w:cs="Consolas"/>
            <w:sz w:val="14"/>
            <w:szCs w:val="14"/>
          </w:rPr>
          <w:t xml:space="preserve"> 137  class EntradaCancelada(Exception):</w:t>
        </w:r>
      </w:ins>
    </w:p>
    <w:p>
      <w:pPr>
        <w:shd w:val="clear" w:color="auto" w:fill="F7F7F7"/>
        <w:spacing w:before="0" w:after="0" w:line="180" w:lineRule="exact"/>
        <w:ind w:left="0" w:firstLine="0"/>
        <w:jc w:val="left"/>
        <w:rPr>
          <w:ins w:id="885249" w:author="Claude" w:date="2026-10-07T12:00:00Z"/>
        </w:rPr>
      </w:pPr>
      <w:ins w:id="885387" w:author="Claude" w:date="2026-10-07T12:00:00Z">
        <w:r>
          <w:rPr>
            <w:rFonts w:ascii="Consolas" w:hAnsi="Consolas" w:cs="Consolas"/>
            <w:sz w:val="14"/>
            <w:szCs w:val="14"/>
          </w:rPr>
          <w:t xml:space="preserve"> 138      """Levantada quando o usuário digita 'sair' ou encerra sem executar a análise.</w:t>
        </w:r>
      </w:ins>
    </w:p>
    <w:p>
      <w:pPr>
        <w:shd w:val="clear" w:color="auto" w:fill="F7F7F7"/>
        <w:spacing w:before="0" w:after="0" w:line="180" w:lineRule="exact"/>
        <w:ind w:left="0" w:firstLine="0"/>
        <w:jc w:val="left"/>
        <w:rPr>
          <w:ins w:id="885249" w:author="Claude" w:date="2026-10-07T12:00:00Z"/>
        </w:rPr>
      </w:pPr>
      <w:ins w:id="885388" w:author="Claude" w:date="2026-10-07T12:00:00Z">
        <w:r>
          <w:rPr>
            <w:rFonts w:ascii="Consolas" w:hAnsi="Consolas" w:cs="Consolas"/>
            <w:sz w:val="14"/>
            <w:szCs w:val="14"/>
          </w:rPr>
          <w:t xml:space="preserve"> 139  </w:t>
        </w:r>
      </w:ins>
    </w:p>
    <w:p>
      <w:pPr>
        <w:shd w:val="clear" w:color="auto" w:fill="F7F7F7"/>
        <w:spacing w:before="0" w:after="0" w:line="180" w:lineRule="exact"/>
        <w:ind w:left="0" w:firstLine="0"/>
        <w:jc w:val="left"/>
        <w:rPr>
          <w:ins w:id="885249" w:author="Claude" w:date="2026-10-07T12:00:00Z"/>
        </w:rPr>
      </w:pPr>
      <w:ins w:id="885389" w:author="Claude" w:date="2026-10-07T12:00:00Z">
        <w:r>
          <w:rPr>
            <w:rFonts w:ascii="Consolas" w:hAnsi="Consolas" w:cs="Consolas"/>
            <w:sz w:val="14"/>
            <w:szCs w:val="14"/>
          </w:rPr>
          <w:t xml:space="preserve"> 140      No Jupyter/Colab, aparece como uma mensagem curta, e não como traceback."""</w:t>
        </w:r>
      </w:ins>
    </w:p>
    <w:p>
      <w:pPr>
        <w:shd w:val="clear" w:color="auto" w:fill="F7F7F7"/>
        <w:spacing w:before="0" w:after="0" w:line="180" w:lineRule="exact"/>
        <w:ind w:left="0" w:firstLine="0"/>
        <w:jc w:val="left"/>
        <w:rPr>
          <w:ins w:id="885249" w:author="Claude" w:date="2026-10-07T12:00:00Z"/>
        </w:rPr>
      </w:pPr>
      <w:ins w:id="885390" w:author="Claude" w:date="2026-10-07T12:00:00Z">
        <w:r>
          <w:rPr>
            <w:rFonts w:ascii="Consolas" w:hAnsi="Consolas" w:cs="Consolas"/>
            <w:sz w:val="14"/>
            <w:szCs w:val="14"/>
          </w:rPr>
          <w:t xml:space="preserve"> 141  </w:t>
        </w:r>
      </w:ins>
    </w:p>
    <w:p>
      <w:pPr>
        <w:shd w:val="clear" w:color="auto" w:fill="F7F7F7"/>
        <w:spacing w:before="0" w:after="0" w:line="180" w:lineRule="exact"/>
        <w:ind w:left="0" w:firstLine="0"/>
        <w:jc w:val="left"/>
        <w:rPr>
          <w:ins w:id="885249" w:author="Claude" w:date="2026-10-07T12:00:00Z"/>
        </w:rPr>
      </w:pPr>
      <w:ins w:id="885391" w:author="Claude" w:date="2026-10-07T12:00:00Z">
        <w:r>
          <w:rPr>
            <w:rFonts w:ascii="Consolas" w:hAnsi="Consolas" w:cs="Consolas"/>
            <w:sz w:val="14"/>
            <w:szCs w:val="14"/>
          </w:rPr>
          <w:t xml:space="preserve"> 142      def _render_traceback_(self):</w:t>
        </w:r>
      </w:ins>
    </w:p>
    <w:p>
      <w:pPr>
        <w:shd w:val="clear" w:color="auto" w:fill="F7F7F7"/>
        <w:spacing w:before="0" w:after="0" w:line="180" w:lineRule="exact"/>
        <w:ind w:left="0" w:firstLine="0"/>
        <w:jc w:val="left"/>
        <w:rPr>
          <w:ins w:id="885249" w:author="Claude" w:date="2026-10-07T12:00:00Z"/>
        </w:rPr>
      </w:pPr>
      <w:ins w:id="885392" w:author="Claude" w:date="2026-10-07T12:00:00Z">
        <w:r>
          <w:rPr>
            <w:rFonts w:ascii="Consolas" w:hAnsi="Consolas" w:cs="Consolas"/>
            <w:sz w:val="14"/>
            <w:szCs w:val="14"/>
          </w:rPr>
          <w:t xml:space="preserve"> 143          return [f"⚠ {self}"]</w:t>
        </w:r>
      </w:ins>
    </w:p>
    <w:p>
      <w:pPr>
        <w:shd w:val="clear" w:color="auto" w:fill="F7F7F7"/>
        <w:spacing w:before="0" w:after="0" w:line="180" w:lineRule="exact"/>
        <w:ind w:left="0" w:firstLine="0"/>
        <w:jc w:val="left"/>
        <w:rPr>
          <w:ins w:id="885249" w:author="Claude" w:date="2026-10-07T12:00:00Z"/>
        </w:rPr>
      </w:pPr>
      <w:ins w:id="885393" w:author="Claude" w:date="2026-10-07T12:00:00Z">
        <w:r>
          <w:rPr>
            <w:rFonts w:ascii="Consolas" w:hAnsi="Consolas" w:cs="Consolas"/>
            <w:sz w:val="14"/>
            <w:szCs w:val="14"/>
          </w:rPr>
          <w:t xml:space="preserve"> 144  </w:t>
        </w:r>
      </w:ins>
    </w:p>
    <w:p>
      <w:pPr>
        <w:shd w:val="clear" w:color="auto" w:fill="F7F7F7"/>
        <w:spacing w:before="0" w:after="0" w:line="180" w:lineRule="exact"/>
        <w:ind w:left="0" w:firstLine="0"/>
        <w:jc w:val="left"/>
        <w:rPr>
          <w:ins w:id="885249" w:author="Claude" w:date="2026-10-07T12:00:00Z"/>
        </w:rPr>
      </w:pPr>
      <w:ins w:id="885394" w:author="Claude" w:date="2026-10-07T12:00:00Z">
        <w:r>
          <w:rPr>
            <w:rFonts w:ascii="Consolas" w:hAnsi="Consolas" w:cs="Consolas"/>
            <w:sz w:val="14"/>
            <w:szCs w:val="14"/>
          </w:rPr>
          <w:t xml:space="preserve"> 145  </w:t>
        </w:r>
      </w:ins>
    </w:p>
    <w:p>
      <w:pPr>
        <w:shd w:val="clear" w:color="auto" w:fill="F7F7F7"/>
        <w:spacing w:before="0" w:after="0" w:line="180" w:lineRule="exact"/>
        <w:ind w:left="0" w:firstLine="0"/>
        <w:jc w:val="left"/>
        <w:rPr>
          <w:ins w:id="885249" w:author="Claude" w:date="2026-10-07T12:00:00Z"/>
        </w:rPr>
      </w:pPr>
      <w:ins w:id="885395" w:author="Claude" w:date="2026-10-07T12:00:00Z">
        <w:r>
          <w:rPr>
            <w:rFonts w:ascii="Consolas" w:hAnsi="Consolas" w:cs="Consolas"/>
            <w:sz w:val="14"/>
            <w:szCs w:val="14"/>
          </w:rPr>
          <w:t xml:space="preserve"> 146  class Perguntador:</w:t>
        </w:r>
      </w:ins>
    </w:p>
    <w:p>
      <w:pPr>
        <w:shd w:val="clear" w:color="auto" w:fill="F7F7F7"/>
        <w:spacing w:before="0" w:after="0" w:line="180" w:lineRule="exact"/>
        <w:ind w:left="0" w:firstLine="0"/>
        <w:jc w:val="left"/>
        <w:rPr>
          <w:ins w:id="885249" w:author="Claude" w:date="2026-10-07T12:00:00Z"/>
        </w:rPr>
      </w:pPr>
      <w:ins w:id="885396" w:author="Claude" w:date="2026-10-07T12:00:00Z">
        <w:r>
          <w:rPr>
            <w:rFonts w:ascii="Consolas" w:hAnsi="Consolas" w:cs="Consolas"/>
            <w:sz w:val="14"/>
            <w:szCs w:val="14"/>
          </w:rPr>
          <w:t xml:space="preserve"> 147      """Faz as perguntas, valida as respostas e registra a origem de cada premissa.</w:t>
        </w:r>
      </w:ins>
    </w:p>
    <w:p>
      <w:pPr>
        <w:shd w:val="clear" w:color="auto" w:fill="F7F7F7"/>
        <w:spacing w:before="0" w:after="0" w:line="180" w:lineRule="exact"/>
        <w:ind w:left="0" w:firstLine="0"/>
        <w:jc w:val="left"/>
        <w:rPr>
          <w:ins w:id="885249" w:author="Claude" w:date="2026-10-07T12:00:00Z"/>
        </w:rPr>
      </w:pPr>
      <w:ins w:id="885397" w:author="Claude" w:date="2026-10-07T12:00:00Z">
        <w:r>
          <w:rPr>
            <w:rFonts w:ascii="Consolas" w:hAnsi="Consolas" w:cs="Consolas"/>
            <w:sz w:val="14"/>
            <w:szCs w:val="14"/>
          </w:rPr>
          <w:t xml:space="preserve"> 148  </w:t>
        </w:r>
      </w:ins>
    </w:p>
    <w:p>
      <w:pPr>
        <w:shd w:val="clear" w:color="auto" w:fill="F7F7F7"/>
        <w:spacing w:before="0" w:after="0" w:line="180" w:lineRule="exact"/>
        <w:ind w:left="0" w:firstLine="0"/>
        <w:jc w:val="left"/>
        <w:rPr>
          <w:ins w:id="885249" w:author="Claude" w:date="2026-10-07T12:00:00Z"/>
        </w:rPr>
      </w:pPr>
      <w:ins w:id="885398" w:author="Claude" w:date="2026-10-07T12:00:00Z">
        <w:r>
          <w:rPr>
            <w:rFonts w:ascii="Consolas" w:hAnsi="Consolas" w:cs="Consolas"/>
            <w:sz w:val="14"/>
            <w:szCs w:val="14"/>
          </w:rPr>
          <w:t xml:space="preserve"> 149      modo ``novo``: o valor é obrigatório (não há padrão), exceto quando há</w:t>
        </w:r>
      </w:ins>
    </w:p>
    <w:p>
      <w:pPr>
        <w:shd w:val="clear" w:color="auto" w:fill="F7F7F7"/>
        <w:spacing w:before="0" w:after="0" w:line="180" w:lineRule="exact"/>
        <w:ind w:left="0" w:firstLine="0"/>
        <w:jc w:val="left"/>
        <w:rPr>
          <w:ins w:id="885249" w:author="Claude" w:date="2026-10-07T12:00:00Z"/>
        </w:rPr>
      </w:pPr>
      <w:ins w:id="885399" w:author="Claude" w:date="2026-10-07T12:00:00Z">
        <w:r>
          <w:rPr>
            <w:rFonts w:ascii="Consolas" w:hAnsi="Consolas" w:cs="Consolas"/>
            <w:sz w:val="14"/>
            <w:szCs w:val="14"/>
          </w:rPr>
          <w:t xml:space="preserve"> 150      uma referência técnica explícita, que o usuário aceita com Enter.</w:t>
        </w:r>
      </w:ins>
    </w:p>
    <w:p>
      <w:pPr>
        <w:shd w:val="clear" w:color="auto" w:fill="F7F7F7"/>
        <w:spacing w:before="0" w:after="0" w:line="180" w:lineRule="exact"/>
        <w:ind w:left="0" w:firstLine="0"/>
        <w:jc w:val="left"/>
        <w:rPr>
          <w:ins w:id="885249" w:author="Claude" w:date="2026-10-07T12:00:00Z"/>
        </w:rPr>
      </w:pPr>
      <w:ins w:id="885400" w:author="Claude" w:date="2026-10-07T12:00:00Z">
        <w:r>
          <w:rPr>
            <w:rFonts w:ascii="Consolas" w:hAnsi="Consolas" w:cs="Consolas"/>
            <w:sz w:val="14"/>
            <w:szCs w:val="14"/>
          </w:rPr>
          <w:t xml:space="preserve"> 151      modo ``revisar``: Enter mantém o valor atual (carregado de arquivo).</w:t>
        </w:r>
      </w:ins>
    </w:p>
    <w:p>
      <w:pPr>
        <w:shd w:val="clear" w:color="auto" w:fill="F7F7F7"/>
        <w:spacing w:before="0" w:after="0" w:line="180" w:lineRule="exact"/>
        <w:ind w:left="0" w:firstLine="0"/>
        <w:jc w:val="left"/>
        <w:rPr>
          <w:ins w:id="885249" w:author="Claude" w:date="2026-10-07T12:00:00Z"/>
        </w:rPr>
      </w:pPr>
      <w:ins w:id="885401" w:author="Claude" w:date="2026-10-07T12:00:00Z">
        <w:r>
          <w:rPr>
            <w:rFonts w:ascii="Consolas" w:hAnsi="Consolas" w:cs="Consolas"/>
            <w:sz w:val="14"/>
            <w:szCs w:val="14"/>
          </w:rPr>
          <w:t xml:space="preserve"> 152      """</w:t>
        </w:r>
      </w:ins>
    </w:p>
    <w:p>
      <w:pPr>
        <w:shd w:val="clear" w:color="auto" w:fill="F7F7F7"/>
        <w:spacing w:before="0" w:after="0" w:line="180" w:lineRule="exact"/>
        <w:ind w:left="0" w:firstLine="0"/>
        <w:jc w:val="left"/>
        <w:rPr>
          <w:ins w:id="885249" w:author="Claude" w:date="2026-10-07T12:00:00Z"/>
        </w:rPr>
      </w:pPr>
      <w:ins w:id="885402" w:author="Claude" w:date="2026-10-07T12:00:00Z">
        <w:r>
          <w:rPr>
            <w:rFonts w:ascii="Consolas" w:hAnsi="Consolas" w:cs="Consolas"/>
            <w:sz w:val="14"/>
            <w:szCs w:val="14"/>
          </w:rPr>
          <w:t xml:space="preserve"> 153  </w:t>
        </w:r>
      </w:ins>
    </w:p>
    <w:p>
      <w:pPr>
        <w:shd w:val="clear" w:color="auto" w:fill="F7F7F7"/>
        <w:spacing w:before="0" w:after="0" w:line="180" w:lineRule="exact"/>
        <w:ind w:left="0" w:firstLine="0"/>
        <w:jc w:val="left"/>
        <w:rPr>
          <w:ins w:id="885249" w:author="Claude" w:date="2026-10-07T12:00:00Z"/>
        </w:rPr>
      </w:pPr>
      <w:ins w:id="885403" w:author="Claude" w:date="2026-10-07T12:00:00Z">
        <w:r>
          <w:rPr>
            <w:rFonts w:ascii="Consolas" w:hAnsi="Consolas" w:cs="Consolas"/>
            <w:sz w:val="14"/>
            <w:szCs w:val="14"/>
          </w:rPr>
          <w:t xml:space="preserve"> 154      def __init__(self, entrada: Callable[[str], str] = input, saida: Callable[..., None] = print, modo: str = "novo"):</w:t>
        </w:r>
      </w:ins>
    </w:p>
    <w:p>
      <w:pPr>
        <w:shd w:val="clear" w:color="auto" w:fill="F7F7F7"/>
        <w:spacing w:before="0" w:after="0" w:line="180" w:lineRule="exact"/>
        <w:ind w:left="0" w:firstLine="0"/>
        <w:jc w:val="left"/>
        <w:rPr>
          <w:ins w:id="885249" w:author="Claude" w:date="2026-10-07T12:00:00Z"/>
        </w:rPr>
      </w:pPr>
      <w:ins w:id="885404" w:author="Claude" w:date="2026-10-07T12:00:00Z">
        <w:r>
          <w:rPr>
            <w:rFonts w:ascii="Consolas" w:hAnsi="Consolas" w:cs="Consolas"/>
            <w:sz w:val="14"/>
            <w:szCs w:val="14"/>
          </w:rPr>
          <w:t xml:space="preserve"> 155          if modo not in ("novo", "revisar"):</w:t>
        </w:r>
      </w:ins>
    </w:p>
    <w:p>
      <w:pPr>
        <w:shd w:val="clear" w:color="auto" w:fill="F7F7F7"/>
        <w:spacing w:before="0" w:after="0" w:line="180" w:lineRule="exact"/>
        <w:ind w:left="0" w:firstLine="0"/>
        <w:jc w:val="left"/>
        <w:rPr>
          <w:ins w:id="885249" w:author="Claude" w:date="2026-10-07T12:00:00Z"/>
        </w:rPr>
      </w:pPr>
      <w:ins w:id="885405" w:author="Claude" w:date="2026-10-07T12:00:00Z">
        <w:r>
          <w:rPr>
            <w:rFonts w:ascii="Consolas" w:hAnsi="Consolas" w:cs="Consolas"/>
            <w:sz w:val="14"/>
            <w:szCs w:val="14"/>
          </w:rPr>
          <w:t xml:space="preserve"> 156              raise ValueError("modo deve ser 'novo' ou 'revisar'")</w:t>
        </w:r>
      </w:ins>
    </w:p>
    <w:p>
      <w:pPr>
        <w:shd w:val="clear" w:color="auto" w:fill="F7F7F7"/>
        <w:spacing w:before="0" w:after="0" w:line="180" w:lineRule="exact"/>
        <w:ind w:left="0" w:firstLine="0"/>
        <w:jc w:val="left"/>
        <w:rPr>
          <w:ins w:id="885249" w:author="Claude" w:date="2026-10-07T12:00:00Z"/>
        </w:rPr>
      </w:pPr>
      <w:ins w:id="885406" w:author="Claude" w:date="2026-10-07T12:00:00Z">
        <w:r>
          <w:rPr>
            <w:rFonts w:ascii="Consolas" w:hAnsi="Consolas" w:cs="Consolas"/>
            <w:sz w:val="14"/>
            <w:szCs w:val="14"/>
          </w:rPr>
          <w:t xml:space="preserve"> 157          self.entrada, self.saida, self.modo = entrada, saida, modo</w:t>
        </w:r>
      </w:ins>
    </w:p>
    <w:p>
      <w:pPr>
        <w:shd w:val="clear" w:color="auto" w:fill="F7F7F7"/>
        <w:spacing w:before="0" w:after="0" w:line="180" w:lineRule="exact"/>
        <w:ind w:left="0" w:firstLine="0"/>
        <w:jc w:val="left"/>
        <w:rPr>
          <w:ins w:id="885249" w:author="Claude" w:date="2026-10-07T12:00:00Z"/>
        </w:rPr>
      </w:pPr>
      <w:ins w:id="885407" w:author="Claude" w:date="2026-10-07T12:00:00Z">
        <w:r>
          <w:rPr>
            <w:rFonts w:ascii="Consolas" w:hAnsi="Consolas" w:cs="Consolas"/>
            <w:sz w:val="14"/>
            <w:szCs w:val="14"/>
          </w:rPr>
          <w:t xml:space="preserve"> 158          self.digitados: List[str] = []                    # caminhos informados pelo usuário no bloco atual</w:t>
        </w:r>
      </w:ins>
    </w:p>
    <w:p>
      <w:pPr>
        <w:shd w:val="clear" w:color="auto" w:fill="F7F7F7"/>
        <w:spacing w:before="0" w:after="0" w:line="180" w:lineRule="exact"/>
        <w:ind w:left="0" w:firstLine="0"/>
        <w:jc w:val="left"/>
        <w:rPr>
          <w:ins w:id="885249" w:author="Claude" w:date="2026-10-07T12:00:00Z"/>
        </w:rPr>
      </w:pPr>
      <w:ins w:id="885408" w:author="Claude" w:date="2026-10-07T12:00:00Z">
        <w:r>
          <w:rPr>
            <w:rFonts w:ascii="Consolas" w:hAnsi="Consolas" w:cs="Consolas"/>
            <w:sz w:val="14"/>
            <w:szCs w:val="14"/>
          </w:rPr>
          <w:t xml:space="preserve"> 159          self.referencias: Dict[str, Fonte] = {}           # caminhos aceitos por referência</w:t>
        </w:r>
      </w:ins>
    </w:p>
    <w:p>
      <w:pPr>
        <w:shd w:val="clear" w:color="auto" w:fill="F7F7F7"/>
        <w:spacing w:before="0" w:after="0" w:line="180" w:lineRule="exact"/>
        <w:ind w:left="0" w:firstLine="0"/>
        <w:jc w:val="left"/>
        <w:rPr>
          <w:ins w:id="885249" w:author="Claude" w:date="2026-10-07T12:00:00Z"/>
        </w:rPr>
      </w:pPr>
      <w:ins w:id="885409" w:author="Claude" w:date="2026-10-07T12:00:00Z">
        <w:r>
          <w:rPr>
            <w:rFonts w:ascii="Consolas" w:hAnsi="Consolas" w:cs="Consolas"/>
            <w:sz w:val="14"/>
            <w:szCs w:val="14"/>
          </w:rPr>
          <w:t xml:space="preserve"> 160          self.rotulos: Dict[str, str] = dict(ROTULOS_CAMINHOS)   # caminho -&gt; rótulo exibido ao usuário</w:t>
        </w:r>
      </w:ins>
    </w:p>
    <w:p>
      <w:pPr>
        <w:shd w:val="clear" w:color="auto" w:fill="F7F7F7"/>
        <w:spacing w:before="0" w:after="0" w:line="180" w:lineRule="exact"/>
        <w:ind w:left="0" w:firstLine="0"/>
        <w:jc w:val="left"/>
        <w:rPr>
          <w:ins w:id="885249" w:author="Claude" w:date="2026-10-07T12:00:00Z"/>
        </w:rPr>
      </w:pPr>
      <w:ins w:id="885410" w:author="Claude" w:date="2026-10-07T12:00:00Z">
        <w:r>
          <w:rPr>
            <w:rFonts w:ascii="Consolas" w:hAnsi="Consolas" w:cs="Consolas"/>
            <w:sz w:val="14"/>
            <w:szCs w:val="14"/>
          </w:rPr>
          <w:t xml:space="preserve"> 161  </w:t>
        </w:r>
      </w:ins>
    </w:p>
    <w:p>
      <w:pPr>
        <w:shd w:val="clear" w:color="auto" w:fill="F7F7F7"/>
        <w:spacing w:before="0" w:after="0" w:line="180" w:lineRule="exact"/>
        <w:ind w:left="0" w:firstLine="0"/>
        <w:jc w:val="left"/>
        <w:rPr>
          <w:ins w:id="885249" w:author="Claude" w:date="2026-10-07T12:00:00Z"/>
        </w:rPr>
      </w:pPr>
      <w:ins w:id="885411" w:author="Claude" w:date="2026-10-07T12:00:00Z">
        <w:r>
          <w:rPr>
            <w:rFonts w:ascii="Consolas" w:hAnsi="Consolas" w:cs="Consolas"/>
            <w:sz w:val="14"/>
            <w:szCs w:val="14"/>
          </w:rPr>
          <w:t xml:space="preserve"> 162      # -- leitura bruta -------------------------------------------------------</w:t>
        </w:r>
      </w:ins>
    </w:p>
    <w:p>
      <w:pPr>
        <w:shd w:val="clear" w:color="auto" w:fill="F7F7F7"/>
        <w:spacing w:before="0" w:after="0" w:line="180" w:lineRule="exact"/>
        <w:ind w:left="0" w:firstLine="0"/>
        <w:jc w:val="left"/>
        <w:rPr>
          <w:ins w:id="885249" w:author="Claude" w:date="2026-10-07T12:00:00Z"/>
        </w:rPr>
      </w:pPr>
      <w:ins w:id="885412" w:author="Claude" w:date="2026-10-07T12:00:00Z">
        <w:r>
          <w:rPr>
            <w:rFonts w:ascii="Consolas" w:hAnsi="Consolas" w:cs="Consolas"/>
            <w:sz w:val="14"/>
            <w:szCs w:val="14"/>
          </w:rPr>
          <w:t xml:space="preserve"> 163      def _ler(self, prompt: str) -&gt; str:</w:t>
        </w:r>
      </w:ins>
    </w:p>
    <w:p>
      <w:pPr>
        <w:shd w:val="clear" w:color="auto" w:fill="F7F7F7"/>
        <w:spacing w:before="0" w:after="0" w:line="180" w:lineRule="exact"/>
        <w:ind w:left="0" w:firstLine="0"/>
        <w:jc w:val="left"/>
        <w:rPr>
          <w:ins w:id="885249" w:author="Claude" w:date="2026-10-07T12:00:00Z"/>
        </w:rPr>
      </w:pPr>
      <w:ins w:id="885413" w:author="Claude" w:date="2026-10-07T12:00:00Z">
        <w:r>
          <w:rPr>
            <w:rFonts w:ascii="Consolas" w:hAnsi="Consolas" w:cs="Consolas"/>
            <w:sz w:val="14"/>
            <w:szCs w:val="14"/>
          </w:rPr>
          <w:t xml:space="preserve"> 164          txt = self.entrada(prompt)</w:t>
        </w:r>
      </w:ins>
    </w:p>
    <w:p>
      <w:pPr>
        <w:shd w:val="clear" w:color="auto" w:fill="F7F7F7"/>
        <w:spacing w:before="0" w:after="0" w:line="180" w:lineRule="exact"/>
        <w:ind w:left="0" w:firstLine="0"/>
        <w:jc w:val="left"/>
        <w:rPr>
          <w:ins w:id="885249" w:author="Claude" w:date="2026-10-07T12:00:00Z"/>
        </w:rPr>
      </w:pPr>
      <w:ins w:id="885414" w:author="Claude" w:date="2026-10-07T12:00:00Z">
        <w:r>
          <w:rPr>
            <w:rFonts w:ascii="Consolas" w:hAnsi="Consolas" w:cs="Consolas"/>
            <w:sz w:val="14"/>
            <w:szCs w:val="14"/>
          </w:rPr>
          <w:t xml:space="preserve"> 165          txt = "" if txt is None else str(txt).strip()</w:t>
        </w:r>
      </w:ins>
    </w:p>
    <w:p>
      <w:pPr>
        <w:shd w:val="clear" w:color="auto" w:fill="F7F7F7"/>
        <w:spacing w:before="0" w:after="0" w:line="180" w:lineRule="exact"/>
        <w:ind w:left="0" w:firstLine="0"/>
        <w:jc w:val="left"/>
        <w:rPr>
          <w:ins w:id="885249" w:author="Claude" w:date="2026-10-07T12:00:00Z"/>
        </w:rPr>
      </w:pPr>
      <w:ins w:id="885415" w:author="Claude" w:date="2026-10-07T12:00:00Z">
        <w:r>
          <w:rPr>
            <w:rFonts w:ascii="Consolas" w:hAnsi="Consolas" w:cs="Consolas"/>
            <w:sz w:val="14"/>
            <w:szCs w:val="14"/>
          </w:rPr>
          <w:t xml:space="preserve"> 166          if txt.lower() in ("sair", "cancelar"):</w:t>
        </w:r>
      </w:ins>
    </w:p>
    <w:p>
      <w:pPr>
        <w:shd w:val="clear" w:color="auto" w:fill="F7F7F7"/>
        <w:spacing w:before="0" w:after="0" w:line="180" w:lineRule="exact"/>
        <w:ind w:left="0" w:firstLine="0"/>
        <w:jc w:val="left"/>
        <w:rPr>
          <w:ins w:id="885249" w:author="Claude" w:date="2026-10-07T12:00:00Z"/>
        </w:rPr>
      </w:pPr>
      <w:ins w:id="885416" w:author="Claude" w:date="2026-10-07T12:00:00Z">
        <w:r>
          <w:rPr>
            <w:rFonts w:ascii="Consolas" w:hAnsi="Consolas" w:cs="Consolas"/>
            <w:sz w:val="14"/>
            <w:szCs w:val="14"/>
          </w:rPr>
          <w:t xml:space="preserve"> 167              raise EntradaCancelada("entrada interrompida pelo usuário")</w:t>
        </w:r>
      </w:ins>
    </w:p>
    <w:p>
      <w:pPr>
        <w:shd w:val="clear" w:color="auto" w:fill="F7F7F7"/>
        <w:spacing w:before="0" w:after="0" w:line="180" w:lineRule="exact"/>
        <w:ind w:left="0" w:firstLine="0"/>
        <w:jc w:val="left"/>
        <w:rPr>
          <w:ins w:id="885249" w:author="Claude" w:date="2026-10-07T12:00:00Z"/>
        </w:rPr>
      </w:pPr>
      <w:ins w:id="885417" w:author="Claude" w:date="2026-10-07T12:00:00Z">
        <w:r>
          <w:rPr>
            <w:rFonts w:ascii="Consolas" w:hAnsi="Consolas" w:cs="Consolas"/>
            <w:sz w:val="14"/>
            <w:szCs w:val="14"/>
          </w:rPr>
          <w:t xml:space="preserve"> 168          return txt</w:t>
        </w:r>
      </w:ins>
    </w:p>
    <w:p>
      <w:pPr>
        <w:shd w:val="clear" w:color="auto" w:fill="F7F7F7"/>
        <w:spacing w:before="0" w:after="0" w:line="180" w:lineRule="exact"/>
        <w:ind w:left="0" w:firstLine="0"/>
        <w:jc w:val="left"/>
        <w:rPr>
          <w:ins w:id="885249" w:author="Claude" w:date="2026-10-07T12:00:00Z"/>
        </w:rPr>
      </w:pPr>
      <w:ins w:id="885418" w:author="Claude" w:date="2026-10-07T12:00:00Z">
        <w:r>
          <w:rPr>
            <w:rFonts w:ascii="Consolas" w:hAnsi="Consolas" w:cs="Consolas"/>
            <w:sz w:val="14"/>
            <w:szCs w:val="14"/>
          </w:rPr>
          <w:t xml:space="preserve"> 169  </w:t>
        </w:r>
      </w:ins>
    </w:p>
    <w:p>
      <w:pPr>
        <w:shd w:val="clear" w:color="auto" w:fill="F7F7F7"/>
        <w:spacing w:before="0" w:after="0" w:line="180" w:lineRule="exact"/>
        <w:ind w:left="0" w:firstLine="0"/>
        <w:jc w:val="left"/>
        <w:rPr>
          <w:ins w:id="885249" w:author="Claude" w:date="2026-10-07T12:00:00Z"/>
        </w:rPr>
      </w:pPr>
      <w:ins w:id="885419" w:author="Claude" w:date="2026-10-07T12:00:00Z">
        <w:r>
          <w:rPr>
            <w:rFonts w:ascii="Consolas" w:hAnsi="Consolas" w:cs="Consolas"/>
            <w:sz w:val="14"/>
            <w:szCs w:val="14"/>
          </w:rPr>
          <w:t xml:space="preserve"> 170      def _sufixo(self, atual, referencia):</w:t>
        </w:r>
      </w:ins>
    </w:p>
    <w:p>
      <w:pPr>
        <w:shd w:val="clear" w:color="auto" w:fill="F7F7F7"/>
        <w:spacing w:before="0" w:after="0" w:line="180" w:lineRule="exact"/>
        <w:ind w:left="0" w:firstLine="0"/>
        <w:jc w:val="left"/>
        <w:rPr>
          <w:ins w:id="885249" w:author="Claude" w:date="2026-10-07T12:00:00Z"/>
        </w:rPr>
      </w:pPr>
      <w:ins w:id="885420" w:author="Claude" w:date="2026-10-07T12:00:00Z">
        <w:r>
          <w:rPr>
            <w:rFonts w:ascii="Consolas" w:hAnsi="Consolas" w:cs="Consolas"/>
            <w:sz w:val="14"/>
            <w:szCs w:val="14"/>
          </w:rPr>
          <w:t xml:space="preserve"> 171          if self.modo == "revisar" and not vazio(atual):</w:t>
        </w:r>
      </w:ins>
    </w:p>
    <w:p>
      <w:pPr>
        <w:shd w:val="clear" w:color="auto" w:fill="F7F7F7"/>
        <w:spacing w:before="0" w:after="0" w:line="180" w:lineRule="exact"/>
        <w:ind w:left="0" w:firstLine="0"/>
        <w:jc w:val="left"/>
        <w:rPr>
          <w:ins w:id="885249" w:author="Claude" w:date="2026-10-07T12:00:00Z"/>
        </w:rPr>
      </w:pPr>
      <w:ins w:id="885421" w:author="Claude" w:date="2026-10-07T12:00:00Z">
        <w:r>
          <w:rPr>
            <w:rFonts w:ascii="Consolas" w:hAnsi="Consolas" w:cs="Consolas"/>
            <w:sz w:val="14"/>
            <w:szCs w:val="14"/>
          </w:rPr>
          <w:t xml:space="preserve"> 172              return f" [{_fmt(atual)}]"</w:t>
        </w:r>
      </w:ins>
    </w:p>
    <w:p>
      <w:pPr>
        <w:shd w:val="clear" w:color="auto" w:fill="F7F7F7"/>
        <w:spacing w:before="0" w:after="0" w:line="180" w:lineRule="exact"/>
        <w:ind w:left="0" w:firstLine="0"/>
        <w:jc w:val="left"/>
        <w:rPr>
          <w:ins w:id="885249" w:author="Claude" w:date="2026-10-07T12:00:00Z"/>
        </w:rPr>
      </w:pPr>
      <w:ins w:id="885422" w:author="Claude" w:date="2026-10-07T12:00:00Z">
        <w:r>
          <w:rPr>
            <w:rFonts w:ascii="Consolas" w:hAnsi="Consolas" w:cs="Consolas"/>
            <w:sz w:val="14"/>
            <w:szCs w:val="14"/>
          </w:rPr>
          <w:t xml:space="preserve"> 173          if referencia is not None:</w:t>
        </w:r>
      </w:ins>
    </w:p>
    <w:p>
      <w:pPr>
        <w:shd w:val="clear" w:color="auto" w:fill="F7F7F7"/>
        <w:spacing w:before="0" w:after="0" w:line="180" w:lineRule="exact"/>
        <w:ind w:left="0" w:firstLine="0"/>
        <w:jc w:val="left"/>
        <w:rPr>
          <w:ins w:id="885249" w:author="Claude" w:date="2026-10-07T12:00:00Z"/>
        </w:rPr>
      </w:pPr>
      <w:ins w:id="885423" w:author="Claude" w:date="2026-10-07T12:00:00Z">
        <w:r>
          <w:rPr>
            <w:rFonts w:ascii="Consolas" w:hAnsi="Consolas" w:cs="Consolas"/>
            <w:sz w:val="14"/>
            <w:szCs w:val="14"/>
          </w:rPr>
          <w:t xml:space="preserve"> 174              return f" [referência: {_fmt(referencia)} — Enter aceita]"</w:t>
        </w:r>
      </w:ins>
    </w:p>
    <w:p>
      <w:pPr>
        <w:shd w:val="clear" w:color="auto" w:fill="F7F7F7"/>
        <w:spacing w:before="0" w:after="0" w:line="180" w:lineRule="exact"/>
        <w:ind w:left="0" w:firstLine="0"/>
        <w:jc w:val="left"/>
        <w:rPr>
          <w:ins w:id="885249" w:author="Claude" w:date="2026-10-07T12:00:00Z"/>
        </w:rPr>
      </w:pPr>
      <w:ins w:id="885424" w:author="Claude" w:date="2026-10-07T12:00:00Z">
        <w:r>
          <w:rPr>
            <w:rFonts w:ascii="Consolas" w:hAnsi="Consolas" w:cs="Consolas"/>
            <w:sz w:val="14"/>
            <w:szCs w:val="14"/>
          </w:rPr>
          <w:t xml:space="preserve"> 175          return ""</w:t>
        </w:r>
      </w:ins>
    </w:p>
    <w:p>
      <w:pPr>
        <w:shd w:val="clear" w:color="auto" w:fill="F7F7F7"/>
        <w:spacing w:before="0" w:after="0" w:line="180" w:lineRule="exact"/>
        <w:ind w:left="0" w:firstLine="0"/>
        <w:jc w:val="left"/>
        <w:rPr>
          <w:ins w:id="885249" w:author="Claude" w:date="2026-10-07T12:00:00Z"/>
        </w:rPr>
      </w:pPr>
      <w:ins w:id="885425" w:author="Claude" w:date="2026-10-07T12:00:00Z">
        <w:r>
          <w:rPr>
            <w:rFonts w:ascii="Consolas" w:hAnsi="Consolas" w:cs="Consolas"/>
            <w:sz w:val="14"/>
            <w:szCs w:val="14"/>
          </w:rPr>
          <w:t xml:space="preserve"> 176  </w:t>
        </w:r>
      </w:ins>
    </w:p>
    <w:p>
      <w:pPr>
        <w:shd w:val="clear" w:color="auto" w:fill="F7F7F7"/>
        <w:spacing w:before="0" w:after="0" w:line="180" w:lineRule="exact"/>
        <w:ind w:left="0" w:firstLine="0"/>
        <w:jc w:val="left"/>
        <w:rPr>
          <w:ins w:id="885249" w:author="Claude" w:date="2026-10-07T12:00:00Z"/>
        </w:rPr>
      </w:pPr>
      <w:ins w:id="885426" w:author="Claude" w:date="2026-10-07T12:00:00Z">
        <w:r>
          <w:rPr>
            <w:rFonts w:ascii="Consolas" w:hAnsi="Consolas" w:cs="Consolas"/>
            <w:sz w:val="14"/>
            <w:szCs w:val="14"/>
          </w:rPr>
          <w:t xml:space="preserve"> 177      def _padrao(self, atual, referencia):</w:t>
        </w:r>
      </w:ins>
    </w:p>
    <w:p>
      <w:pPr>
        <w:shd w:val="clear" w:color="auto" w:fill="F7F7F7"/>
        <w:spacing w:before="0" w:after="0" w:line="180" w:lineRule="exact"/>
        <w:ind w:left="0" w:firstLine="0"/>
        <w:jc w:val="left"/>
        <w:rPr>
          <w:ins w:id="885249" w:author="Claude" w:date="2026-10-07T12:00:00Z"/>
        </w:rPr>
      </w:pPr>
      <w:ins w:id="885427" w:author="Claude" w:date="2026-10-07T12:00:00Z">
        <w:r>
          <w:rPr>
            <w:rFonts w:ascii="Consolas" w:hAnsi="Consolas" w:cs="Consolas"/>
            <w:sz w:val="14"/>
            <w:szCs w:val="14"/>
          </w:rPr>
          <w:t xml:space="preserve"> 178          if self.modo == "revisar" and not vazio(atual):</w:t>
        </w:r>
      </w:ins>
    </w:p>
    <w:p>
      <w:pPr>
        <w:shd w:val="clear" w:color="auto" w:fill="F7F7F7"/>
        <w:spacing w:before="0" w:after="0" w:line="180" w:lineRule="exact"/>
        <w:ind w:left="0" w:firstLine="0"/>
        <w:jc w:val="left"/>
        <w:rPr>
          <w:ins w:id="885249" w:author="Claude" w:date="2026-10-07T12:00:00Z"/>
        </w:rPr>
      </w:pPr>
      <w:ins w:id="885428" w:author="Claude" w:date="2026-10-07T12:00:00Z">
        <w:r>
          <w:rPr>
            <w:rFonts w:ascii="Consolas" w:hAnsi="Consolas" w:cs="Consolas"/>
            <w:sz w:val="14"/>
            <w:szCs w:val="14"/>
          </w:rPr>
          <w:t xml:space="preserve"> 179              return atual, "mantido"</w:t>
        </w:r>
      </w:ins>
    </w:p>
    <w:p>
      <w:pPr>
        <w:shd w:val="clear" w:color="auto" w:fill="F7F7F7"/>
        <w:spacing w:before="0" w:after="0" w:line="180" w:lineRule="exact"/>
        <w:ind w:left="0" w:firstLine="0"/>
        <w:jc w:val="left"/>
        <w:rPr>
          <w:ins w:id="885249" w:author="Claude" w:date="2026-10-07T12:00:00Z"/>
        </w:rPr>
      </w:pPr>
      <w:ins w:id="885429" w:author="Claude" w:date="2026-10-07T12:00:00Z">
        <w:r>
          <w:rPr>
            <w:rFonts w:ascii="Consolas" w:hAnsi="Consolas" w:cs="Consolas"/>
            <w:sz w:val="14"/>
            <w:szCs w:val="14"/>
          </w:rPr>
          <w:t xml:space="preserve"> 180          if referencia is not None:</w:t>
        </w:r>
      </w:ins>
    </w:p>
    <w:p>
      <w:pPr>
        <w:shd w:val="clear" w:color="auto" w:fill="F7F7F7"/>
        <w:spacing w:before="0" w:after="0" w:line="180" w:lineRule="exact"/>
        <w:ind w:left="0" w:firstLine="0"/>
        <w:jc w:val="left"/>
        <w:rPr>
          <w:ins w:id="885249" w:author="Claude" w:date="2026-10-07T12:00:00Z"/>
        </w:rPr>
      </w:pPr>
      <w:ins w:id="885430" w:author="Claude" w:date="2026-10-07T12:00:00Z">
        <w:r>
          <w:rPr>
            <w:rFonts w:ascii="Consolas" w:hAnsi="Consolas" w:cs="Consolas"/>
            <w:sz w:val="14"/>
            <w:szCs w:val="14"/>
          </w:rPr>
          <w:t xml:space="preserve"> 181              return referencia, "referencia"</w:t>
        </w:r>
      </w:ins>
    </w:p>
    <w:p>
      <w:pPr>
        <w:shd w:val="clear" w:color="auto" w:fill="F7F7F7"/>
        <w:spacing w:before="0" w:after="0" w:line="180" w:lineRule="exact"/>
        <w:ind w:left="0" w:firstLine="0"/>
        <w:jc w:val="left"/>
        <w:rPr>
          <w:ins w:id="885249" w:author="Claude" w:date="2026-10-07T12:00:00Z"/>
        </w:rPr>
      </w:pPr>
      <w:ins w:id="885431" w:author="Claude" w:date="2026-10-07T12:00:00Z">
        <w:r>
          <w:rPr>
            <w:rFonts w:ascii="Consolas" w:hAnsi="Consolas" w:cs="Consolas"/>
            <w:sz w:val="14"/>
            <w:szCs w:val="14"/>
          </w:rPr>
          <w:t xml:space="preserve"> 182          return None, None</w:t>
        </w:r>
      </w:ins>
    </w:p>
    <w:p>
      <w:pPr>
        <w:shd w:val="clear" w:color="auto" w:fill="F7F7F7"/>
        <w:spacing w:before="0" w:after="0" w:line="180" w:lineRule="exact"/>
        <w:ind w:left="0" w:firstLine="0"/>
        <w:jc w:val="left"/>
        <w:rPr>
          <w:ins w:id="885249" w:author="Claude" w:date="2026-10-07T12:00:00Z"/>
        </w:rPr>
      </w:pPr>
      <w:ins w:id="885432" w:author="Claude" w:date="2026-10-07T12:00:00Z">
        <w:r>
          <w:rPr>
            <w:rFonts w:ascii="Consolas" w:hAnsi="Consolas" w:cs="Consolas"/>
            <w:sz w:val="14"/>
            <w:szCs w:val="14"/>
          </w:rPr>
          <w:t xml:space="preserve"> 183  </w:t>
        </w:r>
      </w:ins>
    </w:p>
    <w:p>
      <w:pPr>
        <w:shd w:val="clear" w:color="auto" w:fill="F7F7F7"/>
        <w:spacing w:before="0" w:after="0" w:line="180" w:lineRule="exact"/>
        <w:ind w:left="0" w:firstLine="0"/>
        <w:jc w:val="left"/>
        <w:rPr>
          <w:ins w:id="885249" w:author="Claude" w:date="2026-10-07T12:00:00Z"/>
        </w:rPr>
      </w:pPr>
      <w:ins w:id="885433" w:author="Claude" w:date="2026-10-07T12:00:00Z">
        <w:r>
          <w:rPr>
            <w:rFonts w:ascii="Consolas" w:hAnsi="Consolas" w:cs="Consolas"/>
            <w:sz w:val="14"/>
            <w:szCs w:val="14"/>
          </w:rPr>
          <w:t xml:space="preserve"> 184      # -- tipos ---------------------------------------------------------------</w:t>
        </w:r>
      </w:ins>
    </w:p>
    <w:p>
      <w:pPr>
        <w:shd w:val="clear" w:color="auto" w:fill="F7F7F7"/>
        <w:spacing w:before="0" w:after="0" w:line="180" w:lineRule="exact"/>
        <w:ind w:left="0" w:firstLine="0"/>
        <w:jc w:val="left"/>
        <w:rPr>
          <w:ins w:id="885249" w:author="Claude" w:date="2026-10-07T12:00:00Z"/>
        </w:rPr>
      </w:pPr>
      <w:ins w:id="885434" w:author="Claude" w:date="2026-10-07T12:00:00Z">
        <w:r>
          <w:rPr>
            <w:rFonts w:ascii="Consolas" w:hAnsi="Consolas" w:cs="Consolas"/>
            <w:sz w:val="14"/>
            <w:szCs w:val="14"/>
          </w:rPr>
          <w:t xml:space="preserve"> 185      def numero(self, rotulo: str, atual=None, minimo: Optional[float] = None, maximo: Optional[float] = None,</w:t>
        </w:r>
      </w:ins>
    </w:p>
    <w:p>
      <w:pPr>
        <w:shd w:val="clear" w:color="auto" w:fill="F7F7F7"/>
        <w:spacing w:before="0" w:after="0" w:line="180" w:lineRule="exact"/>
        <w:ind w:left="0" w:firstLine="0"/>
        <w:jc w:val="left"/>
        <w:rPr>
          <w:ins w:id="885249" w:author="Claude" w:date="2026-10-07T12:00:00Z"/>
        </w:rPr>
      </w:pPr>
      <w:ins w:id="885435" w:author="Claude" w:date="2026-10-07T12:00:00Z">
        <w:r>
          <w:rPr>
            <w:rFonts w:ascii="Consolas" w:hAnsi="Consolas" w:cs="Consolas"/>
            <w:sz w:val="14"/>
            <w:szCs w:val="14"/>
          </w:rPr>
          <w:t xml:space="preserve"> 186                 inteiro: bool = False, referencia=None, unidade: str = "") -&gt; Tuple[float, str]:</w:t>
        </w:r>
      </w:ins>
    </w:p>
    <w:p>
      <w:pPr>
        <w:shd w:val="clear" w:color="auto" w:fill="F7F7F7"/>
        <w:spacing w:before="0" w:after="0" w:line="180" w:lineRule="exact"/>
        <w:ind w:left="0" w:firstLine="0"/>
        <w:jc w:val="left"/>
        <w:rPr>
          <w:ins w:id="885249" w:author="Claude" w:date="2026-10-07T12:00:00Z"/>
        </w:rPr>
      </w:pPr>
      <w:ins w:id="885436" w:author="Claude" w:date="2026-10-07T12:00:00Z">
        <w:r>
          <w:rPr>
            <w:rFonts w:ascii="Consolas" w:hAnsi="Consolas" w:cs="Consolas"/>
            <w:sz w:val="14"/>
            <w:szCs w:val="14"/>
          </w:rPr>
          <w:t xml:space="preserve"> 187          un = f" ({unidade})" if unidade else ""</w:t>
        </w:r>
      </w:ins>
    </w:p>
    <w:p>
      <w:pPr>
        <w:shd w:val="clear" w:color="auto" w:fill="F7F7F7"/>
        <w:spacing w:before="0" w:after="0" w:line="180" w:lineRule="exact"/>
        <w:ind w:left="0" w:firstLine="0"/>
        <w:jc w:val="left"/>
        <w:rPr>
          <w:ins w:id="885249" w:author="Claude" w:date="2026-10-07T12:00:00Z"/>
        </w:rPr>
      </w:pPr>
      <w:ins w:id="885437" w:author="Claude" w:date="2026-10-07T12:00:00Z">
        <w:r>
          <w:rPr>
            <w:rFonts w:ascii="Consolas" w:hAnsi="Consolas" w:cs="Consolas"/>
            <w:sz w:val="14"/>
            <w:szCs w:val="14"/>
          </w:rPr>
          <w:t xml:space="preserve"> 188          while True:</w:t>
        </w:r>
      </w:ins>
    </w:p>
    <w:p>
      <w:pPr>
        <w:shd w:val="clear" w:color="auto" w:fill="F7F7F7"/>
        <w:spacing w:before="0" w:after="0" w:line="180" w:lineRule="exact"/>
        <w:ind w:left="0" w:firstLine="0"/>
        <w:jc w:val="left"/>
        <w:rPr>
          <w:ins w:id="885249" w:author="Claude" w:date="2026-10-07T12:00:00Z"/>
        </w:rPr>
      </w:pPr>
      <w:ins w:id="885438" w:author="Claude" w:date="2026-10-07T12:00:00Z">
        <w:r>
          <w:rPr>
            <w:rFonts w:ascii="Consolas" w:hAnsi="Consolas" w:cs="Consolas"/>
            <w:sz w:val="14"/>
            <w:szCs w:val="14"/>
          </w:rPr>
          <w:t xml:space="preserve"> 189              txt = self._ler(f"{rotulo}{un}{self._sufixo(atual, referencia)}: ")</w:t>
        </w:r>
      </w:ins>
    </w:p>
    <w:p>
      <w:pPr>
        <w:shd w:val="clear" w:color="auto" w:fill="F7F7F7"/>
        <w:spacing w:before="0" w:after="0" w:line="180" w:lineRule="exact"/>
        <w:ind w:left="0" w:firstLine="0"/>
        <w:jc w:val="left"/>
        <w:rPr>
          <w:ins w:id="885249" w:author="Claude" w:date="2026-10-07T12:00:00Z"/>
        </w:rPr>
      </w:pPr>
      <w:ins w:id="885439" w:author="Claude" w:date="2026-10-07T12:00:00Z">
        <w:r>
          <w:rPr>
            <w:rFonts w:ascii="Consolas" w:hAnsi="Consolas" w:cs="Consolas"/>
            <w:sz w:val="14"/>
            <w:szCs w:val="14"/>
          </w:rPr>
          <w:t xml:space="preserve"> 190              if not txt:</w:t>
        </w:r>
      </w:ins>
    </w:p>
    <w:p>
      <w:pPr>
        <w:shd w:val="clear" w:color="auto" w:fill="F7F7F7"/>
        <w:spacing w:before="0" w:after="0" w:line="180" w:lineRule="exact"/>
        <w:ind w:left="0" w:firstLine="0"/>
        <w:jc w:val="left"/>
        <w:rPr>
          <w:ins w:id="885249" w:author="Claude" w:date="2026-10-07T12:00:00Z"/>
        </w:rPr>
      </w:pPr>
      <w:ins w:id="885440" w:author="Claude" w:date="2026-10-07T12:00:00Z">
        <w:r>
          <w:rPr>
            <w:rFonts w:ascii="Consolas" w:hAnsi="Consolas" w:cs="Consolas"/>
            <w:sz w:val="14"/>
            <w:szCs w:val="14"/>
          </w:rPr>
          <w:t xml:space="preserve"> 191                  v, origem = self._padrao(atual, referencia)</w:t>
        </w:r>
      </w:ins>
    </w:p>
    <w:p>
      <w:pPr>
        <w:shd w:val="clear" w:color="auto" w:fill="F7F7F7"/>
        <w:spacing w:before="0" w:after="0" w:line="180" w:lineRule="exact"/>
        <w:ind w:left="0" w:firstLine="0"/>
        <w:jc w:val="left"/>
        <w:rPr>
          <w:ins w:id="885249" w:author="Claude" w:date="2026-10-07T12:00:00Z"/>
        </w:rPr>
      </w:pPr>
      <w:ins w:id="885441" w:author="Claude" w:date="2026-10-07T12:00:00Z">
        <w:r>
          <w:rPr>
            <w:rFonts w:ascii="Consolas" w:hAnsi="Consolas" w:cs="Consolas"/>
            <w:sz w:val="14"/>
            <w:szCs w:val="14"/>
          </w:rPr>
          <w:t xml:space="preserve"> 192                  if v is None:</w:t>
        </w:r>
      </w:ins>
    </w:p>
    <w:p>
      <w:pPr>
        <w:shd w:val="clear" w:color="auto" w:fill="F7F7F7"/>
        <w:spacing w:before="0" w:after="0" w:line="180" w:lineRule="exact"/>
        <w:ind w:left="0" w:firstLine="0"/>
        <w:jc w:val="left"/>
        <w:rPr>
          <w:ins w:id="885249" w:author="Claude" w:date="2026-10-07T12:00:00Z"/>
        </w:rPr>
      </w:pPr>
      <w:ins w:id="885442" w:author="Claude" w:date="2026-10-07T12:00:00Z">
        <w:r>
          <w:rPr>
            <w:rFonts w:ascii="Consolas" w:hAnsi="Consolas" w:cs="Consolas"/>
            <w:sz w:val="14"/>
            <w:szCs w:val="14"/>
          </w:rPr>
          <w:t xml:space="preserve"> 193                      self.saida("  ⚠ Valor obrigatório. Digite um número (vírgula ou ponto decimal).")</w:t>
        </w:r>
      </w:ins>
    </w:p>
    <w:p>
      <w:pPr>
        <w:shd w:val="clear" w:color="auto" w:fill="F7F7F7"/>
        <w:spacing w:before="0" w:after="0" w:line="180" w:lineRule="exact"/>
        <w:ind w:left="0" w:firstLine="0"/>
        <w:jc w:val="left"/>
        <w:rPr>
          <w:ins w:id="885249" w:author="Claude" w:date="2026-10-07T12:00:00Z"/>
        </w:rPr>
      </w:pPr>
      <w:ins w:id="885443" w:author="Claude" w:date="2026-10-07T12:00:00Z">
        <w:r>
          <w:rPr>
            <w:rFonts w:ascii="Consolas" w:hAnsi="Consolas" w:cs="Consolas"/>
            <w:sz w:val="14"/>
            <w:szCs w:val="14"/>
          </w:rPr>
          <w:t xml:space="preserve"> 194                      continue</w:t>
        </w:r>
      </w:ins>
    </w:p>
    <w:p>
      <w:pPr>
        <w:shd w:val="clear" w:color="auto" w:fill="F7F7F7"/>
        <w:spacing w:before="0" w:after="0" w:line="180" w:lineRule="exact"/>
        <w:ind w:left="0" w:firstLine="0"/>
        <w:jc w:val="left"/>
        <w:rPr>
          <w:ins w:id="885249" w:author="Claude" w:date="2026-10-07T12:00:00Z"/>
        </w:rPr>
      </w:pPr>
      <w:ins w:id="885444" w:author="Claude" w:date="2026-10-07T12:00:00Z">
        <w:r>
          <w:rPr>
            <w:rFonts w:ascii="Consolas" w:hAnsi="Consolas" w:cs="Consolas"/>
            <w:sz w:val="14"/>
            <w:szCs w:val="14"/>
          </w:rPr>
          <w:t xml:space="preserve"> 195              else:</w:t>
        </w:r>
      </w:ins>
    </w:p>
    <w:p>
      <w:pPr>
        <w:shd w:val="clear" w:color="auto" w:fill="F7F7F7"/>
        <w:spacing w:before="0" w:after="0" w:line="180" w:lineRule="exact"/>
        <w:ind w:left="0" w:firstLine="0"/>
        <w:jc w:val="left"/>
        <w:rPr>
          <w:ins w:id="885249" w:author="Claude" w:date="2026-10-07T12:00:00Z"/>
        </w:rPr>
      </w:pPr>
      <w:ins w:id="885445" w:author="Claude" w:date="2026-10-07T12:00:00Z">
        <w:r>
          <w:rPr>
            <w:rFonts w:ascii="Consolas" w:hAnsi="Consolas" w:cs="Consolas"/>
            <w:sz w:val="14"/>
            <w:szCs w:val="14"/>
          </w:rPr>
          <w:t xml:space="preserve"> 196                  try:</w:t>
        </w:r>
      </w:ins>
    </w:p>
    <w:p>
      <w:pPr>
        <w:shd w:val="clear" w:color="auto" w:fill="F7F7F7"/>
        <w:spacing w:before="0" w:after="0" w:line="180" w:lineRule="exact"/>
        <w:ind w:left="0" w:firstLine="0"/>
        <w:jc w:val="left"/>
        <w:rPr>
          <w:ins w:id="885249" w:author="Claude" w:date="2026-10-07T12:00:00Z"/>
        </w:rPr>
      </w:pPr>
      <w:ins w:id="885446" w:author="Claude" w:date="2026-10-07T12:00:00Z">
        <w:r>
          <w:rPr>
            <w:rFonts w:ascii="Consolas" w:hAnsi="Consolas" w:cs="Consolas"/>
            <w:sz w:val="14"/>
            <w:szCs w:val="14"/>
          </w:rPr>
          <w:t xml:space="preserve"> 197                      v = converter_numero(txt)</w:t>
        </w:r>
      </w:ins>
    </w:p>
    <w:p>
      <w:pPr>
        <w:shd w:val="clear" w:color="auto" w:fill="F7F7F7"/>
        <w:spacing w:before="0" w:after="0" w:line="180" w:lineRule="exact"/>
        <w:ind w:left="0" w:firstLine="0"/>
        <w:jc w:val="left"/>
        <w:rPr>
          <w:ins w:id="885249" w:author="Claude" w:date="2026-10-07T12:00:00Z"/>
        </w:rPr>
      </w:pPr>
      <w:ins w:id="885447" w:author="Claude" w:date="2026-10-07T12:00:00Z">
        <w:r>
          <w:rPr>
            <w:rFonts w:ascii="Consolas" w:hAnsi="Consolas" w:cs="Consolas"/>
            <w:sz w:val="14"/>
            <w:szCs w:val="14"/>
          </w:rPr>
          <w:t xml:space="preserve"> 198                  except (ValueError, ZeroDivisionError):</w:t>
        </w:r>
      </w:ins>
    </w:p>
    <w:p>
      <w:pPr>
        <w:shd w:val="clear" w:color="auto" w:fill="F7F7F7"/>
        <w:spacing w:before="0" w:after="0" w:line="180" w:lineRule="exact"/>
        <w:ind w:left="0" w:firstLine="0"/>
        <w:jc w:val="left"/>
        <w:rPr>
          <w:ins w:id="885249" w:author="Claude" w:date="2026-10-07T12:00:00Z"/>
        </w:rPr>
      </w:pPr>
      <w:ins w:id="885448" w:author="Claude" w:date="2026-10-07T12:00:00Z">
        <w:r>
          <w:rPr>
            <w:rFonts w:ascii="Consolas" w:hAnsi="Consolas" w:cs="Consolas"/>
            <w:sz w:val="14"/>
            <w:szCs w:val="14"/>
          </w:rPr>
          <w:t xml:space="preserve"> 199                      self.saida("  ⚠ Valor inválido. Use apenas números, por exemplo 1500, 1.500 ou 1.500,50.")</w:t>
        </w:r>
      </w:ins>
    </w:p>
    <w:p>
      <w:pPr>
        <w:shd w:val="clear" w:color="auto" w:fill="F7F7F7"/>
        <w:spacing w:before="0" w:after="0" w:line="180" w:lineRule="exact"/>
        <w:ind w:left="0" w:firstLine="0"/>
        <w:jc w:val="left"/>
        <w:rPr>
          <w:ins w:id="885249" w:author="Claude" w:date="2026-10-07T12:00:00Z"/>
        </w:rPr>
      </w:pPr>
      <w:ins w:id="885449" w:author="Claude" w:date="2026-10-07T12:00:00Z">
        <w:r>
          <w:rPr>
            <w:rFonts w:ascii="Consolas" w:hAnsi="Consolas" w:cs="Consolas"/>
            <w:sz w:val="14"/>
            <w:szCs w:val="14"/>
          </w:rPr>
          <w:t xml:space="preserve"> 200                      continue</w:t>
        </w:r>
      </w:ins>
    </w:p>
    <w:p>
      <w:pPr>
        <w:shd w:val="clear" w:color="auto" w:fill="F7F7F7"/>
        <w:spacing w:before="0" w:after="0" w:line="180" w:lineRule="exact"/>
        <w:ind w:left="0" w:firstLine="0"/>
        <w:jc w:val="left"/>
        <w:rPr>
          <w:ins w:id="885249" w:author="Claude" w:date="2026-10-07T12:00:00Z"/>
        </w:rPr>
      </w:pPr>
      <w:ins w:id="885450" w:author="Claude" w:date="2026-10-07T12:00:00Z">
        <w:r>
          <w:rPr>
            <w:rFonts w:ascii="Consolas" w:hAnsi="Consolas" w:cs="Consolas"/>
            <w:sz w:val="14"/>
            <w:szCs w:val="14"/>
          </w:rPr>
          <w:t xml:space="preserve"> 201                  if usa_ponto_de_milhar(txt):</w:t>
        </w:r>
      </w:ins>
    </w:p>
    <w:p>
      <w:pPr>
        <w:shd w:val="clear" w:color="auto" w:fill="F7F7F7"/>
        <w:spacing w:before="0" w:after="0" w:line="180" w:lineRule="exact"/>
        <w:ind w:left="0" w:firstLine="0"/>
        <w:jc w:val="left"/>
        <w:rPr>
          <w:ins w:id="885249" w:author="Claude" w:date="2026-10-07T12:00:00Z"/>
        </w:rPr>
      </w:pPr>
      <w:ins w:id="885451" w:author="Claude" w:date="2026-10-07T12:00:00Z">
        <w:r>
          <w:rPr>
            <w:rFonts w:ascii="Consolas" w:hAnsi="Consolas" w:cs="Consolas"/>
            <w:sz w:val="14"/>
            <w:szCs w:val="14"/>
          </w:rPr>
          <w:t xml:space="preserve"> 202                      self.saida(f"  → lido como {_fmt(v)} (ponto como separador de milhar; para decimais use vírgula)")</w:t>
        </w:r>
      </w:ins>
    </w:p>
    <w:p>
      <w:pPr>
        <w:shd w:val="clear" w:color="auto" w:fill="F7F7F7"/>
        <w:spacing w:before="0" w:after="0" w:line="180" w:lineRule="exact"/>
        <w:ind w:left="0" w:firstLine="0"/>
        <w:jc w:val="left"/>
        <w:rPr>
          <w:ins w:id="885249" w:author="Claude" w:date="2026-10-07T12:00:00Z"/>
        </w:rPr>
      </w:pPr>
      <w:ins w:id="885452" w:author="Claude" w:date="2026-10-07T12:00:00Z">
        <w:r>
          <w:rPr>
            <w:rFonts w:ascii="Consolas" w:hAnsi="Consolas" w:cs="Consolas"/>
            <w:sz w:val="14"/>
            <w:szCs w:val="14"/>
          </w:rPr>
          <w:t xml:space="preserve"> 203                  origem = "usuario"</w:t>
        </w:r>
      </w:ins>
    </w:p>
    <w:p>
      <w:pPr>
        <w:shd w:val="clear" w:color="auto" w:fill="F7F7F7"/>
        <w:spacing w:before="0" w:after="0" w:line="180" w:lineRule="exact"/>
        <w:ind w:left="0" w:firstLine="0"/>
        <w:jc w:val="left"/>
        <w:rPr>
          <w:ins w:id="885249" w:author="Claude" w:date="2026-10-07T12:00:00Z"/>
        </w:rPr>
      </w:pPr>
      <w:ins w:id="885453" w:author="Claude" w:date="2026-10-07T12:00:00Z">
        <w:r>
          <w:rPr>
            <w:rFonts w:ascii="Consolas" w:hAnsi="Consolas" w:cs="Consolas"/>
            <w:sz w:val="14"/>
            <w:szCs w:val="14"/>
          </w:rPr>
          <w:t xml:space="preserve"> 204              if inteiro and abs(v - round(v)) &gt; 1e-9:</w:t>
        </w:r>
      </w:ins>
    </w:p>
    <w:p>
      <w:pPr>
        <w:shd w:val="clear" w:color="auto" w:fill="F7F7F7"/>
        <w:spacing w:before="0" w:after="0" w:line="180" w:lineRule="exact"/>
        <w:ind w:left="0" w:firstLine="0"/>
        <w:jc w:val="left"/>
        <w:rPr>
          <w:ins w:id="885249" w:author="Claude" w:date="2026-10-07T12:00:00Z"/>
        </w:rPr>
      </w:pPr>
      <w:ins w:id="885454" w:author="Claude" w:date="2026-10-07T12:00:00Z">
        <w:r>
          <w:rPr>
            <w:rFonts w:ascii="Consolas" w:hAnsi="Consolas" w:cs="Consolas"/>
            <w:sz w:val="14"/>
            <w:szCs w:val="14"/>
          </w:rPr>
          <w:t xml:space="preserve"> 205                  self.saida("  ⚠ Informe um número inteiro.")</w:t>
        </w:r>
      </w:ins>
    </w:p>
    <w:p>
      <w:pPr>
        <w:shd w:val="clear" w:color="auto" w:fill="F7F7F7"/>
        <w:spacing w:before="0" w:after="0" w:line="180" w:lineRule="exact"/>
        <w:ind w:left="0" w:firstLine="0"/>
        <w:jc w:val="left"/>
        <w:rPr>
          <w:ins w:id="885249" w:author="Claude" w:date="2026-10-07T12:00:00Z"/>
        </w:rPr>
      </w:pPr>
      <w:ins w:id="885455" w:author="Claude" w:date="2026-10-07T12:00:00Z">
        <w:r>
          <w:rPr>
            <w:rFonts w:ascii="Consolas" w:hAnsi="Consolas" w:cs="Consolas"/>
            <w:sz w:val="14"/>
            <w:szCs w:val="14"/>
          </w:rPr>
          <w:t xml:space="preserve"> 206                  continue</w:t>
        </w:r>
      </w:ins>
    </w:p>
    <w:p>
      <w:pPr>
        <w:shd w:val="clear" w:color="auto" w:fill="F7F7F7"/>
        <w:spacing w:before="0" w:after="0" w:line="180" w:lineRule="exact"/>
        <w:ind w:left="0" w:firstLine="0"/>
        <w:jc w:val="left"/>
        <w:rPr>
          <w:ins w:id="885249" w:author="Claude" w:date="2026-10-07T12:00:00Z"/>
        </w:rPr>
      </w:pPr>
      <w:ins w:id="885456" w:author="Claude" w:date="2026-10-07T12:00:00Z">
        <w:r>
          <w:rPr>
            <w:rFonts w:ascii="Consolas" w:hAnsi="Consolas" w:cs="Consolas"/>
            <w:sz w:val="14"/>
            <w:szCs w:val="14"/>
          </w:rPr>
          <w:t xml:space="preserve"> 207              if minimo is not None and v &lt; minimo:</w:t>
        </w:r>
      </w:ins>
    </w:p>
    <w:p>
      <w:pPr>
        <w:shd w:val="clear" w:color="auto" w:fill="F7F7F7"/>
        <w:spacing w:before="0" w:after="0" w:line="180" w:lineRule="exact"/>
        <w:ind w:left="0" w:firstLine="0"/>
        <w:jc w:val="left"/>
        <w:rPr>
          <w:ins w:id="885249" w:author="Claude" w:date="2026-10-07T12:00:00Z"/>
        </w:rPr>
      </w:pPr>
      <w:ins w:id="885457" w:author="Claude" w:date="2026-10-07T12:00:00Z">
        <w:r>
          <w:rPr>
            <w:rFonts w:ascii="Consolas" w:hAnsi="Consolas" w:cs="Consolas"/>
            <w:sz w:val="14"/>
            <w:szCs w:val="14"/>
          </w:rPr>
          <w:t xml:space="preserve"> 208                  self.saida(f"  ⚠ O valor deve ser maior ou igual a {_fmt(minimo)}.")</w:t>
        </w:r>
      </w:ins>
    </w:p>
    <w:p>
      <w:pPr>
        <w:shd w:val="clear" w:color="auto" w:fill="F7F7F7"/>
        <w:spacing w:before="0" w:after="0" w:line="180" w:lineRule="exact"/>
        <w:ind w:left="0" w:firstLine="0"/>
        <w:jc w:val="left"/>
        <w:rPr>
          <w:ins w:id="885249" w:author="Claude" w:date="2026-10-07T12:00:00Z"/>
        </w:rPr>
      </w:pPr>
      <w:ins w:id="885458" w:author="Claude" w:date="2026-10-07T12:00:00Z">
        <w:r>
          <w:rPr>
            <w:rFonts w:ascii="Consolas" w:hAnsi="Consolas" w:cs="Consolas"/>
            <w:sz w:val="14"/>
            <w:szCs w:val="14"/>
          </w:rPr>
          <w:t xml:space="preserve"> 209                  continue</w:t>
        </w:r>
      </w:ins>
    </w:p>
    <w:p>
      <w:pPr>
        <w:shd w:val="clear" w:color="auto" w:fill="F7F7F7"/>
        <w:spacing w:before="0" w:after="0" w:line="180" w:lineRule="exact"/>
        <w:ind w:left="0" w:firstLine="0"/>
        <w:jc w:val="left"/>
        <w:rPr>
          <w:ins w:id="885249" w:author="Claude" w:date="2026-10-07T12:00:00Z"/>
        </w:rPr>
      </w:pPr>
      <w:ins w:id="885459" w:author="Claude" w:date="2026-10-07T12:00:00Z">
        <w:r>
          <w:rPr>
            <w:rFonts w:ascii="Consolas" w:hAnsi="Consolas" w:cs="Consolas"/>
            <w:sz w:val="14"/>
            <w:szCs w:val="14"/>
          </w:rPr>
          <w:t xml:space="preserve"> 210              if maximo is not None and v &gt; maximo:</w:t>
        </w:r>
      </w:ins>
    </w:p>
    <w:p>
      <w:pPr>
        <w:shd w:val="clear" w:color="auto" w:fill="F7F7F7"/>
        <w:spacing w:before="0" w:after="0" w:line="180" w:lineRule="exact"/>
        <w:ind w:left="0" w:firstLine="0"/>
        <w:jc w:val="left"/>
        <w:rPr>
          <w:ins w:id="885249" w:author="Claude" w:date="2026-10-07T12:00:00Z"/>
        </w:rPr>
      </w:pPr>
      <w:ins w:id="885460" w:author="Claude" w:date="2026-10-07T12:00:00Z">
        <w:r>
          <w:rPr>
            <w:rFonts w:ascii="Consolas" w:hAnsi="Consolas" w:cs="Consolas"/>
            <w:sz w:val="14"/>
            <w:szCs w:val="14"/>
          </w:rPr>
          <w:t xml:space="preserve"> 211                  self.saida(f"  ⚠ O valor deve ser menor ou igual a {_fmt(maximo)}.")</w:t>
        </w:r>
      </w:ins>
    </w:p>
    <w:p>
      <w:pPr>
        <w:shd w:val="clear" w:color="auto" w:fill="F7F7F7"/>
        <w:spacing w:before="0" w:after="0" w:line="180" w:lineRule="exact"/>
        <w:ind w:left="0" w:firstLine="0"/>
        <w:jc w:val="left"/>
        <w:rPr>
          <w:ins w:id="885249" w:author="Claude" w:date="2026-10-07T12:00:00Z"/>
        </w:rPr>
      </w:pPr>
      <w:ins w:id="885461" w:author="Claude" w:date="2026-10-07T12:00:00Z">
        <w:r>
          <w:rPr>
            <w:rFonts w:ascii="Consolas" w:hAnsi="Consolas" w:cs="Consolas"/>
            <w:sz w:val="14"/>
            <w:szCs w:val="14"/>
          </w:rPr>
          <w:t xml:space="preserve"> 212                  continue</w:t>
        </w:r>
      </w:ins>
    </w:p>
    <w:p>
      <w:pPr>
        <w:shd w:val="clear" w:color="auto" w:fill="F7F7F7"/>
        <w:spacing w:before="0" w:after="0" w:line="180" w:lineRule="exact"/>
        <w:ind w:left="0" w:firstLine="0"/>
        <w:jc w:val="left"/>
        <w:rPr>
          <w:ins w:id="885249" w:author="Claude" w:date="2026-10-07T12:00:00Z"/>
        </w:rPr>
      </w:pPr>
      <w:ins w:id="885462" w:author="Claude" w:date="2026-10-07T12:00:00Z">
        <w:r>
          <w:rPr>
            <w:rFonts w:ascii="Consolas" w:hAnsi="Consolas" w:cs="Consolas"/>
            <w:sz w:val="14"/>
            <w:szCs w:val="14"/>
          </w:rPr>
          <w:t xml:space="preserve"> 213              return (int(round(v)) if inteiro else float(v)), origem</w:t>
        </w:r>
      </w:ins>
    </w:p>
    <w:p>
      <w:pPr>
        <w:shd w:val="clear" w:color="auto" w:fill="F7F7F7"/>
        <w:spacing w:before="0" w:after="0" w:line="180" w:lineRule="exact"/>
        <w:ind w:left="0" w:firstLine="0"/>
        <w:jc w:val="left"/>
        <w:rPr>
          <w:ins w:id="885249" w:author="Claude" w:date="2026-10-07T12:00:00Z"/>
        </w:rPr>
      </w:pPr>
      <w:ins w:id="885463" w:author="Claude" w:date="2026-10-07T12:00:00Z">
        <w:r>
          <w:rPr>
            <w:rFonts w:ascii="Consolas" w:hAnsi="Consolas" w:cs="Consolas"/>
            <w:sz w:val="14"/>
            <w:szCs w:val="14"/>
          </w:rPr>
          <w:t xml:space="preserve"> 214  </w:t>
        </w:r>
      </w:ins>
    </w:p>
    <w:p>
      <w:pPr>
        <w:shd w:val="clear" w:color="auto" w:fill="F7F7F7"/>
        <w:spacing w:before="0" w:after="0" w:line="180" w:lineRule="exact"/>
        <w:ind w:left="0" w:firstLine="0"/>
        <w:jc w:val="left"/>
        <w:rPr>
          <w:ins w:id="885249" w:author="Claude" w:date="2026-10-07T12:00:00Z"/>
        </w:rPr>
      </w:pPr>
      <w:ins w:id="885464" w:author="Claude" w:date="2026-10-07T12:00:00Z">
        <w:r>
          <w:rPr>
            <w:rFonts w:ascii="Consolas" w:hAnsi="Consolas" w:cs="Consolas"/>
            <w:sz w:val="14"/>
            <w:szCs w:val="14"/>
          </w:rPr>
          <w:t xml:space="preserve"> 215      def opcao(self, rotulo: str, opcoes: Sequence[Tuple[str, str]], atual=None, referencia=None) -&gt; Tuple[str, str]:</w:t>
        </w:r>
      </w:ins>
    </w:p>
    <w:p>
      <w:pPr>
        <w:shd w:val="clear" w:color="auto" w:fill="F7F7F7"/>
        <w:spacing w:before="0" w:after="0" w:line="180" w:lineRule="exact"/>
        <w:ind w:left="0" w:firstLine="0"/>
        <w:jc w:val="left"/>
        <w:rPr>
          <w:ins w:id="885249" w:author="Claude" w:date="2026-10-07T12:00:00Z"/>
        </w:rPr>
      </w:pPr>
      <w:ins w:id="885465" w:author="Claude" w:date="2026-10-07T12:00:00Z">
        <w:r>
          <w:rPr>
            <w:rFonts w:ascii="Consolas" w:hAnsi="Consolas" w:cs="Consolas"/>
            <w:sz w:val="14"/>
            <w:szCs w:val="14"/>
          </w:rPr>
          <w:t xml:space="preserve"> 216          self.saida(rotulo)</w:t>
        </w:r>
      </w:ins>
    </w:p>
    <w:p>
      <w:pPr>
        <w:shd w:val="clear" w:color="auto" w:fill="F7F7F7"/>
        <w:spacing w:before="0" w:after="0" w:line="180" w:lineRule="exact"/>
        <w:ind w:left="0" w:firstLine="0"/>
        <w:jc w:val="left"/>
        <w:rPr>
          <w:ins w:id="885249" w:author="Claude" w:date="2026-10-07T12:00:00Z"/>
        </w:rPr>
      </w:pPr>
      <w:ins w:id="885466" w:author="Claude" w:date="2026-10-07T12:00:00Z">
        <w:r>
          <w:rPr>
            <w:rFonts w:ascii="Consolas" w:hAnsi="Consolas" w:cs="Consolas"/>
            <w:sz w:val="14"/>
            <w:szCs w:val="14"/>
          </w:rPr>
          <w:t xml:space="preserve"> 217          for k, (_, desc) in enumerate(opcoes, 1):</w:t>
        </w:r>
      </w:ins>
    </w:p>
    <w:p>
      <w:pPr>
        <w:shd w:val="clear" w:color="auto" w:fill="F7F7F7"/>
        <w:spacing w:before="0" w:after="0" w:line="180" w:lineRule="exact"/>
        <w:ind w:left="0" w:firstLine="0"/>
        <w:jc w:val="left"/>
        <w:rPr>
          <w:ins w:id="885249" w:author="Claude" w:date="2026-10-07T12:00:00Z"/>
        </w:rPr>
      </w:pPr>
      <w:ins w:id="885467" w:author="Claude" w:date="2026-10-07T12:00:00Z">
        <w:r>
          <w:rPr>
            <w:rFonts w:ascii="Consolas" w:hAnsi="Consolas" w:cs="Consolas"/>
            <w:sz w:val="14"/>
            <w:szCs w:val="14"/>
          </w:rPr>
          <w:t xml:space="preserve"> 218              self.saida(f"  {k}. {desc}")</w:t>
        </w:r>
      </w:ins>
    </w:p>
    <w:p>
      <w:pPr>
        <w:shd w:val="clear" w:color="auto" w:fill="F7F7F7"/>
        <w:spacing w:before="0" w:after="0" w:line="180" w:lineRule="exact"/>
        <w:ind w:left="0" w:firstLine="0"/>
        <w:jc w:val="left"/>
        <w:rPr>
          <w:ins w:id="885249" w:author="Claude" w:date="2026-10-07T12:00:00Z"/>
        </w:rPr>
      </w:pPr>
      <w:ins w:id="885468" w:author="Claude" w:date="2026-10-07T12:00:00Z">
        <w:r>
          <w:rPr>
            <w:rFonts w:ascii="Consolas" w:hAnsi="Consolas" w:cs="Consolas"/>
            <w:sz w:val="14"/>
            <w:szCs w:val="14"/>
          </w:rPr>
          <w:t xml:space="preserve"> 219          chaves = [c for c, _ in opcoes]</w:t>
        </w:r>
      </w:ins>
    </w:p>
    <w:p>
      <w:pPr>
        <w:shd w:val="clear" w:color="auto" w:fill="F7F7F7"/>
        <w:spacing w:before="0" w:after="0" w:line="180" w:lineRule="exact"/>
        <w:ind w:left="0" w:firstLine="0"/>
        <w:jc w:val="left"/>
        <w:rPr>
          <w:ins w:id="885249" w:author="Claude" w:date="2026-10-07T12:00:00Z"/>
        </w:rPr>
      </w:pPr>
      <w:ins w:id="885469" w:author="Claude" w:date="2026-10-07T12:00:00Z">
        <w:r>
          <w:rPr>
            <w:rFonts w:ascii="Consolas" w:hAnsi="Consolas" w:cs="Consolas"/>
            <w:sz w:val="14"/>
            <w:szCs w:val="14"/>
          </w:rPr>
          <w:t xml:space="preserve"> 220          idx_atual = chaves.index(atual) + 1 if atual in chaves else None</w:t>
        </w:r>
      </w:ins>
    </w:p>
    <w:p>
      <w:pPr>
        <w:shd w:val="clear" w:color="auto" w:fill="F7F7F7"/>
        <w:spacing w:before="0" w:after="0" w:line="180" w:lineRule="exact"/>
        <w:ind w:left="0" w:firstLine="0"/>
        <w:jc w:val="left"/>
        <w:rPr>
          <w:ins w:id="885249" w:author="Claude" w:date="2026-10-07T12:00:00Z"/>
        </w:rPr>
      </w:pPr>
      <w:ins w:id="885470" w:author="Claude" w:date="2026-10-07T12:00:00Z">
        <w:r>
          <w:rPr>
            <w:rFonts w:ascii="Consolas" w:hAnsi="Consolas" w:cs="Consolas"/>
            <w:sz w:val="14"/>
            <w:szCs w:val="14"/>
          </w:rPr>
          <w:t xml:space="preserve"> 221          idx_ref = chaves.index(referencia) + 1 if referencia in chaves else None</w:t>
        </w:r>
      </w:ins>
    </w:p>
    <w:p>
      <w:pPr>
        <w:shd w:val="clear" w:color="auto" w:fill="F7F7F7"/>
        <w:spacing w:before="0" w:after="0" w:line="180" w:lineRule="exact"/>
        <w:ind w:left="0" w:firstLine="0"/>
        <w:jc w:val="left"/>
        <w:rPr>
          <w:ins w:id="885249" w:author="Claude" w:date="2026-10-07T12:00:00Z"/>
        </w:rPr>
      </w:pPr>
      <w:ins w:id="885471" w:author="Claude" w:date="2026-10-07T12:00:00Z">
        <w:r>
          <w:rPr>
            <w:rFonts w:ascii="Consolas" w:hAnsi="Consolas" w:cs="Consolas"/>
            <w:sz w:val="14"/>
            <w:szCs w:val="14"/>
          </w:rPr>
          <w:t xml:space="preserve"> 222          curto = lambda i: opcoes[i - 1][1] if len(opcoes[i - 1][1]) &lt;= 45 else opcoes[i - 1][1][:44] + "…"</w:t>
        </w:r>
      </w:ins>
    </w:p>
    <w:p>
      <w:pPr>
        <w:shd w:val="clear" w:color="auto" w:fill="F7F7F7"/>
        <w:spacing w:before="0" w:after="0" w:line="180" w:lineRule="exact"/>
        <w:ind w:left="0" w:firstLine="0"/>
        <w:jc w:val="left"/>
        <w:rPr>
          <w:ins w:id="885249" w:author="Claude" w:date="2026-10-07T12:00:00Z"/>
        </w:rPr>
      </w:pPr>
      <w:ins w:id="885472" w:author="Claude" w:date="2026-10-07T12:00:00Z">
        <w:r>
          <w:rPr>
            <w:rFonts w:ascii="Consolas" w:hAnsi="Consolas" w:cs="Consolas"/>
            <w:sz w:val="14"/>
            <w:szCs w:val="14"/>
          </w:rPr>
          <w:t xml:space="preserve"> 223          if self.modo == "revisar" and idx_atual is not None:</w:t>
        </w:r>
      </w:ins>
    </w:p>
    <w:p>
      <w:pPr>
        <w:shd w:val="clear" w:color="auto" w:fill="F7F7F7"/>
        <w:spacing w:before="0" w:after="0" w:line="180" w:lineRule="exact"/>
        <w:ind w:left="0" w:firstLine="0"/>
        <w:jc w:val="left"/>
        <w:rPr>
          <w:ins w:id="885249" w:author="Claude" w:date="2026-10-07T12:00:00Z"/>
        </w:rPr>
      </w:pPr>
      <w:ins w:id="885473" w:author="Claude" w:date="2026-10-07T12:00:00Z">
        <w:r>
          <w:rPr>
            <w:rFonts w:ascii="Consolas" w:hAnsi="Consolas" w:cs="Consolas"/>
            <w:sz w:val="14"/>
            <w:szCs w:val="14"/>
          </w:rPr>
          <w:t xml:space="preserve"> 224              sufixo = f" [{idx_atual}: {curto(idx_atual)}]"</w:t>
        </w:r>
      </w:ins>
    </w:p>
    <w:p>
      <w:pPr>
        <w:shd w:val="clear" w:color="auto" w:fill="F7F7F7"/>
        <w:spacing w:before="0" w:after="0" w:line="180" w:lineRule="exact"/>
        <w:ind w:left="0" w:firstLine="0"/>
        <w:jc w:val="left"/>
        <w:rPr>
          <w:ins w:id="885249" w:author="Claude" w:date="2026-10-07T12:00:00Z"/>
        </w:rPr>
      </w:pPr>
      <w:ins w:id="885474" w:author="Claude" w:date="2026-10-07T12:00:00Z">
        <w:r>
          <w:rPr>
            <w:rFonts w:ascii="Consolas" w:hAnsi="Consolas" w:cs="Consolas"/>
            <w:sz w:val="14"/>
            <w:szCs w:val="14"/>
          </w:rPr>
          <w:t xml:space="preserve"> 225          elif idx_ref is not None:</w:t>
        </w:r>
      </w:ins>
    </w:p>
    <w:p>
      <w:pPr>
        <w:shd w:val="clear" w:color="auto" w:fill="F7F7F7"/>
        <w:spacing w:before="0" w:after="0" w:line="180" w:lineRule="exact"/>
        <w:ind w:left="0" w:firstLine="0"/>
        <w:jc w:val="left"/>
        <w:rPr>
          <w:ins w:id="885249" w:author="Claude" w:date="2026-10-07T12:00:00Z"/>
        </w:rPr>
      </w:pPr>
      <w:ins w:id="885475" w:author="Claude" w:date="2026-10-07T12:00:00Z">
        <w:r>
          <w:rPr>
            <w:rFonts w:ascii="Consolas" w:hAnsi="Consolas" w:cs="Consolas"/>
            <w:sz w:val="14"/>
            <w:szCs w:val="14"/>
          </w:rPr>
          <w:t xml:space="preserve"> 226              sufixo = f" [referência: {idx_ref}: {curto(idx_ref)} — Enter aceita]"</w:t>
        </w:r>
      </w:ins>
    </w:p>
    <w:p>
      <w:pPr>
        <w:shd w:val="clear" w:color="auto" w:fill="F7F7F7"/>
        <w:spacing w:before="0" w:after="0" w:line="180" w:lineRule="exact"/>
        <w:ind w:left="0" w:firstLine="0"/>
        <w:jc w:val="left"/>
        <w:rPr>
          <w:ins w:id="885249" w:author="Claude" w:date="2026-10-07T12:00:00Z"/>
        </w:rPr>
      </w:pPr>
      <w:ins w:id="885476" w:author="Claude" w:date="2026-10-07T12:00:00Z">
        <w:r>
          <w:rPr>
            <w:rFonts w:ascii="Consolas" w:hAnsi="Consolas" w:cs="Consolas"/>
            <w:sz w:val="14"/>
            <w:szCs w:val="14"/>
          </w:rPr>
          <w:t xml:space="preserve"> 227          else:</w:t>
        </w:r>
      </w:ins>
    </w:p>
    <w:p>
      <w:pPr>
        <w:shd w:val="clear" w:color="auto" w:fill="F7F7F7"/>
        <w:spacing w:before="0" w:after="0" w:line="180" w:lineRule="exact"/>
        <w:ind w:left="0" w:firstLine="0"/>
        <w:jc w:val="left"/>
        <w:rPr>
          <w:ins w:id="885249" w:author="Claude" w:date="2026-10-07T12:00:00Z"/>
        </w:rPr>
      </w:pPr>
      <w:ins w:id="885477" w:author="Claude" w:date="2026-10-07T12:00:00Z">
        <w:r>
          <w:rPr>
            <w:rFonts w:ascii="Consolas" w:hAnsi="Consolas" w:cs="Consolas"/>
            <w:sz w:val="14"/>
            <w:szCs w:val="14"/>
          </w:rPr>
          <w:t xml:space="preserve"> 228              sufixo = ""</w:t>
        </w:r>
      </w:ins>
    </w:p>
    <w:p>
      <w:pPr>
        <w:shd w:val="clear" w:color="auto" w:fill="F7F7F7"/>
        <w:spacing w:before="0" w:after="0" w:line="180" w:lineRule="exact"/>
        <w:ind w:left="0" w:firstLine="0"/>
        <w:jc w:val="left"/>
        <w:rPr>
          <w:ins w:id="885249" w:author="Claude" w:date="2026-10-07T12:00:00Z"/>
        </w:rPr>
      </w:pPr>
      <w:ins w:id="885478" w:author="Claude" w:date="2026-10-07T12:00:00Z">
        <w:r>
          <w:rPr>
            <w:rFonts w:ascii="Consolas" w:hAnsi="Consolas" w:cs="Consolas"/>
            <w:sz w:val="14"/>
            <w:szCs w:val="14"/>
          </w:rPr>
          <w:t xml:space="preserve"> 229          while True:</w:t>
        </w:r>
      </w:ins>
    </w:p>
    <w:p>
      <w:pPr>
        <w:shd w:val="clear" w:color="auto" w:fill="F7F7F7"/>
        <w:spacing w:before="0" w:after="0" w:line="180" w:lineRule="exact"/>
        <w:ind w:left="0" w:firstLine="0"/>
        <w:jc w:val="left"/>
        <w:rPr>
          <w:ins w:id="885249" w:author="Claude" w:date="2026-10-07T12:00:00Z"/>
        </w:rPr>
      </w:pPr>
      <w:ins w:id="885479" w:author="Claude" w:date="2026-10-07T12:00:00Z">
        <w:r>
          <w:rPr>
            <w:rFonts w:ascii="Consolas" w:hAnsi="Consolas" w:cs="Consolas"/>
            <w:sz w:val="14"/>
            <w:szCs w:val="14"/>
          </w:rPr>
          <w:t xml:space="preserve"> 230              txt = self._ler(f"Opção (1–{len(opcoes)}){sufixo}: ")</w:t>
        </w:r>
      </w:ins>
    </w:p>
    <w:p>
      <w:pPr>
        <w:shd w:val="clear" w:color="auto" w:fill="F7F7F7"/>
        <w:spacing w:before="0" w:after="0" w:line="180" w:lineRule="exact"/>
        <w:ind w:left="0" w:firstLine="0"/>
        <w:jc w:val="left"/>
        <w:rPr>
          <w:ins w:id="885249" w:author="Claude" w:date="2026-10-07T12:00:00Z"/>
        </w:rPr>
      </w:pPr>
      <w:ins w:id="885480" w:author="Claude" w:date="2026-10-07T12:00:00Z">
        <w:r>
          <w:rPr>
            <w:rFonts w:ascii="Consolas" w:hAnsi="Consolas" w:cs="Consolas"/>
            <w:sz w:val="14"/>
            <w:szCs w:val="14"/>
          </w:rPr>
          <w:t xml:space="preserve"> 231              if not txt:</w:t>
        </w:r>
      </w:ins>
    </w:p>
    <w:p>
      <w:pPr>
        <w:shd w:val="clear" w:color="auto" w:fill="F7F7F7"/>
        <w:spacing w:before="0" w:after="0" w:line="180" w:lineRule="exact"/>
        <w:ind w:left="0" w:firstLine="0"/>
        <w:jc w:val="left"/>
        <w:rPr>
          <w:ins w:id="885249" w:author="Claude" w:date="2026-10-07T12:00:00Z"/>
        </w:rPr>
      </w:pPr>
      <w:ins w:id="885481" w:author="Claude" w:date="2026-10-07T12:00:00Z">
        <w:r>
          <w:rPr>
            <w:rFonts w:ascii="Consolas" w:hAnsi="Consolas" w:cs="Consolas"/>
            <w:sz w:val="14"/>
            <w:szCs w:val="14"/>
          </w:rPr>
          <w:t xml:space="preserve"> 232                  v, origem = self._padrao(idx_atual, idx_ref)</w:t>
        </w:r>
      </w:ins>
    </w:p>
    <w:p>
      <w:pPr>
        <w:shd w:val="clear" w:color="auto" w:fill="F7F7F7"/>
        <w:spacing w:before="0" w:after="0" w:line="180" w:lineRule="exact"/>
        <w:ind w:left="0" w:firstLine="0"/>
        <w:jc w:val="left"/>
        <w:rPr>
          <w:ins w:id="885249" w:author="Claude" w:date="2026-10-07T12:00:00Z"/>
        </w:rPr>
      </w:pPr>
      <w:ins w:id="885482" w:author="Claude" w:date="2026-10-07T12:00:00Z">
        <w:r>
          <w:rPr>
            <w:rFonts w:ascii="Consolas" w:hAnsi="Consolas" w:cs="Consolas"/>
            <w:sz w:val="14"/>
            <w:szCs w:val="14"/>
          </w:rPr>
          <w:t xml:space="preserve"> 233                  if v is None:</w:t>
        </w:r>
      </w:ins>
    </w:p>
    <w:p>
      <w:pPr>
        <w:shd w:val="clear" w:color="auto" w:fill="F7F7F7"/>
        <w:spacing w:before="0" w:after="0" w:line="180" w:lineRule="exact"/>
        <w:ind w:left="0" w:firstLine="0"/>
        <w:jc w:val="left"/>
        <w:rPr>
          <w:ins w:id="885249" w:author="Claude" w:date="2026-10-07T12:00:00Z"/>
        </w:rPr>
      </w:pPr>
      <w:ins w:id="885483" w:author="Claude" w:date="2026-10-07T12:00:00Z">
        <w:r>
          <w:rPr>
            <w:rFonts w:ascii="Consolas" w:hAnsi="Consolas" w:cs="Consolas"/>
            <w:sz w:val="14"/>
            <w:szCs w:val="14"/>
          </w:rPr>
          <w:t xml:space="preserve"> 234                      self.saida("  ⚠ Escolha obrigatória.")</w:t>
        </w:r>
      </w:ins>
    </w:p>
    <w:p>
      <w:pPr>
        <w:shd w:val="clear" w:color="auto" w:fill="F7F7F7"/>
        <w:spacing w:before="0" w:after="0" w:line="180" w:lineRule="exact"/>
        <w:ind w:left="0" w:firstLine="0"/>
        <w:jc w:val="left"/>
        <w:rPr>
          <w:ins w:id="885249" w:author="Claude" w:date="2026-10-07T12:00:00Z"/>
        </w:rPr>
      </w:pPr>
      <w:ins w:id="885484" w:author="Claude" w:date="2026-10-07T12:00:00Z">
        <w:r>
          <w:rPr>
            <w:rFonts w:ascii="Consolas" w:hAnsi="Consolas" w:cs="Consolas"/>
            <w:sz w:val="14"/>
            <w:szCs w:val="14"/>
          </w:rPr>
          <w:t xml:space="preserve"> 235                      continue</w:t>
        </w:r>
      </w:ins>
    </w:p>
    <w:p>
      <w:pPr>
        <w:shd w:val="clear" w:color="auto" w:fill="F7F7F7"/>
        <w:spacing w:before="0" w:after="0" w:line="180" w:lineRule="exact"/>
        <w:ind w:left="0" w:firstLine="0"/>
        <w:jc w:val="left"/>
        <w:rPr>
          <w:ins w:id="885249" w:author="Claude" w:date="2026-10-07T12:00:00Z"/>
        </w:rPr>
      </w:pPr>
      <w:ins w:id="885485" w:author="Claude" w:date="2026-10-07T12:00:00Z">
        <w:r>
          <w:rPr>
            <w:rFonts w:ascii="Consolas" w:hAnsi="Consolas" w:cs="Consolas"/>
            <w:sz w:val="14"/>
            <w:szCs w:val="14"/>
          </w:rPr>
          <w:t xml:space="preserve"> 236                  return chaves[v - 1], origem</w:t>
        </w:r>
      </w:ins>
    </w:p>
    <w:p>
      <w:pPr>
        <w:shd w:val="clear" w:color="auto" w:fill="F7F7F7"/>
        <w:spacing w:before="0" w:after="0" w:line="180" w:lineRule="exact"/>
        <w:ind w:left="0" w:firstLine="0"/>
        <w:jc w:val="left"/>
        <w:rPr>
          <w:ins w:id="885249" w:author="Claude" w:date="2026-10-07T12:00:00Z"/>
        </w:rPr>
      </w:pPr>
      <w:ins w:id="885486" w:author="Claude" w:date="2026-10-07T12:00:00Z">
        <w:r>
          <w:rPr>
            <w:rFonts w:ascii="Consolas" w:hAnsi="Consolas" w:cs="Consolas"/>
            <w:sz w:val="14"/>
            <w:szCs w:val="14"/>
          </w:rPr>
          <w:t xml:space="preserve"> 237              if txt.isdecimal() and 1 &lt;= int(txt) &lt;= len(opcoes):</w:t>
        </w:r>
      </w:ins>
    </w:p>
    <w:p>
      <w:pPr>
        <w:shd w:val="clear" w:color="auto" w:fill="F7F7F7"/>
        <w:spacing w:before="0" w:after="0" w:line="180" w:lineRule="exact"/>
        <w:ind w:left="0" w:firstLine="0"/>
        <w:jc w:val="left"/>
        <w:rPr>
          <w:ins w:id="885249" w:author="Claude" w:date="2026-10-07T12:00:00Z"/>
        </w:rPr>
      </w:pPr>
      <w:ins w:id="885487" w:author="Claude" w:date="2026-10-07T12:00:00Z">
        <w:r>
          <w:rPr>
            <w:rFonts w:ascii="Consolas" w:hAnsi="Consolas" w:cs="Consolas"/>
            <w:sz w:val="14"/>
            <w:szCs w:val="14"/>
          </w:rPr>
          <w:t xml:space="preserve"> 238                  return chaves[int(txt) - 1], "usuario"</w:t>
        </w:r>
      </w:ins>
    </w:p>
    <w:p>
      <w:pPr>
        <w:shd w:val="clear" w:color="auto" w:fill="F7F7F7"/>
        <w:spacing w:before="0" w:after="0" w:line="180" w:lineRule="exact"/>
        <w:ind w:left="0" w:firstLine="0"/>
        <w:jc w:val="left"/>
        <w:rPr>
          <w:ins w:id="885249" w:author="Claude" w:date="2026-10-07T12:00:00Z"/>
        </w:rPr>
      </w:pPr>
      <w:ins w:id="885488" w:author="Claude" w:date="2026-10-07T12:00:00Z">
        <w:r>
          <w:rPr>
            <w:rFonts w:ascii="Consolas" w:hAnsi="Consolas" w:cs="Consolas"/>
            <w:sz w:val="14"/>
            <w:szCs w:val="14"/>
          </w:rPr>
          <w:t xml:space="preserve"> 239              if txt in chaves:</w:t>
        </w:r>
      </w:ins>
    </w:p>
    <w:p>
      <w:pPr>
        <w:shd w:val="clear" w:color="auto" w:fill="F7F7F7"/>
        <w:spacing w:before="0" w:after="0" w:line="180" w:lineRule="exact"/>
        <w:ind w:left="0" w:firstLine="0"/>
        <w:jc w:val="left"/>
        <w:rPr>
          <w:ins w:id="885249" w:author="Claude" w:date="2026-10-07T12:00:00Z"/>
        </w:rPr>
      </w:pPr>
      <w:ins w:id="885489" w:author="Claude" w:date="2026-10-07T12:00:00Z">
        <w:r>
          <w:rPr>
            <w:rFonts w:ascii="Consolas" w:hAnsi="Consolas" w:cs="Consolas"/>
            <w:sz w:val="14"/>
            <w:szCs w:val="14"/>
          </w:rPr>
          <w:t xml:space="preserve"> 240                  return txt, "usuario"</w:t>
        </w:r>
      </w:ins>
    </w:p>
    <w:p>
      <w:pPr>
        <w:shd w:val="clear" w:color="auto" w:fill="F7F7F7"/>
        <w:spacing w:before="0" w:after="0" w:line="180" w:lineRule="exact"/>
        <w:ind w:left="0" w:firstLine="0"/>
        <w:jc w:val="left"/>
        <w:rPr>
          <w:ins w:id="885249" w:author="Claude" w:date="2026-10-07T12:00:00Z"/>
        </w:rPr>
      </w:pPr>
      <w:ins w:id="885490" w:author="Claude" w:date="2026-10-07T12:00:00Z">
        <w:r>
          <w:rPr>
            <w:rFonts w:ascii="Consolas" w:hAnsi="Consolas" w:cs="Consolas"/>
            <w:sz w:val="14"/>
            <w:szCs w:val="14"/>
          </w:rPr>
          <w:t xml:space="preserve"> 241              self.saida("  ⚠ Opção inválida.")</w:t>
        </w:r>
      </w:ins>
    </w:p>
    <w:p>
      <w:pPr>
        <w:shd w:val="clear" w:color="auto" w:fill="F7F7F7"/>
        <w:spacing w:before="0" w:after="0" w:line="180" w:lineRule="exact"/>
        <w:ind w:left="0" w:firstLine="0"/>
        <w:jc w:val="left"/>
        <w:rPr>
          <w:ins w:id="885249" w:author="Claude" w:date="2026-10-07T12:00:00Z"/>
        </w:rPr>
      </w:pPr>
      <w:ins w:id="885491" w:author="Claude" w:date="2026-10-07T12:00:00Z">
        <w:r>
          <w:rPr>
            <w:rFonts w:ascii="Consolas" w:hAnsi="Consolas" w:cs="Consolas"/>
            <w:sz w:val="14"/>
            <w:szCs w:val="14"/>
          </w:rPr>
          <w:t xml:space="preserve"> 242  </w:t>
        </w:r>
      </w:ins>
    </w:p>
    <w:p>
      <w:pPr>
        <w:shd w:val="clear" w:color="auto" w:fill="F7F7F7"/>
        <w:spacing w:before="0" w:after="0" w:line="180" w:lineRule="exact"/>
        <w:ind w:left="0" w:firstLine="0"/>
        <w:jc w:val="left"/>
        <w:rPr>
          <w:ins w:id="885249" w:author="Claude" w:date="2026-10-07T12:00:00Z"/>
        </w:rPr>
      </w:pPr>
      <w:ins w:id="885492" w:author="Claude" w:date="2026-10-07T12:00:00Z">
        <w:r>
          <w:rPr>
            <w:rFonts w:ascii="Consolas" w:hAnsi="Consolas" w:cs="Consolas"/>
            <w:sz w:val="14"/>
            <w:szCs w:val="14"/>
          </w:rPr>
          <w:t xml:space="preserve"> 243      def sim_nao(self, rotulo: str, atual: Optional[bool] = None, referencia: Optional[bool] = None) -&gt; Tuple[bool, str]:</w:t>
        </w:r>
      </w:ins>
    </w:p>
    <w:p>
      <w:pPr>
        <w:shd w:val="clear" w:color="auto" w:fill="F7F7F7"/>
        <w:spacing w:before="0" w:after="0" w:line="180" w:lineRule="exact"/>
        <w:ind w:left="0" w:firstLine="0"/>
        <w:jc w:val="left"/>
        <w:rPr>
          <w:ins w:id="885249" w:author="Claude" w:date="2026-10-07T12:00:00Z"/>
        </w:rPr>
      </w:pPr>
      <w:ins w:id="885493" w:author="Claude" w:date="2026-10-07T12:00:00Z">
        <w:r>
          <w:rPr>
            <w:rFonts w:ascii="Consolas" w:hAnsi="Consolas" w:cs="Consolas"/>
            <w:sz w:val="14"/>
            <w:szCs w:val="14"/>
          </w:rPr>
          <w:t xml:space="preserve"> 244          while True:</w:t>
        </w:r>
      </w:ins>
    </w:p>
    <w:p>
      <w:pPr>
        <w:shd w:val="clear" w:color="auto" w:fill="F7F7F7"/>
        <w:spacing w:before="0" w:after="0" w:line="180" w:lineRule="exact"/>
        <w:ind w:left="0" w:firstLine="0"/>
        <w:jc w:val="left"/>
        <w:rPr>
          <w:ins w:id="885249" w:author="Claude" w:date="2026-10-07T12:00:00Z"/>
        </w:rPr>
      </w:pPr>
      <w:ins w:id="885494" w:author="Claude" w:date="2026-10-07T12:00:00Z">
        <w:r>
          <w:rPr>
            <w:rFonts w:ascii="Consolas" w:hAnsi="Consolas" w:cs="Consolas"/>
            <w:sz w:val="14"/>
            <w:szCs w:val="14"/>
          </w:rPr>
          <w:t xml:space="preserve"> 245              txt = self._ler(f"{rotulo} (s/n){self._sufixo(atual, referencia)}: ").lower()</w:t>
        </w:r>
      </w:ins>
    </w:p>
    <w:p>
      <w:pPr>
        <w:shd w:val="clear" w:color="auto" w:fill="F7F7F7"/>
        <w:spacing w:before="0" w:after="0" w:line="180" w:lineRule="exact"/>
        <w:ind w:left="0" w:firstLine="0"/>
        <w:jc w:val="left"/>
        <w:rPr>
          <w:ins w:id="885249" w:author="Claude" w:date="2026-10-07T12:00:00Z"/>
        </w:rPr>
      </w:pPr>
      <w:ins w:id="885495" w:author="Claude" w:date="2026-10-07T12:00:00Z">
        <w:r>
          <w:rPr>
            <w:rFonts w:ascii="Consolas" w:hAnsi="Consolas" w:cs="Consolas"/>
            <w:sz w:val="14"/>
            <w:szCs w:val="14"/>
          </w:rPr>
          <w:t xml:space="preserve"> 246              if not txt:</w:t>
        </w:r>
      </w:ins>
    </w:p>
    <w:p>
      <w:pPr>
        <w:shd w:val="clear" w:color="auto" w:fill="F7F7F7"/>
        <w:spacing w:before="0" w:after="0" w:line="180" w:lineRule="exact"/>
        <w:ind w:left="0" w:firstLine="0"/>
        <w:jc w:val="left"/>
        <w:rPr>
          <w:ins w:id="885249" w:author="Claude" w:date="2026-10-07T12:00:00Z"/>
        </w:rPr>
      </w:pPr>
      <w:ins w:id="885496" w:author="Claude" w:date="2026-10-07T12:00:00Z">
        <w:r>
          <w:rPr>
            <w:rFonts w:ascii="Consolas" w:hAnsi="Consolas" w:cs="Consolas"/>
            <w:sz w:val="14"/>
            <w:szCs w:val="14"/>
          </w:rPr>
          <w:t xml:space="preserve"> 247                  v, origem = self._padrao(atual, referencia)</w:t>
        </w:r>
      </w:ins>
    </w:p>
    <w:p>
      <w:pPr>
        <w:shd w:val="clear" w:color="auto" w:fill="F7F7F7"/>
        <w:spacing w:before="0" w:after="0" w:line="180" w:lineRule="exact"/>
        <w:ind w:left="0" w:firstLine="0"/>
        <w:jc w:val="left"/>
        <w:rPr>
          <w:ins w:id="885249" w:author="Claude" w:date="2026-10-07T12:00:00Z"/>
        </w:rPr>
      </w:pPr>
      <w:ins w:id="885497" w:author="Claude" w:date="2026-10-07T12:00:00Z">
        <w:r>
          <w:rPr>
            <w:rFonts w:ascii="Consolas" w:hAnsi="Consolas" w:cs="Consolas"/>
            <w:sz w:val="14"/>
            <w:szCs w:val="14"/>
          </w:rPr>
          <w:t xml:space="preserve"> 248                  if v is None:</w:t>
        </w:r>
      </w:ins>
    </w:p>
    <w:p>
      <w:pPr>
        <w:shd w:val="clear" w:color="auto" w:fill="F7F7F7"/>
        <w:spacing w:before="0" w:after="0" w:line="180" w:lineRule="exact"/>
        <w:ind w:left="0" w:firstLine="0"/>
        <w:jc w:val="left"/>
        <w:rPr>
          <w:ins w:id="885249" w:author="Claude" w:date="2026-10-07T12:00:00Z"/>
        </w:rPr>
      </w:pPr>
      <w:ins w:id="885498" w:author="Claude" w:date="2026-10-07T12:00:00Z">
        <w:r>
          <w:rPr>
            <w:rFonts w:ascii="Consolas" w:hAnsi="Consolas" w:cs="Consolas"/>
            <w:sz w:val="14"/>
            <w:szCs w:val="14"/>
          </w:rPr>
          <w:t xml:space="preserve"> 249                      self.saida("  ⚠ Responda s ou n.")</w:t>
        </w:r>
      </w:ins>
    </w:p>
    <w:p>
      <w:pPr>
        <w:shd w:val="clear" w:color="auto" w:fill="F7F7F7"/>
        <w:spacing w:before="0" w:after="0" w:line="180" w:lineRule="exact"/>
        <w:ind w:left="0" w:firstLine="0"/>
        <w:jc w:val="left"/>
        <w:rPr>
          <w:ins w:id="885249" w:author="Claude" w:date="2026-10-07T12:00:00Z"/>
        </w:rPr>
      </w:pPr>
      <w:ins w:id="885499" w:author="Claude" w:date="2026-10-07T12:00:00Z">
        <w:r>
          <w:rPr>
            <w:rFonts w:ascii="Consolas" w:hAnsi="Consolas" w:cs="Consolas"/>
            <w:sz w:val="14"/>
            <w:szCs w:val="14"/>
          </w:rPr>
          <w:t xml:space="preserve"> 250                      continue</w:t>
        </w:r>
      </w:ins>
    </w:p>
    <w:p>
      <w:pPr>
        <w:shd w:val="clear" w:color="auto" w:fill="F7F7F7"/>
        <w:spacing w:before="0" w:after="0" w:line="180" w:lineRule="exact"/>
        <w:ind w:left="0" w:firstLine="0"/>
        <w:jc w:val="left"/>
        <w:rPr>
          <w:ins w:id="885249" w:author="Claude" w:date="2026-10-07T12:00:00Z"/>
        </w:rPr>
      </w:pPr>
      <w:ins w:id="885500" w:author="Claude" w:date="2026-10-07T12:00:00Z">
        <w:r>
          <w:rPr>
            <w:rFonts w:ascii="Consolas" w:hAnsi="Consolas" w:cs="Consolas"/>
            <w:sz w:val="14"/>
            <w:szCs w:val="14"/>
          </w:rPr>
          <w:t xml:space="preserve"> 251                  return bool(v), origem</w:t>
        </w:r>
      </w:ins>
    </w:p>
    <w:p>
      <w:pPr>
        <w:shd w:val="clear" w:color="auto" w:fill="F7F7F7"/>
        <w:spacing w:before="0" w:after="0" w:line="180" w:lineRule="exact"/>
        <w:ind w:left="0" w:firstLine="0"/>
        <w:jc w:val="left"/>
        <w:rPr>
          <w:ins w:id="885249" w:author="Claude" w:date="2026-10-07T12:00:00Z"/>
        </w:rPr>
      </w:pPr>
      <w:ins w:id="885501" w:author="Claude" w:date="2026-10-07T12:00:00Z">
        <w:r>
          <w:rPr>
            <w:rFonts w:ascii="Consolas" w:hAnsi="Consolas" w:cs="Consolas"/>
            <w:sz w:val="14"/>
            <w:szCs w:val="14"/>
          </w:rPr>
          <w:t xml:space="preserve"> 252              if txt in ("s", "sim", "y"):</w:t>
        </w:r>
      </w:ins>
    </w:p>
    <w:p>
      <w:pPr>
        <w:shd w:val="clear" w:color="auto" w:fill="F7F7F7"/>
        <w:spacing w:before="0" w:after="0" w:line="180" w:lineRule="exact"/>
        <w:ind w:left="0" w:firstLine="0"/>
        <w:jc w:val="left"/>
        <w:rPr>
          <w:ins w:id="885249" w:author="Claude" w:date="2026-10-07T12:00:00Z"/>
        </w:rPr>
      </w:pPr>
      <w:ins w:id="885502" w:author="Claude" w:date="2026-10-07T12:00:00Z">
        <w:r>
          <w:rPr>
            <w:rFonts w:ascii="Consolas" w:hAnsi="Consolas" w:cs="Consolas"/>
            <w:sz w:val="14"/>
            <w:szCs w:val="14"/>
          </w:rPr>
          <w:t xml:space="preserve"> 253                  return True, "usuario"</w:t>
        </w:r>
      </w:ins>
    </w:p>
    <w:p>
      <w:pPr>
        <w:shd w:val="clear" w:color="auto" w:fill="F7F7F7"/>
        <w:spacing w:before="0" w:after="0" w:line="180" w:lineRule="exact"/>
        <w:ind w:left="0" w:firstLine="0"/>
        <w:jc w:val="left"/>
        <w:rPr>
          <w:ins w:id="885249" w:author="Claude" w:date="2026-10-07T12:00:00Z"/>
        </w:rPr>
      </w:pPr>
      <w:ins w:id="885503" w:author="Claude" w:date="2026-10-07T12:00:00Z">
        <w:r>
          <w:rPr>
            <w:rFonts w:ascii="Consolas" w:hAnsi="Consolas" w:cs="Consolas"/>
            <w:sz w:val="14"/>
            <w:szCs w:val="14"/>
          </w:rPr>
          <w:t xml:space="preserve"> 254              if txt in ("n", "nao", "não", "no"):</w:t>
        </w:r>
      </w:ins>
    </w:p>
    <w:p>
      <w:pPr>
        <w:shd w:val="clear" w:color="auto" w:fill="F7F7F7"/>
        <w:spacing w:before="0" w:after="0" w:line="180" w:lineRule="exact"/>
        <w:ind w:left="0" w:firstLine="0"/>
        <w:jc w:val="left"/>
        <w:rPr>
          <w:ins w:id="885249" w:author="Claude" w:date="2026-10-07T12:00:00Z"/>
        </w:rPr>
      </w:pPr>
      <w:ins w:id="885504" w:author="Claude" w:date="2026-10-07T12:00:00Z">
        <w:r>
          <w:rPr>
            <w:rFonts w:ascii="Consolas" w:hAnsi="Consolas" w:cs="Consolas"/>
            <w:sz w:val="14"/>
            <w:szCs w:val="14"/>
          </w:rPr>
          <w:t xml:space="preserve"> 255                  return False, "usuario"</w:t>
        </w:r>
      </w:ins>
    </w:p>
    <w:p>
      <w:pPr>
        <w:shd w:val="clear" w:color="auto" w:fill="F7F7F7"/>
        <w:spacing w:before="0" w:after="0" w:line="180" w:lineRule="exact"/>
        <w:ind w:left="0" w:firstLine="0"/>
        <w:jc w:val="left"/>
        <w:rPr>
          <w:ins w:id="885249" w:author="Claude" w:date="2026-10-07T12:00:00Z"/>
        </w:rPr>
      </w:pPr>
      <w:ins w:id="885505" w:author="Claude" w:date="2026-10-07T12:00:00Z">
        <w:r>
          <w:rPr>
            <w:rFonts w:ascii="Consolas" w:hAnsi="Consolas" w:cs="Consolas"/>
            <w:sz w:val="14"/>
            <w:szCs w:val="14"/>
          </w:rPr>
          <w:t xml:space="preserve"> 256              self.saida("  ⚠ Responda s ou n.")</w:t>
        </w:r>
      </w:ins>
    </w:p>
    <w:p>
      <w:pPr>
        <w:shd w:val="clear" w:color="auto" w:fill="F7F7F7"/>
        <w:spacing w:before="0" w:after="0" w:line="180" w:lineRule="exact"/>
        <w:ind w:left="0" w:firstLine="0"/>
        <w:jc w:val="left"/>
        <w:rPr>
          <w:ins w:id="885249" w:author="Claude" w:date="2026-10-07T12:00:00Z"/>
        </w:rPr>
      </w:pPr>
      <w:ins w:id="885506" w:author="Claude" w:date="2026-10-07T12:00:00Z">
        <w:r>
          <w:rPr>
            <w:rFonts w:ascii="Consolas" w:hAnsi="Consolas" w:cs="Consolas"/>
            <w:sz w:val="14"/>
            <w:szCs w:val="14"/>
          </w:rPr>
          <w:t xml:space="preserve"> 257  </w:t>
        </w:r>
      </w:ins>
    </w:p>
    <w:p>
      <w:pPr>
        <w:shd w:val="clear" w:color="auto" w:fill="F7F7F7"/>
        <w:spacing w:before="0" w:after="0" w:line="180" w:lineRule="exact"/>
        <w:ind w:left="0" w:firstLine="0"/>
        <w:jc w:val="left"/>
        <w:rPr>
          <w:ins w:id="885249" w:author="Claude" w:date="2026-10-07T12:00:00Z"/>
        </w:rPr>
      </w:pPr>
      <w:ins w:id="885507" w:author="Claude" w:date="2026-10-07T12:00:00Z">
        <w:r>
          <w:rPr>
            <w:rFonts w:ascii="Consolas" w:hAnsi="Consolas" w:cs="Consolas"/>
            <w:sz w:val="14"/>
            <w:szCs w:val="14"/>
          </w:rPr>
          <w:t xml:space="preserve"> 258      def texto(self, rotulo: str, atual: Optional[str] = None, obrigatorio: bool = True, referencia: Optional[str] = None) -&gt; str:</w:t>
        </w:r>
      </w:ins>
    </w:p>
    <w:p>
      <w:pPr>
        <w:shd w:val="clear" w:color="auto" w:fill="F7F7F7"/>
        <w:spacing w:before="0" w:after="0" w:line="180" w:lineRule="exact"/>
        <w:ind w:left="0" w:firstLine="0"/>
        <w:jc w:val="left"/>
        <w:rPr>
          <w:ins w:id="885249" w:author="Claude" w:date="2026-10-07T12:00:00Z"/>
        </w:rPr>
      </w:pPr>
      <w:ins w:id="885508" w:author="Claude" w:date="2026-10-07T12:00:00Z">
        <w:r>
          <w:rPr>
            <w:rFonts w:ascii="Consolas" w:hAnsi="Consolas" w:cs="Consolas"/>
            <w:sz w:val="14"/>
            <w:szCs w:val="14"/>
          </w:rPr>
          <w:t xml:space="preserve"> 259          while True:</w:t>
        </w:r>
      </w:ins>
    </w:p>
    <w:p>
      <w:pPr>
        <w:shd w:val="clear" w:color="auto" w:fill="F7F7F7"/>
        <w:spacing w:before="0" w:after="0" w:line="180" w:lineRule="exact"/>
        <w:ind w:left="0" w:firstLine="0"/>
        <w:jc w:val="left"/>
        <w:rPr>
          <w:ins w:id="885249" w:author="Claude" w:date="2026-10-07T12:00:00Z"/>
        </w:rPr>
      </w:pPr>
      <w:ins w:id="885509" w:author="Claude" w:date="2026-10-07T12:00:00Z">
        <w:r>
          <w:rPr>
            <w:rFonts w:ascii="Consolas" w:hAnsi="Consolas" w:cs="Consolas"/>
            <w:sz w:val="14"/>
            <w:szCs w:val="14"/>
          </w:rPr>
          <w:t xml:space="preserve"> 260              txt = self._ler(f"{rotulo}{self._sufixo(atual or None, referencia)}: ")</w:t>
        </w:r>
      </w:ins>
    </w:p>
    <w:p>
      <w:pPr>
        <w:shd w:val="clear" w:color="auto" w:fill="F7F7F7"/>
        <w:spacing w:before="0" w:after="0" w:line="180" w:lineRule="exact"/>
        <w:ind w:left="0" w:firstLine="0"/>
        <w:jc w:val="left"/>
        <w:rPr>
          <w:ins w:id="885249" w:author="Claude" w:date="2026-10-07T12:00:00Z"/>
        </w:rPr>
      </w:pPr>
      <w:ins w:id="885510" w:author="Claude" w:date="2026-10-07T12:00:00Z">
        <w:r>
          <w:rPr>
            <w:rFonts w:ascii="Consolas" w:hAnsi="Consolas" w:cs="Consolas"/>
            <w:sz w:val="14"/>
            <w:szCs w:val="14"/>
          </w:rPr>
          <w:t xml:space="preserve"> 261              if txt:</w:t>
        </w:r>
      </w:ins>
    </w:p>
    <w:p>
      <w:pPr>
        <w:shd w:val="clear" w:color="auto" w:fill="F7F7F7"/>
        <w:spacing w:before="0" w:after="0" w:line="180" w:lineRule="exact"/>
        <w:ind w:left="0" w:firstLine="0"/>
        <w:jc w:val="left"/>
        <w:rPr>
          <w:ins w:id="885249" w:author="Claude" w:date="2026-10-07T12:00:00Z"/>
        </w:rPr>
      </w:pPr>
      <w:ins w:id="885511" w:author="Claude" w:date="2026-10-07T12:00:00Z">
        <w:r>
          <w:rPr>
            <w:rFonts w:ascii="Consolas" w:hAnsi="Consolas" w:cs="Consolas"/>
            <w:sz w:val="14"/>
            <w:szCs w:val="14"/>
          </w:rPr>
          <w:t xml:space="preserve"> 262                  return txt</w:t>
        </w:r>
      </w:ins>
    </w:p>
    <w:p>
      <w:pPr>
        <w:shd w:val="clear" w:color="auto" w:fill="F7F7F7"/>
        <w:spacing w:before="0" w:after="0" w:line="180" w:lineRule="exact"/>
        <w:ind w:left="0" w:firstLine="0"/>
        <w:jc w:val="left"/>
        <w:rPr>
          <w:ins w:id="885249" w:author="Claude" w:date="2026-10-07T12:00:00Z"/>
        </w:rPr>
      </w:pPr>
      <w:ins w:id="885512" w:author="Claude" w:date="2026-10-07T12:00:00Z">
        <w:r>
          <w:rPr>
            <w:rFonts w:ascii="Consolas" w:hAnsi="Consolas" w:cs="Consolas"/>
            <w:sz w:val="14"/>
            <w:szCs w:val="14"/>
          </w:rPr>
          <w:t xml:space="preserve"> 263              v, _ = self._padrao(atual or None, referencia)</w:t>
        </w:r>
      </w:ins>
    </w:p>
    <w:p>
      <w:pPr>
        <w:shd w:val="clear" w:color="auto" w:fill="F7F7F7"/>
        <w:spacing w:before="0" w:after="0" w:line="180" w:lineRule="exact"/>
        <w:ind w:left="0" w:firstLine="0"/>
        <w:jc w:val="left"/>
        <w:rPr>
          <w:ins w:id="885249" w:author="Claude" w:date="2026-10-07T12:00:00Z"/>
        </w:rPr>
      </w:pPr>
      <w:ins w:id="885513" w:author="Claude" w:date="2026-10-07T12:00:00Z">
        <w:r>
          <w:rPr>
            <w:rFonts w:ascii="Consolas" w:hAnsi="Consolas" w:cs="Consolas"/>
            <w:sz w:val="14"/>
            <w:szCs w:val="14"/>
          </w:rPr>
          <w:t xml:space="preserve"> 264              if v is not None:</w:t>
        </w:r>
      </w:ins>
    </w:p>
    <w:p>
      <w:pPr>
        <w:shd w:val="clear" w:color="auto" w:fill="F7F7F7"/>
        <w:spacing w:before="0" w:after="0" w:line="180" w:lineRule="exact"/>
        <w:ind w:left="0" w:firstLine="0"/>
        <w:jc w:val="left"/>
        <w:rPr>
          <w:ins w:id="885249" w:author="Claude" w:date="2026-10-07T12:00:00Z"/>
        </w:rPr>
      </w:pPr>
      <w:ins w:id="885514" w:author="Claude" w:date="2026-10-07T12:00:00Z">
        <w:r>
          <w:rPr>
            <w:rFonts w:ascii="Consolas" w:hAnsi="Consolas" w:cs="Consolas"/>
            <w:sz w:val="14"/>
            <w:szCs w:val="14"/>
          </w:rPr>
          <w:t xml:space="preserve"> 265                  return v</w:t>
        </w:r>
      </w:ins>
    </w:p>
    <w:p>
      <w:pPr>
        <w:shd w:val="clear" w:color="auto" w:fill="F7F7F7"/>
        <w:spacing w:before="0" w:after="0" w:line="180" w:lineRule="exact"/>
        <w:ind w:left="0" w:firstLine="0"/>
        <w:jc w:val="left"/>
        <w:rPr>
          <w:ins w:id="885249" w:author="Claude" w:date="2026-10-07T12:00:00Z"/>
        </w:rPr>
      </w:pPr>
      <w:ins w:id="885515" w:author="Claude" w:date="2026-10-07T12:00:00Z">
        <w:r>
          <w:rPr>
            <w:rFonts w:ascii="Consolas" w:hAnsi="Consolas" w:cs="Consolas"/>
            <w:sz w:val="14"/>
            <w:szCs w:val="14"/>
          </w:rPr>
          <w:t xml:space="preserve"> 266              if not obrigatorio:</w:t>
        </w:r>
      </w:ins>
    </w:p>
    <w:p>
      <w:pPr>
        <w:shd w:val="clear" w:color="auto" w:fill="F7F7F7"/>
        <w:spacing w:before="0" w:after="0" w:line="180" w:lineRule="exact"/>
        <w:ind w:left="0" w:firstLine="0"/>
        <w:jc w:val="left"/>
        <w:rPr>
          <w:ins w:id="885249" w:author="Claude" w:date="2026-10-07T12:00:00Z"/>
        </w:rPr>
      </w:pPr>
      <w:ins w:id="885516" w:author="Claude" w:date="2026-10-07T12:00:00Z">
        <w:r>
          <w:rPr>
            <w:rFonts w:ascii="Consolas" w:hAnsi="Consolas" w:cs="Consolas"/>
            <w:sz w:val="14"/>
            <w:szCs w:val="14"/>
          </w:rPr>
          <w:t xml:space="preserve"> 267                  return ""</w:t>
        </w:r>
      </w:ins>
    </w:p>
    <w:p>
      <w:pPr>
        <w:shd w:val="clear" w:color="auto" w:fill="F7F7F7"/>
        <w:spacing w:before="0" w:after="0" w:line="180" w:lineRule="exact"/>
        <w:ind w:left="0" w:firstLine="0"/>
        <w:jc w:val="left"/>
        <w:rPr>
          <w:ins w:id="885249" w:author="Claude" w:date="2026-10-07T12:00:00Z"/>
        </w:rPr>
      </w:pPr>
      <w:ins w:id="885517" w:author="Claude" w:date="2026-10-07T12:00:00Z">
        <w:r>
          <w:rPr>
            <w:rFonts w:ascii="Consolas" w:hAnsi="Consolas" w:cs="Consolas"/>
            <w:sz w:val="14"/>
            <w:szCs w:val="14"/>
          </w:rPr>
          <w:t xml:space="preserve"> 268              self.saida("  ⚠ Texto obrigatório.")</w:t>
        </w:r>
      </w:ins>
    </w:p>
    <w:p>
      <w:pPr>
        <w:shd w:val="clear" w:color="auto" w:fill="F7F7F7"/>
        <w:spacing w:before="0" w:after="0" w:line="180" w:lineRule="exact"/>
        <w:ind w:left="0" w:firstLine="0"/>
        <w:jc w:val="left"/>
        <w:rPr>
          <w:ins w:id="885249" w:author="Claude" w:date="2026-10-07T12:00:00Z"/>
        </w:rPr>
      </w:pPr>
      <w:ins w:id="885518" w:author="Claude" w:date="2026-10-07T12:00:00Z">
        <w:r>
          <w:rPr>
            <w:rFonts w:ascii="Consolas" w:hAnsi="Consolas" w:cs="Consolas"/>
            <w:sz w:val="14"/>
            <w:szCs w:val="14"/>
          </w:rPr>
          <w:t xml:space="preserve"> 269  </w:t>
        </w:r>
      </w:ins>
    </w:p>
    <w:p>
      <w:pPr>
        <w:shd w:val="clear" w:color="auto" w:fill="F7F7F7"/>
        <w:spacing w:before="0" w:after="0" w:line="180" w:lineRule="exact"/>
        <w:ind w:left="0" w:firstLine="0"/>
        <w:jc w:val="left"/>
        <w:rPr>
          <w:ins w:id="885249" w:author="Claude" w:date="2026-10-07T12:00:00Z"/>
        </w:rPr>
      </w:pPr>
      <w:ins w:id="885519" w:author="Claude" w:date="2026-10-07T12:00:00Z">
        <w:r>
          <w:rPr>
            <w:rFonts w:ascii="Consolas" w:hAnsi="Consolas" w:cs="Consolas"/>
            <w:sz w:val="14"/>
            <w:szCs w:val="14"/>
          </w:rPr>
          <w:t xml:space="preserve"> 270      # -- atalhos que leem e gravam diretamente na configuração ----------------</w:t>
        </w:r>
      </w:ins>
    </w:p>
    <w:p>
      <w:pPr>
        <w:shd w:val="clear" w:color="auto" w:fill="F7F7F7"/>
        <w:spacing w:before="0" w:after="0" w:line="180" w:lineRule="exact"/>
        <w:ind w:left="0" w:firstLine="0"/>
        <w:jc w:val="left"/>
        <w:rPr>
          <w:ins w:id="885249" w:author="Claude" w:date="2026-10-07T12:00:00Z"/>
        </w:rPr>
      </w:pPr>
      <w:ins w:id="885520" w:author="Claude" w:date="2026-10-07T12:00:00Z">
        <w:r>
          <w:rPr>
            <w:rFonts w:ascii="Consolas" w:hAnsi="Consolas" w:cs="Consolas"/>
            <w:sz w:val="14"/>
            <w:szCs w:val="14"/>
          </w:rPr>
          <w:t xml:space="preserve"> 271      def _registrar(self, caminho: str, origem: str, fonte_ref: Optional[Fonte]):</w:t>
        </w:r>
      </w:ins>
    </w:p>
    <w:p>
      <w:pPr>
        <w:shd w:val="clear" w:color="auto" w:fill="F7F7F7"/>
        <w:spacing w:before="0" w:after="0" w:line="180" w:lineRule="exact"/>
        <w:ind w:left="0" w:firstLine="0"/>
        <w:jc w:val="left"/>
        <w:rPr>
          <w:ins w:id="885249" w:author="Claude" w:date="2026-10-07T12:00:00Z"/>
        </w:rPr>
      </w:pPr>
      <w:ins w:id="885521" w:author="Claude" w:date="2026-10-07T12:00:00Z">
        <w:r>
          <w:rPr>
            <w:rFonts w:ascii="Consolas" w:hAnsi="Consolas" w:cs="Consolas"/>
            <w:sz w:val="14"/>
            <w:szCs w:val="14"/>
          </w:rPr>
          <w:t xml:space="preserve"> 272          if origem == "usuario":</w:t>
        </w:r>
      </w:ins>
    </w:p>
    <w:p>
      <w:pPr>
        <w:shd w:val="clear" w:color="auto" w:fill="F7F7F7"/>
        <w:spacing w:before="0" w:after="0" w:line="180" w:lineRule="exact"/>
        <w:ind w:left="0" w:firstLine="0"/>
        <w:jc w:val="left"/>
        <w:rPr>
          <w:ins w:id="885249" w:author="Claude" w:date="2026-10-07T12:00:00Z"/>
        </w:rPr>
      </w:pPr>
      <w:ins w:id="885522" w:author="Claude" w:date="2026-10-07T12:00:00Z">
        <w:r>
          <w:rPr>
            <w:rFonts w:ascii="Consolas" w:hAnsi="Consolas" w:cs="Consolas"/>
            <w:sz w:val="14"/>
            <w:szCs w:val="14"/>
          </w:rPr>
          <w:t xml:space="preserve"> 273              self.digitados.append(caminho)</w:t>
        </w:r>
      </w:ins>
    </w:p>
    <w:p>
      <w:pPr>
        <w:shd w:val="clear" w:color="auto" w:fill="F7F7F7"/>
        <w:spacing w:before="0" w:after="0" w:line="180" w:lineRule="exact"/>
        <w:ind w:left="0" w:firstLine="0"/>
        <w:jc w:val="left"/>
        <w:rPr>
          <w:ins w:id="885249" w:author="Claude" w:date="2026-10-07T12:00:00Z"/>
        </w:rPr>
      </w:pPr>
      <w:ins w:id="885523" w:author="Claude" w:date="2026-10-07T12:00:00Z">
        <w:r>
          <w:rPr>
            <w:rFonts w:ascii="Consolas" w:hAnsi="Consolas" w:cs="Consolas"/>
            <w:sz w:val="14"/>
            <w:szCs w:val="14"/>
          </w:rPr>
          <w:t xml:space="preserve"> 274              self.referencias.pop(caminho, None)</w:t>
        </w:r>
      </w:ins>
    </w:p>
    <w:p>
      <w:pPr>
        <w:shd w:val="clear" w:color="auto" w:fill="F7F7F7"/>
        <w:spacing w:before="0" w:after="0" w:line="180" w:lineRule="exact"/>
        <w:ind w:left="0" w:firstLine="0"/>
        <w:jc w:val="left"/>
        <w:rPr>
          <w:ins w:id="885249" w:author="Claude" w:date="2026-10-07T12:00:00Z"/>
        </w:rPr>
      </w:pPr>
      <w:ins w:id="885524" w:author="Claude" w:date="2026-10-07T12:00:00Z">
        <w:r>
          <w:rPr>
            <w:rFonts w:ascii="Consolas" w:hAnsi="Consolas" w:cs="Consolas"/>
            <w:sz w:val="14"/>
            <w:szCs w:val="14"/>
          </w:rPr>
          <w:t xml:space="preserve"> 275          elif origem == "referencia" and fonte_ref is not None:</w:t>
        </w:r>
      </w:ins>
    </w:p>
    <w:p>
      <w:pPr>
        <w:shd w:val="clear" w:color="auto" w:fill="F7F7F7"/>
        <w:spacing w:before="0" w:after="0" w:line="180" w:lineRule="exact"/>
        <w:ind w:left="0" w:firstLine="0"/>
        <w:jc w:val="left"/>
        <w:rPr>
          <w:ins w:id="885249" w:author="Claude" w:date="2026-10-07T12:00:00Z"/>
        </w:rPr>
      </w:pPr>
      <w:ins w:id="885525" w:author="Claude" w:date="2026-10-07T12:00:00Z">
        <w:r>
          <w:rPr>
            <w:rFonts w:ascii="Consolas" w:hAnsi="Consolas" w:cs="Consolas"/>
            <w:sz w:val="14"/>
            <w:szCs w:val="14"/>
          </w:rPr>
          <w:t xml:space="preserve"> 276              self.referencias[caminho] = fonte_ref</w:t>
        </w:r>
      </w:ins>
    </w:p>
    <w:p>
      <w:pPr>
        <w:shd w:val="clear" w:color="auto" w:fill="F7F7F7"/>
        <w:spacing w:before="0" w:after="0" w:line="180" w:lineRule="exact"/>
        <w:ind w:left="0" w:firstLine="0"/>
        <w:jc w:val="left"/>
        <w:rPr>
          <w:ins w:id="885249" w:author="Claude" w:date="2026-10-07T12:00:00Z"/>
        </w:rPr>
      </w:pPr>
      <w:ins w:id="885526" w:author="Claude" w:date="2026-10-07T12:00:00Z">
        <w:r>
          <w:rPr>
            <w:rFonts w:ascii="Consolas" w:hAnsi="Consolas" w:cs="Consolas"/>
            <w:sz w:val="14"/>
            <w:szCs w:val="14"/>
          </w:rPr>
          <w:t xml:space="preserve"> 277  </w:t>
        </w:r>
      </w:ins>
    </w:p>
    <w:p>
      <w:pPr>
        <w:shd w:val="clear" w:color="auto" w:fill="F7F7F7"/>
        <w:spacing w:before="0" w:after="0" w:line="180" w:lineRule="exact"/>
        <w:ind w:left="0" w:firstLine="0"/>
        <w:jc w:val="left"/>
        <w:rPr>
          <w:ins w:id="885249" w:author="Claude" w:date="2026-10-07T12:00:00Z"/>
        </w:rPr>
      </w:pPr>
      <w:ins w:id="885527" w:author="Claude" w:date="2026-10-07T12:00:00Z">
        <w:r>
          <w:rPr>
            <w:rFonts w:ascii="Consolas" w:hAnsi="Consolas" w:cs="Consolas"/>
            <w:sz w:val="14"/>
            <w:szCs w:val="14"/>
          </w:rPr>
          <w:t xml:space="preserve"> 278      def campo(self, cfg: EVTEASConfig, caminho: str, rotulo: str, minimo=None, maximo=None, inteiro=False,</w:t>
        </w:r>
      </w:ins>
    </w:p>
    <w:p>
      <w:pPr>
        <w:shd w:val="clear" w:color="auto" w:fill="F7F7F7"/>
        <w:spacing w:before="0" w:after="0" w:line="180" w:lineRule="exact"/>
        <w:ind w:left="0" w:firstLine="0"/>
        <w:jc w:val="left"/>
        <w:rPr>
          <w:ins w:id="885249" w:author="Claude" w:date="2026-10-07T12:00:00Z"/>
        </w:rPr>
      </w:pPr>
      <w:ins w:id="885528" w:author="Claude" w:date="2026-10-07T12:00:00Z">
        <w:r>
          <w:rPr>
            <w:rFonts w:ascii="Consolas" w:hAnsi="Consolas" w:cs="Consolas"/>
            <w:sz w:val="14"/>
            <w:szCs w:val="14"/>
          </w:rPr>
          <w:t xml:space="preserve"> 279                referencia=None, unidade: str = "", fonte_ref: Optional[Fonte] = None) -&gt; float:</w:t>
        </w:r>
      </w:ins>
    </w:p>
    <w:p>
      <w:pPr>
        <w:shd w:val="clear" w:color="auto" w:fill="F7F7F7"/>
        <w:spacing w:before="0" w:after="0" w:line="180" w:lineRule="exact"/>
        <w:ind w:left="0" w:firstLine="0"/>
        <w:jc w:val="left"/>
        <w:rPr>
          <w:ins w:id="885249" w:author="Claude" w:date="2026-10-07T12:00:00Z"/>
        </w:rPr>
      </w:pPr>
      <w:ins w:id="885529" w:author="Claude" w:date="2026-10-07T12:00:00Z">
        <w:r>
          <w:rPr>
            <w:rFonts w:ascii="Consolas" w:hAnsi="Consolas" w:cs="Consolas"/>
            <w:sz w:val="14"/>
            <w:szCs w:val="14"/>
          </w:rPr>
          <w:t xml:space="preserve"> 280          self.rotulos[caminho] = rotulo + (f" ({unidade})" if unidade else "")</w:t>
        </w:r>
      </w:ins>
    </w:p>
    <w:p>
      <w:pPr>
        <w:shd w:val="clear" w:color="auto" w:fill="F7F7F7"/>
        <w:spacing w:before="0" w:after="0" w:line="180" w:lineRule="exact"/>
        <w:ind w:left="0" w:firstLine="0"/>
        <w:jc w:val="left"/>
        <w:rPr>
          <w:ins w:id="885249" w:author="Claude" w:date="2026-10-07T12:00:00Z"/>
        </w:rPr>
      </w:pPr>
      <w:ins w:id="885530" w:author="Claude" w:date="2026-10-07T12:00:00Z">
        <w:r>
          <w:rPr>
            <w:rFonts w:ascii="Consolas" w:hAnsi="Consolas" w:cs="Consolas"/>
            <w:sz w:val="14"/>
            <w:szCs w:val="14"/>
          </w:rPr>
          <w:t xml:space="preserve"> 281          atual = obter_por_caminho(cfg, caminho)</w:t>
        </w:r>
      </w:ins>
    </w:p>
    <w:p>
      <w:pPr>
        <w:shd w:val="clear" w:color="auto" w:fill="F7F7F7"/>
        <w:spacing w:before="0" w:after="0" w:line="180" w:lineRule="exact"/>
        <w:ind w:left="0" w:firstLine="0"/>
        <w:jc w:val="left"/>
        <w:rPr>
          <w:ins w:id="885249" w:author="Claude" w:date="2026-10-07T12:00:00Z"/>
        </w:rPr>
      </w:pPr>
      <w:ins w:id="885531" w:author="Claude" w:date="2026-10-07T12:00:00Z">
        <w:r>
          <w:rPr>
            <w:rFonts w:ascii="Consolas" w:hAnsi="Consolas" w:cs="Consolas"/>
            <w:sz w:val="14"/>
            <w:szCs w:val="14"/>
          </w:rPr>
          <w:t xml:space="preserve"> 282          v, origem = self.numero(rotulo, atual, minimo, maximo, inteiro, referencia, unidade)</w:t>
        </w:r>
      </w:ins>
    </w:p>
    <w:p>
      <w:pPr>
        <w:shd w:val="clear" w:color="auto" w:fill="F7F7F7"/>
        <w:spacing w:before="0" w:after="0" w:line="180" w:lineRule="exact"/>
        <w:ind w:left="0" w:firstLine="0"/>
        <w:jc w:val="left"/>
        <w:rPr>
          <w:ins w:id="885249" w:author="Claude" w:date="2026-10-07T12:00:00Z"/>
        </w:rPr>
      </w:pPr>
      <w:ins w:id="885532" w:author="Claude" w:date="2026-10-07T12:00:00Z">
        <w:r>
          <w:rPr>
            <w:rFonts w:ascii="Consolas" w:hAnsi="Consolas" w:cs="Consolas"/>
            <w:sz w:val="14"/>
            <w:szCs w:val="14"/>
          </w:rPr>
          <w:t xml:space="preserve"> 283          definir_por_caminho(cfg, caminho, v)</w:t>
        </w:r>
      </w:ins>
    </w:p>
    <w:p>
      <w:pPr>
        <w:shd w:val="clear" w:color="auto" w:fill="F7F7F7"/>
        <w:spacing w:before="0" w:after="0" w:line="180" w:lineRule="exact"/>
        <w:ind w:left="0" w:firstLine="0"/>
        <w:jc w:val="left"/>
        <w:rPr>
          <w:ins w:id="885249" w:author="Claude" w:date="2026-10-07T12:00:00Z"/>
        </w:rPr>
      </w:pPr>
      <w:ins w:id="885533" w:author="Claude" w:date="2026-10-07T12:00:00Z">
        <w:r>
          <w:rPr>
            <w:rFonts w:ascii="Consolas" w:hAnsi="Consolas" w:cs="Consolas"/>
            <w:sz w:val="14"/>
            <w:szCs w:val="14"/>
          </w:rPr>
          <w:t xml:space="preserve"> 284          self._registrar(caminho, origem, fonte_ref)</w:t>
        </w:r>
      </w:ins>
    </w:p>
    <w:p>
      <w:pPr>
        <w:shd w:val="clear" w:color="auto" w:fill="F7F7F7"/>
        <w:spacing w:before="0" w:after="0" w:line="180" w:lineRule="exact"/>
        <w:ind w:left="0" w:firstLine="0"/>
        <w:jc w:val="left"/>
        <w:rPr>
          <w:ins w:id="885249" w:author="Claude" w:date="2026-10-07T12:00:00Z"/>
        </w:rPr>
      </w:pPr>
      <w:ins w:id="885534" w:author="Claude" w:date="2026-10-07T12:00:00Z">
        <w:r>
          <w:rPr>
            <w:rFonts w:ascii="Consolas" w:hAnsi="Consolas" w:cs="Consolas"/>
            <w:sz w:val="14"/>
            <w:szCs w:val="14"/>
          </w:rPr>
          <w:t xml:space="preserve"> 285          return v</w:t>
        </w:r>
      </w:ins>
    </w:p>
    <w:p>
      <w:pPr>
        <w:shd w:val="clear" w:color="auto" w:fill="F7F7F7"/>
        <w:spacing w:before="0" w:after="0" w:line="180" w:lineRule="exact"/>
        <w:ind w:left="0" w:firstLine="0"/>
        <w:jc w:val="left"/>
        <w:rPr>
          <w:ins w:id="885249" w:author="Claude" w:date="2026-10-07T12:00:00Z"/>
        </w:rPr>
      </w:pPr>
      <w:ins w:id="885535" w:author="Claude" w:date="2026-10-07T12:00:00Z">
        <w:r>
          <w:rPr>
            <w:rFonts w:ascii="Consolas" w:hAnsi="Consolas" w:cs="Consolas"/>
            <w:sz w:val="14"/>
            <w:szCs w:val="14"/>
          </w:rPr>
          <w:t xml:space="preserve"> 286  </w:t>
        </w:r>
      </w:ins>
    </w:p>
    <w:p>
      <w:pPr>
        <w:shd w:val="clear" w:color="auto" w:fill="F7F7F7"/>
        <w:spacing w:before="0" w:after="0" w:line="180" w:lineRule="exact"/>
        <w:ind w:left="0" w:firstLine="0"/>
        <w:jc w:val="left"/>
        <w:rPr>
          <w:ins w:id="885249" w:author="Claude" w:date="2026-10-07T12:00:00Z"/>
        </w:rPr>
      </w:pPr>
      <w:ins w:id="885536" w:author="Claude" w:date="2026-10-07T12:00:00Z">
        <w:r>
          <w:rPr>
            <w:rFonts w:ascii="Consolas" w:hAnsi="Consolas" w:cs="Consolas"/>
            <w:sz w:val="14"/>
            <w:szCs w:val="14"/>
          </w:rPr>
          <w:t xml:space="preserve"> 287      def campo_pct(self, cfg, caminho, rotulo, minimo=0.0, maximo=100.0, referencia=None, fonte_ref=None) -&gt; float:</w:t>
        </w:r>
      </w:ins>
    </w:p>
    <w:p>
      <w:pPr>
        <w:shd w:val="clear" w:color="auto" w:fill="F7F7F7"/>
        <w:spacing w:before="0" w:after="0" w:line="180" w:lineRule="exact"/>
        <w:ind w:left="0" w:firstLine="0"/>
        <w:jc w:val="left"/>
        <w:rPr>
          <w:ins w:id="885249" w:author="Claude" w:date="2026-10-07T12:00:00Z"/>
        </w:rPr>
      </w:pPr>
      <w:ins w:id="885537" w:author="Claude" w:date="2026-10-07T12:00:00Z">
        <w:r>
          <w:rPr>
            <w:rFonts w:ascii="Consolas" w:hAnsi="Consolas" w:cs="Consolas"/>
            <w:sz w:val="14"/>
            <w:szCs w:val="14"/>
          </w:rPr>
          <w:t xml:space="preserve"> 288          return self.campo(cfg, caminho, rotulo, minimo, maximo, False, referencia, "%", fonte_ref)</w:t>
        </w:r>
      </w:ins>
    </w:p>
    <w:p>
      <w:pPr>
        <w:shd w:val="clear" w:color="auto" w:fill="F7F7F7"/>
        <w:spacing w:before="0" w:after="0" w:line="180" w:lineRule="exact"/>
        <w:ind w:left="0" w:firstLine="0"/>
        <w:jc w:val="left"/>
        <w:rPr>
          <w:ins w:id="885249" w:author="Claude" w:date="2026-10-07T12:00:00Z"/>
        </w:rPr>
      </w:pPr>
      <w:ins w:id="885538" w:author="Claude" w:date="2026-10-07T12:00:00Z">
        <w:r>
          <w:rPr>
            <w:rFonts w:ascii="Consolas" w:hAnsi="Consolas" w:cs="Consolas"/>
            <w:sz w:val="14"/>
            <w:szCs w:val="14"/>
          </w:rPr>
          <w:t xml:space="preserve"> 289  </w:t>
        </w:r>
      </w:ins>
    </w:p>
    <w:p>
      <w:pPr>
        <w:shd w:val="clear" w:color="auto" w:fill="F7F7F7"/>
        <w:spacing w:before="0" w:after="0" w:line="180" w:lineRule="exact"/>
        <w:ind w:left="0" w:firstLine="0"/>
        <w:jc w:val="left"/>
        <w:rPr>
          <w:ins w:id="885249" w:author="Claude" w:date="2026-10-07T12:00:00Z"/>
        </w:rPr>
      </w:pPr>
      <w:ins w:id="885539" w:author="Claude" w:date="2026-10-07T12:00:00Z">
        <w:r>
          <w:rPr>
            <w:rFonts w:ascii="Consolas" w:hAnsi="Consolas" w:cs="Consolas"/>
            <w:sz w:val="14"/>
            <w:szCs w:val="14"/>
          </w:rPr>
          <w:t xml:space="preserve"> 290      def campo_sn(self, cfg, caminho, rotulo, referencia=None) -&gt; bool:</w:t>
        </w:r>
      </w:ins>
    </w:p>
    <w:p>
      <w:pPr>
        <w:shd w:val="clear" w:color="auto" w:fill="F7F7F7"/>
        <w:spacing w:before="0" w:after="0" w:line="180" w:lineRule="exact"/>
        <w:ind w:left="0" w:firstLine="0"/>
        <w:jc w:val="left"/>
        <w:rPr>
          <w:ins w:id="885249" w:author="Claude" w:date="2026-10-07T12:00:00Z"/>
        </w:rPr>
      </w:pPr>
      <w:ins w:id="885540" w:author="Claude" w:date="2026-10-07T12:00:00Z">
        <w:r>
          <w:rPr>
            <w:rFonts w:ascii="Consolas" w:hAnsi="Consolas" w:cs="Consolas"/>
            <w:sz w:val="14"/>
            <w:szCs w:val="14"/>
          </w:rPr>
          <w:t xml:space="preserve"> 291          self.rotulos[caminho] = rotulo</w:t>
        </w:r>
      </w:ins>
    </w:p>
    <w:p>
      <w:pPr>
        <w:shd w:val="clear" w:color="auto" w:fill="F7F7F7"/>
        <w:spacing w:before="0" w:after="0" w:line="180" w:lineRule="exact"/>
        <w:ind w:left="0" w:firstLine="0"/>
        <w:jc w:val="left"/>
        <w:rPr>
          <w:ins w:id="885249" w:author="Claude" w:date="2026-10-07T12:00:00Z"/>
        </w:rPr>
      </w:pPr>
      <w:ins w:id="885541" w:author="Claude" w:date="2026-10-07T12:00:00Z">
        <w:r>
          <w:rPr>
            <w:rFonts w:ascii="Consolas" w:hAnsi="Consolas" w:cs="Consolas"/>
            <w:sz w:val="14"/>
            <w:szCs w:val="14"/>
          </w:rPr>
          <w:t xml:space="preserve"> 292          v, origem = self.sim_nao(rotulo, obter_por_caminho(cfg, caminho), referencia)</w:t>
        </w:r>
      </w:ins>
    </w:p>
    <w:p>
      <w:pPr>
        <w:shd w:val="clear" w:color="auto" w:fill="F7F7F7"/>
        <w:spacing w:before="0" w:after="0" w:line="180" w:lineRule="exact"/>
        <w:ind w:left="0" w:firstLine="0"/>
        <w:jc w:val="left"/>
        <w:rPr>
          <w:ins w:id="885249" w:author="Claude" w:date="2026-10-07T12:00:00Z"/>
        </w:rPr>
      </w:pPr>
      <w:ins w:id="885542" w:author="Claude" w:date="2026-10-07T12:00:00Z">
        <w:r>
          <w:rPr>
            <w:rFonts w:ascii="Consolas" w:hAnsi="Consolas" w:cs="Consolas"/>
            <w:sz w:val="14"/>
            <w:szCs w:val="14"/>
          </w:rPr>
          <w:t xml:space="preserve"> 293          definir_por_caminho(cfg, caminho, v)</w:t>
        </w:r>
      </w:ins>
    </w:p>
    <w:p>
      <w:pPr>
        <w:shd w:val="clear" w:color="auto" w:fill="F7F7F7"/>
        <w:spacing w:before="0" w:after="0" w:line="180" w:lineRule="exact"/>
        <w:ind w:left="0" w:firstLine="0"/>
        <w:jc w:val="left"/>
        <w:rPr>
          <w:ins w:id="885249" w:author="Claude" w:date="2026-10-07T12:00:00Z"/>
        </w:rPr>
      </w:pPr>
      <w:ins w:id="885543" w:author="Claude" w:date="2026-10-07T12:00:00Z">
        <w:r>
          <w:rPr>
            <w:rFonts w:ascii="Consolas" w:hAnsi="Consolas" w:cs="Consolas"/>
            <w:sz w:val="14"/>
            <w:szCs w:val="14"/>
          </w:rPr>
          <w:t xml:space="preserve"> 294          return v</w:t>
        </w:r>
      </w:ins>
    </w:p>
    <w:p>
      <w:pPr>
        <w:shd w:val="clear" w:color="auto" w:fill="F7F7F7"/>
        <w:spacing w:before="0" w:after="0" w:line="180" w:lineRule="exact"/>
        <w:ind w:left="0" w:firstLine="0"/>
        <w:jc w:val="left"/>
        <w:rPr>
          <w:ins w:id="885249" w:author="Claude" w:date="2026-10-07T12:00:00Z"/>
        </w:rPr>
      </w:pPr>
      <w:ins w:id="885544" w:author="Claude" w:date="2026-10-07T12:00:00Z">
        <w:r>
          <w:rPr>
            <w:rFonts w:ascii="Consolas" w:hAnsi="Consolas" w:cs="Consolas"/>
            <w:sz w:val="14"/>
            <w:szCs w:val="14"/>
          </w:rPr>
          <w:t xml:space="preserve"> 295  </w:t>
        </w:r>
      </w:ins>
    </w:p>
    <w:p>
      <w:pPr>
        <w:shd w:val="clear" w:color="auto" w:fill="F7F7F7"/>
        <w:spacing w:before="0" w:after="0" w:line="180" w:lineRule="exact"/>
        <w:ind w:left="0" w:firstLine="0"/>
        <w:jc w:val="left"/>
        <w:rPr>
          <w:ins w:id="885249" w:author="Claude" w:date="2026-10-07T12:00:00Z"/>
        </w:rPr>
      </w:pPr>
      <w:ins w:id="885545" w:author="Claude" w:date="2026-10-07T12:00:00Z">
        <w:r>
          <w:rPr>
            <w:rFonts w:ascii="Consolas" w:hAnsi="Consolas" w:cs="Consolas"/>
            <w:sz w:val="14"/>
            <w:szCs w:val="14"/>
          </w:rPr>
          <w:t xml:space="preserve"> 296      def bloco(self, titulo: str):</w:t>
        </w:r>
      </w:ins>
    </w:p>
    <w:p>
      <w:pPr>
        <w:shd w:val="clear" w:color="auto" w:fill="F7F7F7"/>
        <w:spacing w:before="0" w:after="0" w:line="180" w:lineRule="exact"/>
        <w:ind w:left="0" w:firstLine="0"/>
        <w:jc w:val="left"/>
        <w:rPr>
          <w:ins w:id="885249" w:author="Claude" w:date="2026-10-07T12:00:00Z"/>
        </w:rPr>
      </w:pPr>
      <w:ins w:id="885546" w:author="Claude" w:date="2026-10-07T12:00:00Z">
        <w:r>
          <w:rPr>
            <w:rFonts w:ascii="Consolas" w:hAnsi="Consolas" w:cs="Consolas"/>
            <w:sz w:val="14"/>
            <w:szCs w:val="14"/>
          </w:rPr>
          <w:t xml:space="preserve"> 297          self.saida("\n" + LINHA + f"\n{titulo}\n" + LINHA)</w:t>
        </w:r>
      </w:ins>
    </w:p>
    <w:p>
      <w:pPr>
        <w:shd w:val="clear" w:color="auto" w:fill="F7F7F7"/>
        <w:spacing w:before="0" w:after="0" w:line="180" w:lineRule="exact"/>
        <w:ind w:left="0" w:firstLine="0"/>
        <w:jc w:val="left"/>
        <w:rPr>
          <w:ins w:id="885249" w:author="Claude" w:date="2026-10-07T12:00:00Z"/>
        </w:rPr>
      </w:pPr>
      <w:ins w:id="885547" w:author="Claude" w:date="2026-10-07T12:00:00Z">
        <w:r>
          <w:rPr>
            <w:rFonts w:ascii="Consolas" w:hAnsi="Consolas" w:cs="Consolas"/>
            <w:sz w:val="14"/>
            <w:szCs w:val="14"/>
          </w:rPr>
          <w:t xml:space="preserve"> 298          self.digitados = []</w:t>
        </w:r>
      </w:ins>
    </w:p>
    <w:p>
      <w:pPr>
        <w:shd w:val="clear" w:color="auto" w:fill="F7F7F7"/>
        <w:spacing w:before="0" w:after="0" w:line="180" w:lineRule="exact"/>
        <w:ind w:left="0" w:firstLine="0"/>
        <w:jc w:val="left"/>
        <w:rPr>
          <w:ins w:id="885249" w:author="Claude" w:date="2026-10-07T12:00:00Z"/>
        </w:rPr>
      </w:pPr>
      <w:ins w:id="885548" w:author="Claude" w:date="2026-10-07T12:00:00Z">
        <w:r>
          <w:rPr>
            <w:rFonts w:ascii="Consolas" w:hAnsi="Consolas" w:cs="Consolas"/>
            <w:sz w:val="14"/>
            <w:szCs w:val="14"/>
          </w:rPr>
          <w:t xml:space="preserve"> 299  </w:t>
        </w:r>
      </w:ins>
    </w:p>
    <w:p>
      <w:pPr>
        <w:shd w:val="clear" w:color="auto" w:fill="F7F7F7"/>
        <w:spacing w:before="0" w:after="0" w:line="180" w:lineRule="exact"/>
        <w:ind w:left="0" w:firstLine="0"/>
        <w:jc w:val="left"/>
        <w:rPr>
          <w:ins w:id="885249" w:author="Claude" w:date="2026-10-07T12:00:00Z"/>
        </w:rPr>
      </w:pPr>
      <w:ins w:id="885549" w:author="Claude" w:date="2026-10-07T12:00:00Z">
        <w:r>
          <w:rPr>
            <w:rFonts w:ascii="Consolas" w:hAnsi="Consolas" w:cs="Consolas"/>
            <w:sz w:val="14"/>
            <w:szCs w:val="14"/>
          </w:rPr>
          <w:t xml:space="preserve"> 300  </w:t>
        </w:r>
      </w:ins>
    </w:p>
    <w:p>
      <w:pPr>
        <w:shd w:val="clear" w:color="auto" w:fill="F7F7F7"/>
        <w:spacing w:before="0" w:after="0" w:line="180" w:lineRule="exact"/>
        <w:ind w:left="0" w:firstLine="0"/>
        <w:jc w:val="left"/>
        <w:rPr>
          <w:ins w:id="885249" w:author="Claude" w:date="2026-10-07T12:00:00Z"/>
        </w:rPr>
      </w:pPr>
      <w:ins w:id="885550" w:author="Claude" w:date="2026-10-07T12:00:00Z">
        <w:r>
          <w:rPr>
            <w:rFonts w:ascii="Consolas" w:hAnsi="Consolas" w:cs="Consolas"/>
            <w:sz w:val="14"/>
            <w:szCs w:val="14"/>
          </w:rPr>
          <w:t xml:space="preserve"> 301  ROTULOS_CAMINHOS = {  # parâmetros perguntados sem P.campo (montados a partir de várias respostas)</w:t>
        </w:r>
      </w:ins>
    </w:p>
    <w:p>
      <w:pPr>
        <w:shd w:val="clear" w:color="auto" w:fill="F7F7F7"/>
        <w:spacing w:before="0" w:after="0" w:line="180" w:lineRule="exact"/>
        <w:ind w:left="0" w:firstLine="0"/>
        <w:jc w:val="left"/>
        <w:rPr>
          <w:ins w:id="885249" w:author="Claude" w:date="2026-10-07T12:00:00Z"/>
        </w:rPr>
      </w:pPr>
      <w:ins w:id="885551" w:author="Claude" w:date="2026-10-07T12:00:00Z">
        <w:r>
          <w:rPr>
            <w:rFonts w:ascii="Consolas" w:hAnsi="Consolas" w:cs="Consolas"/>
            <w:sz w:val="14"/>
            <w:szCs w:val="14"/>
          </w:rPr>
          <w:t xml:space="preserve"> 302      "tecnico.profundidade_media_m": "Volume útil (profundidade média)",</w:t>
        </w:r>
      </w:ins>
    </w:p>
    <w:p>
      <w:pPr>
        <w:shd w:val="clear" w:color="auto" w:fill="F7F7F7"/>
        <w:spacing w:before="0" w:after="0" w:line="180" w:lineRule="exact"/>
        <w:ind w:left="0" w:firstLine="0"/>
        <w:jc w:val="left"/>
        <w:rPr>
          <w:ins w:id="885249" w:author="Claude" w:date="2026-10-07T12:00:00Z"/>
        </w:rPr>
      </w:pPr>
      <w:ins w:id="885552" w:author="Claude" w:date="2026-10-07T12:00:00Z">
        <w:r>
          <w:rPr>
            <w:rFonts w:ascii="Consolas" w:hAnsi="Consolas" w:cs="Consolas"/>
            <w:sz w:val="14"/>
            <w:szCs w:val="14"/>
          </w:rPr>
          <w:t xml:space="preserve"> 303      "tecnico.capacidade_suporte_kg_m3": "Capacidade de suporte (kg/m³)",</w:t>
        </w:r>
      </w:ins>
    </w:p>
    <w:p>
      <w:pPr>
        <w:shd w:val="clear" w:color="auto" w:fill="F7F7F7"/>
        <w:spacing w:before="0" w:after="0" w:line="180" w:lineRule="exact"/>
        <w:ind w:left="0" w:firstLine="0"/>
        <w:jc w:val="left"/>
        <w:rPr>
          <w:ins w:id="885249" w:author="Claude" w:date="2026-10-07T12:00:00Z"/>
        </w:rPr>
      </w:pPr>
      <w:ins w:id="885553" w:author="Claude" w:date="2026-10-07T12:00:00Z">
        <w:r>
          <w:rPr>
            <w:rFonts w:ascii="Consolas" w:hAnsi="Consolas" w:cs="Consolas"/>
            <w:sz w:val="14"/>
            <w:szCs w:val="14"/>
          </w:rPr>
          <w:t xml:space="preserve"> 304      "economico.capex_itens": "Itens de CAPEX",</w:t>
        </w:r>
      </w:ins>
    </w:p>
    <w:p>
      <w:pPr>
        <w:shd w:val="clear" w:color="auto" w:fill="F7F7F7"/>
        <w:spacing w:before="0" w:after="0" w:line="180" w:lineRule="exact"/>
        <w:ind w:left="0" w:firstLine="0"/>
        <w:jc w:val="left"/>
        <w:rPr>
          <w:ins w:id="885249" w:author="Claude" w:date="2026-10-07T12:00:00Z"/>
        </w:rPr>
      </w:pPr>
      <w:ins w:id="885554" w:author="Claude" w:date="2026-10-07T12:00:00Z">
        <w:r>
          <w:rPr>
            <w:rFonts w:ascii="Consolas" w:hAnsi="Consolas" w:cs="Consolas"/>
            <w:sz w:val="14"/>
            <w:szCs w:val="14"/>
          </w:rPr>
          <w:t xml:space="preserve"> 305      "economico.classe_estimativa_aace": "Maturidade da estimativa de CAPEX (AACE)",</w:t>
        </w:r>
      </w:ins>
    </w:p>
    <w:p>
      <w:pPr>
        <w:shd w:val="clear" w:color="auto" w:fill="F7F7F7"/>
        <w:spacing w:before="0" w:after="0" w:line="180" w:lineRule="exact"/>
        <w:ind w:left="0" w:firstLine="0"/>
        <w:jc w:val="left"/>
        <w:rPr>
          <w:ins w:id="885249" w:author="Claude" w:date="2026-10-07T12:00:00Z"/>
        </w:rPr>
      </w:pPr>
      <w:ins w:id="885555" w:author="Claude" w:date="2026-10-07T12:00:00Z">
        <w:r>
          <w:rPr>
            <w:rFonts w:ascii="Consolas" w:hAnsi="Consolas" w:cs="Consolas"/>
            <w:sz w:val="14"/>
            <w:szCs w:val="14"/>
          </w:rPr>
          <w:t xml:space="preserve"> 306      "economico.valor_residual_rs": "Valor residual (R$)",</w:t>
        </w:r>
      </w:ins>
    </w:p>
    <w:p>
      <w:pPr>
        <w:shd w:val="clear" w:color="auto" w:fill="F7F7F7"/>
        <w:spacing w:before="0" w:after="0" w:line="180" w:lineRule="exact"/>
        <w:ind w:left="0" w:firstLine="0"/>
        <w:jc w:val="left"/>
        <w:rPr>
          <w:ins w:id="885249" w:author="Claude" w:date="2026-10-07T12:00:00Z"/>
        </w:rPr>
      </w:pPr>
      <w:ins w:id="885556" w:author="Claude" w:date="2026-10-07T12:00:00Z">
        <w:r>
          <w:rPr>
            <w:rFonts w:ascii="Consolas" w:hAnsi="Consolas" w:cs="Consolas"/>
            <w:sz w:val="14"/>
            <w:szCs w:val="14"/>
          </w:rPr>
          <w:t xml:space="preserve"> 307      "economico.mix_produtos": "Mix de produtos (quantidades e preços)",</w:t>
        </w:r>
      </w:ins>
    </w:p>
    <w:p>
      <w:pPr>
        <w:shd w:val="clear" w:color="auto" w:fill="F7F7F7"/>
        <w:spacing w:before="0" w:after="0" w:line="180" w:lineRule="exact"/>
        <w:ind w:left="0" w:firstLine="0"/>
        <w:jc w:val="left"/>
        <w:rPr>
          <w:ins w:id="885249" w:author="Claude" w:date="2026-10-07T12:00:00Z"/>
        </w:rPr>
      </w:pPr>
      <w:ins w:id="885557" w:author="Claude" w:date="2026-10-07T12:00:00Z">
        <w:r>
          <w:rPr>
            <w:rFonts w:ascii="Consolas" w:hAnsi="Consolas" w:cs="Consolas"/>
            <w:sz w:val="14"/>
            <w:szCs w:val="14"/>
          </w:rPr>
          <w:t xml:space="preserve"> 308      "economico.preco_venda_kg": "Preço médio de venda (R$/kg)",</w:t>
        </w:r>
      </w:ins>
    </w:p>
    <w:p>
      <w:pPr>
        <w:shd w:val="clear" w:color="auto" w:fill="F7F7F7"/>
        <w:spacing w:before="0" w:after="0" w:line="180" w:lineRule="exact"/>
        <w:ind w:left="0" w:firstLine="0"/>
        <w:jc w:val="left"/>
        <w:rPr>
          <w:ins w:id="885249" w:author="Claude" w:date="2026-10-07T12:00:00Z"/>
        </w:rPr>
      </w:pPr>
      <w:ins w:id="885558" w:author="Claude" w:date="2026-10-07T12:00:00Z">
        <w:r>
          <w:rPr>
            <w:rFonts w:ascii="Consolas" w:hAnsi="Consolas" w:cs="Consolas"/>
            <w:sz w:val="14"/>
            <w:szCs w:val="14"/>
          </w:rPr>
          <w:t xml:space="preserve"> 309      "economico.receita_servicos_mes": "Receita de serviços (R$/mês)",</w:t>
        </w:r>
      </w:ins>
    </w:p>
    <w:p>
      <w:pPr>
        <w:shd w:val="clear" w:color="auto" w:fill="F7F7F7"/>
        <w:spacing w:before="0" w:after="0" w:line="180" w:lineRule="exact"/>
        <w:ind w:left="0" w:firstLine="0"/>
        <w:jc w:val="left"/>
        <w:rPr>
          <w:ins w:id="885249" w:author="Claude" w:date="2026-10-07T12:00:00Z"/>
        </w:rPr>
      </w:pPr>
      <w:ins w:id="885559" w:author="Claude" w:date="2026-10-07T12:00:00Z">
        <w:r>
          <w:rPr>
            <w:rFonts w:ascii="Consolas" w:hAnsi="Consolas" w:cs="Consolas"/>
            <w:sz w:val="14"/>
            <w:szCs w:val="14"/>
          </w:rPr>
          <w:t xml:space="preserve"> 310      "economico.meses_ate_primeira_receita": "Meses até a primeira receita",</w:t>
        </w:r>
      </w:ins>
    </w:p>
    <w:p>
      <w:pPr>
        <w:shd w:val="clear" w:color="auto" w:fill="F7F7F7"/>
        <w:spacing w:before="0" w:after="0" w:line="180" w:lineRule="exact"/>
        <w:ind w:left="0" w:firstLine="0"/>
        <w:jc w:val="left"/>
        <w:rPr>
          <w:ins w:id="885249" w:author="Claude" w:date="2026-10-07T12:00:00Z"/>
        </w:rPr>
      </w:pPr>
      <w:ins w:id="885560" w:author="Claude" w:date="2026-10-07T12:00:00Z">
        <w:r>
          <w:rPr>
            <w:rFonts w:ascii="Consolas" w:hAnsi="Consolas" w:cs="Consolas"/>
            <w:sz w:val="14"/>
            <w:szCs w:val="14"/>
          </w:rPr>
          <w:t xml:space="preserve"> 311      "economico.custo_alevino_milheiro": "Custo do alevino (R$/un)",</w:t>
        </w:r>
      </w:ins>
    </w:p>
    <w:p>
      <w:pPr>
        <w:shd w:val="clear" w:color="auto" w:fill="F7F7F7"/>
        <w:spacing w:before="0" w:after="0" w:line="180" w:lineRule="exact"/>
        <w:ind w:left="0" w:firstLine="0"/>
        <w:jc w:val="left"/>
        <w:rPr>
          <w:ins w:id="885249" w:author="Claude" w:date="2026-10-07T12:00:00Z"/>
        </w:rPr>
      </w:pPr>
      <w:ins w:id="885561" w:author="Claude" w:date="2026-10-07T12:00:00Z">
        <w:r>
          <w:rPr>
            <w:rFonts w:ascii="Consolas" w:hAnsi="Consolas" w:cs="Consolas"/>
            <w:sz w:val="14"/>
            <w:szCs w:val="14"/>
          </w:rPr>
          <w:t xml:space="preserve"> 312      "ambiental.energia_kwh_kg": "Consumo de energia (kWh/kg)",</w:t>
        </w:r>
      </w:ins>
    </w:p>
    <w:p>
      <w:pPr>
        <w:shd w:val="clear" w:color="auto" w:fill="F7F7F7"/>
        <w:spacing w:before="0" w:after="0" w:line="180" w:lineRule="exact"/>
        <w:ind w:left="0" w:firstLine="0"/>
        <w:jc w:val="left"/>
        <w:rPr>
          <w:ins w:id="885249" w:author="Claude" w:date="2026-10-07T12:00:00Z"/>
        </w:rPr>
      </w:pPr>
      <w:ins w:id="885562" w:author="Claude" w:date="2026-10-07T12:00:00Z">
        <w:r>
          <w:rPr>
            <w:rFonts w:ascii="Consolas" w:hAnsi="Consolas" w:cs="Consolas"/>
            <w:sz w:val="14"/>
            <w:szCs w:val="14"/>
          </w:rPr>
          <w:t xml:space="preserve"> 313      "economico.manutencao_mes": "Manutenção (R$/mês)",</w:t>
        </w:r>
      </w:ins>
    </w:p>
    <w:p>
      <w:pPr>
        <w:shd w:val="clear" w:color="auto" w:fill="F7F7F7"/>
        <w:spacing w:before="0" w:after="0" w:line="180" w:lineRule="exact"/>
        <w:ind w:left="0" w:firstLine="0"/>
        <w:jc w:val="left"/>
        <w:rPr>
          <w:ins w:id="885249" w:author="Claude" w:date="2026-10-07T12:00:00Z"/>
        </w:rPr>
      </w:pPr>
      <w:ins w:id="885563" w:author="Claude" w:date="2026-10-07T12:00:00Z">
        <w:r>
          <w:rPr>
            <w:rFonts w:ascii="Consolas" w:hAnsi="Consolas" w:cs="Consolas"/>
            <w:sz w:val="14"/>
            <w:szCs w:val="14"/>
          </w:rPr>
          <w:t xml:space="preserve"> 314      "economico.salarios_clt_por_cargo": "Salários dos funcionários CLT",</w:t>
        </w:r>
      </w:ins>
    </w:p>
    <w:p>
      <w:pPr>
        <w:shd w:val="clear" w:color="auto" w:fill="F7F7F7"/>
        <w:spacing w:before="0" w:after="0" w:line="180" w:lineRule="exact"/>
        <w:ind w:left="0" w:firstLine="0"/>
        <w:jc w:val="left"/>
        <w:rPr>
          <w:ins w:id="885249" w:author="Claude" w:date="2026-10-07T12:00:00Z"/>
        </w:rPr>
      </w:pPr>
      <w:ins w:id="885564" w:author="Claude" w:date="2026-10-07T12:00:00Z">
        <w:r>
          <w:rPr>
            <w:rFonts w:ascii="Consolas" w:hAnsi="Consolas" w:cs="Consolas"/>
            <w:sz w:val="14"/>
            <w:szCs w:val="14"/>
          </w:rPr>
          <w:t xml:space="preserve"> 315      "economico.impostos_configurados": "Tributos e alíquotas",</w:t>
        </w:r>
      </w:ins>
    </w:p>
    <w:p>
      <w:pPr>
        <w:shd w:val="clear" w:color="auto" w:fill="F7F7F7"/>
        <w:spacing w:before="0" w:after="0" w:line="180" w:lineRule="exact"/>
        <w:ind w:left="0" w:firstLine="0"/>
        <w:jc w:val="left"/>
        <w:rPr>
          <w:ins w:id="885249" w:author="Claude" w:date="2026-10-07T12:00:00Z"/>
        </w:rPr>
      </w:pPr>
      <w:ins w:id="885565" w:author="Claude" w:date="2026-10-07T12:00:00Z">
        <w:r>
          <w:rPr>
            <w:rFonts w:ascii="Consolas" w:hAnsi="Consolas" w:cs="Consolas"/>
            <w:sz w:val="14"/>
            <w:szCs w:val="14"/>
          </w:rPr>
          <w:t xml:space="preserve"> 316      "ambiental.renovacao_pct_dia": "Renovação diária de água (%)",</w:t>
        </w:r>
      </w:ins>
    </w:p>
    <w:p>
      <w:pPr>
        <w:shd w:val="clear" w:color="auto" w:fill="F7F7F7"/>
        <w:spacing w:before="0" w:after="0" w:line="180" w:lineRule="exact"/>
        <w:ind w:left="0" w:firstLine="0"/>
        <w:jc w:val="left"/>
        <w:rPr>
          <w:ins w:id="885249" w:author="Claude" w:date="2026-10-07T12:00:00Z"/>
        </w:rPr>
      </w:pPr>
      <w:ins w:id="885566" w:author="Claude" w:date="2026-10-07T12:00:00Z">
        <w:r>
          <w:rPr>
            <w:rFonts w:ascii="Consolas" w:hAnsi="Consolas" w:cs="Consolas"/>
            <w:sz w:val="14"/>
            <w:szCs w:val="14"/>
          </w:rPr>
          <w:t xml:space="preserve"> 317  }</w:t>
        </w:r>
      </w:ins>
    </w:p>
    <w:p>
      <w:pPr>
        <w:shd w:val="clear" w:color="auto" w:fill="F7F7F7"/>
        <w:spacing w:before="0" w:after="0" w:line="180" w:lineRule="exact"/>
        <w:ind w:left="0" w:firstLine="0"/>
        <w:jc w:val="left"/>
        <w:rPr>
          <w:ins w:id="885249" w:author="Claude" w:date="2026-10-07T12:00:00Z"/>
        </w:rPr>
      </w:pPr>
      <w:ins w:id="885567" w:author="Claude" w:date="2026-10-07T12:00:00Z">
        <w:r>
          <w:rPr>
            <w:rFonts w:ascii="Consolas" w:hAnsi="Consolas" w:cs="Consolas"/>
            <w:sz w:val="14"/>
            <w:szCs w:val="14"/>
          </w:rPr>
          <w:t xml:space="preserve"> 318  ROTULOS_KPI = {</w:t>
        </w:r>
      </w:ins>
    </w:p>
    <w:p>
      <w:pPr>
        <w:shd w:val="clear" w:color="auto" w:fill="F7F7F7"/>
        <w:spacing w:before="0" w:after="0" w:line="180" w:lineRule="exact"/>
        <w:ind w:left="0" w:firstLine="0"/>
        <w:jc w:val="left"/>
        <w:rPr>
          <w:ins w:id="885249" w:author="Claude" w:date="2026-10-07T12:00:00Z"/>
        </w:rPr>
      </w:pPr>
      <w:ins w:id="885568" w:author="Claude" w:date="2026-10-07T12:00:00Z">
        <w:r>
          <w:rPr>
            <w:rFonts w:ascii="Consolas" w:hAnsi="Consolas" w:cs="Consolas"/>
            <w:sz w:val="14"/>
            <w:szCs w:val="14"/>
          </w:rPr>
          <w:t xml:space="preserve"> 319      "oee": "OEE aquícola", "fcr": "Conversão alimentar (FCR)", "produtividade": "Produtividade relativa",</w:t>
        </w:r>
      </w:ins>
    </w:p>
    <w:p>
      <w:pPr>
        <w:shd w:val="clear" w:color="auto" w:fill="F7F7F7"/>
        <w:spacing w:before="0" w:after="0" w:line="180" w:lineRule="exact"/>
        <w:ind w:left="0" w:firstLine="0"/>
        <w:jc w:val="left"/>
        <w:rPr>
          <w:ins w:id="885249" w:author="Claude" w:date="2026-10-07T12:00:00Z"/>
        </w:rPr>
      </w:pPr>
      <w:ins w:id="885569" w:author="Claude" w:date="2026-10-07T12:00:00Z">
        <w:r>
          <w:rPr>
            <w:rFonts w:ascii="Consolas" w:hAnsi="Consolas" w:cs="Consolas"/>
            <w:sz w:val="14"/>
            <w:szCs w:val="14"/>
          </w:rPr>
          <w:t xml:space="preserve"> 320      "vpl": "VPL sobre o investimento", "roi": "ROI anual", "margem_seguranca": "Margem de segurança",</w:t>
        </w:r>
      </w:ins>
    </w:p>
    <w:p>
      <w:pPr>
        <w:shd w:val="clear" w:color="auto" w:fill="F7F7F7"/>
        <w:spacing w:before="0" w:after="0" w:line="180" w:lineRule="exact"/>
        <w:ind w:left="0" w:firstLine="0"/>
        <w:jc w:val="left"/>
        <w:rPr>
          <w:ins w:id="885249" w:author="Claude" w:date="2026-10-07T12:00:00Z"/>
        </w:rPr>
      </w:pPr>
      <w:ins w:id="885570" w:author="Claude" w:date="2026-10-07T12:00:00Z">
        <w:r>
          <w:rPr>
            <w:rFonts w:ascii="Consolas" w:hAnsi="Consolas" w:cs="Consolas"/>
            <w:sz w:val="14"/>
            <w:szCs w:val="14"/>
          </w:rPr>
          <w:t xml:space="preserve"> 321      "ph_azul": "Pegada hídrica azul", "ph_cinza": "Pegada hídrica cinza", "ecoeficiencia": "Ecoeficiência",</w:t>
        </w:r>
      </w:ins>
    </w:p>
    <w:p>
      <w:pPr>
        <w:shd w:val="clear" w:color="auto" w:fill="F7F7F7"/>
        <w:spacing w:before="0" w:after="0" w:line="180" w:lineRule="exact"/>
        <w:ind w:left="0" w:firstLine="0"/>
        <w:jc w:val="left"/>
        <w:rPr>
          <w:ins w:id="885249" w:author="Claude" w:date="2026-10-07T12:00:00Z"/>
        </w:rPr>
      </w:pPr>
      <w:ins w:id="885571" w:author="Claude" w:date="2026-10-07T12:00:00Z">
        <w:r>
          <w:rPr>
            <w:rFonts w:ascii="Consolas" w:hAnsi="Consolas" w:cs="Consolas"/>
            <w:sz w:val="14"/>
            <w:szCs w:val="14"/>
          </w:rPr>
          <w:t xml:space="preserve"> 322      "intensidade_carbono": "Intensidade de carbono", "conformidade": "Conformidade ambiental",</w:t>
        </w:r>
      </w:ins>
    </w:p>
    <w:p>
      <w:pPr>
        <w:shd w:val="clear" w:color="auto" w:fill="F7F7F7"/>
        <w:spacing w:before="0" w:after="0" w:line="180" w:lineRule="exact"/>
        <w:ind w:left="0" w:firstLine="0"/>
        <w:jc w:val="left"/>
        <w:rPr>
          <w:ins w:id="885249" w:author="Claude" w:date="2026-10-07T12:00:00Z"/>
        </w:rPr>
      </w:pPr>
      <w:ins w:id="885572" w:author="Claude" w:date="2026-10-07T12:00:00Z">
        <w:r>
          <w:rPr>
            <w:rFonts w:ascii="Consolas" w:hAnsi="Consolas" w:cs="Consolas"/>
            <w:sz w:val="14"/>
            <w:szCs w:val="14"/>
          </w:rPr>
          <w:t xml:space="preserve"> 323      "lso": "Licença Social para Operar (LSO)", "rvl": "Retenção de Valor Local (RVL)", "radar_social": "Radar Social",</w:t>
        </w:r>
      </w:ins>
    </w:p>
    <w:p>
      <w:pPr>
        <w:shd w:val="clear" w:color="auto" w:fill="F7F7F7"/>
        <w:spacing w:before="0" w:after="0" w:line="180" w:lineRule="exact"/>
        <w:ind w:left="0" w:firstLine="0"/>
        <w:jc w:val="left"/>
        <w:rPr>
          <w:ins w:id="885249" w:author="Claude" w:date="2026-10-07T12:00:00Z"/>
        </w:rPr>
      </w:pPr>
      <w:ins w:id="885573" w:author="Claude" w:date="2026-10-07T12:00:00Z">
        <w:r>
          <w:rPr>
            <w:rFonts w:ascii="Consolas" w:hAnsi="Consolas" w:cs="Consolas"/>
            <w:sz w:val="14"/>
            <w:szCs w:val="14"/>
          </w:rPr>
          <w:t xml:space="preserve"> 324  }</w:t>
        </w:r>
      </w:ins>
    </w:p>
    <w:p>
      <w:pPr>
        <w:shd w:val="clear" w:color="auto" w:fill="F7F7F7"/>
        <w:spacing w:before="0" w:after="0" w:line="180" w:lineRule="exact"/>
        <w:ind w:left="0" w:firstLine="0"/>
        <w:jc w:val="left"/>
        <w:rPr>
          <w:ins w:id="885249" w:author="Claude" w:date="2026-10-07T12:00:00Z"/>
        </w:rPr>
      </w:pPr>
      <w:ins w:id="885574" w:author="Claude" w:date="2026-10-07T12:00:00Z">
        <w:r>
          <w:rPr>
            <w:rFonts w:ascii="Consolas" w:hAnsi="Consolas" w:cs="Consolas"/>
            <w:sz w:val="14"/>
            <w:szCs w:val="14"/>
          </w:rPr>
          <w:t xml:space="preserve"> 325  FONTE_KUBITZA = Fonte("bibliografico", "Kubitza (2017)")</w:t>
        </w:r>
      </w:ins>
    </w:p>
    <w:p>
      <w:pPr>
        <w:shd w:val="clear" w:color="auto" w:fill="F7F7F7"/>
        <w:spacing w:before="0" w:after="0" w:line="180" w:lineRule="exact"/>
        <w:ind w:left="0" w:firstLine="0"/>
        <w:jc w:val="left"/>
        <w:rPr>
          <w:ins w:id="885249" w:author="Claude" w:date="2026-10-07T12:00:00Z"/>
        </w:rPr>
      </w:pPr>
      <w:ins w:id="885575" w:author="Claude" w:date="2026-10-07T12:00:00Z">
        <w:r>
          <w:rPr>
            <w:rFonts w:ascii="Consolas" w:hAnsi="Consolas" w:cs="Consolas"/>
            <w:sz w:val="14"/>
            <w:szCs w:val="14"/>
          </w:rPr>
          <w:t xml:space="preserve"> 326  FONTE_CONAMA = Fonte("normativo", "Resolução CONAMA nº 357/2005")</w:t>
        </w:r>
      </w:ins>
    </w:p>
    <w:p>
      <w:pPr>
        <w:shd w:val="clear" w:color="auto" w:fill="F7F7F7"/>
        <w:spacing w:before="0" w:after="0" w:line="180" w:lineRule="exact"/>
        <w:ind w:left="0" w:firstLine="0"/>
        <w:jc w:val="left"/>
        <w:rPr>
          <w:ins w:id="885249" w:author="Claude" w:date="2026-10-07T12:00:00Z"/>
        </w:rPr>
      </w:pPr>
      <w:ins w:id="885576" w:author="Claude" w:date="2026-10-07T12:00:00Z">
        <w:r>
          <w:rPr>
            <w:rFonts w:ascii="Consolas" w:hAnsi="Consolas" w:cs="Consolas"/>
            <w:sz w:val="14"/>
            <w:szCs w:val="14"/>
          </w:rPr>
          <w:t xml:space="preserve"> 327  FONTE_SISTEMA = Fonte("bibliografico", "Referência do sistema produtivo no EVTEAS-Py (calibrar com especialista)")</w:t>
        </w:r>
      </w:ins>
    </w:p>
    <w:p>
      <w:pPr>
        <w:shd w:val="clear" w:color="auto" w:fill="F7F7F7"/>
        <w:spacing w:before="0" w:after="0" w:line="180" w:lineRule="exact"/>
        <w:ind w:left="0" w:firstLine="0"/>
        <w:jc w:val="left"/>
        <w:rPr>
          <w:ins w:id="885249" w:author="Claude" w:date="2026-10-07T12:00:00Z"/>
        </w:rPr>
      </w:pPr>
      <w:ins w:id="885577" w:author="Claude" w:date="2026-10-07T12:00:00Z">
        <w:r>
          <w:rPr>
            <w:rFonts w:ascii="Consolas" w:hAnsi="Consolas" w:cs="Consolas"/>
            <w:sz w:val="14"/>
            <w:szCs w:val="14"/>
          </w:rPr>
          <w:t xml:space="preserve"> 328  FONTE_AUTOR = Fonte("autor", "Valor de referência do EVTEAS-Py")</w:t>
        </w:r>
      </w:ins>
    </w:p>
    <w:p>
      <w:pPr>
        <w:shd w:val="clear" w:color="auto" w:fill="F7F7F7"/>
        <w:spacing w:before="0" w:after="0" w:line="180" w:lineRule="exact"/>
        <w:ind w:left="0" w:firstLine="0"/>
        <w:jc w:val="left"/>
        <w:rPr>
          <w:ins w:id="885249" w:author="Claude" w:date="2026-10-07T12:00:00Z"/>
        </w:rPr>
      </w:pPr>
      <w:ins w:id="885578" w:author="Claude" w:date="2026-10-07T12:00:00Z">
        <w:r>
          <w:rPr>
            <w:rFonts w:ascii="Consolas" w:hAnsi="Consolas" w:cs="Consolas"/>
            <w:sz w:val="14"/>
            <w:szCs w:val="14"/>
          </w:rPr>
          <w:t xml:space="preserve"> 329  </w:t>
        </w:r>
      </w:ins>
    </w:p>
    <w:p>
      <w:pPr>
        <w:shd w:val="clear" w:color="auto" w:fill="F7F7F7"/>
        <w:spacing w:before="0" w:after="0" w:line="180" w:lineRule="exact"/>
        <w:ind w:left="0" w:firstLine="0"/>
        <w:jc w:val="left"/>
        <w:rPr>
          <w:ins w:id="885249" w:author="Claude" w:date="2026-10-07T12:00:00Z"/>
        </w:rPr>
      </w:pPr>
      <w:ins w:id="885579" w:author="Claude" w:date="2026-10-07T12:00:00Z">
        <w:r>
          <w:rPr>
            <w:rFonts w:ascii="Consolas" w:hAnsi="Consolas" w:cs="Consolas"/>
            <w:sz w:val="14"/>
            <w:szCs w:val="14"/>
          </w:rPr>
          <w:t xml:space="preserve"> 330  </w:t>
        </w:r>
      </w:ins>
    </w:p>
    <w:p>
      <w:pPr>
        <w:shd w:val="clear" w:color="auto" w:fill="F7F7F7"/>
        <w:spacing w:before="0" w:after="0" w:line="180" w:lineRule="exact"/>
        <w:ind w:left="0" w:firstLine="0"/>
        <w:jc w:val="left"/>
        <w:rPr>
          <w:ins w:id="885249" w:author="Claude" w:date="2026-10-07T12:00:00Z"/>
        </w:rPr>
      </w:pPr>
      <w:ins w:id="885580" w:author="Claude" w:date="2026-10-07T12:00:00Z">
        <w:r>
          <w:rPr>
            <w:rFonts w:ascii="Consolas" w:hAnsi="Consolas" w:cs="Consolas"/>
            <w:sz w:val="14"/>
            <w:szCs w:val="14"/>
          </w:rPr>
          <w:t xml:space="preserve"> 331  def _fontes_do_bloco(P: Perguntador, cfg: EVTEASConfig, nome_bloco: str):</w:t>
        </w:r>
      </w:ins>
    </w:p>
    <w:p>
      <w:pPr>
        <w:shd w:val="clear" w:color="auto" w:fill="F7F7F7"/>
        <w:spacing w:before="0" w:after="0" w:line="180" w:lineRule="exact"/>
        <w:ind w:left="0" w:firstLine="0"/>
        <w:jc w:val="left"/>
        <w:rPr>
          <w:ins w:id="885249" w:author="Claude" w:date="2026-10-07T12:00:00Z"/>
        </w:rPr>
      </w:pPr>
      <w:ins w:id="885581" w:author="Claude" w:date="2026-10-07T12:00:00Z">
        <w:r>
          <w:rPr>
            <w:rFonts w:ascii="Consolas" w:hAnsi="Consolas" w:cs="Consolas"/>
            <w:sz w:val="14"/>
            <w:szCs w:val="14"/>
          </w:rPr>
          <w:t xml:space="preserve"> 332      """Registra a origem das premissas digitadas no bloco (Seção 3.6)."""</w:t>
        </w:r>
      </w:ins>
    </w:p>
    <w:p>
      <w:pPr>
        <w:shd w:val="clear" w:color="auto" w:fill="F7F7F7"/>
        <w:spacing w:before="0" w:after="0" w:line="180" w:lineRule="exact"/>
        <w:ind w:left="0" w:firstLine="0"/>
        <w:jc w:val="left"/>
        <w:rPr>
          <w:ins w:id="885249" w:author="Claude" w:date="2026-10-07T12:00:00Z"/>
        </w:rPr>
      </w:pPr>
      <w:ins w:id="885582" w:author="Claude" w:date="2026-10-07T12:00:00Z">
        <w:r>
          <w:rPr>
            <w:rFonts w:ascii="Consolas" w:hAnsi="Consolas" w:cs="Consolas"/>
            <w:sz w:val="14"/>
            <w:szCs w:val="14"/>
          </w:rPr>
          <w:t xml:space="preserve"> 333      caminhos = list(dict.fromkeys(P.digitados))</w:t>
        </w:r>
      </w:ins>
    </w:p>
    <w:p>
      <w:pPr>
        <w:shd w:val="clear" w:color="auto" w:fill="F7F7F7"/>
        <w:spacing w:before="0" w:after="0" w:line="180" w:lineRule="exact"/>
        <w:ind w:left="0" w:firstLine="0"/>
        <w:jc w:val="left"/>
        <w:rPr>
          <w:ins w:id="885249" w:author="Claude" w:date="2026-10-07T12:00:00Z"/>
        </w:rPr>
      </w:pPr>
      <w:ins w:id="885583" w:author="Claude" w:date="2026-10-07T12:00:00Z">
        <w:r>
          <w:rPr>
            <w:rFonts w:ascii="Consolas" w:hAnsi="Consolas" w:cs="Consolas"/>
            <w:sz w:val="14"/>
            <w:szCs w:val="14"/>
          </w:rPr>
          <w:t xml:space="preserve"> 334      for c, f in P.referencias.items():</w:t>
        </w:r>
      </w:ins>
    </w:p>
    <w:p>
      <w:pPr>
        <w:shd w:val="clear" w:color="auto" w:fill="F7F7F7"/>
        <w:spacing w:before="0" w:after="0" w:line="180" w:lineRule="exact"/>
        <w:ind w:left="0" w:firstLine="0"/>
        <w:jc w:val="left"/>
        <w:rPr>
          <w:ins w:id="885249" w:author="Claude" w:date="2026-10-07T12:00:00Z"/>
        </w:rPr>
      </w:pPr>
      <w:ins w:id="885584" w:author="Claude" w:date="2026-10-07T12:00:00Z">
        <w:r>
          <w:rPr>
            <w:rFonts w:ascii="Consolas" w:hAnsi="Consolas" w:cs="Consolas"/>
            <w:sz w:val="14"/>
            <w:szCs w:val="14"/>
          </w:rPr>
          <w:t xml:space="preserve"> 335          cfg.fontes[c] = f</w:t>
        </w:r>
      </w:ins>
    </w:p>
    <w:p>
      <w:pPr>
        <w:shd w:val="clear" w:color="auto" w:fill="F7F7F7"/>
        <w:spacing w:before="0" w:after="0" w:line="180" w:lineRule="exact"/>
        <w:ind w:left="0" w:firstLine="0"/>
        <w:jc w:val="left"/>
        <w:rPr>
          <w:ins w:id="885249" w:author="Claude" w:date="2026-10-07T12:00:00Z"/>
        </w:rPr>
      </w:pPr>
      <w:ins w:id="885585" w:author="Claude" w:date="2026-10-07T12:00:00Z">
        <w:r>
          <w:rPr>
            <w:rFonts w:ascii="Consolas" w:hAnsi="Consolas" w:cs="Consolas"/>
            <w:sz w:val="14"/>
            <w:szCs w:val="14"/>
          </w:rPr>
          <w:t xml:space="preserve"> 336      if not caminhos:</w:t>
        </w:r>
      </w:ins>
    </w:p>
    <w:p>
      <w:pPr>
        <w:shd w:val="clear" w:color="auto" w:fill="F7F7F7"/>
        <w:spacing w:before="0" w:after="0" w:line="180" w:lineRule="exact"/>
        <w:ind w:left="0" w:firstLine="0"/>
        <w:jc w:val="left"/>
        <w:rPr>
          <w:ins w:id="885249" w:author="Claude" w:date="2026-10-07T12:00:00Z"/>
        </w:rPr>
      </w:pPr>
      <w:ins w:id="885586" w:author="Claude" w:date="2026-10-07T12:00:00Z">
        <w:r>
          <w:rPr>
            <w:rFonts w:ascii="Consolas" w:hAnsi="Consolas" w:cs="Consolas"/>
            <w:sz w:val="14"/>
            <w:szCs w:val="14"/>
          </w:rPr>
          <w:t xml:space="preserve"> 337          return</w:t>
        </w:r>
      </w:ins>
    </w:p>
    <w:p>
      <w:pPr>
        <w:shd w:val="clear" w:color="auto" w:fill="F7F7F7"/>
        <w:spacing w:before="0" w:after="0" w:line="180" w:lineRule="exact"/>
        <w:ind w:left="0" w:firstLine="0"/>
        <w:jc w:val="left"/>
        <w:rPr>
          <w:ins w:id="885249" w:author="Claude" w:date="2026-10-07T12:00:00Z"/>
        </w:rPr>
      </w:pPr>
      <w:ins w:id="885587" w:author="Claude" w:date="2026-10-07T12:00:00Z">
        <w:r>
          <w:rPr>
            <w:rFonts w:ascii="Consolas" w:hAnsi="Consolas" w:cs="Consolas"/>
            <w:sz w:val="14"/>
            <w:szCs w:val="14"/>
          </w:rPr>
          <w:t xml:space="preserve"> 338      if P.modo == "revisar":</w:t>
        </w:r>
      </w:ins>
    </w:p>
    <w:p>
      <w:pPr>
        <w:shd w:val="clear" w:color="auto" w:fill="F7F7F7"/>
        <w:spacing w:before="0" w:after="0" w:line="180" w:lineRule="exact"/>
        <w:ind w:left="0" w:firstLine="0"/>
        <w:jc w:val="left"/>
        <w:rPr>
          <w:ins w:id="885249" w:author="Claude" w:date="2026-10-07T12:00:00Z"/>
        </w:rPr>
      </w:pPr>
      <w:ins w:id="885588" w:author="Claude" w:date="2026-10-07T12:00:00Z">
        <w:r>
          <w:rPr>
            <w:rFonts w:ascii="Consolas" w:hAnsi="Consolas" w:cs="Consolas"/>
            <w:sz w:val="14"/>
            <w:szCs w:val="14"/>
          </w:rPr>
          <w:t xml:space="preserve"> 339          mudar, _ = P.sim_nao(f"Atualizar a origem dos dados do bloco '{nome_bloco}'?", False)</w:t>
        </w:r>
      </w:ins>
    </w:p>
    <w:p>
      <w:pPr>
        <w:shd w:val="clear" w:color="auto" w:fill="F7F7F7"/>
        <w:spacing w:before="0" w:after="0" w:line="180" w:lineRule="exact"/>
        <w:ind w:left="0" w:firstLine="0"/>
        <w:jc w:val="left"/>
        <w:rPr>
          <w:ins w:id="885249" w:author="Claude" w:date="2026-10-07T12:00:00Z"/>
        </w:rPr>
      </w:pPr>
      <w:ins w:id="885589" w:author="Claude" w:date="2026-10-07T12:00:00Z">
        <w:r>
          <w:rPr>
            <w:rFonts w:ascii="Consolas" w:hAnsi="Consolas" w:cs="Consolas"/>
            <w:sz w:val="14"/>
            <w:szCs w:val="14"/>
          </w:rPr>
          <w:t xml:space="preserve"> 340          if not mudar:</w:t>
        </w:r>
      </w:ins>
    </w:p>
    <w:p>
      <w:pPr>
        <w:shd w:val="clear" w:color="auto" w:fill="F7F7F7"/>
        <w:spacing w:before="0" w:after="0" w:line="180" w:lineRule="exact"/>
        <w:ind w:left="0" w:firstLine="0"/>
        <w:jc w:val="left"/>
        <w:rPr>
          <w:ins w:id="885249" w:author="Claude" w:date="2026-10-07T12:00:00Z"/>
        </w:rPr>
      </w:pPr>
      <w:ins w:id="885590" w:author="Claude" w:date="2026-10-07T12:00:00Z">
        <w:r>
          <w:rPr>
            <w:rFonts w:ascii="Consolas" w:hAnsi="Consolas" w:cs="Consolas"/>
            <w:sz w:val="14"/>
            <w:szCs w:val="14"/>
          </w:rPr>
          <w:t xml:space="preserve"> 341              return</w:t>
        </w:r>
      </w:ins>
    </w:p>
    <w:p>
      <w:pPr>
        <w:shd w:val="clear" w:color="auto" w:fill="F7F7F7"/>
        <w:spacing w:before="0" w:after="0" w:line="180" w:lineRule="exact"/>
        <w:ind w:left="0" w:firstLine="0"/>
        <w:jc w:val="left"/>
        <w:rPr>
          <w:ins w:id="885249" w:author="Claude" w:date="2026-10-07T12:00:00Z"/>
        </w:rPr>
      </w:pPr>
      <w:ins w:id="885591" w:author="Claude" w:date="2026-10-07T12:00:00Z">
        <w:r>
          <w:rPr>
            <w:rFonts w:ascii="Consolas" w:hAnsi="Consolas" w:cs="Consolas"/>
            <w:sz w:val="14"/>
            <w:szCs w:val="14"/>
          </w:rPr>
          <w:t xml:space="preserve"> 342      opcoes = list(CATEGORIAS_FONTE.items())</w:t>
        </w:r>
      </w:ins>
    </w:p>
    <w:p>
      <w:pPr>
        <w:shd w:val="clear" w:color="auto" w:fill="F7F7F7"/>
        <w:spacing w:before="0" w:after="0" w:line="180" w:lineRule="exact"/>
        <w:ind w:left="0" w:firstLine="0"/>
        <w:jc w:val="left"/>
        <w:rPr>
          <w:ins w:id="885249" w:author="Claude" w:date="2026-10-07T12:00:00Z"/>
        </w:rPr>
      </w:pPr>
      <w:ins w:id="885592" w:author="Claude" w:date="2026-10-07T12:00:00Z">
        <w:r>
          <w:rPr>
            <w:rFonts w:ascii="Consolas" w:hAnsi="Consolas" w:cs="Consolas"/>
            <w:sz w:val="14"/>
            <w:szCs w:val="14"/>
          </w:rPr>
          <w:t xml:space="preserve"> 343      cat, _ = P.opcao(f"Origem dos dados informados no bloco '{nome_bloco}':", opcoes)</w:t>
        </w:r>
      </w:ins>
    </w:p>
    <w:p>
      <w:pPr>
        <w:shd w:val="clear" w:color="auto" w:fill="F7F7F7"/>
        <w:spacing w:before="0" w:after="0" w:line="180" w:lineRule="exact"/>
        <w:ind w:left="0" w:firstLine="0"/>
        <w:jc w:val="left"/>
        <w:rPr>
          <w:ins w:id="885249" w:author="Claude" w:date="2026-10-07T12:00:00Z"/>
        </w:rPr>
      </w:pPr>
      <w:ins w:id="885593" w:author="Claude" w:date="2026-10-07T12:00:00Z">
        <w:r>
          <w:rPr>
            <w:rFonts w:ascii="Consolas" w:hAnsi="Consolas" w:cs="Consolas"/>
            <w:sz w:val="14"/>
            <w:szCs w:val="14"/>
          </w:rPr>
          <w:t xml:space="preserve"> 344      ref = P.texto("Referência (documento, cotação, autor, data)", obrigatorio=False)</w:t>
        </w:r>
      </w:ins>
    </w:p>
    <w:p>
      <w:pPr>
        <w:shd w:val="clear" w:color="auto" w:fill="F7F7F7"/>
        <w:spacing w:before="0" w:after="0" w:line="180" w:lineRule="exact"/>
        <w:ind w:left="0" w:firstLine="0"/>
        <w:jc w:val="left"/>
        <w:rPr>
          <w:ins w:id="885249" w:author="Claude" w:date="2026-10-07T12:00:00Z"/>
        </w:rPr>
      </w:pPr>
      <w:ins w:id="885594" w:author="Claude" w:date="2026-10-07T12:00:00Z">
        <w:r>
          <w:rPr>
            <w:rFonts w:ascii="Consolas" w:hAnsi="Consolas" w:cs="Consolas"/>
            <w:sz w:val="14"/>
            <w:szCs w:val="14"/>
          </w:rPr>
          <w:t xml:space="preserve"> 345      for c in caminhos:</w:t>
        </w:r>
      </w:ins>
    </w:p>
    <w:p>
      <w:pPr>
        <w:shd w:val="clear" w:color="auto" w:fill="F7F7F7"/>
        <w:spacing w:before="0" w:after="0" w:line="180" w:lineRule="exact"/>
        <w:ind w:left="0" w:firstLine="0"/>
        <w:jc w:val="left"/>
        <w:rPr>
          <w:ins w:id="885249" w:author="Claude" w:date="2026-10-07T12:00:00Z"/>
        </w:rPr>
      </w:pPr>
      <w:ins w:id="885595" w:author="Claude" w:date="2026-10-07T12:00:00Z">
        <w:r>
          <w:rPr>
            <w:rFonts w:ascii="Consolas" w:hAnsi="Consolas" w:cs="Consolas"/>
            <w:sz w:val="14"/>
            <w:szCs w:val="14"/>
          </w:rPr>
          <w:t xml:space="preserve"> 346          cfg.fontes[c] = Fonte(cat, ref)</w:t>
        </w:r>
      </w:ins>
    </w:p>
    <w:p>
      <w:pPr>
        <w:shd w:val="clear" w:color="auto" w:fill="F7F7F7"/>
        <w:spacing w:before="0" w:after="0" w:line="180" w:lineRule="exact"/>
        <w:ind w:left="0" w:firstLine="0"/>
        <w:jc w:val="left"/>
        <w:rPr>
          <w:ins w:id="885249" w:author="Claude" w:date="2026-10-07T12:00:00Z"/>
        </w:rPr>
      </w:pPr>
      <w:ins w:id="885596" w:author="Claude" w:date="2026-10-07T12:00:00Z">
        <w:r>
          <w:rPr>
            <w:rFonts w:ascii="Consolas" w:hAnsi="Consolas" w:cs="Consolas"/>
            <w:sz w:val="14"/>
            <w:szCs w:val="14"/>
          </w:rPr>
          <w:t xml:space="preserve"> 347      detalhar, _ = P.sim_nao("Algum parâmetro deste bloco tem origem diferente?", False if P.modo == "revisar" else None)</w:t>
        </w:r>
      </w:ins>
    </w:p>
    <w:p>
      <w:pPr>
        <w:shd w:val="clear" w:color="auto" w:fill="F7F7F7"/>
        <w:spacing w:before="0" w:after="0" w:line="180" w:lineRule="exact"/>
        <w:ind w:left="0" w:firstLine="0"/>
        <w:jc w:val="left"/>
        <w:rPr>
          <w:ins w:id="885249" w:author="Claude" w:date="2026-10-07T12:00:00Z"/>
        </w:rPr>
      </w:pPr>
      <w:ins w:id="885597" w:author="Claude" w:date="2026-10-07T12:00:00Z">
        <w:r>
          <w:rPr>
            <w:rFonts w:ascii="Consolas" w:hAnsi="Consolas" w:cs="Consolas"/>
            <w:sz w:val="14"/>
            <w:szCs w:val="14"/>
          </w:rPr>
          <w:t xml:space="preserve"> 348      while detalhar:</w:t>
        </w:r>
      </w:ins>
    </w:p>
    <w:p>
      <w:pPr>
        <w:shd w:val="clear" w:color="auto" w:fill="F7F7F7"/>
        <w:spacing w:before="0" w:after="0" w:line="180" w:lineRule="exact"/>
        <w:ind w:left="0" w:firstLine="0"/>
        <w:jc w:val="left"/>
        <w:rPr>
          <w:ins w:id="885249" w:author="Claude" w:date="2026-10-07T12:00:00Z"/>
        </w:rPr>
      </w:pPr>
      <w:ins w:id="885598" w:author="Claude" w:date="2026-10-07T12:00:00Z">
        <w:r>
          <w:rPr>
            <w:rFonts w:ascii="Consolas" w:hAnsi="Consolas" w:cs="Consolas"/>
            <w:sz w:val="14"/>
            <w:szCs w:val="14"/>
          </w:rPr>
          <w:t xml:space="preserve"> 349          for k, c in enumerate(caminhos, 1):</w:t>
        </w:r>
      </w:ins>
    </w:p>
    <w:p>
      <w:pPr>
        <w:shd w:val="clear" w:color="auto" w:fill="F7F7F7"/>
        <w:spacing w:before="0" w:after="0" w:line="180" w:lineRule="exact"/>
        <w:ind w:left="0" w:firstLine="0"/>
        <w:jc w:val="left"/>
        <w:rPr>
          <w:ins w:id="885249" w:author="Claude" w:date="2026-10-07T12:00:00Z"/>
        </w:rPr>
      </w:pPr>
      <w:ins w:id="885599" w:author="Claude" w:date="2026-10-07T12:00:00Z">
        <w:r>
          <w:rPr>
            <w:rFonts w:ascii="Consolas" w:hAnsi="Consolas" w:cs="Consolas"/>
            <w:sz w:val="14"/>
            <w:szCs w:val="14"/>
          </w:rPr>
          <w:t xml:space="preserve"> 350              P.saida(f"  {k}. {P.rotulos.get(c, c)}")</w:t>
        </w:r>
      </w:ins>
    </w:p>
    <w:p>
      <w:pPr>
        <w:shd w:val="clear" w:color="auto" w:fill="F7F7F7"/>
        <w:spacing w:before="0" w:after="0" w:line="180" w:lineRule="exact"/>
        <w:ind w:left="0" w:firstLine="0"/>
        <w:jc w:val="left"/>
        <w:rPr>
          <w:ins w:id="885249" w:author="Claude" w:date="2026-10-07T12:00:00Z"/>
        </w:rPr>
      </w:pPr>
      <w:ins w:id="885600" w:author="Claude" w:date="2026-10-07T12:00:00Z">
        <w:r>
          <w:rPr>
            <w:rFonts w:ascii="Consolas" w:hAnsi="Consolas" w:cs="Consolas"/>
            <w:sz w:val="14"/>
            <w:szCs w:val="14"/>
          </w:rPr>
          <w:t xml:space="preserve"> 351          k, _ = P.numero("Número do parâmetro", None, 1, len(caminhos), inteiro=True)</w:t>
        </w:r>
      </w:ins>
    </w:p>
    <w:p>
      <w:pPr>
        <w:shd w:val="clear" w:color="auto" w:fill="F7F7F7"/>
        <w:spacing w:before="0" w:after="0" w:line="180" w:lineRule="exact"/>
        <w:ind w:left="0" w:firstLine="0"/>
        <w:jc w:val="left"/>
        <w:rPr>
          <w:ins w:id="885249" w:author="Claude" w:date="2026-10-07T12:00:00Z"/>
        </w:rPr>
      </w:pPr>
      <w:ins w:id="885601" w:author="Claude" w:date="2026-10-07T12:00:00Z">
        <w:r>
          <w:rPr>
            <w:rFonts w:ascii="Consolas" w:hAnsi="Consolas" w:cs="Consolas"/>
            <w:sz w:val="14"/>
            <w:szCs w:val="14"/>
          </w:rPr>
          <w:t xml:space="preserve"> 352          cat_k, _ = P.opcao("Origem desse parâmetro:", opcoes)</w:t>
        </w:r>
      </w:ins>
    </w:p>
    <w:p>
      <w:pPr>
        <w:shd w:val="clear" w:color="auto" w:fill="F7F7F7"/>
        <w:spacing w:before="0" w:after="0" w:line="180" w:lineRule="exact"/>
        <w:ind w:left="0" w:firstLine="0"/>
        <w:jc w:val="left"/>
        <w:rPr>
          <w:ins w:id="885249" w:author="Claude" w:date="2026-10-07T12:00:00Z"/>
        </w:rPr>
      </w:pPr>
      <w:ins w:id="885602" w:author="Claude" w:date="2026-10-07T12:00:00Z">
        <w:r>
          <w:rPr>
            <w:rFonts w:ascii="Consolas" w:hAnsi="Consolas" w:cs="Consolas"/>
            <w:sz w:val="14"/>
            <w:szCs w:val="14"/>
          </w:rPr>
          <w:t xml:space="preserve"> 353          cfg.fontes[caminhos[k - 1]] = Fonte(cat_k, P.texto("Referência", obrigatorio=False))</w:t>
        </w:r>
      </w:ins>
    </w:p>
    <w:p>
      <w:pPr>
        <w:shd w:val="clear" w:color="auto" w:fill="F7F7F7"/>
        <w:spacing w:before="0" w:after="0" w:line="180" w:lineRule="exact"/>
        <w:ind w:left="0" w:firstLine="0"/>
        <w:jc w:val="left"/>
        <w:rPr>
          <w:ins w:id="885249" w:author="Claude" w:date="2026-10-07T12:00:00Z"/>
        </w:rPr>
      </w:pPr>
      <w:ins w:id="885603" w:author="Claude" w:date="2026-10-07T12:00:00Z">
        <w:r>
          <w:rPr>
            <w:rFonts w:ascii="Consolas" w:hAnsi="Consolas" w:cs="Consolas"/>
            <w:sz w:val="14"/>
            <w:szCs w:val="14"/>
          </w:rPr>
          <w:t xml:space="preserve"> 354          detalhar, _ = P.sim_nao("Detalhar outro parâmetro?", False if P.modo == "revisar" else None)</w:t>
        </w:r>
      </w:ins>
    </w:p>
    <w:p>
      <w:pPr>
        <w:shd w:val="clear" w:color="auto" w:fill="F7F7F7"/>
        <w:spacing w:before="0" w:after="0" w:line="180" w:lineRule="exact"/>
        <w:ind w:left="0" w:firstLine="0"/>
        <w:jc w:val="left"/>
        <w:rPr>
          <w:ins w:id="885249" w:author="Claude" w:date="2026-10-07T12:00:00Z"/>
        </w:rPr>
      </w:pPr>
      <w:ins w:id="885604" w:author="Claude" w:date="2026-10-07T12:00:00Z">
        <w:r>
          <w:rPr>
            <w:rFonts w:ascii="Consolas" w:hAnsi="Consolas" w:cs="Consolas"/>
            <w:sz w:val="14"/>
            <w:szCs w:val="14"/>
          </w:rPr>
          <w:t xml:space="preserve"> 355  </w:t>
        </w:r>
      </w:ins>
    </w:p>
    <w:p>
      <w:pPr>
        <w:shd w:val="clear" w:color="auto" w:fill="F7F7F7"/>
        <w:spacing w:before="0" w:after="0" w:line="180" w:lineRule="exact"/>
        <w:ind w:left="0" w:firstLine="0"/>
        <w:jc w:val="left"/>
        <w:rPr>
          <w:ins w:id="885249" w:author="Claude" w:date="2026-10-07T12:00:00Z"/>
        </w:rPr>
      </w:pPr>
      <w:ins w:id="885605" w:author="Claude" w:date="2026-10-07T12:00:00Z">
        <w:r>
          <w:rPr>
            <w:rFonts w:ascii="Consolas" w:hAnsi="Consolas" w:cs="Consolas"/>
            <w:sz w:val="14"/>
            <w:szCs w:val="14"/>
          </w:rPr>
          <w:t xml:space="preserve"> 356  </w:t>
        </w:r>
      </w:ins>
    </w:p>
    <w:p>
      <w:pPr>
        <w:shd w:val="clear" w:color="auto" w:fill="F7F7F7"/>
        <w:spacing w:before="0" w:after="0" w:line="180" w:lineRule="exact"/>
        <w:ind w:left="0" w:firstLine="0"/>
        <w:jc w:val="left"/>
        <w:rPr>
          <w:ins w:id="885249" w:author="Claude" w:date="2026-10-07T12:00:00Z"/>
        </w:rPr>
      </w:pPr>
      <w:ins w:id="885606" w:author="Claude" w:date="2026-10-07T12:00:00Z">
        <w:r>
          <w:rPr>
            <w:rFonts w:ascii="Consolas" w:hAnsi="Consolas" w:cs="Consolas"/>
            <w:sz w:val="14"/>
            <w:szCs w:val="14"/>
          </w:rPr>
          <w:t xml:space="preserve"> 357  # ---------------------------------------------------------------------------</w:t>
        </w:r>
      </w:ins>
    </w:p>
    <w:p>
      <w:pPr>
        <w:shd w:val="clear" w:color="auto" w:fill="F7F7F7"/>
        <w:spacing w:before="0" w:after="0" w:line="180" w:lineRule="exact"/>
        <w:ind w:left="0" w:firstLine="0"/>
        <w:jc w:val="left"/>
        <w:rPr>
          <w:ins w:id="885249" w:author="Claude" w:date="2026-10-07T12:00:00Z"/>
        </w:rPr>
      </w:pPr>
      <w:ins w:id="885607" w:author="Claude" w:date="2026-10-07T12:00:00Z">
        <w:r>
          <w:rPr>
            <w:rFonts w:ascii="Consolas" w:hAnsi="Consolas" w:cs="Consolas"/>
            <w:sz w:val="14"/>
            <w:szCs w:val="14"/>
          </w:rPr>
          <w:t xml:space="preserve"> 358  # Blocos do wizard</w:t>
        </w:r>
      </w:ins>
    </w:p>
    <w:p>
      <w:pPr>
        <w:shd w:val="clear" w:color="auto" w:fill="F7F7F7"/>
        <w:spacing w:before="0" w:after="0" w:line="180" w:lineRule="exact"/>
        <w:ind w:left="0" w:firstLine="0"/>
        <w:jc w:val="left"/>
        <w:rPr>
          <w:ins w:id="885249" w:author="Claude" w:date="2026-10-07T12:00:00Z"/>
        </w:rPr>
      </w:pPr>
      <w:ins w:id="885608" w:author="Claude" w:date="2026-10-07T12:00:00Z">
        <w:r>
          <w:rPr>
            <w:rFonts w:ascii="Consolas" w:hAnsi="Consolas" w:cs="Consolas"/>
            <w:sz w:val="14"/>
            <w:szCs w:val="14"/>
          </w:rPr>
          <w:t xml:space="preserve"> 359  # ---------------------------------------------------------------------------</w:t>
        </w:r>
      </w:ins>
    </w:p>
    <w:p>
      <w:pPr>
        <w:shd w:val="clear" w:color="auto" w:fill="F7F7F7"/>
        <w:spacing w:before="0" w:after="0" w:line="180" w:lineRule="exact"/>
        <w:ind w:left="0" w:firstLine="0"/>
        <w:jc w:val="left"/>
        <w:rPr>
          <w:ins w:id="885249" w:author="Claude" w:date="2026-10-07T12:00:00Z"/>
        </w:rPr>
      </w:pPr>
      <w:ins w:id="885609" w:author="Claude" w:date="2026-10-07T12:00:00Z">
        <w:r>
          <w:rPr>
            <w:rFonts w:ascii="Consolas" w:hAnsi="Consolas" w:cs="Consolas"/>
            <w:sz w:val="14"/>
            <w:szCs w:val="14"/>
          </w:rPr>
          <w:t xml:space="preserve"> 360  </w:t>
        </w:r>
      </w:ins>
    </w:p>
    <w:p>
      <w:pPr>
        <w:shd w:val="clear" w:color="auto" w:fill="F7F7F7"/>
        <w:spacing w:before="0" w:after="0" w:line="180" w:lineRule="exact"/>
        <w:ind w:left="0" w:firstLine="0"/>
        <w:jc w:val="left"/>
        <w:rPr>
          <w:ins w:id="885249" w:author="Claude" w:date="2026-10-07T12:00:00Z"/>
        </w:rPr>
      </w:pPr>
      <w:ins w:id="885610" w:author="Claude" w:date="2026-10-07T12:00:00Z">
        <w:r>
          <w:rPr>
            <w:rFonts w:ascii="Consolas" w:hAnsi="Consolas" w:cs="Consolas"/>
            <w:sz w:val="14"/>
            <w:szCs w:val="14"/>
          </w:rPr>
          <w:t xml:space="preserve"> 361  TIPOS_ORGANIZACAO = [("empresa", "Empresa"), ("coop_trabalho", "Cooperativa de Trabalho"),</w:t>
        </w:r>
      </w:ins>
    </w:p>
    <w:p>
      <w:pPr>
        <w:shd w:val="clear" w:color="auto" w:fill="F7F7F7"/>
        <w:spacing w:before="0" w:after="0" w:line="180" w:lineRule="exact"/>
        <w:ind w:left="0" w:firstLine="0"/>
        <w:jc w:val="left"/>
        <w:rPr>
          <w:ins w:id="885249" w:author="Claude" w:date="2026-10-07T12:00:00Z"/>
        </w:rPr>
      </w:pPr>
      <w:ins w:id="885611" w:author="Claude" w:date="2026-10-07T12:00:00Z">
        <w:r>
          <w:rPr>
            <w:rFonts w:ascii="Consolas" w:hAnsi="Consolas" w:cs="Consolas"/>
            <w:sz w:val="14"/>
            <w:szCs w:val="14"/>
          </w:rPr>
          <w:t xml:space="preserve"> 362                       ("coop_agro", "Cooperativa Agropecuária")]</w:t>
        </w:r>
      </w:ins>
    </w:p>
    <w:p>
      <w:pPr>
        <w:shd w:val="clear" w:color="auto" w:fill="F7F7F7"/>
        <w:spacing w:before="0" w:after="0" w:line="180" w:lineRule="exact"/>
        <w:ind w:left="0" w:firstLine="0"/>
        <w:jc w:val="left"/>
        <w:rPr>
          <w:ins w:id="885249" w:author="Claude" w:date="2026-10-07T12:00:00Z"/>
        </w:rPr>
      </w:pPr>
      <w:ins w:id="885612" w:author="Claude" w:date="2026-10-07T12:00:00Z">
        <w:r>
          <w:rPr>
            <w:rFonts w:ascii="Consolas" w:hAnsi="Consolas" w:cs="Consolas"/>
            <w:sz w:val="14"/>
            <w:szCs w:val="14"/>
          </w:rPr>
          <w:t xml:space="preserve"> 363  MINIMO_COOPERADOS = {"coop_trabalho": 7, "coop_agro": 20}   # Lei nº 12.690/2012; Lei nº 5.764/1971</w:t>
        </w:r>
      </w:ins>
    </w:p>
    <w:p>
      <w:pPr>
        <w:shd w:val="clear" w:color="auto" w:fill="F7F7F7"/>
        <w:spacing w:before="0" w:after="0" w:line="180" w:lineRule="exact"/>
        <w:ind w:left="0" w:firstLine="0"/>
        <w:jc w:val="left"/>
        <w:rPr>
          <w:ins w:id="885249" w:author="Claude" w:date="2026-10-07T12:00:00Z"/>
        </w:rPr>
      </w:pPr>
      <w:ins w:id="885613" w:author="Claude" w:date="2026-10-07T12:00:00Z">
        <w:r>
          <w:rPr>
            <w:rFonts w:ascii="Consolas" w:hAnsi="Consolas" w:cs="Consolas"/>
            <w:sz w:val="14"/>
            <w:szCs w:val="14"/>
          </w:rPr>
          <w:t xml:space="preserve"> 364  </w:t>
        </w:r>
      </w:ins>
    </w:p>
    <w:p>
      <w:pPr>
        <w:shd w:val="clear" w:color="auto" w:fill="F7F7F7"/>
        <w:spacing w:before="0" w:after="0" w:line="180" w:lineRule="exact"/>
        <w:ind w:left="0" w:firstLine="0"/>
        <w:jc w:val="left"/>
        <w:rPr>
          <w:ins w:id="885249" w:author="Claude" w:date="2026-10-07T12:00:00Z"/>
        </w:rPr>
      </w:pPr>
      <w:ins w:id="885614" w:author="Claude" w:date="2026-10-07T12:00:00Z">
        <w:r>
          <w:rPr>
            <w:rFonts w:ascii="Consolas" w:hAnsi="Consolas" w:cs="Consolas"/>
            <w:sz w:val="14"/>
            <w:szCs w:val="14"/>
          </w:rPr>
          <w:t xml:space="preserve"> 365  </w:t>
        </w:r>
      </w:ins>
    </w:p>
    <w:p>
      <w:pPr>
        <w:shd w:val="clear" w:color="auto" w:fill="F7F7F7"/>
        <w:spacing w:before="0" w:after="0" w:line="180" w:lineRule="exact"/>
        <w:ind w:left="0" w:firstLine="0"/>
        <w:jc w:val="left"/>
        <w:rPr>
          <w:ins w:id="885249" w:author="Claude" w:date="2026-10-07T12:00:00Z"/>
        </w:rPr>
      </w:pPr>
      <w:ins w:id="885615" w:author="Claude" w:date="2026-10-07T12:00:00Z">
        <w:r>
          <w:rPr>
            <w:rFonts w:ascii="Consolas" w:hAnsi="Consolas" w:cs="Consolas"/>
            <w:sz w:val="14"/>
            <w:szCs w:val="14"/>
          </w:rPr>
          <w:t xml:space="preserve"> 366  def bloco_identificacao(P: Perguntador, cfg: EVTEASConfig):</w:t>
        </w:r>
      </w:ins>
    </w:p>
    <w:p>
      <w:pPr>
        <w:shd w:val="clear" w:color="auto" w:fill="F7F7F7"/>
        <w:spacing w:before="0" w:after="0" w:line="180" w:lineRule="exact"/>
        <w:ind w:left="0" w:firstLine="0"/>
        <w:jc w:val="left"/>
        <w:rPr>
          <w:ins w:id="885249" w:author="Claude" w:date="2026-10-07T12:00:00Z"/>
        </w:rPr>
      </w:pPr>
      <w:ins w:id="885616" w:author="Claude" w:date="2026-10-07T12:00:00Z">
        <w:r>
          <w:rPr>
            <w:rFonts w:ascii="Consolas" w:hAnsi="Consolas" w:cs="Consolas"/>
            <w:sz w:val="14"/>
            <w:szCs w:val="14"/>
          </w:rPr>
          <w:t xml:space="preserve"> 367      P.bloco("1. IDENTIFICAÇÃO DO PROJETO")</w:t>
        </w:r>
      </w:ins>
    </w:p>
    <w:p>
      <w:pPr>
        <w:shd w:val="clear" w:color="auto" w:fill="F7F7F7"/>
        <w:spacing w:before="0" w:after="0" w:line="180" w:lineRule="exact"/>
        <w:ind w:left="0" w:firstLine="0"/>
        <w:jc w:val="left"/>
        <w:rPr>
          <w:ins w:id="885249" w:author="Claude" w:date="2026-10-07T12:00:00Z"/>
        </w:rPr>
      </w:pPr>
      <w:ins w:id="885617" w:author="Claude" w:date="2026-10-07T12:00:00Z">
        <w:r>
          <w:rPr>
            <w:rFonts w:ascii="Consolas" w:hAnsi="Consolas" w:cs="Consolas"/>
            <w:sz w:val="14"/>
            <w:szCs w:val="14"/>
          </w:rPr>
          <w:t xml:space="preserve"> 368      cfg.projeto = P.texto("Nome do projeto", cfg.projeto if P.modo == "revisar" else None)</w:t>
        </w:r>
      </w:ins>
    </w:p>
    <w:p>
      <w:pPr>
        <w:shd w:val="clear" w:color="auto" w:fill="F7F7F7"/>
        <w:spacing w:before="0" w:after="0" w:line="180" w:lineRule="exact"/>
        <w:ind w:left="0" w:firstLine="0"/>
        <w:jc w:val="left"/>
        <w:rPr>
          <w:ins w:id="885249" w:author="Claude" w:date="2026-10-07T12:00:00Z"/>
        </w:rPr>
      </w:pPr>
      <w:ins w:id="885618" w:author="Claude" w:date="2026-10-07T12:00:00Z">
        <w:r>
          <w:rPr>
            <w:rFonts w:ascii="Consolas" w:hAnsi="Consolas" w:cs="Consolas"/>
            <w:sz w:val="14"/>
            <w:szCs w:val="14"/>
          </w:rPr>
          <w:t xml:space="preserve"> 369      cfg.autor = P.texto("Responsável pelo estudo", cfg.autor if P.modo == "revisar" else None)</w:t>
        </w:r>
      </w:ins>
    </w:p>
    <w:p>
      <w:pPr>
        <w:shd w:val="clear" w:color="auto" w:fill="F7F7F7"/>
        <w:spacing w:before="0" w:after="0" w:line="180" w:lineRule="exact"/>
        <w:ind w:left="0" w:firstLine="0"/>
        <w:jc w:val="left"/>
        <w:rPr>
          <w:ins w:id="885249" w:author="Claude" w:date="2026-10-07T12:00:00Z"/>
        </w:rPr>
      </w:pPr>
      <w:ins w:id="885619" w:author="Claude" w:date="2026-10-07T12:00:00Z">
        <w:r>
          <w:rPr>
            <w:rFonts w:ascii="Consolas" w:hAnsi="Consolas" w:cs="Consolas"/>
            <w:sz w:val="14"/>
            <w:szCs w:val="14"/>
          </w:rPr>
          <w:t xml:space="preserve"> 370      tipo, _ = P.opcao("Tipo de pessoa jurídica:", TIPOS_ORGANIZACAO,</w:t>
        </w:r>
      </w:ins>
    </w:p>
    <w:p>
      <w:pPr>
        <w:shd w:val="clear" w:color="auto" w:fill="F7F7F7"/>
        <w:spacing w:before="0" w:after="0" w:line="180" w:lineRule="exact"/>
        <w:ind w:left="0" w:firstLine="0"/>
        <w:jc w:val="left"/>
        <w:rPr>
          <w:ins w:id="885249" w:author="Claude" w:date="2026-10-07T12:00:00Z"/>
        </w:rPr>
      </w:pPr>
      <w:ins w:id="885620" w:author="Claude" w:date="2026-10-07T12:00:00Z">
        <w:r>
          <w:rPr>
            <w:rFonts w:ascii="Consolas" w:hAnsi="Consolas" w:cs="Consolas"/>
            <w:sz w:val="14"/>
            <w:szCs w:val="14"/>
          </w:rPr>
          <w:t xml:space="preserve"> 371                        cfg.economico.tipo_organizacao if P.modo == "revisar" else None)</w:t>
        </w:r>
      </w:ins>
    </w:p>
    <w:p>
      <w:pPr>
        <w:shd w:val="clear" w:color="auto" w:fill="F7F7F7"/>
        <w:spacing w:before="0" w:after="0" w:line="180" w:lineRule="exact"/>
        <w:ind w:left="0" w:firstLine="0"/>
        <w:jc w:val="left"/>
        <w:rPr>
          <w:ins w:id="885249" w:author="Claude" w:date="2026-10-07T12:00:00Z"/>
        </w:rPr>
      </w:pPr>
      <w:ins w:id="885621" w:author="Claude" w:date="2026-10-07T12:00:00Z">
        <w:r>
          <w:rPr>
            <w:rFonts w:ascii="Consolas" w:hAnsi="Consolas" w:cs="Consolas"/>
            <w:sz w:val="14"/>
            <w:szCs w:val="14"/>
          </w:rPr>
          <w:t xml:space="preserve"> 372      cfg.economico.tipo_organizacao = tipo</w:t>
        </w:r>
      </w:ins>
    </w:p>
    <w:p>
      <w:pPr>
        <w:shd w:val="clear" w:color="auto" w:fill="F7F7F7"/>
        <w:spacing w:before="0" w:after="0" w:line="180" w:lineRule="exact"/>
        <w:ind w:left="0" w:firstLine="0"/>
        <w:jc w:val="left"/>
        <w:rPr>
          <w:ins w:id="885249" w:author="Claude" w:date="2026-10-07T12:00:00Z"/>
        </w:rPr>
      </w:pPr>
      <w:ins w:id="885622" w:author="Claude" w:date="2026-10-07T12:00:00Z">
        <w:r>
          <w:rPr>
            <w:rFonts w:ascii="Consolas" w:hAnsi="Consolas" w:cs="Consolas"/>
            <w:sz w:val="14"/>
            <w:szCs w:val="14"/>
          </w:rPr>
          <w:t xml:space="preserve"> 373  </w:t>
        </w:r>
      </w:ins>
    </w:p>
    <w:p>
      <w:pPr>
        <w:shd w:val="clear" w:color="auto" w:fill="F7F7F7"/>
        <w:spacing w:before="0" w:after="0" w:line="180" w:lineRule="exact"/>
        <w:ind w:left="0" w:firstLine="0"/>
        <w:jc w:val="left"/>
        <w:rPr>
          <w:ins w:id="885249" w:author="Claude" w:date="2026-10-07T12:00:00Z"/>
        </w:rPr>
      </w:pPr>
      <w:ins w:id="885623" w:author="Claude" w:date="2026-10-07T12:00:00Z">
        <w:r>
          <w:rPr>
            <w:rFonts w:ascii="Consolas" w:hAnsi="Consolas" w:cs="Consolas"/>
            <w:sz w:val="14"/>
            <w:szCs w:val="14"/>
          </w:rPr>
          <w:t xml:space="preserve"> 374  </w:t>
        </w:r>
      </w:ins>
    </w:p>
    <w:p>
      <w:pPr>
        <w:shd w:val="clear" w:color="auto" w:fill="F7F7F7"/>
        <w:spacing w:before="0" w:after="0" w:line="180" w:lineRule="exact"/>
        <w:ind w:left="0" w:firstLine="0"/>
        <w:jc w:val="left"/>
        <w:rPr>
          <w:ins w:id="885249" w:author="Claude" w:date="2026-10-07T12:00:00Z"/>
        </w:rPr>
      </w:pPr>
      <w:ins w:id="885624" w:author="Claude" w:date="2026-10-07T12:00:00Z">
        <w:r>
          <w:rPr>
            <w:rFonts w:ascii="Consolas" w:hAnsi="Consolas" w:cs="Consolas"/>
            <w:sz w:val="14"/>
            <w:szCs w:val="14"/>
          </w:rPr>
          <w:t xml:space="preserve"> 375  def bloco_tecnico(P: Perguntador, cfg: EVTEASConfig):</w:t>
        </w:r>
      </w:ins>
    </w:p>
    <w:p>
      <w:pPr>
        <w:shd w:val="clear" w:color="auto" w:fill="F7F7F7"/>
        <w:spacing w:before="0" w:after="0" w:line="180" w:lineRule="exact"/>
        <w:ind w:left="0" w:firstLine="0"/>
        <w:jc w:val="left"/>
        <w:rPr>
          <w:ins w:id="885249" w:author="Claude" w:date="2026-10-07T12:00:00Z"/>
        </w:rPr>
      </w:pPr>
      <w:ins w:id="885625" w:author="Claude" w:date="2026-10-07T12:00:00Z">
        <w:r>
          <w:rPr>
            <w:rFonts w:ascii="Consolas" w:hAnsi="Consolas" w:cs="Consolas"/>
            <w:sz w:val="14"/>
            <w:szCs w:val="14"/>
          </w:rPr>
          <w:t xml:space="preserve"> 376      t = cfg.tecnico</w:t>
        </w:r>
      </w:ins>
    </w:p>
    <w:p>
      <w:pPr>
        <w:shd w:val="clear" w:color="auto" w:fill="F7F7F7"/>
        <w:spacing w:before="0" w:after="0" w:line="180" w:lineRule="exact"/>
        <w:ind w:left="0" w:firstLine="0"/>
        <w:jc w:val="left"/>
        <w:rPr>
          <w:ins w:id="885249" w:author="Claude" w:date="2026-10-07T12:00:00Z"/>
        </w:rPr>
      </w:pPr>
      <w:ins w:id="885626" w:author="Claude" w:date="2026-10-07T12:00:00Z">
        <w:r>
          <w:rPr>
            <w:rFonts w:ascii="Consolas" w:hAnsi="Consolas" w:cs="Consolas"/>
            <w:sz w:val="14"/>
            <w:szCs w:val="14"/>
          </w:rPr>
          <w:t xml:space="preserve"> 377      P.bloco("2. DIMENSÃO TÉCNICA — INFRAESTRUTURA")</w:t>
        </w:r>
      </w:ins>
    </w:p>
    <w:p>
      <w:pPr>
        <w:shd w:val="clear" w:color="auto" w:fill="F7F7F7"/>
        <w:spacing w:before="0" w:after="0" w:line="180" w:lineRule="exact"/>
        <w:ind w:left="0" w:firstLine="0"/>
        <w:jc w:val="left"/>
        <w:rPr>
          <w:ins w:id="885249" w:author="Claude" w:date="2026-10-07T12:00:00Z"/>
        </w:rPr>
      </w:pPr>
      <w:ins w:id="885627" w:author="Claude" w:date="2026-10-07T12:00:00Z">
        <w:r>
          <w:rPr>
            <w:rFonts w:ascii="Consolas" w:hAnsi="Consolas" w:cs="Consolas"/>
            <w:sz w:val="14"/>
            <w:szCs w:val="14"/>
          </w:rPr>
          <w:t xml:space="preserve"> 378      t.especie = P.texto("Espécie cultivada", t.especie if P.modo == "revisar" else None,</w:t>
        </w:r>
      </w:ins>
    </w:p>
    <w:p>
      <w:pPr>
        <w:shd w:val="clear" w:color="auto" w:fill="F7F7F7"/>
        <w:spacing w:before="0" w:after="0" w:line="180" w:lineRule="exact"/>
        <w:ind w:left="0" w:firstLine="0"/>
        <w:jc w:val="left"/>
        <w:rPr>
          <w:ins w:id="885249" w:author="Claude" w:date="2026-10-07T12:00:00Z"/>
        </w:rPr>
      </w:pPr>
      <w:ins w:id="885628" w:author="Claude" w:date="2026-10-07T12:00:00Z">
        <w:r>
          <w:rPr>
            <w:rFonts w:ascii="Consolas" w:hAnsi="Consolas" w:cs="Consolas"/>
            <w:sz w:val="14"/>
            <w:szCs w:val="14"/>
          </w:rPr>
          <w:t xml:space="preserve"> 379                          referencia="Tilápia-do-nilo (Oreochromis niloticus)")</w:t>
        </w:r>
      </w:ins>
    </w:p>
    <w:p>
      <w:pPr>
        <w:shd w:val="clear" w:color="auto" w:fill="F7F7F7"/>
        <w:spacing w:before="0" w:after="0" w:line="180" w:lineRule="exact"/>
        <w:ind w:left="0" w:firstLine="0"/>
        <w:jc w:val="left"/>
        <w:rPr>
          <w:ins w:id="885249" w:author="Claude" w:date="2026-10-07T12:00:00Z"/>
        </w:rPr>
      </w:pPr>
      <w:ins w:id="885629" w:author="Claude" w:date="2026-10-07T12:00:00Z">
        <w:r>
          <w:rPr>
            <w:rFonts w:ascii="Consolas" w:hAnsi="Consolas" w:cs="Consolas"/>
            <w:sz w:val="14"/>
            <w:szCs w:val="14"/>
          </w:rPr>
          <w:t xml:space="preserve"> 380      sistemas = [(k, f"{k} (referência: {_fmt(float(v['capacidade_suporte_kg_m3']))} kg/m³; "</w:t>
        </w:r>
      </w:ins>
    </w:p>
    <w:p>
      <w:pPr>
        <w:shd w:val="clear" w:color="auto" w:fill="F7F7F7"/>
        <w:spacing w:before="0" w:after="0" w:line="180" w:lineRule="exact"/>
        <w:ind w:left="0" w:firstLine="0"/>
        <w:jc w:val="left"/>
        <w:rPr>
          <w:ins w:id="885249" w:author="Claude" w:date="2026-10-07T12:00:00Z"/>
        </w:rPr>
      </w:pPr>
      <w:ins w:id="885630" w:author="Claude" w:date="2026-10-07T12:00:00Z">
        <w:r>
          <w:rPr>
            <w:rFonts w:ascii="Consolas" w:hAnsi="Consolas" w:cs="Consolas"/>
            <w:sz w:val="14"/>
            <w:szCs w:val="14"/>
          </w:rPr>
          <w:t xml:space="preserve"> 381                      f"{_fmt(float(v['energia_kwh_kg']))} kWh/kg)") for k, v in SISTEMAS_PRODUTIVOS.items()]</w:t>
        </w:r>
      </w:ins>
    </w:p>
    <w:p>
      <w:pPr>
        <w:shd w:val="clear" w:color="auto" w:fill="F7F7F7"/>
        <w:spacing w:before="0" w:after="0" w:line="180" w:lineRule="exact"/>
        <w:ind w:left="0" w:firstLine="0"/>
        <w:jc w:val="left"/>
        <w:rPr>
          <w:ins w:id="885249" w:author="Claude" w:date="2026-10-07T12:00:00Z"/>
        </w:rPr>
      </w:pPr>
      <w:ins w:id="885631" w:author="Claude" w:date="2026-10-07T12:00:00Z">
        <w:r>
          <w:rPr>
            <w:rFonts w:ascii="Consolas" w:hAnsi="Consolas" w:cs="Consolas"/>
            <w:sz w:val="14"/>
            <w:szCs w:val="14"/>
          </w:rPr>
          <w:t xml:space="preserve"> 382      sistema_anterior = t.sistema_produtivo</w:t>
        </w:r>
      </w:ins>
    </w:p>
    <w:p>
      <w:pPr>
        <w:shd w:val="clear" w:color="auto" w:fill="F7F7F7"/>
        <w:spacing w:before="0" w:after="0" w:line="180" w:lineRule="exact"/>
        <w:ind w:left="0" w:firstLine="0"/>
        <w:jc w:val="left"/>
        <w:rPr>
          <w:ins w:id="885249" w:author="Claude" w:date="2026-10-07T12:00:00Z"/>
        </w:rPr>
      </w:pPr>
      <w:ins w:id="885632" w:author="Claude" w:date="2026-10-07T12:00:00Z">
        <w:r>
          <w:rPr>
            <w:rFonts w:ascii="Consolas" w:hAnsi="Consolas" w:cs="Consolas"/>
            <w:sz w:val="14"/>
            <w:szCs w:val="14"/>
          </w:rPr>
          <w:t xml:space="preserve"> 383      t.sistema_produtivo, _ = P.opcao("Sistema produtivo:", sistemas, t.sistema_produtivo if P.modo == "revisar" else None)</w:t>
        </w:r>
      </w:ins>
    </w:p>
    <w:p>
      <w:pPr>
        <w:shd w:val="clear" w:color="auto" w:fill="F7F7F7"/>
        <w:spacing w:before="0" w:after="0" w:line="180" w:lineRule="exact"/>
        <w:ind w:left="0" w:firstLine="0"/>
        <w:jc w:val="left"/>
        <w:rPr>
          <w:ins w:id="885249" w:author="Claude" w:date="2026-10-07T12:00:00Z"/>
        </w:rPr>
      </w:pPr>
      <w:ins w:id="885633" w:author="Claude" w:date="2026-10-07T12:00:00Z">
        <w:r>
          <w:rPr>
            <w:rFonts w:ascii="Consolas" w:hAnsi="Consolas" w:cs="Consolas"/>
            <w:sz w:val="14"/>
            <w:szCs w:val="14"/>
          </w:rPr>
          <w:t xml:space="preserve"> 384      ref = SISTEMAS_PRODUTIVOS[t.sistema_produtivo]</w:t>
        </w:r>
      </w:ins>
    </w:p>
    <w:p>
      <w:pPr>
        <w:shd w:val="clear" w:color="auto" w:fill="F7F7F7"/>
        <w:spacing w:before="0" w:after="0" w:line="180" w:lineRule="exact"/>
        <w:ind w:left="0" w:firstLine="0"/>
        <w:jc w:val="left"/>
        <w:rPr>
          <w:ins w:id="885249" w:author="Claude" w:date="2026-10-07T12:00:00Z"/>
        </w:rPr>
      </w:pPr>
      <w:ins w:id="885634" w:author="Claude" w:date="2026-10-07T12:00:00Z">
        <w:r>
          <w:rPr>
            <w:rFonts w:ascii="Consolas" w:hAnsi="Consolas" w:cs="Consolas"/>
            <w:sz w:val="14"/>
            <w:szCs w:val="14"/>
          </w:rPr>
          <w:t xml:space="preserve"> 385      if P.modo == "revisar" and sistema_anterior in SISTEMAS_PRODUTIVOS and sistema_anterior != t.sistema_produtivo:</w:t>
        </w:r>
      </w:ins>
    </w:p>
    <w:p>
      <w:pPr>
        <w:shd w:val="clear" w:color="auto" w:fill="F7F7F7"/>
        <w:spacing w:before="0" w:after="0" w:line="180" w:lineRule="exact"/>
        <w:ind w:left="0" w:firstLine="0"/>
        <w:jc w:val="left"/>
        <w:rPr>
          <w:ins w:id="885249" w:author="Claude" w:date="2026-10-07T12:00:00Z"/>
        </w:rPr>
      </w:pPr>
      <w:ins w:id="885635" w:author="Claude" w:date="2026-10-07T12:00:00Z">
        <w:r>
          <w:rPr>
            <w:rFonts w:ascii="Consolas" w:hAnsi="Consolas" w:cs="Consolas"/>
            <w:sz w:val="14"/>
            <w:szCs w:val="14"/>
          </w:rPr>
          <w:t xml:space="preserve"> 386          _trocar_referencias_do_sistema(P, cfg, sistema_anterior)</w:t>
        </w:r>
      </w:ins>
    </w:p>
    <w:p>
      <w:pPr>
        <w:shd w:val="clear" w:color="auto" w:fill="F7F7F7"/>
        <w:spacing w:before="0" w:after="0" w:line="180" w:lineRule="exact"/>
        <w:ind w:left="0" w:firstLine="0"/>
        <w:jc w:val="left"/>
        <w:rPr>
          <w:ins w:id="885249" w:author="Claude" w:date="2026-10-07T12:00:00Z"/>
        </w:rPr>
      </w:pPr>
      <w:ins w:id="885636" w:author="Claude" w:date="2026-10-07T12:00:00Z">
        <w:r>
          <w:rPr>
            <w:rFonts w:ascii="Consolas" w:hAnsi="Consolas" w:cs="Consolas"/>
            <w:sz w:val="14"/>
            <w:szCs w:val="14"/>
          </w:rPr>
          <w:t xml:space="preserve"> 387      vol_atual = t.area_lamina_m2 * t.profundidade_media_m      # volume salvo (antes de alterar a área)</w:t>
        </w:r>
      </w:ins>
    </w:p>
    <w:p>
      <w:pPr>
        <w:shd w:val="clear" w:color="auto" w:fill="F7F7F7"/>
        <w:spacing w:before="0" w:after="0" w:line="180" w:lineRule="exact"/>
        <w:ind w:left="0" w:firstLine="0"/>
        <w:jc w:val="left"/>
        <w:rPr>
          <w:ins w:id="885249" w:author="Claude" w:date="2026-10-07T12:00:00Z"/>
        </w:rPr>
      </w:pPr>
      <w:ins w:id="885637" w:author="Claude" w:date="2026-10-07T12:00:00Z">
        <w:r>
          <w:rPr>
            <w:rFonts w:ascii="Consolas" w:hAnsi="Consolas" w:cs="Consolas"/>
            <w:sz w:val="14"/>
            <w:szCs w:val="14"/>
          </w:rPr>
          <w:t xml:space="preserve"> 388      P.campo(cfg, "tecnico.area_lamina_m2", "Área de lâmina d'água", minimo=1, unidade="m²")</w:t>
        </w:r>
      </w:ins>
    </w:p>
    <w:p>
      <w:pPr>
        <w:shd w:val="clear" w:color="auto" w:fill="F7F7F7"/>
        <w:spacing w:before="0" w:after="0" w:line="180" w:lineRule="exact"/>
        <w:ind w:left="0" w:firstLine="0"/>
        <w:jc w:val="left"/>
        <w:rPr>
          <w:ins w:id="885249" w:author="Claude" w:date="2026-10-07T12:00:00Z"/>
        </w:rPr>
      </w:pPr>
      <w:ins w:id="885638" w:author="Claude" w:date="2026-10-07T12:00:00Z">
        <w:r>
          <w:rPr>
            <w:rFonts w:ascii="Consolas" w:hAnsi="Consolas" w:cs="Consolas"/>
            <w:sz w:val="14"/>
            <w:szCs w:val="14"/>
          </w:rPr>
          <w:t xml:space="preserve"> 389      vol, origem = P.numero("Volume útil total dos viveiros/tanques", vol_atual if P.modo == "revisar" else None,</w:t>
        </w:r>
      </w:ins>
    </w:p>
    <w:p>
      <w:pPr>
        <w:shd w:val="clear" w:color="auto" w:fill="F7F7F7"/>
        <w:spacing w:before="0" w:after="0" w:line="180" w:lineRule="exact"/>
        <w:ind w:left="0" w:firstLine="0"/>
        <w:jc w:val="left"/>
        <w:rPr>
          <w:ins w:id="885249" w:author="Claude" w:date="2026-10-07T12:00:00Z"/>
        </w:rPr>
      </w:pPr>
      <w:ins w:id="885639" w:author="Claude" w:date="2026-10-07T12:00:00Z">
        <w:r>
          <w:rPr>
            <w:rFonts w:ascii="Consolas" w:hAnsi="Consolas" w:cs="Consolas"/>
            <w:sz w:val="14"/>
            <w:szCs w:val="14"/>
          </w:rPr>
          <w:t xml:space="preserve"> 390                             minimo=0.01, unidade="m³")</w:t>
        </w:r>
      </w:ins>
    </w:p>
    <w:p>
      <w:pPr>
        <w:shd w:val="clear" w:color="auto" w:fill="F7F7F7"/>
        <w:spacing w:before="0" w:after="0" w:line="180" w:lineRule="exact"/>
        <w:ind w:left="0" w:firstLine="0"/>
        <w:jc w:val="left"/>
        <w:rPr>
          <w:ins w:id="885249" w:author="Claude" w:date="2026-10-07T12:00:00Z"/>
        </w:rPr>
      </w:pPr>
      <w:ins w:id="885640" w:author="Claude" w:date="2026-10-07T12:00:00Z">
        <w:r>
          <w:rPr>
            <w:rFonts w:ascii="Consolas" w:hAnsi="Consolas" w:cs="Consolas"/>
            <w:sz w:val="14"/>
            <w:szCs w:val="14"/>
          </w:rPr>
          <w:t xml:space="preserve"> 391      t.profundidade_media_m = vol / t.area_lamina_m2</w:t>
        </w:r>
      </w:ins>
    </w:p>
    <w:p>
      <w:pPr>
        <w:shd w:val="clear" w:color="auto" w:fill="F7F7F7"/>
        <w:spacing w:before="0" w:after="0" w:line="180" w:lineRule="exact"/>
        <w:ind w:left="0" w:firstLine="0"/>
        <w:jc w:val="left"/>
        <w:rPr>
          <w:ins w:id="885249" w:author="Claude" w:date="2026-10-07T12:00:00Z"/>
        </w:rPr>
      </w:pPr>
      <w:ins w:id="885641" w:author="Claude" w:date="2026-10-07T12:00:00Z">
        <w:r>
          <w:rPr>
            <w:rFonts w:ascii="Consolas" w:hAnsi="Consolas" w:cs="Consolas"/>
            <w:sz w:val="14"/>
            <w:szCs w:val="14"/>
          </w:rPr>
          <w:t xml:space="preserve"> 392      if origem == "usuario":</w:t>
        </w:r>
      </w:ins>
    </w:p>
    <w:p>
      <w:pPr>
        <w:shd w:val="clear" w:color="auto" w:fill="F7F7F7"/>
        <w:spacing w:before="0" w:after="0" w:line="180" w:lineRule="exact"/>
        <w:ind w:left="0" w:firstLine="0"/>
        <w:jc w:val="left"/>
        <w:rPr>
          <w:ins w:id="885249" w:author="Claude" w:date="2026-10-07T12:00:00Z"/>
        </w:rPr>
      </w:pPr>
      <w:ins w:id="885642" w:author="Claude" w:date="2026-10-07T12:00:00Z">
        <w:r>
          <w:rPr>
            <w:rFonts w:ascii="Consolas" w:hAnsi="Consolas" w:cs="Consolas"/>
            <w:sz w:val="14"/>
            <w:szCs w:val="14"/>
          </w:rPr>
          <w:t xml:space="preserve"> 393          P.digitados.append("tecnico.profundidade_media_m")</w:t>
        </w:r>
      </w:ins>
    </w:p>
    <w:p>
      <w:pPr>
        <w:shd w:val="clear" w:color="auto" w:fill="F7F7F7"/>
        <w:spacing w:before="0" w:after="0" w:line="180" w:lineRule="exact"/>
        <w:ind w:left="0" w:firstLine="0"/>
        <w:jc w:val="left"/>
        <w:rPr>
          <w:ins w:id="885249" w:author="Claude" w:date="2026-10-07T12:00:00Z"/>
        </w:rPr>
      </w:pPr>
      <w:ins w:id="885643" w:author="Claude" w:date="2026-10-07T12:00:00Z">
        <w:r>
          <w:rPr>
            <w:rFonts w:ascii="Consolas" w:hAnsi="Consolas" w:cs="Consolas"/>
            <w:sz w:val="14"/>
            <w:szCs w:val="14"/>
          </w:rPr>
          <w:t xml:space="preserve"> 394      P.saida(f"  → profundidade média equivalente: {_fmt(round(t.profundidade_media_m, 3))} m")</w:t>
        </w:r>
      </w:ins>
    </w:p>
    <w:p>
      <w:pPr>
        <w:shd w:val="clear" w:color="auto" w:fill="F7F7F7"/>
        <w:spacing w:before="0" w:after="0" w:line="180" w:lineRule="exact"/>
        <w:ind w:left="0" w:firstLine="0"/>
        <w:jc w:val="left"/>
        <w:rPr>
          <w:ins w:id="885249" w:author="Claude" w:date="2026-10-07T12:00:00Z"/>
        </w:rPr>
      </w:pPr>
      <w:ins w:id="885644" w:author="Claude" w:date="2026-10-07T12:00:00Z">
        <w:r>
          <w:rPr>
            <w:rFonts w:ascii="Consolas" w:hAnsi="Consolas" w:cs="Consolas"/>
            <w:sz w:val="14"/>
            <w:szCs w:val="14"/>
          </w:rPr>
          <w:t xml:space="preserve"> 395      if not 0.3 &lt;= t.profundidade_media_m &lt;= 10:</w:t>
        </w:r>
      </w:ins>
    </w:p>
    <w:p>
      <w:pPr>
        <w:shd w:val="clear" w:color="auto" w:fill="F7F7F7"/>
        <w:spacing w:before="0" w:after="0" w:line="180" w:lineRule="exact"/>
        <w:ind w:left="0" w:firstLine="0"/>
        <w:jc w:val="left"/>
        <w:rPr>
          <w:ins w:id="885249" w:author="Claude" w:date="2026-10-07T12:00:00Z"/>
        </w:rPr>
      </w:pPr>
      <w:ins w:id="885645" w:author="Claude" w:date="2026-10-07T12:00:00Z">
        <w:r>
          <w:rPr>
            <w:rFonts w:ascii="Consolas" w:hAnsi="Consolas" w:cs="Consolas"/>
            <w:sz w:val="14"/>
            <w:szCs w:val="14"/>
          </w:rPr>
          <w:t xml:space="preserve"> 396          P.saida("  ⚠ Profundidade fora da faixa usual de viveiros e tanques (0,3 a 10 m): confira a área e o volume.")</w:t>
        </w:r>
      </w:ins>
    </w:p>
    <w:p>
      <w:pPr>
        <w:shd w:val="clear" w:color="auto" w:fill="F7F7F7"/>
        <w:spacing w:before="0" w:after="0" w:line="180" w:lineRule="exact"/>
        <w:ind w:left="0" w:firstLine="0"/>
        <w:jc w:val="left"/>
        <w:rPr>
          <w:ins w:id="885249" w:author="Claude" w:date="2026-10-07T12:00:00Z"/>
        </w:rPr>
      </w:pPr>
      <w:ins w:id="885646" w:author="Claude" w:date="2026-10-07T12:00:00Z">
        <w:r>
          <w:rPr>
            <w:rFonts w:ascii="Consolas" w:hAnsi="Consolas" w:cs="Consolas"/>
            <w:sz w:val="14"/>
            <w:szCs w:val="14"/>
          </w:rPr>
          <w:t xml:space="preserve"> 397      P.campo(cfg, "tecnico.numero_tanques", "Número total de viveiros/tanques", minimo=1, inteiro=True)</w:t>
        </w:r>
      </w:ins>
    </w:p>
    <w:p>
      <w:pPr>
        <w:shd w:val="clear" w:color="auto" w:fill="F7F7F7"/>
        <w:spacing w:before="0" w:after="0" w:line="180" w:lineRule="exact"/>
        <w:ind w:left="0" w:firstLine="0"/>
        <w:jc w:val="left"/>
        <w:rPr>
          <w:ins w:id="885249" w:author="Claude" w:date="2026-10-07T12:00:00Z"/>
        </w:rPr>
      </w:pPr>
      <w:ins w:id="885647" w:author="Claude" w:date="2026-10-07T12:00:00Z">
        <w:r>
          <w:rPr>
            <w:rFonts w:ascii="Consolas" w:hAnsi="Consolas" w:cs="Consolas"/>
            <w:sz w:val="14"/>
            <w:szCs w:val="14"/>
          </w:rPr>
          <w:t xml:space="preserve"> 398      P.campo(cfg, "tecnico.tanques_ativos", "Número de viveiros/tanques ativos", minimo=1, maximo=t.numero_tanques, inteiro=True)</w:t>
        </w:r>
      </w:ins>
    </w:p>
    <w:p>
      <w:pPr>
        <w:shd w:val="clear" w:color="auto" w:fill="F7F7F7"/>
        <w:spacing w:before="0" w:after="0" w:line="180" w:lineRule="exact"/>
        <w:ind w:left="0" w:firstLine="0"/>
        <w:jc w:val="left"/>
        <w:rPr>
          <w:ins w:id="885249" w:author="Claude" w:date="2026-10-07T12:00:00Z"/>
        </w:rPr>
      </w:pPr>
      <w:ins w:id="885648" w:author="Claude" w:date="2026-10-07T12:00:00Z">
        <w:r>
          <w:rPr>
            <w:rFonts w:ascii="Consolas" w:hAnsi="Consolas" w:cs="Consolas"/>
            <w:sz w:val="14"/>
            <w:szCs w:val="14"/>
          </w:rPr>
          <w:t xml:space="preserve"> 399      cap_atual = t.capacidade_suporte_kg_m3</w:t>
        </w:r>
      </w:ins>
    </w:p>
    <w:p>
      <w:pPr>
        <w:shd w:val="clear" w:color="auto" w:fill="F7F7F7"/>
        <w:spacing w:before="0" w:after="0" w:line="180" w:lineRule="exact"/>
        <w:ind w:left="0" w:firstLine="0"/>
        <w:jc w:val="left"/>
        <w:rPr>
          <w:ins w:id="885249" w:author="Claude" w:date="2026-10-07T12:00:00Z"/>
        </w:rPr>
      </w:pPr>
      <w:ins w:id="885649" w:author="Claude" w:date="2026-10-07T12:00:00Z">
        <w:r>
          <w:rPr>
            <w:rFonts w:ascii="Consolas" w:hAnsi="Consolas" w:cs="Consolas"/>
            <w:sz w:val="14"/>
            <w:szCs w:val="14"/>
          </w:rPr>
          <w:t xml:space="preserve"> 400      cap, origem = P.numero("Capacidade de suporte ao final do ciclo", cap_atual if P.modo == "revisar" else None,</w:t>
        </w:r>
      </w:ins>
    </w:p>
    <w:p>
      <w:pPr>
        <w:shd w:val="clear" w:color="auto" w:fill="F7F7F7"/>
        <w:spacing w:before="0" w:after="0" w:line="180" w:lineRule="exact"/>
        <w:ind w:left="0" w:firstLine="0"/>
        <w:jc w:val="left"/>
        <w:rPr>
          <w:ins w:id="885249" w:author="Claude" w:date="2026-10-07T12:00:00Z"/>
        </w:rPr>
      </w:pPr>
      <w:ins w:id="885650" w:author="Claude" w:date="2026-10-07T12:00:00Z">
        <w:r>
          <w:rPr>
            <w:rFonts w:ascii="Consolas" w:hAnsi="Consolas" w:cs="Consolas"/>
            <w:sz w:val="14"/>
            <w:szCs w:val="14"/>
          </w:rPr>
          <w:t xml:space="preserve"> 401                             minimo=0.0001, referencia=ref["capacidade_suporte_kg_m3"], unidade="kg/m³")</w:t>
        </w:r>
      </w:ins>
    </w:p>
    <w:p>
      <w:pPr>
        <w:shd w:val="clear" w:color="auto" w:fill="F7F7F7"/>
        <w:spacing w:before="0" w:after="0" w:line="180" w:lineRule="exact"/>
        <w:ind w:left="0" w:firstLine="0"/>
        <w:jc w:val="left"/>
        <w:rPr>
          <w:ins w:id="885249" w:author="Claude" w:date="2026-10-07T12:00:00Z"/>
        </w:rPr>
      </w:pPr>
      <w:ins w:id="885651" w:author="Claude" w:date="2026-10-07T12:00:00Z">
        <w:r>
          <w:rPr>
            <w:rFonts w:ascii="Consolas" w:hAnsi="Consolas" w:cs="Consolas"/>
            <w:sz w:val="14"/>
            <w:szCs w:val="14"/>
          </w:rPr>
          <w:t xml:space="preserve"> 402      t.capacidade_suporte_kg_m3 = cap</w:t>
        </w:r>
      </w:ins>
    </w:p>
    <w:p>
      <w:pPr>
        <w:shd w:val="clear" w:color="auto" w:fill="F7F7F7"/>
        <w:spacing w:before="0" w:after="0" w:line="180" w:lineRule="exact"/>
        <w:ind w:left="0" w:firstLine="0"/>
        <w:jc w:val="left"/>
        <w:rPr>
          <w:ins w:id="885249" w:author="Claude" w:date="2026-10-07T12:00:00Z"/>
        </w:rPr>
      </w:pPr>
      <w:ins w:id="885652" w:author="Claude" w:date="2026-10-07T12:00:00Z">
        <w:r>
          <w:rPr>
            <w:rFonts w:ascii="Consolas" w:hAnsi="Consolas" w:cs="Consolas"/>
            <w:sz w:val="14"/>
            <w:szCs w:val="14"/>
          </w:rPr>
          <w:t xml:space="preserve"> 403      P._registrar("tecnico.capacidade_suporte_kg_m3", origem, FONTE_SISTEMA)</w:t>
        </w:r>
      </w:ins>
    </w:p>
    <w:p>
      <w:pPr>
        <w:shd w:val="clear" w:color="auto" w:fill="F7F7F7"/>
        <w:spacing w:before="0" w:after="0" w:line="180" w:lineRule="exact"/>
        <w:ind w:left="0" w:firstLine="0"/>
        <w:jc w:val="left"/>
        <w:rPr>
          <w:ins w:id="885249" w:author="Claude" w:date="2026-10-07T12:00:00Z"/>
        </w:rPr>
      </w:pPr>
      <w:ins w:id="885653" w:author="Claude" w:date="2026-10-07T12:00:00Z">
        <w:r>
          <w:rPr>
            <w:rFonts w:ascii="Consolas" w:hAnsi="Consolas" w:cs="Consolas"/>
            <w:sz w:val="14"/>
            <w:szCs w:val="14"/>
          </w:rPr>
          <w:t xml:space="preserve"> 404      P.campo(cfg, "tecnico.produtividade_esperada_kg_m2_ciclo", "Produtividade esperada por área (0 = não restringe)",</w:t>
        </w:r>
      </w:ins>
    </w:p>
    <w:p>
      <w:pPr>
        <w:shd w:val="clear" w:color="auto" w:fill="F7F7F7"/>
        <w:spacing w:before="0" w:after="0" w:line="180" w:lineRule="exact"/>
        <w:ind w:left="0" w:firstLine="0"/>
        <w:jc w:val="left"/>
        <w:rPr>
          <w:ins w:id="885249" w:author="Claude" w:date="2026-10-07T12:00:00Z"/>
        </w:rPr>
      </w:pPr>
      <w:ins w:id="885654" w:author="Claude" w:date="2026-10-07T12:00:00Z">
        <w:r>
          <w:rPr>
            <w:rFonts w:ascii="Consolas" w:hAnsi="Consolas" w:cs="Consolas"/>
            <w:sz w:val="14"/>
            <w:szCs w:val="14"/>
          </w:rPr>
          <w:t xml:space="preserve"> 405              minimo=0, unidade="kg/m²/ciclo")</w:t>
        </w:r>
      </w:ins>
    </w:p>
    <w:p>
      <w:pPr>
        <w:shd w:val="clear" w:color="auto" w:fill="F7F7F7"/>
        <w:spacing w:before="0" w:after="0" w:line="180" w:lineRule="exact"/>
        <w:ind w:left="0" w:firstLine="0"/>
        <w:jc w:val="left"/>
        <w:rPr>
          <w:ins w:id="885249" w:author="Claude" w:date="2026-10-07T12:00:00Z"/>
        </w:rPr>
      </w:pPr>
      <w:ins w:id="885655" w:author="Claude" w:date="2026-10-07T12:00:00Z">
        <w:r>
          <w:rPr>
            <w:rFonts w:ascii="Consolas" w:hAnsi="Consolas" w:cs="Consolas"/>
            <w:sz w:val="14"/>
            <w:szCs w:val="14"/>
          </w:rPr>
          <w:t xml:space="preserve"> 406      _fontes_do_bloco(P, cfg, "técnico — infraestrutura")</w:t>
        </w:r>
      </w:ins>
    </w:p>
    <w:p>
      <w:pPr>
        <w:shd w:val="clear" w:color="auto" w:fill="F7F7F7"/>
        <w:spacing w:before="0" w:after="0" w:line="180" w:lineRule="exact"/>
        <w:ind w:left="0" w:firstLine="0"/>
        <w:jc w:val="left"/>
        <w:rPr>
          <w:ins w:id="885249" w:author="Claude" w:date="2026-10-07T12:00:00Z"/>
        </w:rPr>
      </w:pPr>
      <w:ins w:id="885656" w:author="Claude" w:date="2026-10-07T12:00:00Z">
        <w:r>
          <w:rPr>
            <w:rFonts w:ascii="Consolas" w:hAnsi="Consolas" w:cs="Consolas"/>
            <w:sz w:val="14"/>
            <w:szCs w:val="14"/>
          </w:rPr>
          <w:t xml:space="preserve"> 407  </w:t>
        </w:r>
      </w:ins>
    </w:p>
    <w:p>
      <w:pPr>
        <w:shd w:val="clear" w:color="auto" w:fill="F7F7F7"/>
        <w:spacing w:before="0" w:after="0" w:line="180" w:lineRule="exact"/>
        <w:ind w:left="0" w:firstLine="0"/>
        <w:jc w:val="left"/>
        <w:rPr>
          <w:ins w:id="885249" w:author="Claude" w:date="2026-10-07T12:00:00Z"/>
        </w:rPr>
      </w:pPr>
      <w:ins w:id="885657" w:author="Claude" w:date="2026-10-07T12:00:00Z">
        <w:r>
          <w:rPr>
            <w:rFonts w:ascii="Consolas" w:hAnsi="Consolas" w:cs="Consolas"/>
            <w:sz w:val="14"/>
            <w:szCs w:val="14"/>
          </w:rPr>
          <w:t xml:space="preserve"> 408      P.bloco("3. DIMENSÃO TÉCNICA — PARÂMETROS BIOLÓGICOS E INSUMOS")</w:t>
        </w:r>
      </w:ins>
    </w:p>
    <w:p>
      <w:pPr>
        <w:shd w:val="clear" w:color="auto" w:fill="F7F7F7"/>
        <w:spacing w:before="0" w:after="0" w:line="180" w:lineRule="exact"/>
        <w:ind w:left="0" w:firstLine="0"/>
        <w:jc w:val="left"/>
        <w:rPr>
          <w:ins w:id="885249" w:author="Claude" w:date="2026-10-07T12:00:00Z"/>
        </w:rPr>
      </w:pPr>
      <w:ins w:id="885658" w:author="Claude" w:date="2026-10-07T12:00:00Z">
        <w:r>
          <w:rPr>
            <w:rFonts w:ascii="Consolas" w:hAnsi="Consolas" w:cs="Consolas"/>
            <w:sz w:val="14"/>
            <w:szCs w:val="14"/>
          </w:rPr>
          <w:t xml:space="preserve"> 409      P.campo(cfg, "tecnico.peso_inicial_g", "Peso inicial dos alevinos/juvenis", minimo=0.01, unidade="g")</w:t>
        </w:r>
      </w:ins>
    </w:p>
    <w:p>
      <w:pPr>
        <w:shd w:val="clear" w:color="auto" w:fill="F7F7F7"/>
        <w:spacing w:before="0" w:after="0" w:line="180" w:lineRule="exact"/>
        <w:ind w:left="0" w:firstLine="0"/>
        <w:jc w:val="left"/>
        <w:rPr>
          <w:ins w:id="885249" w:author="Claude" w:date="2026-10-07T12:00:00Z"/>
        </w:rPr>
      </w:pPr>
      <w:ins w:id="885659" w:author="Claude" w:date="2026-10-07T12:00:00Z">
        <w:r>
          <w:rPr>
            <w:rFonts w:ascii="Consolas" w:hAnsi="Consolas" w:cs="Consolas"/>
            <w:sz w:val="14"/>
            <w:szCs w:val="14"/>
          </w:rPr>
          <w:t xml:space="preserve"> 410      P.campo(cfg, "tecnico.peso_final_g", "Peso final de abate/venda", minimo=t.peso_inicial_g * 1.0001, unidade="g")</w:t>
        </w:r>
      </w:ins>
    </w:p>
    <w:p>
      <w:pPr>
        <w:shd w:val="clear" w:color="auto" w:fill="F7F7F7"/>
        <w:spacing w:before="0" w:after="0" w:line="180" w:lineRule="exact"/>
        <w:ind w:left="0" w:firstLine="0"/>
        <w:jc w:val="left"/>
        <w:rPr>
          <w:ins w:id="885249" w:author="Claude" w:date="2026-10-07T12:00:00Z"/>
        </w:rPr>
      </w:pPr>
      <w:ins w:id="885660" w:author="Claude" w:date="2026-10-07T12:00:00Z">
        <w:r>
          <w:rPr>
            <w:rFonts w:ascii="Consolas" w:hAnsi="Consolas" w:cs="Consolas"/>
            <w:sz w:val="14"/>
            <w:szCs w:val="14"/>
          </w:rPr>
          <w:t xml:space="preserve"> 411      P.campo(cfg, "tecnico.ciclo_dias", "Duração do ciclo produtivo", minimo=1, maximo=1095, inteiro=True, unidade="dias")</w:t>
        </w:r>
      </w:ins>
    </w:p>
    <w:p>
      <w:pPr>
        <w:shd w:val="clear" w:color="auto" w:fill="F7F7F7"/>
        <w:spacing w:before="0" w:after="0" w:line="180" w:lineRule="exact"/>
        <w:ind w:left="0" w:firstLine="0"/>
        <w:jc w:val="left"/>
        <w:rPr>
          <w:ins w:id="885249" w:author="Claude" w:date="2026-10-07T12:00:00Z"/>
        </w:rPr>
      </w:pPr>
      <w:ins w:id="885661" w:author="Claude" w:date="2026-10-07T12:00:00Z">
        <w:r>
          <w:rPr>
            <w:rFonts w:ascii="Consolas" w:hAnsi="Consolas" w:cs="Consolas"/>
            <w:sz w:val="14"/>
            <w:szCs w:val="14"/>
          </w:rPr>
          <w:t xml:space="preserve"> 412      P.campo(cfg, "tecnico.ciclos_ano", "Ciclos por ano (escalonados entre os viveiros)", minimo=0.01,</w:t>
        </w:r>
      </w:ins>
    </w:p>
    <w:p>
      <w:pPr>
        <w:shd w:val="clear" w:color="auto" w:fill="F7F7F7"/>
        <w:spacing w:before="0" w:after="0" w:line="180" w:lineRule="exact"/>
        <w:ind w:left="0" w:firstLine="0"/>
        <w:jc w:val="left"/>
        <w:rPr>
          <w:ins w:id="885249" w:author="Claude" w:date="2026-10-07T12:00:00Z"/>
        </w:rPr>
      </w:pPr>
      <w:ins w:id="885662" w:author="Claude" w:date="2026-10-07T12:00:00Z">
        <w:r>
          <w:rPr>
            <w:rFonts w:ascii="Consolas" w:hAnsi="Consolas" w:cs="Consolas"/>
            <w:sz w:val="14"/>
            <w:szCs w:val="14"/>
          </w:rPr>
          <w:t xml:space="preserve"> 413              maximo=math.floor(365 / t.ciclo_dias * 1e4) / 1e4)</w:t>
        </w:r>
      </w:ins>
    </w:p>
    <w:p>
      <w:pPr>
        <w:shd w:val="clear" w:color="auto" w:fill="F7F7F7"/>
        <w:spacing w:before="0" w:after="0" w:line="180" w:lineRule="exact"/>
        <w:ind w:left="0" w:firstLine="0"/>
        <w:jc w:val="left"/>
        <w:rPr>
          <w:ins w:id="885249" w:author="Claude" w:date="2026-10-07T12:00:00Z"/>
        </w:rPr>
      </w:pPr>
      <w:ins w:id="885663" w:author="Claude" w:date="2026-10-07T12:00:00Z">
        <w:r>
          <w:rPr>
            <w:rFonts w:ascii="Consolas" w:hAnsi="Consolas" w:cs="Consolas"/>
            <w:sz w:val="14"/>
            <w:szCs w:val="14"/>
          </w:rPr>
          <w:t xml:space="preserve"> 414      P.campo(cfg, "tecnico.alevinos_por_ciclo",</w:t>
        </w:r>
      </w:ins>
    </w:p>
    <w:p>
      <w:pPr>
        <w:shd w:val="clear" w:color="auto" w:fill="F7F7F7"/>
        <w:spacing w:before="0" w:after="0" w:line="180" w:lineRule="exact"/>
        <w:ind w:left="0" w:firstLine="0"/>
        <w:jc w:val="left"/>
        <w:rPr>
          <w:ins w:id="885249" w:author="Claude" w:date="2026-10-07T12:00:00Z"/>
        </w:rPr>
      </w:pPr>
      <w:ins w:id="885664" w:author="Claude" w:date="2026-10-07T12:00:00Z">
        <w:r>
          <w:rPr>
            <w:rFonts w:ascii="Consolas" w:hAnsi="Consolas" w:cs="Consolas"/>
            <w:sz w:val="14"/>
            <w:szCs w:val="14"/>
          </w:rPr>
          <w:t xml:space="preserve"> 415              "Alevinos estocados por ciclo — total de todos os viveiros ativos (0 = dimensionar pela biomassa-alvo)",</w:t>
        </w:r>
      </w:ins>
    </w:p>
    <w:p>
      <w:pPr>
        <w:shd w:val="clear" w:color="auto" w:fill="F7F7F7"/>
        <w:spacing w:before="0" w:after="0" w:line="180" w:lineRule="exact"/>
        <w:ind w:left="0" w:firstLine="0"/>
        <w:jc w:val="left"/>
        <w:rPr>
          <w:ins w:id="885249" w:author="Claude" w:date="2026-10-07T12:00:00Z"/>
        </w:rPr>
      </w:pPr>
      <w:ins w:id="885665" w:author="Claude" w:date="2026-10-07T12:00:00Z">
        <w:r>
          <w:rPr>
            <w:rFonts w:ascii="Consolas" w:hAnsi="Consolas" w:cs="Consolas"/>
            <w:sz w:val="14"/>
            <w:szCs w:val="14"/>
          </w:rPr>
          <w:t xml:space="preserve"> 416              minimo=0, unidade="unidades")</w:t>
        </w:r>
      </w:ins>
    </w:p>
    <w:p>
      <w:pPr>
        <w:shd w:val="clear" w:color="auto" w:fill="F7F7F7"/>
        <w:spacing w:before="0" w:after="0" w:line="180" w:lineRule="exact"/>
        <w:ind w:left="0" w:firstLine="0"/>
        <w:jc w:val="left"/>
        <w:rPr>
          <w:ins w:id="885249" w:author="Claude" w:date="2026-10-07T12:00:00Z"/>
        </w:rPr>
      </w:pPr>
      <w:ins w:id="885666" w:author="Claude" w:date="2026-10-07T12:00:00Z">
        <w:r>
          <w:rPr>
            <w:rFonts w:ascii="Consolas" w:hAnsi="Consolas" w:cs="Consolas"/>
            <w:sz w:val="14"/>
            <w:szCs w:val="14"/>
          </w:rPr>
          <w:t xml:space="preserve"> 417      P.campo(cfg, "tecnico.fcr", "Conversão alimentar — FCR/TCA", minimo=0.3, maximo=6, unidade="kg ração/kg ganho")</w:t>
        </w:r>
      </w:ins>
    </w:p>
    <w:p>
      <w:pPr>
        <w:shd w:val="clear" w:color="auto" w:fill="F7F7F7"/>
        <w:spacing w:before="0" w:after="0" w:line="180" w:lineRule="exact"/>
        <w:ind w:left="0" w:firstLine="0"/>
        <w:jc w:val="left"/>
        <w:rPr>
          <w:ins w:id="885249" w:author="Claude" w:date="2026-10-07T12:00:00Z"/>
        </w:rPr>
      </w:pPr>
      <w:ins w:id="885667" w:author="Claude" w:date="2026-10-07T12:00:00Z">
        <w:r>
          <w:rPr>
            <w:rFonts w:ascii="Consolas" w:hAnsi="Consolas" w:cs="Consolas"/>
            <w:sz w:val="14"/>
            <w:szCs w:val="14"/>
          </w:rPr>
          <w:t xml:space="preserve"> 418      P.campo_pct(cfg, "tecnico.mortalidade_pct", "Mortalidade esperada no ciclo", maximo=99)</w:t>
        </w:r>
      </w:ins>
    </w:p>
    <w:p>
      <w:pPr>
        <w:shd w:val="clear" w:color="auto" w:fill="F7F7F7"/>
        <w:spacing w:before="0" w:after="0" w:line="180" w:lineRule="exact"/>
        <w:ind w:left="0" w:firstLine="0"/>
        <w:jc w:val="left"/>
        <w:rPr>
          <w:ins w:id="885249" w:author="Claude" w:date="2026-10-07T12:00:00Z"/>
        </w:rPr>
      </w:pPr>
      <w:ins w:id="885668" w:author="Claude" w:date="2026-10-07T12:00:00Z">
        <w:r>
          <w:rPr>
            <w:rFonts w:ascii="Consolas" w:hAnsi="Consolas" w:cs="Consolas"/>
            <w:sz w:val="14"/>
            <w:szCs w:val="14"/>
          </w:rPr>
          <w:t xml:space="preserve"> 419      P.campo(cfg, "tecnico.desempenho_crescimento_pct", "Desempenho de crescimento (peso atingido / peso-alvo)",</w:t>
        </w:r>
      </w:ins>
    </w:p>
    <w:p>
      <w:pPr>
        <w:shd w:val="clear" w:color="auto" w:fill="F7F7F7"/>
        <w:spacing w:before="0" w:after="0" w:line="180" w:lineRule="exact"/>
        <w:ind w:left="0" w:firstLine="0"/>
        <w:jc w:val="left"/>
        <w:rPr>
          <w:ins w:id="885249" w:author="Claude" w:date="2026-10-07T12:00:00Z"/>
        </w:rPr>
      </w:pPr>
      <w:ins w:id="885669" w:author="Claude" w:date="2026-10-07T12:00:00Z">
        <w:r>
          <w:rPr>
            <w:rFonts w:ascii="Consolas" w:hAnsi="Consolas" w:cs="Consolas"/>
            <w:sz w:val="14"/>
            <w:szCs w:val="14"/>
          </w:rPr>
          <w:t xml:space="preserve"> 420              minimo=1, maximo=150, referencia=100.0, unidade="%", fonte_ref=FONTE_AUTOR)</w:t>
        </w:r>
      </w:ins>
    </w:p>
    <w:p>
      <w:pPr>
        <w:shd w:val="clear" w:color="auto" w:fill="F7F7F7"/>
        <w:spacing w:before="0" w:after="0" w:line="180" w:lineRule="exact"/>
        <w:ind w:left="0" w:firstLine="0"/>
        <w:jc w:val="left"/>
        <w:rPr>
          <w:ins w:id="885249" w:author="Claude" w:date="2026-10-07T12:00:00Z"/>
        </w:rPr>
      </w:pPr>
      <w:ins w:id="885670" w:author="Claude" w:date="2026-10-07T12:00:00Z">
        <w:r>
          <w:rPr>
            <w:rFonts w:ascii="Consolas" w:hAnsi="Consolas" w:cs="Consolas"/>
            <w:sz w:val="14"/>
            <w:szCs w:val="14"/>
          </w:rPr>
          <w:t xml:space="preserve"> 421      P.campo(cfg, "tecnico.fcr_referencia", "FCR de referência para o diagnóstico Lean-Green", minimo=0.3, maximo=6,</w:t>
        </w:r>
      </w:ins>
    </w:p>
    <w:p>
      <w:pPr>
        <w:shd w:val="clear" w:color="auto" w:fill="F7F7F7"/>
        <w:spacing w:before="0" w:after="0" w:line="180" w:lineRule="exact"/>
        <w:ind w:left="0" w:firstLine="0"/>
        <w:jc w:val="left"/>
        <w:rPr>
          <w:ins w:id="885249" w:author="Claude" w:date="2026-10-07T12:00:00Z"/>
        </w:rPr>
      </w:pPr>
      <w:ins w:id="885671" w:author="Claude" w:date="2026-10-07T12:00:00Z">
        <w:r>
          <w:rPr>
            <w:rFonts w:ascii="Consolas" w:hAnsi="Consolas" w:cs="Consolas"/>
            <w:sz w:val="14"/>
            <w:szCs w:val="14"/>
          </w:rPr>
          <w:t xml:space="preserve"> 422              referencia=1.40, fonte_ref=FONTE_KUBITZA)</w:t>
        </w:r>
      </w:ins>
    </w:p>
    <w:p>
      <w:pPr>
        <w:shd w:val="clear" w:color="auto" w:fill="F7F7F7"/>
        <w:spacing w:before="0" w:after="0" w:line="180" w:lineRule="exact"/>
        <w:ind w:left="0" w:firstLine="0"/>
        <w:jc w:val="left"/>
        <w:rPr>
          <w:ins w:id="885249" w:author="Claude" w:date="2026-10-07T12:00:00Z"/>
        </w:rPr>
      </w:pPr>
      <w:ins w:id="885672" w:author="Claude" w:date="2026-10-07T12:00:00Z">
        <w:r>
          <w:rPr>
            <w:rFonts w:ascii="Consolas" w:hAnsi="Consolas" w:cs="Consolas"/>
            <w:sz w:val="14"/>
            <w:szCs w:val="14"/>
          </w:rPr>
          <w:t xml:space="preserve"> 423      P.campo_pct(cfg, "tecnico.mortalidade_referencia_pct", "Mortalidade de referência para o diagnóstico Lean-Green",</w:t>
        </w:r>
      </w:ins>
    </w:p>
    <w:p>
      <w:pPr>
        <w:shd w:val="clear" w:color="auto" w:fill="F7F7F7"/>
        <w:spacing w:before="0" w:after="0" w:line="180" w:lineRule="exact"/>
        <w:ind w:left="0" w:firstLine="0"/>
        <w:jc w:val="left"/>
        <w:rPr>
          <w:ins w:id="885249" w:author="Claude" w:date="2026-10-07T12:00:00Z"/>
        </w:rPr>
      </w:pPr>
      <w:ins w:id="885673" w:author="Claude" w:date="2026-10-07T12:00:00Z">
        <w:r>
          <w:rPr>
            <w:rFonts w:ascii="Consolas" w:hAnsi="Consolas" w:cs="Consolas"/>
            <w:sz w:val="14"/>
            <w:szCs w:val="14"/>
          </w:rPr>
          <w:t xml:space="preserve"> 424                  referencia=5.0, fonte_ref=FONTE_KUBITZA)</w:t>
        </w:r>
      </w:ins>
    </w:p>
    <w:p>
      <w:pPr>
        <w:shd w:val="clear" w:color="auto" w:fill="F7F7F7"/>
        <w:spacing w:before="0" w:after="0" w:line="180" w:lineRule="exact"/>
        <w:ind w:left="0" w:firstLine="0"/>
        <w:jc w:val="left"/>
        <w:rPr>
          <w:ins w:id="885249" w:author="Claude" w:date="2026-10-07T12:00:00Z"/>
        </w:rPr>
      </w:pPr>
      <w:ins w:id="885674" w:author="Claude" w:date="2026-10-07T12:00:00Z">
        <w:r>
          <w:rPr>
            <w:rFonts w:ascii="Consolas" w:hAnsi="Consolas" w:cs="Consolas"/>
            <w:sz w:val="14"/>
            <w:szCs w:val="14"/>
          </w:rPr>
          <w:t xml:space="preserve"> 425      from .modelo import Contexto, calcular_tecnico</w:t>
        </w:r>
      </w:ins>
    </w:p>
    <w:p>
      <w:pPr>
        <w:shd w:val="clear" w:color="auto" w:fill="F7F7F7"/>
        <w:spacing w:before="0" w:after="0" w:line="180" w:lineRule="exact"/>
        <w:ind w:left="0" w:firstLine="0"/>
        <w:jc w:val="left"/>
        <w:rPr>
          <w:ins w:id="885249" w:author="Claude" w:date="2026-10-07T12:00:00Z"/>
        </w:rPr>
      </w:pPr>
      <w:ins w:id="885675" w:author="Claude" w:date="2026-10-07T12:00:00Z">
        <w:r>
          <w:rPr>
            <w:rFonts w:ascii="Consolas" w:hAnsi="Consolas" w:cs="Consolas"/>
            <w:sz w:val="14"/>
            <w:szCs w:val="14"/>
          </w:rPr>
          <w:t xml:space="preserve"> 426      tec = calcular_tecnico(Contexto(cfg))</w:t>
        </w:r>
      </w:ins>
    </w:p>
    <w:p>
      <w:pPr>
        <w:shd w:val="clear" w:color="auto" w:fill="F7F7F7"/>
        <w:spacing w:before="0" w:after="0" w:line="180" w:lineRule="exact"/>
        <w:ind w:left="0" w:firstLine="0"/>
        <w:jc w:val="left"/>
        <w:rPr>
          <w:ins w:id="885249" w:author="Claude" w:date="2026-10-07T12:00:00Z"/>
        </w:rPr>
      </w:pPr>
      <w:ins w:id="885676" w:author="Claude" w:date="2026-10-07T12:00:00Z">
        <w:r>
          <w:rPr>
            <w:rFonts w:ascii="Consolas" w:hAnsi="Consolas" w:cs="Consolas"/>
            <w:sz w:val="14"/>
            <w:szCs w:val="14"/>
          </w:rPr>
          <w:t xml:space="preserve"> 427      P.saida(f"  → Produção estimada: {_fmt(round(float(tec['producao_kg_ano'][0]), 1))} kg/ano "</w:t>
        </w:r>
      </w:ins>
    </w:p>
    <w:p>
      <w:pPr>
        <w:shd w:val="clear" w:color="auto" w:fill="F7F7F7"/>
        <w:spacing w:before="0" w:after="0" w:line="180" w:lineRule="exact"/>
        <w:ind w:left="0" w:firstLine="0"/>
        <w:jc w:val="left"/>
        <w:rPr>
          <w:ins w:id="885249" w:author="Claude" w:date="2026-10-07T12:00:00Z"/>
        </w:rPr>
      </w:pPr>
      <w:ins w:id="885677" w:author="Claude" w:date="2026-10-07T12:00:00Z">
        <w:r>
          <w:rPr>
            <w:rFonts w:ascii="Consolas" w:hAnsi="Consolas" w:cs="Consolas"/>
            <w:sz w:val="14"/>
            <w:szCs w:val="14"/>
          </w:rPr>
          <w:t xml:space="preserve"> 428              f"({_fmt(round(float(tec['producao_kg_mes'][0]), 1))} kg/mês); restrição ativa: {tec['restricao_biomassa']}; "</w:t>
        </w:r>
      </w:ins>
    </w:p>
    <w:p>
      <w:pPr>
        <w:shd w:val="clear" w:color="auto" w:fill="F7F7F7"/>
        <w:spacing w:before="0" w:after="0" w:line="180" w:lineRule="exact"/>
        <w:ind w:left="0" w:firstLine="0"/>
        <w:jc w:val="left"/>
        <w:rPr>
          <w:ins w:id="885249" w:author="Claude" w:date="2026-10-07T12:00:00Z"/>
        </w:rPr>
      </w:pPr>
      <w:ins w:id="885678" w:author="Claude" w:date="2026-10-07T12:00:00Z">
        <w:r>
          <w:rPr>
            <w:rFonts w:ascii="Consolas" w:hAnsi="Consolas" w:cs="Consolas"/>
            <w:sz w:val="14"/>
            <w:szCs w:val="14"/>
          </w:rPr>
          <w:t xml:space="preserve"> 429              f"alevinos/ciclo: {_fmt(round(float(tec['alevinos_ciclo'][0])))} "</w:t>
        </w:r>
      </w:ins>
    </w:p>
    <w:p>
      <w:pPr>
        <w:shd w:val="clear" w:color="auto" w:fill="F7F7F7"/>
        <w:spacing w:before="0" w:after="0" w:line="180" w:lineRule="exact"/>
        <w:ind w:left="0" w:firstLine="0"/>
        <w:jc w:val="left"/>
        <w:rPr>
          <w:ins w:id="885249" w:author="Claude" w:date="2026-10-07T12:00:00Z"/>
        </w:rPr>
      </w:pPr>
      <w:ins w:id="885679" w:author="Claude" w:date="2026-10-07T12:00:00Z">
        <w:r>
          <w:rPr>
            <w:rFonts w:ascii="Consolas" w:hAnsi="Consolas" w:cs="Consolas"/>
            <w:sz w:val="14"/>
            <w:szCs w:val="14"/>
          </w:rPr>
          <w:t xml:space="preserve"> 430              f"(≈ {_fmt(round(float(tec['alevinos_ciclo'][0]) / max(t.tanques_ativos, 1)))} por viveiro ativo); "</w:t>
        </w:r>
      </w:ins>
    </w:p>
    <w:p>
      <w:pPr>
        <w:shd w:val="clear" w:color="auto" w:fill="F7F7F7"/>
        <w:spacing w:before="0" w:after="0" w:line="180" w:lineRule="exact"/>
        <w:ind w:left="0" w:firstLine="0"/>
        <w:jc w:val="left"/>
        <w:rPr>
          <w:ins w:id="885249" w:author="Claude" w:date="2026-10-07T12:00:00Z"/>
        </w:rPr>
      </w:pPr>
      <w:ins w:id="885680" w:author="Claude" w:date="2026-10-07T12:00:00Z">
        <w:r>
          <w:rPr>
            <w:rFonts w:ascii="Consolas" w:hAnsi="Consolas" w:cs="Consolas"/>
            <w:sz w:val="14"/>
            <w:szCs w:val="14"/>
          </w:rPr>
          <w:t xml:space="preserve"> 431              f"OEE: {_fmt(round(float(tec['oee'][0]), 3))}")</w:t>
        </w:r>
      </w:ins>
    </w:p>
    <w:p>
      <w:pPr>
        <w:shd w:val="clear" w:color="auto" w:fill="F7F7F7"/>
        <w:spacing w:before="0" w:after="0" w:line="180" w:lineRule="exact"/>
        <w:ind w:left="0" w:firstLine="0"/>
        <w:jc w:val="left"/>
        <w:rPr>
          <w:ins w:id="885249" w:author="Claude" w:date="2026-10-07T12:00:00Z"/>
        </w:rPr>
      </w:pPr>
      <w:ins w:id="885681" w:author="Claude" w:date="2026-10-07T12:00:00Z">
        <w:r>
          <w:rPr>
            <w:rFonts w:ascii="Consolas" w:hAnsi="Consolas" w:cs="Consolas"/>
            <w:sz w:val="14"/>
            <w:szCs w:val="14"/>
          </w:rPr>
          <w:t xml:space="preserve"> 432      _fontes_do_bloco(P, cfg, "técnico — parâmetros biológicos e insumos")</w:t>
        </w:r>
      </w:ins>
    </w:p>
    <w:p>
      <w:pPr>
        <w:shd w:val="clear" w:color="auto" w:fill="F7F7F7"/>
        <w:spacing w:before="0" w:after="0" w:line="180" w:lineRule="exact"/>
        <w:ind w:left="0" w:firstLine="0"/>
        <w:jc w:val="left"/>
        <w:rPr>
          <w:ins w:id="885249" w:author="Claude" w:date="2026-10-07T12:00:00Z"/>
        </w:rPr>
      </w:pPr>
      <w:ins w:id="885682" w:author="Claude" w:date="2026-10-07T12:00:00Z">
        <w:r>
          <w:rPr>
            <w:rFonts w:ascii="Consolas" w:hAnsi="Consolas" w:cs="Consolas"/>
            <w:sz w:val="14"/>
            <w:szCs w:val="14"/>
          </w:rPr>
          <w:t xml:space="preserve"> 433  </w:t>
        </w:r>
      </w:ins>
    </w:p>
    <w:p>
      <w:pPr>
        <w:shd w:val="clear" w:color="auto" w:fill="F7F7F7"/>
        <w:spacing w:before="0" w:after="0" w:line="180" w:lineRule="exact"/>
        <w:ind w:left="0" w:firstLine="0"/>
        <w:jc w:val="left"/>
        <w:rPr>
          <w:ins w:id="885249" w:author="Claude" w:date="2026-10-07T12:00:00Z"/>
        </w:rPr>
      </w:pPr>
      <w:ins w:id="885683" w:author="Claude" w:date="2026-10-07T12:00:00Z">
        <w:r>
          <w:rPr>
            <w:rFonts w:ascii="Consolas" w:hAnsi="Consolas" w:cs="Consolas"/>
            <w:sz w:val="14"/>
            <w:szCs w:val="14"/>
          </w:rPr>
          <w:t xml:space="preserve"> 434  </w:t>
        </w:r>
      </w:ins>
    </w:p>
    <w:p>
      <w:pPr>
        <w:shd w:val="clear" w:color="auto" w:fill="F7F7F7"/>
        <w:spacing w:before="0" w:after="0" w:line="180" w:lineRule="exact"/>
        <w:ind w:left="0" w:firstLine="0"/>
        <w:jc w:val="left"/>
        <w:rPr>
          <w:ins w:id="885249" w:author="Claude" w:date="2026-10-07T12:00:00Z"/>
        </w:rPr>
      </w:pPr>
      <w:ins w:id="885684" w:author="Claude" w:date="2026-10-07T12:00:00Z">
        <w:r>
          <w:rPr>
            <w:rFonts w:ascii="Consolas" w:hAnsi="Consolas" w:cs="Consolas"/>
            <w:sz w:val="14"/>
            <w:szCs w:val="14"/>
          </w:rPr>
          <w:t xml:space="preserve"> 435  REFERENCIAS_DO_SISTEMA = {  # parâmetro -&gt; chave em SISTEMAS_PRODUTIVOS</w:t>
        </w:r>
      </w:ins>
    </w:p>
    <w:p>
      <w:pPr>
        <w:shd w:val="clear" w:color="auto" w:fill="F7F7F7"/>
        <w:spacing w:before="0" w:after="0" w:line="180" w:lineRule="exact"/>
        <w:ind w:left="0" w:firstLine="0"/>
        <w:jc w:val="left"/>
        <w:rPr>
          <w:ins w:id="885249" w:author="Claude" w:date="2026-10-07T12:00:00Z"/>
        </w:rPr>
      </w:pPr>
      <w:ins w:id="885685" w:author="Claude" w:date="2026-10-07T12:00:00Z">
        <w:r>
          <w:rPr>
            <w:rFonts w:ascii="Consolas" w:hAnsi="Consolas" w:cs="Consolas"/>
            <w:sz w:val="14"/>
            <w:szCs w:val="14"/>
          </w:rPr>
          <w:t xml:space="preserve"> 436      "tecnico.capacidade_suporte_kg_m3": "capacidade_suporte_kg_m3",</w:t>
        </w:r>
      </w:ins>
    </w:p>
    <w:p>
      <w:pPr>
        <w:shd w:val="clear" w:color="auto" w:fill="F7F7F7"/>
        <w:spacing w:before="0" w:after="0" w:line="180" w:lineRule="exact"/>
        <w:ind w:left="0" w:firstLine="0"/>
        <w:jc w:val="left"/>
        <w:rPr>
          <w:ins w:id="885249" w:author="Claude" w:date="2026-10-07T12:00:00Z"/>
        </w:rPr>
      </w:pPr>
      <w:ins w:id="885686" w:author="Claude" w:date="2026-10-07T12:00:00Z">
        <w:r>
          <w:rPr>
            <w:rFonts w:ascii="Consolas" w:hAnsi="Consolas" w:cs="Consolas"/>
            <w:sz w:val="14"/>
            <w:szCs w:val="14"/>
          </w:rPr>
          <w:t xml:space="preserve"> 437      "ambiental.energia_kwh_kg": "energia_kwh_kg",</w:t>
        </w:r>
      </w:ins>
    </w:p>
    <w:p>
      <w:pPr>
        <w:shd w:val="clear" w:color="auto" w:fill="F7F7F7"/>
        <w:spacing w:before="0" w:after="0" w:line="180" w:lineRule="exact"/>
        <w:ind w:left="0" w:firstLine="0"/>
        <w:jc w:val="left"/>
        <w:rPr>
          <w:ins w:id="885249" w:author="Claude" w:date="2026-10-07T12:00:00Z"/>
        </w:rPr>
      </w:pPr>
      <w:ins w:id="885687" w:author="Claude" w:date="2026-10-07T12:00:00Z">
        <w:r>
          <w:rPr>
            <w:rFonts w:ascii="Consolas" w:hAnsi="Consolas" w:cs="Consolas"/>
            <w:sz w:val="14"/>
            <w:szCs w:val="14"/>
          </w:rPr>
          <w:t xml:space="preserve"> 438      "ambiental.renovacao_pct_dia": "renovacao_pct_dia",</w:t>
        </w:r>
      </w:ins>
    </w:p>
    <w:p>
      <w:pPr>
        <w:shd w:val="clear" w:color="auto" w:fill="F7F7F7"/>
        <w:spacing w:before="0" w:after="0" w:line="180" w:lineRule="exact"/>
        <w:ind w:left="0" w:firstLine="0"/>
        <w:jc w:val="left"/>
        <w:rPr>
          <w:ins w:id="885249" w:author="Claude" w:date="2026-10-07T12:00:00Z"/>
        </w:rPr>
      </w:pPr>
      <w:ins w:id="885688" w:author="Claude" w:date="2026-10-07T12:00:00Z">
        <w:r>
          <w:rPr>
            <w:rFonts w:ascii="Consolas" w:hAnsi="Consolas" w:cs="Consolas"/>
            <w:sz w:val="14"/>
            <w:szCs w:val="14"/>
          </w:rPr>
          <w:t xml:space="preserve"> 439  }</w:t>
        </w:r>
      </w:ins>
    </w:p>
    <w:p>
      <w:pPr>
        <w:shd w:val="clear" w:color="auto" w:fill="F7F7F7"/>
        <w:spacing w:before="0" w:after="0" w:line="180" w:lineRule="exact"/>
        <w:ind w:left="0" w:firstLine="0"/>
        <w:jc w:val="left"/>
        <w:rPr>
          <w:ins w:id="885249" w:author="Claude" w:date="2026-10-07T12:00:00Z"/>
        </w:rPr>
      </w:pPr>
      <w:ins w:id="885689" w:author="Claude" w:date="2026-10-07T12:00:00Z">
        <w:r>
          <w:rPr>
            <w:rFonts w:ascii="Consolas" w:hAnsi="Consolas" w:cs="Consolas"/>
            <w:sz w:val="14"/>
            <w:szCs w:val="14"/>
          </w:rPr>
          <w:t xml:space="preserve"> 440  </w:t>
        </w:r>
      </w:ins>
    </w:p>
    <w:p>
      <w:pPr>
        <w:shd w:val="clear" w:color="auto" w:fill="F7F7F7"/>
        <w:spacing w:before="0" w:after="0" w:line="180" w:lineRule="exact"/>
        <w:ind w:left="0" w:firstLine="0"/>
        <w:jc w:val="left"/>
        <w:rPr>
          <w:ins w:id="885249" w:author="Claude" w:date="2026-10-07T12:00:00Z"/>
        </w:rPr>
      </w:pPr>
      <w:ins w:id="885690" w:author="Claude" w:date="2026-10-07T12:00:00Z">
        <w:r>
          <w:rPr>
            <w:rFonts w:ascii="Consolas" w:hAnsi="Consolas" w:cs="Consolas"/>
            <w:sz w:val="14"/>
            <w:szCs w:val="14"/>
          </w:rPr>
          <w:t xml:space="preserve"> 441  </w:t>
        </w:r>
      </w:ins>
    </w:p>
    <w:p>
      <w:pPr>
        <w:shd w:val="clear" w:color="auto" w:fill="F7F7F7"/>
        <w:spacing w:before="0" w:after="0" w:line="180" w:lineRule="exact"/>
        <w:ind w:left="0" w:firstLine="0"/>
        <w:jc w:val="left"/>
        <w:rPr>
          <w:ins w:id="885249" w:author="Claude" w:date="2026-10-07T12:00:00Z"/>
        </w:rPr>
      </w:pPr>
      <w:ins w:id="885691" w:author="Claude" w:date="2026-10-07T12:00:00Z">
        <w:r>
          <w:rPr>
            <w:rFonts w:ascii="Consolas" w:hAnsi="Consolas" w:cs="Consolas"/>
            <w:sz w:val="14"/>
            <w:szCs w:val="14"/>
          </w:rPr>
          <w:t xml:space="preserve"> 442  def _trocar_referencias_do_sistema(P: Perguntador, cfg: EVTEASConfig, anterior: str):</w:t>
        </w:r>
      </w:ins>
    </w:p>
    <w:p>
      <w:pPr>
        <w:shd w:val="clear" w:color="auto" w:fill="F7F7F7"/>
        <w:spacing w:before="0" w:after="0" w:line="180" w:lineRule="exact"/>
        <w:ind w:left="0" w:firstLine="0"/>
        <w:jc w:val="left"/>
        <w:rPr>
          <w:ins w:id="885249" w:author="Claude" w:date="2026-10-07T12:00:00Z"/>
        </w:rPr>
      </w:pPr>
      <w:ins w:id="885692" w:author="Claude" w:date="2026-10-07T12:00:00Z">
        <w:r>
          <w:rPr>
            <w:rFonts w:ascii="Consolas" w:hAnsi="Consolas" w:cs="Consolas"/>
            <w:sz w:val="14"/>
            <w:szCs w:val="14"/>
          </w:rPr>
          <w:t xml:space="preserve"> 443      """Ao trocar o sistema produtivo, os valores que eram a referência do sistema anterior</w:t>
        </w:r>
      </w:ins>
    </w:p>
    <w:p>
      <w:pPr>
        <w:shd w:val="clear" w:color="auto" w:fill="F7F7F7"/>
        <w:spacing w:before="0" w:after="0" w:line="180" w:lineRule="exact"/>
        <w:ind w:left="0" w:firstLine="0"/>
        <w:jc w:val="left"/>
        <w:rPr>
          <w:ins w:id="885249" w:author="Claude" w:date="2026-10-07T12:00:00Z"/>
        </w:rPr>
      </w:pPr>
      <w:ins w:id="885693" w:author="Claude" w:date="2026-10-07T12:00:00Z">
        <w:r>
          <w:rPr>
            <w:rFonts w:ascii="Consolas" w:hAnsi="Consolas" w:cs="Consolas"/>
            <w:sz w:val="14"/>
            <w:szCs w:val="14"/>
          </w:rPr>
          <w:t xml:space="preserve"> 444      passam à referência do novo; valores informados pelo usuário são mantidos, com aviso."""</w:t>
        </w:r>
      </w:ins>
    </w:p>
    <w:p>
      <w:pPr>
        <w:shd w:val="clear" w:color="auto" w:fill="F7F7F7"/>
        <w:spacing w:before="0" w:after="0" w:line="180" w:lineRule="exact"/>
        <w:ind w:left="0" w:firstLine="0"/>
        <w:jc w:val="left"/>
        <w:rPr>
          <w:ins w:id="885249" w:author="Claude" w:date="2026-10-07T12:00:00Z"/>
        </w:rPr>
      </w:pPr>
      <w:ins w:id="885694" w:author="Claude" w:date="2026-10-07T12:00:00Z">
        <w:r>
          <w:rPr>
            <w:rFonts w:ascii="Consolas" w:hAnsi="Consolas" w:cs="Consolas"/>
            <w:sz w:val="14"/>
            <w:szCs w:val="14"/>
          </w:rPr>
          <w:t xml:space="preserve"> 445      novo = cfg.tecnico.sistema_produtivo</w:t>
        </w:r>
      </w:ins>
    </w:p>
    <w:p>
      <w:pPr>
        <w:shd w:val="clear" w:color="auto" w:fill="F7F7F7"/>
        <w:spacing w:before="0" w:after="0" w:line="180" w:lineRule="exact"/>
        <w:ind w:left="0" w:firstLine="0"/>
        <w:jc w:val="left"/>
        <w:rPr>
          <w:ins w:id="885249" w:author="Claude" w:date="2026-10-07T12:00:00Z"/>
        </w:rPr>
      </w:pPr>
      <w:ins w:id="885695" w:author="Claude" w:date="2026-10-07T12:00:00Z">
        <w:r>
          <w:rPr>
            <w:rFonts w:ascii="Consolas" w:hAnsi="Consolas" w:cs="Consolas"/>
            <w:sz w:val="14"/>
            <w:szCs w:val="14"/>
          </w:rPr>
          <w:t xml:space="preserve"> 446      for caminho, chave in REFERENCIAS_DO_SISTEMA.items():</w:t>
        </w:r>
      </w:ins>
    </w:p>
    <w:p>
      <w:pPr>
        <w:shd w:val="clear" w:color="auto" w:fill="F7F7F7"/>
        <w:spacing w:before="0" w:after="0" w:line="180" w:lineRule="exact"/>
        <w:ind w:left="0" w:firstLine="0"/>
        <w:jc w:val="left"/>
        <w:rPr>
          <w:ins w:id="885249" w:author="Claude" w:date="2026-10-07T12:00:00Z"/>
        </w:rPr>
      </w:pPr>
      <w:ins w:id="885696" w:author="Claude" w:date="2026-10-07T12:00:00Z">
        <w:r>
          <w:rPr>
            <w:rFonts w:ascii="Consolas" w:hAnsi="Consolas" w:cs="Consolas"/>
            <w:sz w:val="14"/>
            <w:szCs w:val="14"/>
          </w:rPr>
          <w:t xml:space="preserve"> 447          atual = obter_por_caminho(cfg, caminho)</w:t>
        </w:r>
      </w:ins>
    </w:p>
    <w:p>
      <w:pPr>
        <w:shd w:val="clear" w:color="auto" w:fill="F7F7F7"/>
        <w:spacing w:before="0" w:after="0" w:line="180" w:lineRule="exact"/>
        <w:ind w:left="0" w:firstLine="0"/>
        <w:jc w:val="left"/>
        <w:rPr>
          <w:ins w:id="885249" w:author="Claude" w:date="2026-10-07T12:00:00Z"/>
        </w:rPr>
      </w:pPr>
      <w:ins w:id="885697" w:author="Claude" w:date="2026-10-07T12:00:00Z">
        <w:r>
          <w:rPr>
            <w:rFonts w:ascii="Consolas" w:hAnsi="Consolas" w:cs="Consolas"/>
            <w:sz w:val="14"/>
            <w:szCs w:val="14"/>
          </w:rPr>
          <w:t xml:space="preserve"> 448          ref_antiga, ref_nova = SISTEMAS_PRODUTIVOS[anterior][chave], SISTEMAS_PRODUTIVOS[novo][chave]</w:t>
        </w:r>
      </w:ins>
    </w:p>
    <w:p>
      <w:pPr>
        <w:shd w:val="clear" w:color="auto" w:fill="F7F7F7"/>
        <w:spacing w:before="0" w:after="0" w:line="180" w:lineRule="exact"/>
        <w:ind w:left="0" w:firstLine="0"/>
        <w:jc w:val="left"/>
        <w:rPr>
          <w:ins w:id="885249" w:author="Claude" w:date="2026-10-07T12:00:00Z"/>
        </w:rPr>
      </w:pPr>
      <w:ins w:id="885698" w:author="Claude" w:date="2026-10-07T12:00:00Z">
        <w:r>
          <w:rPr>
            <w:rFonts w:ascii="Consolas" w:hAnsi="Consolas" w:cs="Consolas"/>
            <w:sz w:val="14"/>
            <w:szCs w:val="14"/>
          </w:rPr>
          <w:t xml:space="preserve"> 449          rotulo = P.rotulos.get(caminho, caminho)</w:t>
        </w:r>
      </w:ins>
    </w:p>
    <w:p>
      <w:pPr>
        <w:shd w:val="clear" w:color="auto" w:fill="F7F7F7"/>
        <w:spacing w:before="0" w:after="0" w:line="180" w:lineRule="exact"/>
        <w:ind w:left="0" w:firstLine="0"/>
        <w:jc w:val="left"/>
        <w:rPr>
          <w:ins w:id="885249" w:author="Claude" w:date="2026-10-07T12:00:00Z"/>
        </w:rPr>
      </w:pPr>
      <w:ins w:id="885699" w:author="Claude" w:date="2026-10-07T12:00:00Z">
        <w:r>
          <w:rPr>
            <w:rFonts w:ascii="Consolas" w:hAnsi="Consolas" w:cs="Consolas"/>
            <w:sz w:val="14"/>
            <w:szCs w:val="14"/>
          </w:rPr>
          <w:t xml:space="preserve"> 450          if vazio(atual) or abs(float(atual) - float(ref_antiga)) &lt;= 1e-9 * max(1.0, abs(ref_antiga)):</w:t>
        </w:r>
      </w:ins>
    </w:p>
    <w:p>
      <w:pPr>
        <w:shd w:val="clear" w:color="auto" w:fill="F7F7F7"/>
        <w:spacing w:before="0" w:after="0" w:line="180" w:lineRule="exact"/>
        <w:ind w:left="0" w:firstLine="0"/>
        <w:jc w:val="left"/>
        <w:rPr>
          <w:ins w:id="885249" w:author="Claude" w:date="2026-10-07T12:00:00Z"/>
        </w:rPr>
      </w:pPr>
      <w:ins w:id="885700" w:author="Claude" w:date="2026-10-07T12:00:00Z">
        <w:r>
          <w:rPr>
            <w:rFonts w:ascii="Consolas" w:hAnsi="Consolas" w:cs="Consolas"/>
            <w:sz w:val="14"/>
            <w:szCs w:val="14"/>
          </w:rPr>
          <w:t xml:space="preserve"> 451              definir_por_caminho(cfg, caminho, float(ref_nova))</w:t>
        </w:r>
      </w:ins>
    </w:p>
    <w:p>
      <w:pPr>
        <w:shd w:val="clear" w:color="auto" w:fill="F7F7F7"/>
        <w:spacing w:before="0" w:after="0" w:line="180" w:lineRule="exact"/>
        <w:ind w:left="0" w:firstLine="0"/>
        <w:jc w:val="left"/>
        <w:rPr>
          <w:ins w:id="885249" w:author="Claude" w:date="2026-10-07T12:00:00Z"/>
        </w:rPr>
      </w:pPr>
      <w:ins w:id="885701" w:author="Claude" w:date="2026-10-07T12:00:00Z">
        <w:r>
          <w:rPr>
            <w:rFonts w:ascii="Consolas" w:hAnsi="Consolas" w:cs="Consolas"/>
            <w:sz w:val="14"/>
            <w:szCs w:val="14"/>
          </w:rPr>
          <w:t xml:space="preserve"> 452              cfg.fontes[caminho] = FONTE_SISTEMA</w:t>
        </w:r>
      </w:ins>
    </w:p>
    <w:p>
      <w:pPr>
        <w:shd w:val="clear" w:color="auto" w:fill="F7F7F7"/>
        <w:spacing w:before="0" w:after="0" w:line="180" w:lineRule="exact"/>
        <w:ind w:left="0" w:firstLine="0"/>
        <w:jc w:val="left"/>
        <w:rPr>
          <w:ins w:id="885249" w:author="Claude" w:date="2026-10-07T12:00:00Z"/>
        </w:rPr>
      </w:pPr>
      <w:ins w:id="885702" w:author="Claude" w:date="2026-10-07T12:00:00Z">
        <w:r>
          <w:rPr>
            <w:rFonts w:ascii="Consolas" w:hAnsi="Consolas" w:cs="Consolas"/>
            <w:sz w:val="14"/>
            <w:szCs w:val="14"/>
          </w:rPr>
          <w:t xml:space="preserve"> 453              P.saida(f"  → {rotulo}: referência do sistema {anterior} ({_fmt(float(ref_antiga))}) substituída pela do "</w:t>
        </w:r>
      </w:ins>
    </w:p>
    <w:p>
      <w:pPr>
        <w:shd w:val="clear" w:color="auto" w:fill="F7F7F7"/>
        <w:spacing w:before="0" w:after="0" w:line="180" w:lineRule="exact"/>
        <w:ind w:left="0" w:firstLine="0"/>
        <w:jc w:val="left"/>
        <w:rPr>
          <w:ins w:id="885249" w:author="Claude" w:date="2026-10-07T12:00:00Z"/>
        </w:rPr>
      </w:pPr>
      <w:ins w:id="885703" w:author="Claude" w:date="2026-10-07T12:00:00Z">
        <w:r>
          <w:rPr>
            <w:rFonts w:ascii="Consolas" w:hAnsi="Consolas" w:cs="Consolas"/>
            <w:sz w:val="14"/>
            <w:szCs w:val="14"/>
          </w:rPr>
          <w:t xml:space="preserve"> 454                      f"sistema {novo} ({_fmt(float(ref_nova))}).")</w:t>
        </w:r>
      </w:ins>
    </w:p>
    <w:p>
      <w:pPr>
        <w:shd w:val="clear" w:color="auto" w:fill="F7F7F7"/>
        <w:spacing w:before="0" w:after="0" w:line="180" w:lineRule="exact"/>
        <w:ind w:left="0" w:firstLine="0"/>
        <w:jc w:val="left"/>
        <w:rPr>
          <w:ins w:id="885249" w:author="Claude" w:date="2026-10-07T12:00:00Z"/>
        </w:rPr>
      </w:pPr>
      <w:ins w:id="885704" w:author="Claude" w:date="2026-10-07T12:00:00Z">
        <w:r>
          <w:rPr>
            <w:rFonts w:ascii="Consolas" w:hAnsi="Consolas" w:cs="Consolas"/>
            <w:sz w:val="14"/>
            <w:szCs w:val="14"/>
          </w:rPr>
          <w:t xml:space="preserve"> 455          else:</w:t>
        </w:r>
      </w:ins>
    </w:p>
    <w:p>
      <w:pPr>
        <w:shd w:val="clear" w:color="auto" w:fill="F7F7F7"/>
        <w:spacing w:before="0" w:after="0" w:line="180" w:lineRule="exact"/>
        <w:ind w:left="0" w:firstLine="0"/>
        <w:jc w:val="left"/>
        <w:rPr>
          <w:ins w:id="885249" w:author="Claude" w:date="2026-10-07T12:00:00Z"/>
        </w:rPr>
      </w:pPr>
      <w:ins w:id="885705" w:author="Claude" w:date="2026-10-07T12:00:00Z">
        <w:r>
          <w:rPr>
            <w:rFonts w:ascii="Consolas" w:hAnsi="Consolas" w:cs="Consolas"/>
            <w:sz w:val="14"/>
            <w:szCs w:val="14"/>
          </w:rPr>
          <w:t xml:space="preserve"> 456              P.saida(f"  ⚠ {rotulo} = {_fmt(float(atual))} foi informado para o sistema {anterior}; a referência do "</w:t>
        </w:r>
      </w:ins>
    </w:p>
    <w:p>
      <w:pPr>
        <w:shd w:val="clear" w:color="auto" w:fill="F7F7F7"/>
        <w:spacing w:before="0" w:after="0" w:line="180" w:lineRule="exact"/>
        <w:ind w:left="0" w:firstLine="0"/>
        <w:jc w:val="left"/>
        <w:rPr>
          <w:ins w:id="885249" w:author="Claude" w:date="2026-10-07T12:00:00Z"/>
        </w:rPr>
      </w:pPr>
      <w:ins w:id="885706" w:author="Claude" w:date="2026-10-07T12:00:00Z">
        <w:r>
          <w:rPr>
            <w:rFonts w:ascii="Consolas" w:hAnsi="Consolas" w:cs="Consolas"/>
            <w:sz w:val="14"/>
            <w:szCs w:val="14"/>
          </w:rPr>
          <w:t xml:space="preserve"> 457                      f"sistema {novo} é {_fmt(float(ref_nova))}. Revise-o no bloco correspondente.")</w:t>
        </w:r>
      </w:ins>
    </w:p>
    <w:p>
      <w:pPr>
        <w:shd w:val="clear" w:color="auto" w:fill="F7F7F7"/>
        <w:spacing w:before="0" w:after="0" w:line="180" w:lineRule="exact"/>
        <w:ind w:left="0" w:firstLine="0"/>
        <w:jc w:val="left"/>
        <w:rPr>
          <w:ins w:id="885249" w:author="Claude" w:date="2026-10-07T12:00:00Z"/>
        </w:rPr>
      </w:pPr>
      <w:ins w:id="885707" w:author="Claude" w:date="2026-10-07T12:00:00Z">
        <w:r>
          <w:rPr>
            <w:rFonts w:ascii="Consolas" w:hAnsi="Consolas" w:cs="Consolas"/>
            <w:sz w:val="14"/>
            <w:szCs w:val="14"/>
          </w:rPr>
          <w:t xml:space="preserve"> 458  </w:t>
        </w:r>
      </w:ins>
    </w:p>
    <w:p>
      <w:pPr>
        <w:shd w:val="clear" w:color="auto" w:fill="F7F7F7"/>
        <w:spacing w:before="0" w:after="0" w:line="180" w:lineRule="exact"/>
        <w:ind w:left="0" w:firstLine="0"/>
        <w:jc w:val="left"/>
        <w:rPr>
          <w:ins w:id="885249" w:author="Claude" w:date="2026-10-07T12:00:00Z"/>
        </w:rPr>
      </w:pPr>
      <w:ins w:id="885708" w:author="Claude" w:date="2026-10-07T12:00:00Z">
        <w:r>
          <w:rPr>
            <w:rFonts w:ascii="Consolas" w:hAnsi="Consolas" w:cs="Consolas"/>
            <w:sz w:val="14"/>
            <w:szCs w:val="14"/>
          </w:rPr>
          <w:t xml:space="preserve"> 459  </w:t>
        </w:r>
      </w:ins>
    </w:p>
    <w:p>
      <w:pPr>
        <w:shd w:val="clear" w:color="auto" w:fill="F7F7F7"/>
        <w:spacing w:before="0" w:after="0" w:line="180" w:lineRule="exact"/>
        <w:ind w:left="0" w:firstLine="0"/>
        <w:jc w:val="left"/>
        <w:rPr>
          <w:ins w:id="885249" w:author="Claude" w:date="2026-10-07T12:00:00Z"/>
        </w:rPr>
      </w:pPr>
      <w:ins w:id="885709" w:author="Claude" w:date="2026-10-07T12:00:00Z">
        <w:r>
          <w:rPr>
            <w:rFonts w:ascii="Consolas" w:hAnsi="Consolas" w:cs="Consolas"/>
            <w:sz w:val="14"/>
            <w:szCs w:val="14"/>
          </w:rPr>
          <w:t xml:space="preserve"> 460  def bloco_investimento(P: Perguntador, cfg: EVTEASConfig):</w:t>
        </w:r>
      </w:ins>
    </w:p>
    <w:p>
      <w:pPr>
        <w:shd w:val="clear" w:color="auto" w:fill="F7F7F7"/>
        <w:spacing w:before="0" w:after="0" w:line="180" w:lineRule="exact"/>
        <w:ind w:left="0" w:firstLine="0"/>
        <w:jc w:val="left"/>
        <w:rPr>
          <w:ins w:id="885249" w:author="Claude" w:date="2026-10-07T12:00:00Z"/>
        </w:rPr>
      </w:pPr>
      <w:ins w:id="885710" w:author="Claude" w:date="2026-10-07T12:00:00Z">
        <w:r>
          <w:rPr>
            <w:rFonts w:ascii="Consolas" w:hAnsi="Consolas" w:cs="Consolas"/>
            <w:sz w:val="14"/>
            <w:szCs w:val="14"/>
          </w:rPr>
          <w:t xml:space="preserve"> 461      e = cfg.economico</w:t>
        </w:r>
      </w:ins>
    </w:p>
    <w:p>
      <w:pPr>
        <w:shd w:val="clear" w:color="auto" w:fill="F7F7F7"/>
        <w:spacing w:before="0" w:after="0" w:line="180" w:lineRule="exact"/>
        <w:ind w:left="0" w:firstLine="0"/>
        <w:jc w:val="left"/>
        <w:rPr>
          <w:ins w:id="885249" w:author="Claude" w:date="2026-10-07T12:00:00Z"/>
        </w:rPr>
      </w:pPr>
      <w:ins w:id="885711" w:author="Claude" w:date="2026-10-07T12:00:00Z">
        <w:r>
          <w:rPr>
            <w:rFonts w:ascii="Consolas" w:hAnsi="Consolas" w:cs="Consolas"/>
            <w:sz w:val="14"/>
            <w:szCs w:val="14"/>
          </w:rPr>
          <w:t xml:space="preserve"> 462      P.bloco("4. DIMENSÃO ECONÔMICA — INVESTIMENTO (CAPEX)")</w:t>
        </w:r>
      </w:ins>
    </w:p>
    <w:p>
      <w:pPr>
        <w:shd w:val="clear" w:color="auto" w:fill="F7F7F7"/>
        <w:spacing w:before="0" w:after="0" w:line="180" w:lineRule="exact"/>
        <w:ind w:left="0" w:firstLine="0"/>
        <w:jc w:val="left"/>
        <w:rPr>
          <w:ins w:id="885249" w:author="Claude" w:date="2026-10-07T12:00:00Z"/>
        </w:rPr>
      </w:pPr>
      <w:ins w:id="885712" w:author="Claude" w:date="2026-10-07T12:00:00Z">
        <w:r>
          <w:rPr>
            <w:rFonts w:ascii="Consolas" w:hAnsi="Consolas" w:cs="Consolas"/>
            <w:sz w:val="14"/>
            <w:szCs w:val="14"/>
          </w:rPr>
          <w:t xml:space="preserve"> 463      detalhar, _ = P.sim_nao("Detalhar o CAPEX por item (s) ou informar o total (n)?",</w:t>
        </w:r>
      </w:ins>
    </w:p>
    <w:p>
      <w:pPr>
        <w:shd w:val="clear" w:color="auto" w:fill="F7F7F7"/>
        <w:spacing w:before="0" w:after="0" w:line="180" w:lineRule="exact"/>
        <w:ind w:left="0" w:firstLine="0"/>
        <w:jc w:val="left"/>
        <w:rPr>
          <w:ins w:id="885249" w:author="Claude" w:date="2026-10-07T12:00:00Z"/>
        </w:rPr>
      </w:pPr>
      <w:ins w:id="885713" w:author="Claude" w:date="2026-10-07T12:00:00Z">
        <w:r>
          <w:rPr>
            <w:rFonts w:ascii="Consolas" w:hAnsi="Consolas" w:cs="Consolas"/>
            <w:sz w:val="14"/>
            <w:szCs w:val="14"/>
          </w:rPr>
          <w:t xml:space="preserve"> 464                              (len(e.capex_itens) &gt; 1) if (P.modo == "revisar" and e.capex_itens) else None)</w:t>
        </w:r>
      </w:ins>
    </w:p>
    <w:p>
      <w:pPr>
        <w:shd w:val="clear" w:color="auto" w:fill="F7F7F7"/>
        <w:spacing w:before="0" w:after="0" w:line="180" w:lineRule="exact"/>
        <w:ind w:left="0" w:firstLine="0"/>
        <w:jc w:val="left"/>
        <w:rPr>
          <w:ins w:id="885249" w:author="Claude" w:date="2026-10-07T12:00:00Z"/>
        </w:rPr>
      </w:pPr>
      <w:ins w:id="885714" w:author="Claude" w:date="2026-10-07T12:00:00Z">
        <w:r>
          <w:rPr>
            <w:rFonts w:ascii="Consolas" w:hAnsi="Consolas" w:cs="Consolas"/>
            <w:sz w:val="14"/>
            <w:szCs w:val="14"/>
          </w:rPr>
          <w:t xml:space="preserve"> 465      if detalhar:</w:t>
        </w:r>
      </w:ins>
    </w:p>
    <w:p>
      <w:pPr>
        <w:shd w:val="clear" w:color="auto" w:fill="F7F7F7"/>
        <w:spacing w:before="0" w:after="0" w:line="180" w:lineRule="exact"/>
        <w:ind w:left="0" w:firstLine="0"/>
        <w:jc w:val="left"/>
        <w:rPr>
          <w:ins w:id="885249" w:author="Claude" w:date="2026-10-07T12:00:00Z"/>
        </w:rPr>
      </w:pPr>
      <w:ins w:id="885715" w:author="Claude" w:date="2026-10-07T12:00:00Z">
        <w:r>
          <w:rPr>
            <w:rFonts w:ascii="Consolas" w:hAnsi="Consolas" w:cs="Consolas"/>
            <w:sz w:val="14"/>
            <w:szCs w:val="14"/>
          </w:rPr>
          <w:t xml:space="preserve"> 466          if P.modo == "revisar" and e.capex_itens:</w:t>
        </w:r>
      </w:ins>
    </w:p>
    <w:p>
      <w:pPr>
        <w:shd w:val="clear" w:color="auto" w:fill="F7F7F7"/>
        <w:spacing w:before="0" w:after="0" w:line="180" w:lineRule="exact"/>
        <w:ind w:left="0" w:firstLine="0"/>
        <w:jc w:val="left"/>
        <w:rPr>
          <w:ins w:id="885249" w:author="Claude" w:date="2026-10-07T12:00:00Z"/>
        </w:rPr>
      </w:pPr>
      <w:ins w:id="885716" w:author="Claude" w:date="2026-10-07T12:00:00Z">
        <w:r>
          <w:rPr>
            <w:rFonts w:ascii="Consolas" w:hAnsi="Consolas" w:cs="Consolas"/>
            <w:sz w:val="14"/>
            <w:szCs w:val="14"/>
          </w:rPr>
          <w:t xml:space="preserve"> 467              P.saida("Itens atuais: " + "; ".join(f"{k}: R$ {_fmt(v)}" for k, v in e.capex_itens.items()))</w:t>
        </w:r>
      </w:ins>
    </w:p>
    <w:p>
      <w:pPr>
        <w:shd w:val="clear" w:color="auto" w:fill="F7F7F7"/>
        <w:spacing w:before="0" w:after="0" w:line="180" w:lineRule="exact"/>
        <w:ind w:left="0" w:firstLine="0"/>
        <w:jc w:val="left"/>
        <w:rPr>
          <w:ins w:id="885249" w:author="Claude" w:date="2026-10-07T12:00:00Z"/>
        </w:rPr>
      </w:pPr>
      <w:ins w:id="885717" w:author="Claude" w:date="2026-10-07T12:00:00Z">
        <w:r>
          <w:rPr>
            <w:rFonts w:ascii="Consolas" w:hAnsi="Consolas" w:cs="Consolas"/>
            <w:sz w:val="14"/>
            <w:szCs w:val="14"/>
          </w:rPr>
          <w:t xml:space="preserve"> 468              refazer, _ = P.sim_nao("Refazer a lista de itens?", False)</w:t>
        </w:r>
      </w:ins>
    </w:p>
    <w:p>
      <w:pPr>
        <w:shd w:val="clear" w:color="auto" w:fill="F7F7F7"/>
        <w:spacing w:before="0" w:after="0" w:line="180" w:lineRule="exact"/>
        <w:ind w:left="0" w:firstLine="0"/>
        <w:jc w:val="left"/>
        <w:rPr>
          <w:ins w:id="885249" w:author="Claude" w:date="2026-10-07T12:00:00Z"/>
        </w:rPr>
      </w:pPr>
      <w:ins w:id="885718" w:author="Claude" w:date="2026-10-07T12:00:00Z">
        <w:r>
          <w:rPr>
            <w:rFonts w:ascii="Consolas" w:hAnsi="Consolas" w:cs="Consolas"/>
            <w:sz w:val="14"/>
            <w:szCs w:val="14"/>
          </w:rPr>
          <w:t xml:space="preserve"> 469          else:</w:t>
        </w:r>
      </w:ins>
    </w:p>
    <w:p>
      <w:pPr>
        <w:shd w:val="clear" w:color="auto" w:fill="F7F7F7"/>
        <w:spacing w:before="0" w:after="0" w:line="180" w:lineRule="exact"/>
        <w:ind w:left="0" w:firstLine="0"/>
        <w:jc w:val="left"/>
        <w:rPr>
          <w:ins w:id="885249" w:author="Claude" w:date="2026-10-07T12:00:00Z"/>
        </w:rPr>
      </w:pPr>
      <w:ins w:id="885719" w:author="Claude" w:date="2026-10-07T12:00:00Z">
        <w:r>
          <w:rPr>
            <w:rFonts w:ascii="Consolas" w:hAnsi="Consolas" w:cs="Consolas"/>
            <w:sz w:val="14"/>
            <w:szCs w:val="14"/>
          </w:rPr>
          <w:t xml:space="preserve"> 470              refazer = True</w:t>
        </w:r>
      </w:ins>
    </w:p>
    <w:p>
      <w:pPr>
        <w:shd w:val="clear" w:color="auto" w:fill="F7F7F7"/>
        <w:spacing w:before="0" w:after="0" w:line="180" w:lineRule="exact"/>
        <w:ind w:left="0" w:firstLine="0"/>
        <w:jc w:val="left"/>
        <w:rPr>
          <w:ins w:id="885249" w:author="Claude" w:date="2026-10-07T12:00:00Z"/>
        </w:rPr>
      </w:pPr>
      <w:ins w:id="885720" w:author="Claude" w:date="2026-10-07T12:00:00Z">
        <w:r>
          <w:rPr>
            <w:rFonts w:ascii="Consolas" w:hAnsi="Consolas" w:cs="Consolas"/>
            <w:sz w:val="14"/>
            <w:szCs w:val="14"/>
          </w:rPr>
          <w:t xml:space="preserve"> 471          if refazer:</w:t>
        </w:r>
      </w:ins>
    </w:p>
    <w:p>
      <w:pPr>
        <w:shd w:val="clear" w:color="auto" w:fill="F7F7F7"/>
        <w:spacing w:before="0" w:after="0" w:line="180" w:lineRule="exact"/>
        <w:ind w:left="0" w:firstLine="0"/>
        <w:jc w:val="left"/>
        <w:rPr>
          <w:ins w:id="885249" w:author="Claude" w:date="2026-10-07T12:00:00Z"/>
        </w:rPr>
      </w:pPr>
      <w:ins w:id="885721" w:author="Claude" w:date="2026-10-07T12:00:00Z">
        <w:r>
          <w:rPr>
            <w:rFonts w:ascii="Consolas" w:hAnsi="Consolas" w:cs="Consolas"/>
            <w:sz w:val="14"/>
            <w:szCs w:val="14"/>
          </w:rPr>
          <w:t xml:space="preserve"> 472              itens: Dict[str, float] = {}</w:t>
        </w:r>
      </w:ins>
    </w:p>
    <w:p>
      <w:pPr>
        <w:shd w:val="clear" w:color="auto" w:fill="F7F7F7"/>
        <w:spacing w:before="0" w:after="0" w:line="180" w:lineRule="exact"/>
        <w:ind w:left="0" w:firstLine="0"/>
        <w:jc w:val="left"/>
        <w:rPr>
          <w:ins w:id="885249" w:author="Claude" w:date="2026-10-07T12:00:00Z"/>
        </w:rPr>
      </w:pPr>
      <w:ins w:id="885722" w:author="Claude" w:date="2026-10-07T12:00:00Z">
        <w:r>
          <w:rPr>
            <w:rFonts w:ascii="Consolas" w:hAnsi="Consolas" w:cs="Consolas"/>
            <w:sz w:val="14"/>
            <w:szCs w:val="14"/>
          </w:rPr>
          <w:t xml:space="preserve"> 473              while True:</w:t>
        </w:r>
      </w:ins>
    </w:p>
    <w:p>
      <w:pPr>
        <w:shd w:val="clear" w:color="auto" w:fill="F7F7F7"/>
        <w:spacing w:before="0" w:after="0" w:line="180" w:lineRule="exact"/>
        <w:ind w:left="0" w:firstLine="0"/>
        <w:jc w:val="left"/>
        <w:rPr>
          <w:ins w:id="885249" w:author="Claude" w:date="2026-10-07T12:00:00Z"/>
        </w:rPr>
      </w:pPr>
      <w:ins w:id="885723" w:author="Claude" w:date="2026-10-07T12:00:00Z">
        <w:r>
          <w:rPr>
            <w:rFonts w:ascii="Consolas" w:hAnsi="Consolas" w:cs="Consolas"/>
            <w:sz w:val="14"/>
            <w:szCs w:val="14"/>
          </w:rPr>
          <w:t xml:space="preserve"> 474                  nome = P.texto(f"Item de CAPEX nº {len(itens) + 1} (Enter vazio encerra)", obrigatorio=not itens)</w:t>
        </w:r>
      </w:ins>
    </w:p>
    <w:p>
      <w:pPr>
        <w:shd w:val="clear" w:color="auto" w:fill="F7F7F7"/>
        <w:spacing w:before="0" w:after="0" w:line="180" w:lineRule="exact"/>
        <w:ind w:left="0" w:firstLine="0"/>
        <w:jc w:val="left"/>
        <w:rPr>
          <w:ins w:id="885249" w:author="Claude" w:date="2026-10-07T12:00:00Z"/>
        </w:rPr>
      </w:pPr>
      <w:ins w:id="885724" w:author="Claude" w:date="2026-10-07T12:00:00Z">
        <w:r>
          <w:rPr>
            <w:rFonts w:ascii="Consolas" w:hAnsi="Consolas" w:cs="Consolas"/>
            <w:sz w:val="14"/>
            <w:szCs w:val="14"/>
          </w:rPr>
          <w:t xml:space="preserve"> 475                  if not nome:</w:t>
        </w:r>
      </w:ins>
    </w:p>
    <w:p>
      <w:pPr>
        <w:shd w:val="clear" w:color="auto" w:fill="F7F7F7"/>
        <w:spacing w:before="0" w:after="0" w:line="180" w:lineRule="exact"/>
        <w:ind w:left="0" w:firstLine="0"/>
        <w:jc w:val="left"/>
        <w:rPr>
          <w:ins w:id="885249" w:author="Claude" w:date="2026-10-07T12:00:00Z"/>
        </w:rPr>
      </w:pPr>
      <w:ins w:id="885725" w:author="Claude" w:date="2026-10-07T12:00:00Z">
        <w:r>
          <w:rPr>
            <w:rFonts w:ascii="Consolas" w:hAnsi="Consolas" w:cs="Consolas"/>
            <w:sz w:val="14"/>
            <w:szCs w:val="14"/>
          </w:rPr>
          <w:t xml:space="preserve"> 476                      break</w:t>
        </w:r>
      </w:ins>
    </w:p>
    <w:p>
      <w:pPr>
        <w:shd w:val="clear" w:color="auto" w:fill="F7F7F7"/>
        <w:spacing w:before="0" w:after="0" w:line="180" w:lineRule="exact"/>
        <w:ind w:left="0" w:firstLine="0"/>
        <w:jc w:val="left"/>
        <w:rPr>
          <w:ins w:id="885249" w:author="Claude" w:date="2026-10-07T12:00:00Z"/>
        </w:rPr>
      </w:pPr>
      <w:ins w:id="885726" w:author="Claude" w:date="2026-10-07T12:00:00Z">
        <w:r>
          <w:rPr>
            <w:rFonts w:ascii="Consolas" w:hAnsi="Consolas" w:cs="Consolas"/>
            <w:sz w:val="14"/>
            <w:szCs w:val="14"/>
          </w:rPr>
          <w:t xml:space="preserve"> 477                  base_nome, k = nome, 2</w:t>
        </w:r>
      </w:ins>
    </w:p>
    <w:p>
      <w:pPr>
        <w:shd w:val="clear" w:color="auto" w:fill="F7F7F7"/>
        <w:spacing w:before="0" w:after="0" w:line="180" w:lineRule="exact"/>
        <w:ind w:left="0" w:firstLine="0"/>
        <w:jc w:val="left"/>
        <w:rPr>
          <w:ins w:id="885249" w:author="Claude" w:date="2026-10-07T12:00:00Z"/>
        </w:rPr>
      </w:pPr>
      <w:ins w:id="885727" w:author="Claude" w:date="2026-10-07T12:00:00Z">
        <w:r>
          <w:rPr>
            <w:rFonts w:ascii="Consolas" w:hAnsi="Consolas" w:cs="Consolas"/>
            <w:sz w:val="14"/>
            <w:szCs w:val="14"/>
          </w:rPr>
          <w:t xml:space="preserve"> 478                  while nome in itens:                     # nomes repetidos não se sobrescrevem</w:t>
        </w:r>
      </w:ins>
    </w:p>
    <w:p>
      <w:pPr>
        <w:shd w:val="clear" w:color="auto" w:fill="F7F7F7"/>
        <w:spacing w:before="0" w:after="0" w:line="180" w:lineRule="exact"/>
        <w:ind w:left="0" w:firstLine="0"/>
        <w:jc w:val="left"/>
        <w:rPr>
          <w:ins w:id="885249" w:author="Claude" w:date="2026-10-07T12:00:00Z"/>
        </w:rPr>
      </w:pPr>
      <w:ins w:id="885728" w:author="Claude" w:date="2026-10-07T12:00:00Z">
        <w:r>
          <w:rPr>
            <w:rFonts w:ascii="Consolas" w:hAnsi="Consolas" w:cs="Consolas"/>
            <w:sz w:val="14"/>
            <w:szCs w:val="14"/>
          </w:rPr>
          <w:t xml:space="preserve"> 479                      nome, k = f"{base_nome} ({k})", k + 1</w:t>
        </w:r>
      </w:ins>
    </w:p>
    <w:p>
      <w:pPr>
        <w:shd w:val="clear" w:color="auto" w:fill="F7F7F7"/>
        <w:spacing w:before="0" w:after="0" w:line="180" w:lineRule="exact"/>
        <w:ind w:left="0" w:firstLine="0"/>
        <w:jc w:val="left"/>
        <w:rPr>
          <w:ins w:id="885249" w:author="Claude" w:date="2026-10-07T12:00:00Z"/>
        </w:rPr>
      </w:pPr>
      <w:ins w:id="885729" w:author="Claude" w:date="2026-10-07T12:00:00Z">
        <w:r>
          <w:rPr>
            <w:rFonts w:ascii="Consolas" w:hAnsi="Consolas" w:cs="Consolas"/>
            <w:sz w:val="14"/>
            <w:szCs w:val="14"/>
          </w:rPr>
          <w:t xml:space="preserve"> 480                  if nome != base_nome:</w:t>
        </w:r>
      </w:ins>
    </w:p>
    <w:p>
      <w:pPr>
        <w:shd w:val="clear" w:color="auto" w:fill="F7F7F7"/>
        <w:spacing w:before="0" w:after="0" w:line="180" w:lineRule="exact"/>
        <w:ind w:left="0" w:firstLine="0"/>
        <w:jc w:val="left"/>
        <w:rPr>
          <w:ins w:id="885249" w:author="Claude" w:date="2026-10-07T12:00:00Z"/>
        </w:rPr>
      </w:pPr>
      <w:ins w:id="885730" w:author="Claude" w:date="2026-10-07T12:00:00Z">
        <w:r>
          <w:rPr>
            <w:rFonts w:ascii="Consolas" w:hAnsi="Consolas" w:cs="Consolas"/>
            <w:sz w:val="14"/>
            <w:szCs w:val="14"/>
          </w:rPr>
          <w:t xml:space="preserve"> 481                      P.saida(f"  (já existe um item '{base_nome}'; este será registrado como '{nome}')")</w:t>
        </w:r>
      </w:ins>
    </w:p>
    <w:p>
      <w:pPr>
        <w:shd w:val="clear" w:color="auto" w:fill="F7F7F7"/>
        <w:spacing w:before="0" w:after="0" w:line="180" w:lineRule="exact"/>
        <w:ind w:left="0" w:firstLine="0"/>
        <w:jc w:val="left"/>
        <w:rPr>
          <w:ins w:id="885249" w:author="Claude" w:date="2026-10-07T12:00:00Z"/>
        </w:rPr>
      </w:pPr>
      <w:ins w:id="885731" w:author="Claude" w:date="2026-10-07T12:00:00Z">
        <w:r>
          <w:rPr>
            <w:rFonts w:ascii="Consolas" w:hAnsi="Consolas" w:cs="Consolas"/>
            <w:sz w:val="14"/>
            <w:szCs w:val="14"/>
          </w:rPr>
          <w:t xml:space="preserve"> 482                  itens[nome], _ = P.numero(f"  Valor de '{nome}'", None, 0, unidade="R$")</w:t>
        </w:r>
      </w:ins>
    </w:p>
    <w:p>
      <w:pPr>
        <w:shd w:val="clear" w:color="auto" w:fill="F7F7F7"/>
        <w:spacing w:before="0" w:after="0" w:line="180" w:lineRule="exact"/>
        <w:ind w:left="0" w:firstLine="0"/>
        <w:jc w:val="left"/>
        <w:rPr>
          <w:ins w:id="885249" w:author="Claude" w:date="2026-10-07T12:00:00Z"/>
        </w:rPr>
      </w:pPr>
      <w:ins w:id="885732" w:author="Claude" w:date="2026-10-07T12:00:00Z">
        <w:r>
          <w:rPr>
            <w:rFonts w:ascii="Consolas" w:hAnsi="Consolas" w:cs="Consolas"/>
            <w:sz w:val="14"/>
            <w:szCs w:val="14"/>
          </w:rPr>
          <w:t xml:space="preserve"> 483                  P.saida(f"  → subtotal do CAPEX: R$ {_fmt(sum(itens.values()))}")</w:t>
        </w:r>
      </w:ins>
    </w:p>
    <w:p>
      <w:pPr>
        <w:shd w:val="clear" w:color="auto" w:fill="F7F7F7"/>
        <w:spacing w:before="0" w:after="0" w:line="180" w:lineRule="exact"/>
        <w:ind w:left="0" w:firstLine="0"/>
        <w:jc w:val="left"/>
        <w:rPr>
          <w:ins w:id="885249" w:author="Claude" w:date="2026-10-07T12:00:00Z"/>
        </w:rPr>
      </w:pPr>
      <w:ins w:id="885733" w:author="Claude" w:date="2026-10-07T12:00:00Z">
        <w:r>
          <w:rPr>
            <w:rFonts w:ascii="Consolas" w:hAnsi="Consolas" w:cs="Consolas"/>
            <w:sz w:val="14"/>
            <w:szCs w:val="14"/>
          </w:rPr>
          <w:t xml:space="preserve"> 484              e.capex_itens = itens</w:t>
        </w:r>
      </w:ins>
    </w:p>
    <w:p>
      <w:pPr>
        <w:shd w:val="clear" w:color="auto" w:fill="F7F7F7"/>
        <w:spacing w:before="0" w:after="0" w:line="180" w:lineRule="exact"/>
        <w:ind w:left="0" w:firstLine="0"/>
        <w:jc w:val="left"/>
        <w:rPr>
          <w:ins w:id="885249" w:author="Claude" w:date="2026-10-07T12:00:00Z"/>
        </w:rPr>
      </w:pPr>
      <w:ins w:id="885734" w:author="Claude" w:date="2026-10-07T12:00:00Z">
        <w:r>
          <w:rPr>
            <w:rFonts w:ascii="Consolas" w:hAnsi="Consolas" w:cs="Consolas"/>
            <w:sz w:val="14"/>
            <w:szCs w:val="14"/>
          </w:rPr>
          <w:t xml:space="preserve"> 485      else:</w:t>
        </w:r>
      </w:ins>
    </w:p>
    <w:p>
      <w:pPr>
        <w:shd w:val="clear" w:color="auto" w:fill="F7F7F7"/>
        <w:spacing w:before="0" w:after="0" w:line="180" w:lineRule="exact"/>
        <w:ind w:left="0" w:firstLine="0"/>
        <w:jc w:val="left"/>
        <w:rPr>
          <w:ins w:id="885249" w:author="Claude" w:date="2026-10-07T12:00:00Z"/>
        </w:rPr>
      </w:pPr>
      <w:ins w:id="885735" w:author="Claude" w:date="2026-10-07T12:00:00Z">
        <w:r>
          <w:rPr>
            <w:rFonts w:ascii="Consolas" w:hAnsi="Consolas" w:cs="Consolas"/>
            <w:sz w:val="14"/>
            <w:szCs w:val="14"/>
          </w:rPr>
          <w:t xml:space="preserve"> 486          total, _ = P.numero("Investimento inicial total — CAPEX",</w:t>
        </w:r>
      </w:ins>
    </w:p>
    <w:p>
      <w:pPr>
        <w:shd w:val="clear" w:color="auto" w:fill="F7F7F7"/>
        <w:spacing w:before="0" w:after="0" w:line="180" w:lineRule="exact"/>
        <w:ind w:left="0" w:firstLine="0"/>
        <w:jc w:val="left"/>
        <w:rPr>
          <w:ins w:id="885249" w:author="Claude" w:date="2026-10-07T12:00:00Z"/>
        </w:rPr>
      </w:pPr>
      <w:ins w:id="885736" w:author="Claude" w:date="2026-10-07T12:00:00Z">
        <w:r>
          <w:rPr>
            <w:rFonts w:ascii="Consolas" w:hAnsi="Consolas" w:cs="Consolas"/>
            <w:sz w:val="14"/>
            <w:szCs w:val="14"/>
          </w:rPr>
          <w:t xml:space="preserve"> 487                              e.capex_total if (P.modo == "revisar" and e.capex_itens) else None, 0, unidade="R$")</w:t>
        </w:r>
      </w:ins>
    </w:p>
    <w:p>
      <w:pPr>
        <w:shd w:val="clear" w:color="auto" w:fill="F7F7F7"/>
        <w:spacing w:before="0" w:after="0" w:line="180" w:lineRule="exact"/>
        <w:ind w:left="0" w:firstLine="0"/>
        <w:jc w:val="left"/>
        <w:rPr>
          <w:ins w:id="885249" w:author="Claude" w:date="2026-10-07T12:00:00Z"/>
        </w:rPr>
      </w:pPr>
      <w:ins w:id="885737" w:author="Claude" w:date="2026-10-07T12:00:00Z">
        <w:r>
          <w:rPr>
            <w:rFonts w:ascii="Consolas" w:hAnsi="Consolas" w:cs="Consolas"/>
            <w:sz w:val="14"/>
            <w:szCs w:val="14"/>
          </w:rPr>
          <w:t xml:space="preserve"> 488          e.capex_itens = {"CAPEX total": total}</w:t>
        </w:r>
      </w:ins>
    </w:p>
    <w:p>
      <w:pPr>
        <w:shd w:val="clear" w:color="auto" w:fill="F7F7F7"/>
        <w:spacing w:before="0" w:after="0" w:line="180" w:lineRule="exact"/>
        <w:ind w:left="0" w:firstLine="0"/>
        <w:jc w:val="left"/>
        <w:rPr>
          <w:ins w:id="885249" w:author="Claude" w:date="2026-10-07T12:00:00Z"/>
        </w:rPr>
      </w:pPr>
      <w:ins w:id="885738" w:author="Claude" w:date="2026-10-07T12:00:00Z">
        <w:r>
          <w:rPr>
            <w:rFonts w:ascii="Consolas" w:hAnsi="Consolas" w:cs="Consolas"/>
            <w:sz w:val="14"/>
            <w:szCs w:val="14"/>
          </w:rPr>
          <w:t xml:space="preserve"> 489      P.digitados.append("economico.capex_itens")</w:t>
        </w:r>
      </w:ins>
    </w:p>
    <w:p>
      <w:pPr>
        <w:shd w:val="clear" w:color="auto" w:fill="F7F7F7"/>
        <w:spacing w:before="0" w:after="0" w:line="180" w:lineRule="exact"/>
        <w:ind w:left="0" w:firstLine="0"/>
        <w:jc w:val="left"/>
        <w:rPr>
          <w:ins w:id="885249" w:author="Claude" w:date="2026-10-07T12:00:00Z"/>
        </w:rPr>
      </w:pPr>
      <w:ins w:id="885739" w:author="Claude" w:date="2026-10-07T12:00:00Z">
        <w:r>
          <w:rPr>
            <w:rFonts w:ascii="Consolas" w:hAnsi="Consolas" w:cs="Consolas"/>
            <w:sz w:val="14"/>
            <w:szCs w:val="14"/>
          </w:rPr>
          <w:t xml:space="preserve"> 490      P.saida(f"  → CAPEX total: R$ {_fmt(e.capex_total)}")</w:t>
        </w:r>
      </w:ins>
    </w:p>
    <w:p>
      <w:pPr>
        <w:shd w:val="clear" w:color="auto" w:fill="F7F7F7"/>
        <w:spacing w:before="0" w:after="0" w:line="180" w:lineRule="exact"/>
        <w:ind w:left="0" w:firstLine="0"/>
        <w:jc w:val="left"/>
        <w:rPr>
          <w:ins w:id="885249" w:author="Claude" w:date="2026-10-07T12:00:00Z"/>
        </w:rPr>
      </w:pPr>
      <w:ins w:id="885740" w:author="Claude" w:date="2026-10-07T12:00:00Z">
        <w:r>
          <w:rPr>
            <w:rFonts w:ascii="Consolas" w:hAnsi="Consolas" w:cs="Consolas"/>
            <w:sz w:val="14"/>
            <w:szCs w:val="14"/>
          </w:rPr>
          <w:t xml:space="preserve"> 491      classes = [(k, f"Classe {k} (faixa de exatidão {int(lo * 100)}% a +{int(hi * 100)}%)")</w:t>
        </w:r>
      </w:ins>
    </w:p>
    <w:p>
      <w:pPr>
        <w:shd w:val="clear" w:color="auto" w:fill="F7F7F7"/>
        <w:spacing w:before="0" w:after="0" w:line="180" w:lineRule="exact"/>
        <w:ind w:left="0" w:firstLine="0"/>
        <w:jc w:val="left"/>
        <w:rPr>
          <w:ins w:id="885249" w:author="Claude" w:date="2026-10-07T12:00:00Z"/>
        </w:rPr>
      </w:pPr>
      <w:ins w:id="885741" w:author="Claude" w:date="2026-10-07T12:00:00Z">
        <w:r>
          <w:rPr>
            <w:rFonts w:ascii="Consolas" w:hAnsi="Consolas" w:cs="Consolas"/>
            <w:sz w:val="14"/>
            <w:szCs w:val="14"/>
          </w:rPr>
          <w:t xml:space="preserve"> 492                 for k, (lo, hi) in sorted(FAIXAS_AACE.items())]</w:t>
        </w:r>
      </w:ins>
    </w:p>
    <w:p>
      <w:pPr>
        <w:shd w:val="clear" w:color="auto" w:fill="F7F7F7"/>
        <w:spacing w:before="0" w:after="0" w:line="180" w:lineRule="exact"/>
        <w:ind w:left="0" w:firstLine="0"/>
        <w:jc w:val="left"/>
        <w:rPr>
          <w:ins w:id="885249" w:author="Claude" w:date="2026-10-07T12:00:00Z"/>
        </w:rPr>
      </w:pPr>
      <w:ins w:id="885742" w:author="Claude" w:date="2026-10-07T12:00:00Z">
        <w:r>
          <w:rPr>
            <w:rFonts w:ascii="Consolas" w:hAnsi="Consolas" w:cs="Consolas"/>
            <w:sz w:val="14"/>
            <w:szCs w:val="14"/>
          </w:rPr>
          <w:t xml:space="preserve"> 493      cl, origem = P.opcao("Maturidade da estimativa de CAPEX (AACE International):", classes,</w:t>
        </w:r>
      </w:ins>
    </w:p>
    <w:p>
      <w:pPr>
        <w:shd w:val="clear" w:color="auto" w:fill="F7F7F7"/>
        <w:spacing w:before="0" w:after="0" w:line="180" w:lineRule="exact"/>
        <w:ind w:left="0" w:firstLine="0"/>
        <w:jc w:val="left"/>
        <w:rPr>
          <w:ins w:id="885249" w:author="Claude" w:date="2026-10-07T12:00:00Z"/>
        </w:rPr>
      </w:pPr>
      <w:ins w:id="885743" w:author="Claude" w:date="2026-10-07T12:00:00Z">
        <w:r>
          <w:rPr>
            <w:rFonts w:ascii="Consolas" w:hAnsi="Consolas" w:cs="Consolas"/>
            <w:sz w:val="14"/>
            <w:szCs w:val="14"/>
          </w:rPr>
          <w:t xml:space="preserve"> 494                           e.classe_estimativa_aace if P.modo == "revisar" else None, referencia=5)</w:t>
        </w:r>
      </w:ins>
    </w:p>
    <w:p>
      <w:pPr>
        <w:shd w:val="clear" w:color="auto" w:fill="F7F7F7"/>
        <w:spacing w:before="0" w:after="0" w:line="180" w:lineRule="exact"/>
        <w:ind w:left="0" w:firstLine="0"/>
        <w:jc w:val="left"/>
        <w:rPr>
          <w:ins w:id="885249" w:author="Claude" w:date="2026-10-07T12:00:00Z"/>
        </w:rPr>
      </w:pPr>
      <w:ins w:id="885744" w:author="Claude" w:date="2026-10-07T12:00:00Z">
        <w:r>
          <w:rPr>
            <w:rFonts w:ascii="Consolas" w:hAnsi="Consolas" w:cs="Consolas"/>
            <w:sz w:val="14"/>
            <w:szCs w:val="14"/>
          </w:rPr>
          <w:t xml:space="preserve"> 495      e.classe_estimativa_aace = int(cl)</w:t>
        </w:r>
      </w:ins>
    </w:p>
    <w:p>
      <w:pPr>
        <w:shd w:val="clear" w:color="auto" w:fill="F7F7F7"/>
        <w:spacing w:before="0" w:after="0" w:line="180" w:lineRule="exact"/>
        <w:ind w:left="0" w:firstLine="0"/>
        <w:jc w:val="left"/>
        <w:rPr>
          <w:ins w:id="885249" w:author="Claude" w:date="2026-10-07T12:00:00Z"/>
        </w:rPr>
      </w:pPr>
      <w:ins w:id="885745" w:author="Claude" w:date="2026-10-07T12:00:00Z">
        <w:r>
          <w:rPr>
            <w:rFonts w:ascii="Consolas" w:hAnsi="Consolas" w:cs="Consolas"/>
            <w:sz w:val="14"/>
            <w:szCs w:val="14"/>
          </w:rPr>
          <w:t xml:space="preserve"> 496      P._registrar("economico.classe_estimativa_aace", origem, Fonte("normativo", "AACE International (2020)"))</w:t>
        </w:r>
      </w:ins>
    </w:p>
    <w:p>
      <w:pPr>
        <w:shd w:val="clear" w:color="auto" w:fill="F7F7F7"/>
        <w:spacing w:before="0" w:after="0" w:line="180" w:lineRule="exact"/>
        <w:ind w:left="0" w:firstLine="0"/>
        <w:jc w:val="left"/>
        <w:rPr>
          <w:ins w:id="885249" w:author="Claude" w:date="2026-10-07T12:00:00Z"/>
        </w:rPr>
      </w:pPr>
      <w:ins w:id="885746" w:author="Claude" w:date="2026-10-07T12:00:00Z">
        <w:r>
          <w:rPr>
            <w:rFonts w:ascii="Consolas" w:hAnsi="Consolas" w:cs="Consolas"/>
            <w:sz w:val="14"/>
            <w:szCs w:val="14"/>
          </w:rPr>
          <w:t xml:space="preserve"> 497      P.campo(cfg, "economico.capital_giro", "Capital de giro inicial", minimo=0, unidade="R$")</w:t>
        </w:r>
      </w:ins>
    </w:p>
    <w:p>
      <w:pPr>
        <w:shd w:val="clear" w:color="auto" w:fill="F7F7F7"/>
        <w:spacing w:before="0" w:after="0" w:line="180" w:lineRule="exact"/>
        <w:ind w:left="0" w:firstLine="0"/>
        <w:jc w:val="left"/>
        <w:rPr>
          <w:ins w:id="885249" w:author="Claude" w:date="2026-10-07T12:00:00Z"/>
        </w:rPr>
      </w:pPr>
      <w:ins w:id="885747" w:author="Claude" w:date="2026-10-07T12:00:00Z">
        <w:r>
          <w:rPr>
            <w:rFonts w:ascii="Consolas" w:hAnsi="Consolas" w:cs="Consolas"/>
            <w:sz w:val="14"/>
            <w:szCs w:val="14"/>
          </w:rPr>
          <w:t xml:space="preserve"> 498      P.campo(cfg, "economico.vida_util_anos", "Vida útil média dos ativos para depreciação", minimo=0, maximo=100,</w:t>
        </w:r>
      </w:ins>
    </w:p>
    <w:p>
      <w:pPr>
        <w:shd w:val="clear" w:color="auto" w:fill="F7F7F7"/>
        <w:spacing w:before="0" w:after="0" w:line="180" w:lineRule="exact"/>
        <w:ind w:left="0" w:firstLine="0"/>
        <w:jc w:val="left"/>
        <w:rPr>
          <w:ins w:id="885249" w:author="Claude" w:date="2026-10-07T12:00:00Z"/>
        </w:rPr>
      </w:pPr>
      <w:ins w:id="885748" w:author="Claude" w:date="2026-10-07T12:00:00Z">
        <w:r>
          <w:rPr>
            <w:rFonts w:ascii="Consolas" w:hAnsi="Consolas" w:cs="Consolas"/>
            <w:sz w:val="14"/>
            <w:szCs w:val="14"/>
          </w:rPr>
          <w:t xml:space="preserve"> 499              unidade="anos")</w:t>
        </w:r>
      </w:ins>
    </w:p>
    <w:p>
      <w:pPr>
        <w:shd w:val="clear" w:color="auto" w:fill="F7F7F7"/>
        <w:spacing w:before="0" w:after="0" w:line="180" w:lineRule="exact"/>
        <w:ind w:left="0" w:firstLine="0"/>
        <w:jc w:val="left"/>
        <w:rPr>
          <w:ins w:id="885249" w:author="Claude" w:date="2026-10-07T12:00:00Z"/>
        </w:rPr>
      </w:pPr>
      <w:ins w:id="885749" w:author="Claude" w:date="2026-10-07T12:00:00Z">
        <w:r>
          <w:rPr>
            <w:rFonts w:ascii="Consolas" w:hAnsi="Consolas" w:cs="Consolas"/>
            <w:sz w:val="14"/>
            <w:szCs w:val="14"/>
          </w:rPr>
          <w:t xml:space="preserve"> 500      atual_res = (e.valor_residual_rs if e.valor_residual_rs is not None else e.capex_total * e.valor_residual_pct / 100)</w:t>
        </w:r>
      </w:ins>
    </w:p>
    <w:p>
      <w:pPr>
        <w:shd w:val="clear" w:color="auto" w:fill="F7F7F7"/>
        <w:spacing w:before="0" w:after="0" w:line="180" w:lineRule="exact"/>
        <w:ind w:left="0" w:firstLine="0"/>
        <w:jc w:val="left"/>
        <w:rPr>
          <w:ins w:id="885249" w:author="Claude" w:date="2026-10-07T12:00:00Z"/>
        </w:rPr>
      </w:pPr>
      <w:ins w:id="885750" w:author="Claude" w:date="2026-10-07T12:00:00Z">
        <w:r>
          <w:rPr>
            <w:rFonts w:ascii="Consolas" w:hAnsi="Consolas" w:cs="Consolas"/>
            <w:sz w:val="14"/>
            <w:szCs w:val="14"/>
          </w:rPr>
          <w:t xml:space="preserve"> 501      residual, origem = P.numero("Valor residual dos ativos ao final do horizonte",</w:t>
        </w:r>
      </w:ins>
    </w:p>
    <w:p>
      <w:pPr>
        <w:shd w:val="clear" w:color="auto" w:fill="F7F7F7"/>
        <w:spacing w:before="0" w:after="0" w:line="180" w:lineRule="exact"/>
        <w:ind w:left="0" w:firstLine="0"/>
        <w:jc w:val="left"/>
        <w:rPr>
          <w:ins w:id="885249" w:author="Claude" w:date="2026-10-07T12:00:00Z"/>
        </w:rPr>
      </w:pPr>
      <w:ins w:id="885751" w:author="Claude" w:date="2026-10-07T12:00:00Z">
        <w:r>
          <w:rPr>
            <w:rFonts w:ascii="Consolas" w:hAnsi="Consolas" w:cs="Consolas"/>
            <w:sz w:val="14"/>
            <w:szCs w:val="14"/>
          </w:rPr>
          <w:t xml:space="preserve"> 502                                  atual_res if P.modo == "revisar" else None, minimo=0, unidade="R$")</w:t>
        </w:r>
      </w:ins>
    </w:p>
    <w:p>
      <w:pPr>
        <w:shd w:val="clear" w:color="auto" w:fill="F7F7F7"/>
        <w:spacing w:before="0" w:after="0" w:line="180" w:lineRule="exact"/>
        <w:ind w:left="0" w:firstLine="0"/>
        <w:jc w:val="left"/>
        <w:rPr>
          <w:ins w:id="885249" w:author="Claude" w:date="2026-10-07T12:00:00Z"/>
        </w:rPr>
      </w:pPr>
      <w:ins w:id="885752" w:author="Claude" w:date="2026-10-07T12:00:00Z">
        <w:r>
          <w:rPr>
            <w:rFonts w:ascii="Consolas" w:hAnsi="Consolas" w:cs="Consolas"/>
            <w:sz w:val="14"/>
            <w:szCs w:val="14"/>
          </w:rPr>
          <w:t xml:space="preserve"> 503      e.valor_residual_rs = residual          # guardado em R$: não muda se o CAPEX for alterado depois</w:t>
        </w:r>
      </w:ins>
    </w:p>
    <w:p>
      <w:pPr>
        <w:shd w:val="clear" w:color="auto" w:fill="F7F7F7"/>
        <w:spacing w:before="0" w:after="0" w:line="180" w:lineRule="exact"/>
        <w:ind w:left="0" w:firstLine="0"/>
        <w:jc w:val="left"/>
        <w:rPr>
          <w:ins w:id="885249" w:author="Claude" w:date="2026-10-07T12:00:00Z"/>
        </w:rPr>
      </w:pPr>
      <w:ins w:id="885753" w:author="Claude" w:date="2026-10-07T12:00:00Z">
        <w:r>
          <w:rPr>
            <w:rFonts w:ascii="Consolas" w:hAnsi="Consolas" w:cs="Consolas"/>
            <w:sz w:val="14"/>
            <w:szCs w:val="14"/>
          </w:rPr>
          <w:t xml:space="preserve"> 504      e.valor_residual_pct = 100 * residual / e.capex_total if e.capex_total else 0.0</w:t>
        </w:r>
      </w:ins>
    </w:p>
    <w:p>
      <w:pPr>
        <w:shd w:val="clear" w:color="auto" w:fill="F7F7F7"/>
        <w:spacing w:before="0" w:after="0" w:line="180" w:lineRule="exact"/>
        <w:ind w:left="0" w:firstLine="0"/>
        <w:jc w:val="left"/>
        <w:rPr>
          <w:ins w:id="885249" w:author="Claude" w:date="2026-10-07T12:00:00Z"/>
        </w:rPr>
      </w:pPr>
      <w:ins w:id="885754" w:author="Claude" w:date="2026-10-07T12:00:00Z">
        <w:r>
          <w:rPr>
            <w:rFonts w:ascii="Consolas" w:hAnsi="Consolas" w:cs="Consolas"/>
            <w:sz w:val="14"/>
            <w:szCs w:val="14"/>
          </w:rPr>
          <w:t xml:space="preserve"> 505      if origem == "usuario":</w:t>
        </w:r>
      </w:ins>
    </w:p>
    <w:p>
      <w:pPr>
        <w:shd w:val="clear" w:color="auto" w:fill="F7F7F7"/>
        <w:spacing w:before="0" w:after="0" w:line="180" w:lineRule="exact"/>
        <w:ind w:left="0" w:firstLine="0"/>
        <w:jc w:val="left"/>
        <w:rPr>
          <w:ins w:id="885249" w:author="Claude" w:date="2026-10-07T12:00:00Z"/>
        </w:rPr>
      </w:pPr>
      <w:ins w:id="885755" w:author="Claude" w:date="2026-10-07T12:00:00Z">
        <w:r>
          <w:rPr>
            <w:rFonts w:ascii="Consolas" w:hAnsi="Consolas" w:cs="Consolas"/>
            <w:sz w:val="14"/>
            <w:szCs w:val="14"/>
          </w:rPr>
          <w:t xml:space="preserve"> 506          P.digitados.append("economico.valor_residual_rs")</w:t>
        </w:r>
      </w:ins>
    </w:p>
    <w:p>
      <w:pPr>
        <w:shd w:val="clear" w:color="auto" w:fill="F7F7F7"/>
        <w:spacing w:before="0" w:after="0" w:line="180" w:lineRule="exact"/>
        <w:ind w:left="0" w:firstLine="0"/>
        <w:jc w:val="left"/>
        <w:rPr>
          <w:ins w:id="885249" w:author="Claude" w:date="2026-10-07T12:00:00Z"/>
        </w:rPr>
      </w:pPr>
      <w:ins w:id="885756" w:author="Claude" w:date="2026-10-07T12:00:00Z">
        <w:r>
          <w:rPr>
            <w:rFonts w:ascii="Consolas" w:hAnsi="Consolas" w:cs="Consolas"/>
            <w:sz w:val="14"/>
            <w:szCs w:val="14"/>
          </w:rPr>
          <w:t xml:space="preserve"> 507      P.campo_pct(cfg, "economico.fomento_nao_reembolsavel_pct", "Parcela do CAPEX coberta por fomento não reembolsável")</w:t>
        </w:r>
      </w:ins>
    </w:p>
    <w:p>
      <w:pPr>
        <w:shd w:val="clear" w:color="auto" w:fill="F7F7F7"/>
        <w:spacing w:before="0" w:after="0" w:line="180" w:lineRule="exact"/>
        <w:ind w:left="0" w:firstLine="0"/>
        <w:jc w:val="left"/>
        <w:rPr>
          <w:ins w:id="885249" w:author="Claude" w:date="2026-10-07T12:00:00Z"/>
        </w:rPr>
      </w:pPr>
      <w:ins w:id="885757" w:author="Claude" w:date="2026-10-07T12:00:00Z">
        <w:r>
          <w:rPr>
            <w:rFonts w:ascii="Consolas" w:hAnsi="Consolas" w:cs="Consolas"/>
            <w:sz w:val="14"/>
            <w:szCs w:val="14"/>
          </w:rPr>
          <w:t xml:space="preserve"> 508      _fontes_do_bloco(P, cfg, "investimento")</w:t>
        </w:r>
      </w:ins>
    </w:p>
    <w:p>
      <w:pPr>
        <w:shd w:val="clear" w:color="auto" w:fill="F7F7F7"/>
        <w:spacing w:before="0" w:after="0" w:line="180" w:lineRule="exact"/>
        <w:ind w:left="0" w:firstLine="0"/>
        <w:jc w:val="left"/>
        <w:rPr>
          <w:ins w:id="885249" w:author="Claude" w:date="2026-10-07T12:00:00Z"/>
        </w:rPr>
      </w:pPr>
      <w:ins w:id="885758" w:author="Claude" w:date="2026-10-07T12:00:00Z">
        <w:r>
          <w:rPr>
            <w:rFonts w:ascii="Consolas" w:hAnsi="Consolas" w:cs="Consolas"/>
            <w:sz w:val="14"/>
            <w:szCs w:val="14"/>
          </w:rPr>
          <w:t xml:space="preserve"> 509  </w:t>
        </w:r>
      </w:ins>
    </w:p>
    <w:p>
      <w:pPr>
        <w:shd w:val="clear" w:color="auto" w:fill="F7F7F7"/>
        <w:spacing w:before="0" w:after="0" w:line="180" w:lineRule="exact"/>
        <w:ind w:left="0" w:firstLine="0"/>
        <w:jc w:val="left"/>
        <w:rPr>
          <w:ins w:id="885249" w:author="Claude" w:date="2026-10-07T12:00:00Z"/>
        </w:rPr>
      </w:pPr>
      <w:ins w:id="885759" w:author="Claude" w:date="2026-10-07T12:00:00Z">
        <w:r>
          <w:rPr>
            <w:rFonts w:ascii="Consolas" w:hAnsi="Consolas" w:cs="Consolas"/>
            <w:sz w:val="14"/>
            <w:szCs w:val="14"/>
          </w:rPr>
          <w:t xml:space="preserve"> 510  </w:t>
        </w:r>
      </w:ins>
    </w:p>
    <w:p>
      <w:pPr>
        <w:shd w:val="clear" w:color="auto" w:fill="F7F7F7"/>
        <w:spacing w:before="0" w:after="0" w:line="180" w:lineRule="exact"/>
        <w:ind w:left="0" w:firstLine="0"/>
        <w:jc w:val="left"/>
        <w:rPr>
          <w:ins w:id="885249" w:author="Claude" w:date="2026-10-07T12:00:00Z"/>
        </w:rPr>
      </w:pPr>
      <w:ins w:id="885760" w:author="Claude" w:date="2026-10-07T12:00:00Z">
        <w:r>
          <w:rPr>
            <w:rFonts w:ascii="Consolas" w:hAnsi="Consolas" w:cs="Consolas"/>
            <w:sz w:val="14"/>
            <w:szCs w:val="14"/>
          </w:rPr>
          <w:t xml:space="preserve"> 511  def bloco_receitas(P: Perguntador, cfg: EVTEASConfig):</w:t>
        </w:r>
      </w:ins>
    </w:p>
    <w:p>
      <w:pPr>
        <w:shd w:val="clear" w:color="auto" w:fill="F7F7F7"/>
        <w:spacing w:before="0" w:after="0" w:line="180" w:lineRule="exact"/>
        <w:ind w:left="0" w:firstLine="0"/>
        <w:jc w:val="left"/>
        <w:rPr>
          <w:ins w:id="885249" w:author="Claude" w:date="2026-10-07T12:00:00Z"/>
        </w:rPr>
      </w:pPr>
      <w:ins w:id="885761" w:author="Claude" w:date="2026-10-07T12:00:00Z">
        <w:r>
          <w:rPr>
            <w:rFonts w:ascii="Consolas" w:hAnsi="Consolas" w:cs="Consolas"/>
            <w:sz w:val="14"/>
            <w:szCs w:val="14"/>
          </w:rPr>
          <w:t xml:space="preserve"> 512      e = cfg.economico</w:t>
        </w:r>
      </w:ins>
    </w:p>
    <w:p>
      <w:pPr>
        <w:shd w:val="clear" w:color="auto" w:fill="F7F7F7"/>
        <w:spacing w:before="0" w:after="0" w:line="180" w:lineRule="exact"/>
        <w:ind w:left="0" w:firstLine="0"/>
        <w:jc w:val="left"/>
        <w:rPr>
          <w:ins w:id="885249" w:author="Claude" w:date="2026-10-07T12:00:00Z"/>
        </w:rPr>
      </w:pPr>
      <w:ins w:id="885762" w:author="Claude" w:date="2026-10-07T12:00:00Z">
        <w:r>
          <w:rPr>
            <w:rFonts w:ascii="Consolas" w:hAnsi="Consolas" w:cs="Consolas"/>
            <w:sz w:val="14"/>
            <w:szCs w:val="14"/>
          </w:rPr>
          <w:t xml:space="preserve"> 513      P.bloco("5. DIMENSÃO ECONÔMICA — MIX DE PRODUTOS E RECEITAS (a 100% da capacidade)")</w:t>
        </w:r>
      </w:ins>
    </w:p>
    <w:p>
      <w:pPr>
        <w:shd w:val="clear" w:color="auto" w:fill="F7F7F7"/>
        <w:spacing w:before="0" w:after="0" w:line="180" w:lineRule="exact"/>
        <w:ind w:left="0" w:firstLine="0"/>
        <w:jc w:val="left"/>
        <w:rPr>
          <w:ins w:id="885249" w:author="Claude" w:date="2026-10-07T12:00:00Z"/>
        </w:rPr>
      </w:pPr>
      <w:ins w:id="885763" w:author="Claude" w:date="2026-10-07T12:00:00Z">
        <w:r>
          <w:rPr>
            <w:rFonts w:ascii="Consolas" w:hAnsi="Consolas" w:cs="Consolas"/>
            <w:sz w:val="14"/>
            <w:szCs w:val="14"/>
          </w:rPr>
          <w:t xml:space="preserve"> 514      if P.modo == "revisar" and not e.mix_produtos:</w:t>
        </w:r>
      </w:ins>
    </w:p>
    <w:p>
      <w:pPr>
        <w:shd w:val="clear" w:color="auto" w:fill="F7F7F7"/>
        <w:spacing w:before="0" w:after="0" w:line="180" w:lineRule="exact"/>
        <w:ind w:left="0" w:firstLine="0"/>
        <w:jc w:val="left"/>
        <w:rPr>
          <w:ins w:id="885249" w:author="Claude" w:date="2026-10-07T12:00:00Z"/>
        </w:rPr>
      </w:pPr>
      <w:ins w:id="885764" w:author="Claude" w:date="2026-10-07T12:00:00Z">
        <w:r>
          <w:rPr>
            <w:rFonts w:ascii="Consolas" w:hAnsi="Consolas" w:cs="Consolas"/>
            <w:sz w:val="14"/>
            <w:szCs w:val="14"/>
          </w:rPr>
          <w:t xml:space="preserve"> 515          from .modelo import Contexto, calcular_tecnico</w:t>
        </w:r>
      </w:ins>
    </w:p>
    <w:p>
      <w:pPr>
        <w:shd w:val="clear" w:color="auto" w:fill="F7F7F7"/>
        <w:spacing w:before="0" w:after="0" w:line="180" w:lineRule="exact"/>
        <w:ind w:left="0" w:firstLine="0"/>
        <w:jc w:val="left"/>
        <w:rPr>
          <w:ins w:id="885249" w:author="Claude" w:date="2026-10-07T12:00:00Z"/>
        </w:rPr>
      </w:pPr>
      <w:ins w:id="885765" w:author="Claude" w:date="2026-10-07T12:00:00Z">
        <w:r>
          <w:rPr>
            <w:rFonts w:ascii="Consolas" w:hAnsi="Consolas" w:cs="Consolas"/>
            <w:sz w:val="14"/>
            <w:szCs w:val="14"/>
          </w:rPr>
          <w:t xml:space="preserve"> 516          prod = e.producao_vendas_kg_mes or float(calcular_tecnico(Contexto(cfg))["producao_kg_mes"][0])</w:t>
        </w:r>
      </w:ins>
    </w:p>
    <w:p>
      <w:pPr>
        <w:shd w:val="clear" w:color="auto" w:fill="F7F7F7"/>
        <w:spacing w:before="0" w:after="0" w:line="180" w:lineRule="exact"/>
        <w:ind w:left="0" w:firstLine="0"/>
        <w:jc w:val="left"/>
        <w:rPr>
          <w:ins w:id="885249" w:author="Claude" w:date="2026-10-07T12:00:00Z"/>
        </w:rPr>
      </w:pPr>
      <w:ins w:id="885766" w:author="Claude" w:date="2026-10-07T12:00:00Z">
        <w:r>
          <w:rPr>
            <w:rFonts w:ascii="Consolas" w:hAnsi="Consolas" w:cs="Consolas"/>
            <w:sz w:val="14"/>
            <w:szCs w:val="14"/>
          </w:rPr>
          <w:t xml:space="preserve"> 517          e.mix_produtos = [{"nome": "Produto principal", "quantidade_kg_mes": round(prod, 4),</w:t>
        </w:r>
      </w:ins>
    </w:p>
    <w:p>
      <w:pPr>
        <w:shd w:val="clear" w:color="auto" w:fill="F7F7F7"/>
        <w:spacing w:before="0" w:after="0" w:line="180" w:lineRule="exact"/>
        <w:ind w:left="0" w:firstLine="0"/>
        <w:jc w:val="left"/>
        <w:rPr>
          <w:ins w:id="885249" w:author="Claude" w:date="2026-10-07T12:00:00Z"/>
        </w:rPr>
      </w:pPr>
      <w:ins w:id="885767" w:author="Claude" w:date="2026-10-07T12:00:00Z">
        <w:r>
          <w:rPr>
            <w:rFonts w:ascii="Consolas" w:hAnsi="Consolas" w:cs="Consolas"/>
            <w:sz w:val="14"/>
            <w:szCs w:val="14"/>
          </w:rPr>
          <w:t xml:space="preserve"> 518                             "preco_kg": e.preco_venda_kg, "participacao_pct": 100.0}]</w:t>
        </w:r>
      </w:ins>
    </w:p>
    <w:p>
      <w:pPr>
        <w:shd w:val="clear" w:color="auto" w:fill="F7F7F7"/>
        <w:spacing w:before="0" w:after="0" w:line="180" w:lineRule="exact"/>
        <w:ind w:left="0" w:firstLine="0"/>
        <w:jc w:val="left"/>
        <w:rPr>
          <w:ins w:id="885249" w:author="Claude" w:date="2026-10-07T12:00:00Z"/>
        </w:rPr>
      </w:pPr>
      <w:ins w:id="885768" w:author="Claude" w:date="2026-10-07T12:00:00Z">
        <w:r>
          <w:rPr>
            <w:rFonts w:ascii="Consolas" w:hAnsi="Consolas" w:cs="Consolas"/>
            <w:sz w:val="14"/>
            <w:szCs w:val="14"/>
          </w:rPr>
          <w:t xml:space="preserve"> 519      for p in e.mix_produtos:          # arquivos antigos: só participação → quantidade equivalente</w:t>
        </w:r>
      </w:ins>
    </w:p>
    <w:p>
      <w:pPr>
        <w:shd w:val="clear" w:color="auto" w:fill="F7F7F7"/>
        <w:spacing w:before="0" w:after="0" w:line="180" w:lineRule="exact"/>
        <w:ind w:left="0" w:firstLine="0"/>
        <w:jc w:val="left"/>
        <w:rPr>
          <w:ins w:id="885249" w:author="Claude" w:date="2026-10-07T12:00:00Z"/>
        </w:rPr>
      </w:pPr>
      <w:ins w:id="885769" w:author="Claude" w:date="2026-10-07T12:00:00Z">
        <w:r>
          <w:rPr>
            <w:rFonts w:ascii="Consolas" w:hAnsi="Consolas" w:cs="Consolas"/>
            <w:sz w:val="14"/>
            <w:szCs w:val="14"/>
          </w:rPr>
          <w:t xml:space="preserve"> 520          if "quantidade_kg_mes" not in p:</w:t>
        </w:r>
      </w:ins>
    </w:p>
    <w:p>
      <w:pPr>
        <w:shd w:val="clear" w:color="auto" w:fill="F7F7F7"/>
        <w:spacing w:before="0" w:after="0" w:line="180" w:lineRule="exact"/>
        <w:ind w:left="0" w:firstLine="0"/>
        <w:jc w:val="left"/>
        <w:rPr>
          <w:ins w:id="885249" w:author="Claude" w:date="2026-10-07T12:00:00Z"/>
        </w:rPr>
      </w:pPr>
      <w:ins w:id="885770" w:author="Claude" w:date="2026-10-07T12:00:00Z">
        <w:r>
          <w:rPr>
            <w:rFonts w:ascii="Consolas" w:hAnsi="Consolas" w:cs="Consolas"/>
            <w:sz w:val="14"/>
            <w:szCs w:val="14"/>
          </w:rPr>
          <w:t xml:space="preserve"> 521              from .modelo import Contexto, calcular_tecnico</w:t>
        </w:r>
      </w:ins>
    </w:p>
    <w:p>
      <w:pPr>
        <w:shd w:val="clear" w:color="auto" w:fill="F7F7F7"/>
        <w:spacing w:before="0" w:after="0" w:line="180" w:lineRule="exact"/>
        <w:ind w:left="0" w:firstLine="0"/>
        <w:jc w:val="left"/>
        <w:rPr>
          <w:ins w:id="885249" w:author="Claude" w:date="2026-10-07T12:00:00Z"/>
        </w:rPr>
      </w:pPr>
      <w:ins w:id="885771" w:author="Claude" w:date="2026-10-07T12:00:00Z">
        <w:r>
          <w:rPr>
            <w:rFonts w:ascii="Consolas" w:hAnsi="Consolas" w:cs="Consolas"/>
            <w:sz w:val="14"/>
            <w:szCs w:val="14"/>
          </w:rPr>
          <w:t xml:space="preserve"> 522              prod = e.producao_vendas_kg_mes or float(calcular_tecnico(Contexto(cfg))["producao_kg_mes"][0])</w:t>
        </w:r>
      </w:ins>
    </w:p>
    <w:p>
      <w:pPr>
        <w:shd w:val="clear" w:color="auto" w:fill="F7F7F7"/>
        <w:spacing w:before="0" w:after="0" w:line="180" w:lineRule="exact"/>
        <w:ind w:left="0" w:firstLine="0"/>
        <w:jc w:val="left"/>
        <w:rPr>
          <w:ins w:id="885249" w:author="Claude" w:date="2026-10-07T12:00:00Z"/>
        </w:rPr>
      </w:pPr>
      <w:ins w:id="885772" w:author="Claude" w:date="2026-10-07T12:00:00Z">
        <w:r>
          <w:rPr>
            <w:rFonts w:ascii="Consolas" w:hAnsi="Consolas" w:cs="Consolas"/>
            <w:sz w:val="14"/>
            <w:szCs w:val="14"/>
          </w:rPr>
          <w:t xml:space="preserve"> 523              p["quantidade_kg_mes"] = prod * float(p.get("participacao_pct", 100)) / 100</w:t>
        </w:r>
      </w:ins>
    </w:p>
    <w:p>
      <w:pPr>
        <w:shd w:val="clear" w:color="auto" w:fill="F7F7F7"/>
        <w:spacing w:before="0" w:after="0" w:line="180" w:lineRule="exact"/>
        <w:ind w:left="0" w:firstLine="0"/>
        <w:jc w:val="left"/>
        <w:rPr>
          <w:ins w:id="885249" w:author="Claude" w:date="2026-10-07T12:00:00Z"/>
        </w:rPr>
      </w:pPr>
      <w:ins w:id="885773" w:author="Claude" w:date="2026-10-07T12:00:00Z">
        <w:r>
          <w:rPr>
            <w:rFonts w:ascii="Consolas" w:hAnsi="Consolas" w:cs="Consolas"/>
            <w:sz w:val="14"/>
            <w:szCs w:val="14"/>
          </w:rPr>
          <w:t xml:space="preserve"> 524      n_atual = len(e.mix_produtos) if (P.modo == "revisar" and e.mix_produtos) else None</w:t>
        </w:r>
      </w:ins>
    </w:p>
    <w:p>
      <w:pPr>
        <w:shd w:val="clear" w:color="auto" w:fill="F7F7F7"/>
        <w:spacing w:before="0" w:after="0" w:line="180" w:lineRule="exact"/>
        <w:ind w:left="0" w:firstLine="0"/>
        <w:jc w:val="left"/>
        <w:rPr>
          <w:ins w:id="885249" w:author="Claude" w:date="2026-10-07T12:00:00Z"/>
        </w:rPr>
      </w:pPr>
      <w:ins w:id="885774" w:author="Claude" w:date="2026-10-07T12:00:00Z">
        <w:r>
          <w:rPr>
            <w:rFonts w:ascii="Consolas" w:hAnsi="Consolas" w:cs="Consolas"/>
            <w:sz w:val="14"/>
            <w:szCs w:val="14"/>
          </w:rPr>
          <w:t xml:space="preserve"> 525      n, _ = P.numero("Quantidade de produtos no mix de vendas", n_atual, 1, 20, inteiro=True)</w:t>
        </w:r>
      </w:ins>
    </w:p>
    <w:p>
      <w:pPr>
        <w:shd w:val="clear" w:color="auto" w:fill="F7F7F7"/>
        <w:spacing w:before="0" w:after="0" w:line="180" w:lineRule="exact"/>
        <w:ind w:left="0" w:firstLine="0"/>
        <w:jc w:val="left"/>
        <w:rPr>
          <w:ins w:id="885249" w:author="Claude" w:date="2026-10-07T12:00:00Z"/>
        </w:rPr>
      </w:pPr>
      <w:ins w:id="885775" w:author="Claude" w:date="2026-10-07T12:00:00Z">
        <w:r>
          <w:rPr>
            <w:rFonts w:ascii="Consolas" w:hAnsi="Consolas" w:cs="Consolas"/>
            <w:sz w:val="14"/>
            <w:szCs w:val="14"/>
          </w:rPr>
          <w:t xml:space="preserve"> 526      mix = []</w:t>
        </w:r>
      </w:ins>
    </w:p>
    <w:p>
      <w:pPr>
        <w:shd w:val="clear" w:color="auto" w:fill="F7F7F7"/>
        <w:spacing w:before="0" w:after="0" w:line="180" w:lineRule="exact"/>
        <w:ind w:left="0" w:firstLine="0"/>
        <w:jc w:val="left"/>
        <w:rPr>
          <w:ins w:id="885249" w:author="Claude" w:date="2026-10-07T12:00:00Z"/>
        </w:rPr>
      </w:pPr>
      <w:ins w:id="885776" w:author="Claude" w:date="2026-10-07T12:00:00Z">
        <w:r>
          <w:rPr>
            <w:rFonts w:ascii="Consolas" w:hAnsi="Consolas" w:cs="Consolas"/>
            <w:sz w:val="14"/>
            <w:szCs w:val="14"/>
          </w:rPr>
          <w:t xml:space="preserve"> 527      for i in range(n):</w:t>
        </w:r>
      </w:ins>
    </w:p>
    <w:p>
      <w:pPr>
        <w:shd w:val="clear" w:color="auto" w:fill="F7F7F7"/>
        <w:spacing w:before="0" w:after="0" w:line="180" w:lineRule="exact"/>
        <w:ind w:left="0" w:firstLine="0"/>
        <w:jc w:val="left"/>
        <w:rPr>
          <w:ins w:id="885249" w:author="Claude" w:date="2026-10-07T12:00:00Z"/>
        </w:rPr>
      </w:pPr>
      <w:ins w:id="885777" w:author="Claude" w:date="2026-10-07T12:00:00Z">
        <w:r>
          <w:rPr>
            <w:rFonts w:ascii="Consolas" w:hAnsi="Consolas" w:cs="Consolas"/>
            <w:sz w:val="14"/>
            <w:szCs w:val="14"/>
          </w:rPr>
          <w:t xml:space="preserve"> 528          ant = e.mix_produtos[i] if (P.modo == "revisar" and i &lt; len(e.mix_produtos)) else {}</w:t>
        </w:r>
      </w:ins>
    </w:p>
    <w:p>
      <w:pPr>
        <w:shd w:val="clear" w:color="auto" w:fill="F7F7F7"/>
        <w:spacing w:before="0" w:after="0" w:line="180" w:lineRule="exact"/>
        <w:ind w:left="0" w:firstLine="0"/>
        <w:jc w:val="left"/>
        <w:rPr>
          <w:ins w:id="885249" w:author="Claude" w:date="2026-10-07T12:00:00Z"/>
        </w:rPr>
      </w:pPr>
      <w:ins w:id="885778" w:author="Claude" w:date="2026-10-07T12:00:00Z">
        <w:r>
          <w:rPr>
            <w:rFonts w:ascii="Consolas" w:hAnsi="Consolas" w:cs="Consolas"/>
            <w:sz w:val="14"/>
            <w:szCs w:val="14"/>
          </w:rPr>
          <w:t xml:space="preserve"> 529          P.saida(f"\nProduto #{i + 1}")</w:t>
        </w:r>
      </w:ins>
    </w:p>
    <w:p>
      <w:pPr>
        <w:shd w:val="clear" w:color="auto" w:fill="F7F7F7"/>
        <w:spacing w:before="0" w:after="0" w:line="180" w:lineRule="exact"/>
        <w:ind w:left="0" w:firstLine="0"/>
        <w:jc w:val="left"/>
        <w:rPr>
          <w:ins w:id="885249" w:author="Claude" w:date="2026-10-07T12:00:00Z"/>
        </w:rPr>
      </w:pPr>
      <w:ins w:id="885779" w:author="Claude" w:date="2026-10-07T12:00:00Z">
        <w:r>
          <w:rPr>
            <w:rFonts w:ascii="Consolas" w:hAnsi="Consolas" w:cs="Consolas"/>
            <w:sz w:val="14"/>
            <w:szCs w:val="14"/>
          </w:rPr>
          <w:t xml:space="preserve"> 530          nome = P.texto("  Nome do produto", ant.get("nome") or (f"Produto {i + 1}" if ant else None))</w:t>
        </w:r>
      </w:ins>
    </w:p>
    <w:p>
      <w:pPr>
        <w:shd w:val="clear" w:color="auto" w:fill="F7F7F7"/>
        <w:spacing w:before="0" w:after="0" w:line="180" w:lineRule="exact"/>
        <w:ind w:left="0" w:firstLine="0"/>
        <w:jc w:val="left"/>
        <w:rPr>
          <w:ins w:id="885249" w:author="Claude" w:date="2026-10-07T12:00:00Z"/>
        </w:rPr>
      </w:pPr>
      <w:ins w:id="885780" w:author="Claude" w:date="2026-10-07T12:00:00Z">
        <w:r>
          <w:rPr>
            <w:rFonts w:ascii="Consolas" w:hAnsi="Consolas" w:cs="Consolas"/>
            <w:sz w:val="14"/>
            <w:szCs w:val="14"/>
          </w:rPr>
          <w:t xml:space="preserve"> 531          qtd, _ = P.numero("  Quantidade vendida por mês", ant.get("quantidade_kg_mes"), 0, unidade="kg/mês")</w:t>
        </w:r>
      </w:ins>
    </w:p>
    <w:p>
      <w:pPr>
        <w:shd w:val="clear" w:color="auto" w:fill="F7F7F7"/>
        <w:spacing w:before="0" w:after="0" w:line="180" w:lineRule="exact"/>
        <w:ind w:left="0" w:firstLine="0"/>
        <w:jc w:val="left"/>
        <w:rPr>
          <w:ins w:id="885249" w:author="Claude" w:date="2026-10-07T12:00:00Z"/>
        </w:rPr>
      </w:pPr>
      <w:ins w:id="885781" w:author="Claude" w:date="2026-10-07T12:00:00Z">
        <w:r>
          <w:rPr>
            <w:rFonts w:ascii="Consolas" w:hAnsi="Consolas" w:cs="Consolas"/>
            <w:sz w:val="14"/>
            <w:szCs w:val="14"/>
          </w:rPr>
          <w:t xml:space="preserve"> 532          preco, _ = P.numero("  Preço de venda", ant.get("preco_kg"), 0, unidade="R$/kg")</w:t>
        </w:r>
      </w:ins>
    </w:p>
    <w:p>
      <w:pPr>
        <w:shd w:val="clear" w:color="auto" w:fill="F7F7F7"/>
        <w:spacing w:before="0" w:after="0" w:line="180" w:lineRule="exact"/>
        <w:ind w:left="0" w:firstLine="0"/>
        <w:jc w:val="left"/>
        <w:rPr>
          <w:ins w:id="885249" w:author="Claude" w:date="2026-10-07T12:00:00Z"/>
        </w:rPr>
      </w:pPr>
      <w:ins w:id="885782" w:author="Claude" w:date="2026-10-07T12:00:00Z">
        <w:r>
          <w:rPr>
            <w:rFonts w:ascii="Consolas" w:hAnsi="Consolas" w:cs="Consolas"/>
            <w:sz w:val="14"/>
            <w:szCs w:val="14"/>
          </w:rPr>
          <w:t xml:space="preserve"> 533          mix.append({"nome": nome, "quantidade_kg_mes": qtd, "preco_kg": preco})</w:t>
        </w:r>
      </w:ins>
    </w:p>
    <w:p>
      <w:pPr>
        <w:shd w:val="clear" w:color="auto" w:fill="F7F7F7"/>
        <w:spacing w:before="0" w:after="0" w:line="180" w:lineRule="exact"/>
        <w:ind w:left="0" w:firstLine="0"/>
        <w:jc w:val="left"/>
        <w:rPr>
          <w:ins w:id="885249" w:author="Claude" w:date="2026-10-07T12:00:00Z"/>
        </w:rPr>
      </w:pPr>
      <w:ins w:id="885783" w:author="Claude" w:date="2026-10-07T12:00:00Z">
        <w:r>
          <w:rPr>
            <w:rFonts w:ascii="Consolas" w:hAnsi="Consolas" w:cs="Consolas"/>
            <w:sz w:val="14"/>
            <w:szCs w:val="14"/>
          </w:rPr>
          <w:t xml:space="preserve"> 534      total = sum(p["quantidade_kg_mes"] for p in mix)</w:t>
        </w:r>
      </w:ins>
    </w:p>
    <w:p>
      <w:pPr>
        <w:shd w:val="clear" w:color="auto" w:fill="F7F7F7"/>
        <w:spacing w:before="0" w:after="0" w:line="180" w:lineRule="exact"/>
        <w:ind w:left="0" w:firstLine="0"/>
        <w:jc w:val="left"/>
        <w:rPr>
          <w:ins w:id="885249" w:author="Claude" w:date="2026-10-07T12:00:00Z"/>
        </w:rPr>
      </w:pPr>
      <w:ins w:id="885784" w:author="Claude" w:date="2026-10-07T12:00:00Z">
        <w:r>
          <w:rPr>
            <w:rFonts w:ascii="Consolas" w:hAnsi="Consolas" w:cs="Consolas"/>
            <w:sz w:val="14"/>
            <w:szCs w:val="14"/>
          </w:rPr>
          <w:t xml:space="preserve"> 535      for p in mix:</w:t>
        </w:r>
      </w:ins>
    </w:p>
    <w:p>
      <w:pPr>
        <w:shd w:val="clear" w:color="auto" w:fill="F7F7F7"/>
        <w:spacing w:before="0" w:after="0" w:line="180" w:lineRule="exact"/>
        <w:ind w:left="0" w:firstLine="0"/>
        <w:jc w:val="left"/>
        <w:rPr>
          <w:ins w:id="885249" w:author="Claude" w:date="2026-10-07T12:00:00Z"/>
        </w:rPr>
      </w:pPr>
      <w:ins w:id="885785" w:author="Claude" w:date="2026-10-07T12:00:00Z">
        <w:r>
          <w:rPr>
            <w:rFonts w:ascii="Consolas" w:hAnsi="Consolas" w:cs="Consolas"/>
            <w:sz w:val="14"/>
            <w:szCs w:val="14"/>
          </w:rPr>
          <w:t xml:space="preserve"> 536          p["participacao_pct"] = 100 * p["quantidade_kg_mes"] / total if total else 100 / len(mix)</w:t>
        </w:r>
      </w:ins>
    </w:p>
    <w:p>
      <w:pPr>
        <w:shd w:val="clear" w:color="auto" w:fill="F7F7F7"/>
        <w:spacing w:before="0" w:after="0" w:line="180" w:lineRule="exact"/>
        <w:ind w:left="0" w:firstLine="0"/>
        <w:jc w:val="left"/>
        <w:rPr>
          <w:ins w:id="885249" w:author="Claude" w:date="2026-10-07T12:00:00Z"/>
        </w:rPr>
      </w:pPr>
      <w:ins w:id="885786" w:author="Claude" w:date="2026-10-07T12:00:00Z">
        <w:r>
          <w:rPr>
            <w:rFonts w:ascii="Consolas" w:hAnsi="Consolas" w:cs="Consolas"/>
            <w:sz w:val="14"/>
            <w:szCs w:val="14"/>
          </w:rPr>
          <w:t xml:space="preserve"> 537      e.mix_produtos = mix</w:t>
        </w:r>
      </w:ins>
    </w:p>
    <w:p>
      <w:pPr>
        <w:shd w:val="clear" w:color="auto" w:fill="F7F7F7"/>
        <w:spacing w:before="0" w:after="0" w:line="180" w:lineRule="exact"/>
        <w:ind w:left="0" w:firstLine="0"/>
        <w:jc w:val="left"/>
        <w:rPr>
          <w:ins w:id="885249" w:author="Claude" w:date="2026-10-07T12:00:00Z"/>
        </w:rPr>
      </w:pPr>
      <w:ins w:id="885787" w:author="Claude" w:date="2026-10-07T12:00:00Z">
        <w:r>
          <w:rPr>
            <w:rFonts w:ascii="Consolas" w:hAnsi="Consolas" w:cs="Consolas"/>
            <w:sz w:val="14"/>
            <w:szCs w:val="14"/>
          </w:rPr>
          <w:t xml:space="preserve"> 538      e.preco_venda_kg = (sum(p["quantidade_kg_mes"] * p["preco_kg"] for p in mix) / total if total</w:t>
        </w:r>
      </w:ins>
    </w:p>
    <w:p>
      <w:pPr>
        <w:shd w:val="clear" w:color="auto" w:fill="F7F7F7"/>
        <w:spacing w:before="0" w:after="0" w:line="180" w:lineRule="exact"/>
        <w:ind w:left="0" w:firstLine="0"/>
        <w:jc w:val="left"/>
        <w:rPr>
          <w:ins w:id="885249" w:author="Claude" w:date="2026-10-07T12:00:00Z"/>
        </w:rPr>
      </w:pPr>
      <w:ins w:id="885788" w:author="Claude" w:date="2026-10-07T12:00:00Z">
        <w:r>
          <w:rPr>
            <w:rFonts w:ascii="Consolas" w:hAnsi="Consolas" w:cs="Consolas"/>
            <w:sz w:val="14"/>
            <w:szCs w:val="14"/>
          </w:rPr>
          <w:t xml:space="preserve"> 539                          else float(np.mean([p["preco_kg"] for p in mix])))</w:t>
        </w:r>
      </w:ins>
    </w:p>
    <w:p>
      <w:pPr>
        <w:shd w:val="clear" w:color="auto" w:fill="F7F7F7"/>
        <w:spacing w:before="0" w:after="0" w:line="180" w:lineRule="exact"/>
        <w:ind w:left="0" w:firstLine="0"/>
        <w:jc w:val="left"/>
        <w:rPr>
          <w:ins w:id="885249" w:author="Claude" w:date="2026-10-07T12:00:00Z"/>
        </w:rPr>
      </w:pPr>
      <w:ins w:id="885789" w:author="Claude" w:date="2026-10-07T12:00:00Z">
        <w:r>
          <w:rPr>
            <w:rFonts w:ascii="Consolas" w:hAnsi="Consolas" w:cs="Consolas"/>
            <w:sz w:val="14"/>
            <w:szCs w:val="14"/>
          </w:rPr>
          <w:t xml:space="preserve"> 540      P.digitados += ["economico.mix_produtos", "economico.preco_venda_kg"]</w:t>
        </w:r>
      </w:ins>
    </w:p>
    <w:p>
      <w:pPr>
        <w:shd w:val="clear" w:color="auto" w:fill="F7F7F7"/>
        <w:spacing w:before="0" w:after="0" w:line="180" w:lineRule="exact"/>
        <w:ind w:left="0" w:firstLine="0"/>
        <w:jc w:val="left"/>
        <w:rPr>
          <w:ins w:id="885249" w:author="Claude" w:date="2026-10-07T12:00:00Z"/>
        </w:rPr>
      </w:pPr>
      <w:ins w:id="885790" w:author="Claude" w:date="2026-10-07T12:00:00Z">
        <w:r>
          <w:rPr>
            <w:rFonts w:ascii="Consolas" w:hAnsi="Consolas" w:cs="Consolas"/>
            <w:sz w:val="14"/>
            <w:szCs w:val="14"/>
          </w:rPr>
          <w:t xml:space="preserve"> 541      P.saida(f"  → Preço médio ponderado: R$ {_fmt(round(e.preco_venda_kg, 4))}/kg")</w:t>
        </w:r>
      </w:ins>
    </w:p>
    <w:p>
      <w:pPr>
        <w:shd w:val="clear" w:color="auto" w:fill="F7F7F7"/>
        <w:spacing w:before="0" w:after="0" w:line="180" w:lineRule="exact"/>
        <w:ind w:left="0" w:firstLine="0"/>
        <w:jc w:val="left"/>
        <w:rPr>
          <w:ins w:id="885249" w:author="Claude" w:date="2026-10-07T12:00:00Z"/>
        </w:rPr>
      </w:pPr>
      <w:ins w:id="885791" w:author="Claude" w:date="2026-10-07T12:00:00Z">
        <w:r>
          <w:rPr>
            <w:rFonts w:ascii="Consolas" w:hAnsi="Consolas" w:cs="Consolas"/>
            <w:sz w:val="14"/>
            <w:szCs w:val="14"/>
          </w:rPr>
          <w:t xml:space="preserve"> 542  </w:t>
        </w:r>
      </w:ins>
    </w:p>
    <w:p>
      <w:pPr>
        <w:shd w:val="clear" w:color="auto" w:fill="F7F7F7"/>
        <w:spacing w:before="0" w:after="0" w:line="180" w:lineRule="exact"/>
        <w:ind w:left="0" w:firstLine="0"/>
        <w:jc w:val="left"/>
        <w:rPr>
          <w:ins w:id="885249" w:author="Claude" w:date="2026-10-07T12:00:00Z"/>
        </w:rPr>
      </w:pPr>
      <w:ins w:id="885792" w:author="Claude" w:date="2026-10-07T12:00:00Z">
        <w:r>
          <w:rPr>
            <w:rFonts w:ascii="Consolas" w:hAnsi="Consolas" w:cs="Consolas"/>
            <w:sz w:val="14"/>
            <w:szCs w:val="14"/>
          </w:rPr>
          <w:t xml:space="preserve"> 543      from .modelo import Contexto, calcular_tecnico, meses_ate_despesca</w:t>
        </w:r>
      </w:ins>
    </w:p>
    <w:p>
      <w:pPr>
        <w:shd w:val="clear" w:color="auto" w:fill="F7F7F7"/>
        <w:spacing w:before="0" w:after="0" w:line="180" w:lineRule="exact"/>
        <w:ind w:left="0" w:firstLine="0"/>
        <w:jc w:val="left"/>
        <w:rPr>
          <w:ins w:id="885249" w:author="Claude" w:date="2026-10-07T12:00:00Z"/>
        </w:rPr>
      </w:pPr>
      <w:ins w:id="885793" w:author="Claude" w:date="2026-10-07T12:00:00Z">
        <w:r>
          <w:rPr>
            <w:rFonts w:ascii="Consolas" w:hAnsi="Consolas" w:cs="Consolas"/>
            <w:sz w:val="14"/>
            <w:szCs w:val="14"/>
          </w:rPr>
          <w:t xml:space="preserve"> 544      prod_tec = float(calcular_tecnico(Contexto(cfg))["producao_kg_mes"][0])</w:t>
        </w:r>
      </w:ins>
    </w:p>
    <w:p>
      <w:pPr>
        <w:shd w:val="clear" w:color="auto" w:fill="F7F7F7"/>
        <w:spacing w:before="0" w:after="0" w:line="180" w:lineRule="exact"/>
        <w:ind w:left="0" w:firstLine="0"/>
        <w:jc w:val="left"/>
        <w:rPr>
          <w:ins w:id="885249" w:author="Claude" w:date="2026-10-07T12:00:00Z"/>
        </w:rPr>
      </w:pPr>
      <w:ins w:id="885794" w:author="Claude" w:date="2026-10-07T12:00:00Z">
        <w:r>
          <w:rPr>
            <w:rFonts w:ascii="Consolas" w:hAnsi="Consolas" w:cs="Consolas"/>
            <w:sz w:val="14"/>
            <w:szCs w:val="14"/>
          </w:rPr>
          <w:t xml:space="preserve"> 545      opcoes = [("tecnico", f"Produção calculada pelo módulo técnico ({_fmt(round(prod_tec, 1))} kg/mês)")]</w:t>
        </w:r>
      </w:ins>
    </w:p>
    <w:p>
      <w:pPr>
        <w:shd w:val="clear" w:color="auto" w:fill="F7F7F7"/>
        <w:spacing w:before="0" w:after="0" w:line="180" w:lineRule="exact"/>
        <w:ind w:left="0" w:firstLine="0"/>
        <w:jc w:val="left"/>
        <w:rPr>
          <w:ins w:id="885249" w:author="Claude" w:date="2026-10-07T12:00:00Z"/>
        </w:rPr>
      </w:pPr>
      <w:ins w:id="885795" w:author="Claude" w:date="2026-10-07T12:00:00Z">
        <w:r>
          <w:rPr>
            <w:rFonts w:ascii="Consolas" w:hAnsi="Consolas" w:cs="Consolas"/>
            <w:sz w:val="14"/>
            <w:szCs w:val="14"/>
          </w:rPr>
          <w:t xml:space="preserve"> 546      if total &gt; 0:</w:t>
        </w:r>
      </w:ins>
    </w:p>
    <w:p>
      <w:pPr>
        <w:shd w:val="clear" w:color="auto" w:fill="F7F7F7"/>
        <w:spacing w:before="0" w:after="0" w:line="180" w:lineRule="exact"/>
        <w:ind w:left="0" w:firstLine="0"/>
        <w:jc w:val="left"/>
        <w:rPr>
          <w:ins w:id="885249" w:author="Claude" w:date="2026-10-07T12:00:00Z"/>
        </w:rPr>
      </w:pPr>
      <w:ins w:id="885796" w:author="Claude" w:date="2026-10-07T12:00:00Z">
        <w:r>
          <w:rPr>
            <w:rFonts w:ascii="Consolas" w:hAnsi="Consolas" w:cs="Consolas"/>
            <w:sz w:val="14"/>
            <w:szCs w:val="14"/>
          </w:rPr>
          <w:t xml:space="preserve"> 547          opcoes.append(("mix", f"Quantidades informadas no mix ({_fmt(round(total, 1))} kg/mês)"))</w:t>
        </w:r>
      </w:ins>
    </w:p>
    <w:p>
      <w:pPr>
        <w:shd w:val="clear" w:color="auto" w:fill="F7F7F7"/>
        <w:spacing w:before="0" w:after="0" w:line="180" w:lineRule="exact"/>
        <w:ind w:left="0" w:firstLine="0"/>
        <w:jc w:val="left"/>
        <w:rPr>
          <w:ins w:id="885249" w:author="Claude" w:date="2026-10-07T12:00:00Z"/>
        </w:rPr>
      </w:pPr>
      <w:ins w:id="885797" w:author="Claude" w:date="2026-10-07T12:00:00Z">
        <w:r>
          <w:rPr>
            <w:rFonts w:ascii="Consolas" w:hAnsi="Consolas" w:cs="Consolas"/>
            <w:sz w:val="14"/>
            <w:szCs w:val="14"/>
          </w:rPr>
          <w:t xml:space="preserve"> 548      else:</w:t>
        </w:r>
      </w:ins>
    </w:p>
    <w:p>
      <w:pPr>
        <w:shd w:val="clear" w:color="auto" w:fill="F7F7F7"/>
        <w:spacing w:before="0" w:after="0" w:line="180" w:lineRule="exact"/>
        <w:ind w:left="0" w:firstLine="0"/>
        <w:jc w:val="left"/>
        <w:rPr>
          <w:ins w:id="885249" w:author="Claude" w:date="2026-10-07T12:00:00Z"/>
        </w:rPr>
      </w:pPr>
      <w:ins w:id="885798" w:author="Claude" w:date="2026-10-07T12:00:00Z">
        <w:r>
          <w:rPr>
            <w:rFonts w:ascii="Consolas" w:hAnsi="Consolas" w:cs="Consolas"/>
            <w:sz w:val="14"/>
            <w:szCs w:val="14"/>
          </w:rPr>
          <w:t xml:space="preserve"> 549          P.saida("  (as quantidades do mix somam 0 kg/mês: o volume de vendas será a produção técnica)")</w:t>
        </w:r>
      </w:ins>
    </w:p>
    <w:p>
      <w:pPr>
        <w:shd w:val="clear" w:color="auto" w:fill="F7F7F7"/>
        <w:spacing w:before="0" w:after="0" w:line="180" w:lineRule="exact"/>
        <w:ind w:left="0" w:firstLine="0"/>
        <w:jc w:val="left"/>
        <w:rPr>
          <w:ins w:id="885249" w:author="Claude" w:date="2026-10-07T12:00:00Z"/>
        </w:rPr>
      </w:pPr>
      <w:ins w:id="885799" w:author="Claude" w:date="2026-10-07T12:00:00Z">
        <w:r>
          <w:rPr>
            <w:rFonts w:ascii="Consolas" w:hAnsi="Consolas" w:cs="Consolas"/>
            <w:sz w:val="14"/>
            <w:szCs w:val="14"/>
          </w:rPr>
          <w:t xml:space="preserve"> 550      atual = ("mix" if e.producao_vendas_kg_mes &gt; 0 and total &gt; 0 else "tecnico") if P.modo == "revisar" else None</w:t>
        </w:r>
      </w:ins>
    </w:p>
    <w:p>
      <w:pPr>
        <w:shd w:val="clear" w:color="auto" w:fill="F7F7F7"/>
        <w:spacing w:before="0" w:after="0" w:line="180" w:lineRule="exact"/>
        <w:ind w:left="0" w:firstLine="0"/>
        <w:jc w:val="left"/>
        <w:rPr>
          <w:ins w:id="885249" w:author="Claude" w:date="2026-10-07T12:00:00Z"/>
        </w:rPr>
      </w:pPr>
      <w:ins w:id="885800" w:author="Claude" w:date="2026-10-07T12:00:00Z">
        <w:r>
          <w:rPr>
            <w:rFonts w:ascii="Consolas" w:hAnsi="Consolas" w:cs="Consolas"/>
            <w:sz w:val="14"/>
            <w:szCs w:val="14"/>
          </w:rPr>
          <w:t xml:space="preserve"> 551      base, _ = P.opcao("Volume de vendas a utilizar:", opcoes, atual)</w:t>
        </w:r>
      </w:ins>
    </w:p>
    <w:p>
      <w:pPr>
        <w:shd w:val="clear" w:color="auto" w:fill="F7F7F7"/>
        <w:spacing w:before="0" w:after="0" w:line="180" w:lineRule="exact"/>
        <w:ind w:left="0" w:firstLine="0"/>
        <w:jc w:val="left"/>
        <w:rPr>
          <w:ins w:id="885249" w:author="Claude" w:date="2026-10-07T12:00:00Z"/>
        </w:rPr>
      </w:pPr>
      <w:ins w:id="885801" w:author="Claude" w:date="2026-10-07T12:00:00Z">
        <w:r>
          <w:rPr>
            <w:rFonts w:ascii="Consolas" w:hAnsi="Consolas" w:cs="Consolas"/>
            <w:sz w:val="14"/>
            <w:szCs w:val="14"/>
          </w:rPr>
          <w:t xml:space="preserve"> 552      e.producao_vendas_kg_mes = total if base == "mix" else 0.0</w:t>
        </w:r>
      </w:ins>
    </w:p>
    <w:p>
      <w:pPr>
        <w:shd w:val="clear" w:color="auto" w:fill="F7F7F7"/>
        <w:spacing w:before="0" w:after="0" w:line="180" w:lineRule="exact"/>
        <w:ind w:left="0" w:firstLine="0"/>
        <w:jc w:val="left"/>
        <w:rPr>
          <w:ins w:id="885249" w:author="Claude" w:date="2026-10-07T12:00:00Z"/>
        </w:rPr>
      </w:pPr>
      <w:ins w:id="885802" w:author="Claude" w:date="2026-10-07T12:00:00Z">
        <w:r>
          <w:rPr>
            <w:rFonts w:ascii="Consolas" w:hAnsi="Consolas" w:cs="Consolas"/>
            <w:sz w:val="14"/>
            <w:szCs w:val="14"/>
          </w:rPr>
          <w:t xml:space="preserve"> 553      if total and prod_tec &gt; 0 and abs(total - prod_tec) / prod_tec &gt; 0.10:</w:t>
        </w:r>
      </w:ins>
    </w:p>
    <w:p>
      <w:pPr>
        <w:shd w:val="clear" w:color="auto" w:fill="F7F7F7"/>
        <w:spacing w:before="0" w:after="0" w:line="180" w:lineRule="exact"/>
        <w:ind w:left="0" w:firstLine="0"/>
        <w:jc w:val="left"/>
        <w:rPr>
          <w:ins w:id="885249" w:author="Claude" w:date="2026-10-07T12:00:00Z"/>
        </w:rPr>
      </w:pPr>
      <w:ins w:id="885803" w:author="Claude" w:date="2026-10-07T12:00:00Z">
        <w:r>
          <w:rPr>
            <w:rFonts w:ascii="Consolas" w:hAnsi="Consolas" w:cs="Consolas"/>
            <w:sz w:val="14"/>
            <w:szCs w:val="14"/>
          </w:rPr>
          <w:t xml:space="preserve"> 554          P.saida(f"  ⚠ O mix difere {_fmt(round(abs(total / prod_tec - 1) * 100))}% da produção técnica; verifique as premissas.")</w:t>
        </w:r>
      </w:ins>
    </w:p>
    <w:p>
      <w:pPr>
        <w:shd w:val="clear" w:color="auto" w:fill="F7F7F7"/>
        <w:spacing w:before="0" w:after="0" w:line="180" w:lineRule="exact"/>
        <w:ind w:left="0" w:firstLine="0"/>
        <w:jc w:val="left"/>
        <w:rPr>
          <w:ins w:id="885249" w:author="Claude" w:date="2026-10-07T12:00:00Z"/>
        </w:rPr>
      </w:pPr>
      <w:ins w:id="885804" w:author="Claude" w:date="2026-10-07T12:00:00Z">
        <w:r>
          <w:rPr>
            <w:rFonts w:ascii="Consolas" w:hAnsi="Consolas" w:cs="Consolas"/>
            <w:sz w:val="14"/>
            <w:szCs w:val="14"/>
          </w:rPr>
          <w:t xml:space="preserve"> 555      elif prod_tec &lt;= 0:</w:t>
        </w:r>
      </w:ins>
    </w:p>
    <w:p>
      <w:pPr>
        <w:shd w:val="clear" w:color="auto" w:fill="F7F7F7"/>
        <w:spacing w:before="0" w:after="0" w:line="180" w:lineRule="exact"/>
        <w:ind w:left="0" w:firstLine="0"/>
        <w:jc w:val="left"/>
        <w:rPr>
          <w:ins w:id="885249" w:author="Claude" w:date="2026-10-07T12:00:00Z"/>
        </w:rPr>
      </w:pPr>
      <w:ins w:id="885805" w:author="Claude" w:date="2026-10-07T12:00:00Z">
        <w:r>
          <w:rPr>
            <w:rFonts w:ascii="Consolas" w:hAnsi="Consolas" w:cs="Consolas"/>
            <w:sz w:val="14"/>
            <w:szCs w:val="14"/>
          </w:rPr>
          <w:t xml:space="preserve"> 556          P.saida("  ⚠ A produção técnica calculada é zero; verifique os parâmetros técnicos.")</w:t>
        </w:r>
      </w:ins>
    </w:p>
    <w:p>
      <w:pPr>
        <w:shd w:val="clear" w:color="auto" w:fill="F7F7F7"/>
        <w:spacing w:before="0" w:after="0" w:line="180" w:lineRule="exact"/>
        <w:ind w:left="0" w:firstLine="0"/>
        <w:jc w:val="left"/>
        <w:rPr>
          <w:ins w:id="885249" w:author="Claude" w:date="2026-10-07T12:00:00Z"/>
        </w:rPr>
      </w:pPr>
      <w:ins w:id="885806" w:author="Claude" w:date="2026-10-07T12:00:00Z">
        <w:r>
          <w:rPr>
            <w:rFonts w:ascii="Consolas" w:hAnsi="Consolas" w:cs="Consolas"/>
            <w:sz w:val="14"/>
            <w:szCs w:val="14"/>
          </w:rPr>
          <w:t xml:space="preserve"> 557  </w:t>
        </w:r>
      </w:ins>
    </w:p>
    <w:p>
      <w:pPr>
        <w:shd w:val="clear" w:color="auto" w:fill="F7F7F7"/>
        <w:spacing w:before="0" w:after="0" w:line="180" w:lineRule="exact"/>
        <w:ind w:left="0" w:firstLine="0"/>
        <w:jc w:val="left"/>
        <w:rPr>
          <w:ins w:id="885249" w:author="Claude" w:date="2026-10-07T12:00:00Z"/>
        </w:rPr>
      </w:pPr>
      <w:ins w:id="885807" w:author="Claude" w:date="2026-10-07T12:00:00Z">
        <w:r>
          <w:rPr>
            <w:rFonts w:ascii="Consolas" w:hAnsi="Consolas" w:cs="Consolas"/>
            <w:sz w:val="14"/>
            <w:szCs w:val="14"/>
          </w:rPr>
          <w:t xml:space="preserve"> 558      servicos, _ = P.sim_nao("Há receita de serviços (ex.: transporte para terceiros)?",</w:t>
        </w:r>
      </w:ins>
    </w:p>
    <w:p>
      <w:pPr>
        <w:shd w:val="clear" w:color="auto" w:fill="F7F7F7"/>
        <w:spacing w:before="0" w:after="0" w:line="180" w:lineRule="exact"/>
        <w:ind w:left="0" w:firstLine="0"/>
        <w:jc w:val="left"/>
        <w:rPr>
          <w:ins w:id="885249" w:author="Claude" w:date="2026-10-07T12:00:00Z"/>
        </w:rPr>
      </w:pPr>
      <w:ins w:id="885808" w:author="Claude" w:date="2026-10-07T12:00:00Z">
        <w:r>
          <w:rPr>
            <w:rFonts w:ascii="Consolas" w:hAnsi="Consolas" w:cs="Consolas"/>
            <w:sz w:val="14"/>
            <w:szCs w:val="14"/>
          </w:rPr>
          <w:t xml:space="preserve"> 559                              (e.receita_servicos_mes &gt; 0) if (P.modo == "revisar" and not vazio(e.receita_servicos_mes)) else None)</w:t>
        </w:r>
      </w:ins>
    </w:p>
    <w:p>
      <w:pPr>
        <w:shd w:val="clear" w:color="auto" w:fill="F7F7F7"/>
        <w:spacing w:before="0" w:after="0" w:line="180" w:lineRule="exact"/>
        <w:ind w:left="0" w:firstLine="0"/>
        <w:jc w:val="left"/>
        <w:rPr>
          <w:ins w:id="885249" w:author="Claude" w:date="2026-10-07T12:00:00Z"/>
        </w:rPr>
      </w:pPr>
      <w:ins w:id="885809" w:author="Claude" w:date="2026-10-07T12:00:00Z">
        <w:r>
          <w:rPr>
            <w:rFonts w:ascii="Consolas" w:hAnsi="Consolas" w:cs="Consolas"/>
            <w:sz w:val="14"/>
            <w:szCs w:val="14"/>
          </w:rPr>
          <w:t xml:space="preserve"> 560      if servicos:</w:t>
        </w:r>
      </w:ins>
    </w:p>
    <w:p>
      <w:pPr>
        <w:shd w:val="clear" w:color="auto" w:fill="F7F7F7"/>
        <w:spacing w:before="0" w:after="0" w:line="180" w:lineRule="exact"/>
        <w:ind w:left="0" w:firstLine="0"/>
        <w:jc w:val="left"/>
        <w:rPr>
          <w:ins w:id="885249" w:author="Claude" w:date="2026-10-07T12:00:00Z"/>
        </w:rPr>
      </w:pPr>
      <w:ins w:id="885810" w:author="Claude" w:date="2026-10-07T12:00:00Z">
        <w:r>
          <w:rPr>
            <w:rFonts w:ascii="Consolas" w:hAnsi="Consolas" w:cs="Consolas"/>
            <w:sz w:val="14"/>
            <w:szCs w:val="14"/>
          </w:rPr>
          <w:t xml:space="preserve"> 561          modo_km, _ = P.sim_nao("Calcular por quilômetro rodado (valor/km × km/mês)?", None if P.modo == "novo" else False)</w:t>
        </w:r>
      </w:ins>
    </w:p>
    <w:p>
      <w:pPr>
        <w:shd w:val="clear" w:color="auto" w:fill="F7F7F7"/>
        <w:spacing w:before="0" w:after="0" w:line="180" w:lineRule="exact"/>
        <w:ind w:left="0" w:firstLine="0"/>
        <w:jc w:val="left"/>
        <w:rPr>
          <w:ins w:id="885249" w:author="Claude" w:date="2026-10-07T12:00:00Z"/>
        </w:rPr>
      </w:pPr>
      <w:ins w:id="885811" w:author="Claude" w:date="2026-10-07T12:00:00Z">
        <w:r>
          <w:rPr>
            <w:rFonts w:ascii="Consolas" w:hAnsi="Consolas" w:cs="Consolas"/>
            <w:sz w:val="14"/>
            <w:szCs w:val="14"/>
          </w:rPr>
          <w:t xml:space="preserve"> 562          if modo_km:</w:t>
        </w:r>
      </w:ins>
    </w:p>
    <w:p>
      <w:pPr>
        <w:shd w:val="clear" w:color="auto" w:fill="F7F7F7"/>
        <w:spacing w:before="0" w:after="0" w:line="180" w:lineRule="exact"/>
        <w:ind w:left="0" w:firstLine="0"/>
        <w:jc w:val="left"/>
        <w:rPr>
          <w:ins w:id="885249" w:author="Claude" w:date="2026-10-07T12:00:00Z"/>
        </w:rPr>
      </w:pPr>
      <w:ins w:id="885812" w:author="Claude" w:date="2026-10-07T12:00:00Z">
        <w:r>
          <w:rPr>
            <w:rFonts w:ascii="Consolas" w:hAnsi="Consolas" w:cs="Consolas"/>
            <w:sz w:val="14"/>
            <w:szCs w:val="14"/>
          </w:rPr>
          <w:t xml:space="preserve"> 563              vkm, _ = P.numero("  Valor cobrado por km", None, 0, unidade="R$/km")</w:t>
        </w:r>
      </w:ins>
    </w:p>
    <w:p>
      <w:pPr>
        <w:shd w:val="clear" w:color="auto" w:fill="F7F7F7"/>
        <w:spacing w:before="0" w:after="0" w:line="180" w:lineRule="exact"/>
        <w:ind w:left="0" w:firstLine="0"/>
        <w:jc w:val="left"/>
        <w:rPr>
          <w:ins w:id="885249" w:author="Claude" w:date="2026-10-07T12:00:00Z"/>
        </w:rPr>
      </w:pPr>
      <w:ins w:id="885813" w:author="Claude" w:date="2026-10-07T12:00:00Z">
        <w:r>
          <w:rPr>
            <w:rFonts w:ascii="Consolas" w:hAnsi="Consolas" w:cs="Consolas"/>
            <w:sz w:val="14"/>
            <w:szCs w:val="14"/>
          </w:rPr>
          <w:t xml:space="preserve"> 564              km, _ = P.numero("  Quilômetros rodados por mês", None, 0, unidade="km/mês")</w:t>
        </w:r>
      </w:ins>
    </w:p>
    <w:p>
      <w:pPr>
        <w:shd w:val="clear" w:color="auto" w:fill="F7F7F7"/>
        <w:spacing w:before="0" w:after="0" w:line="180" w:lineRule="exact"/>
        <w:ind w:left="0" w:firstLine="0"/>
        <w:jc w:val="left"/>
        <w:rPr>
          <w:ins w:id="885249" w:author="Claude" w:date="2026-10-07T12:00:00Z"/>
        </w:rPr>
      </w:pPr>
      <w:ins w:id="885814" w:author="Claude" w:date="2026-10-07T12:00:00Z">
        <w:r>
          <w:rPr>
            <w:rFonts w:ascii="Consolas" w:hAnsi="Consolas" w:cs="Consolas"/>
            <w:sz w:val="14"/>
            <w:szCs w:val="14"/>
          </w:rPr>
          <w:t xml:space="preserve"> 565              e.receita_servicos_mes = vkm * km</w:t>
        </w:r>
      </w:ins>
    </w:p>
    <w:p>
      <w:pPr>
        <w:shd w:val="clear" w:color="auto" w:fill="F7F7F7"/>
        <w:spacing w:before="0" w:after="0" w:line="180" w:lineRule="exact"/>
        <w:ind w:left="0" w:firstLine="0"/>
        <w:jc w:val="left"/>
        <w:rPr>
          <w:ins w:id="885249" w:author="Claude" w:date="2026-10-07T12:00:00Z"/>
        </w:rPr>
      </w:pPr>
      <w:ins w:id="885815" w:author="Claude" w:date="2026-10-07T12:00:00Z">
        <w:r>
          <w:rPr>
            <w:rFonts w:ascii="Consolas" w:hAnsi="Consolas" w:cs="Consolas"/>
            <w:sz w:val="14"/>
            <w:szCs w:val="14"/>
          </w:rPr>
          <w:t xml:space="preserve"> 566          else:</w:t>
        </w:r>
      </w:ins>
    </w:p>
    <w:p>
      <w:pPr>
        <w:shd w:val="clear" w:color="auto" w:fill="F7F7F7"/>
        <w:spacing w:before="0" w:after="0" w:line="180" w:lineRule="exact"/>
        <w:ind w:left="0" w:firstLine="0"/>
        <w:jc w:val="left"/>
        <w:rPr>
          <w:ins w:id="885249" w:author="Claude" w:date="2026-10-07T12:00:00Z"/>
        </w:rPr>
      </w:pPr>
      <w:ins w:id="885816" w:author="Claude" w:date="2026-10-07T12:00:00Z">
        <w:r>
          <w:rPr>
            <w:rFonts w:ascii="Consolas" w:hAnsi="Consolas" w:cs="Consolas"/>
            <w:sz w:val="14"/>
            <w:szCs w:val="14"/>
          </w:rPr>
          <w:t xml:space="preserve"> 567              P.campo(cfg, "economico.receita_servicos_mes", "Receita mensal de serviços", minimo=0, unidade="R$/mês")</w:t>
        </w:r>
      </w:ins>
    </w:p>
    <w:p>
      <w:pPr>
        <w:shd w:val="clear" w:color="auto" w:fill="F7F7F7"/>
        <w:spacing w:before="0" w:after="0" w:line="180" w:lineRule="exact"/>
        <w:ind w:left="0" w:firstLine="0"/>
        <w:jc w:val="left"/>
        <w:rPr>
          <w:ins w:id="885249" w:author="Claude" w:date="2026-10-07T12:00:00Z"/>
        </w:rPr>
      </w:pPr>
      <w:ins w:id="885817" w:author="Claude" w:date="2026-10-07T12:00:00Z">
        <w:r>
          <w:rPr>
            <w:rFonts w:ascii="Consolas" w:hAnsi="Consolas" w:cs="Consolas"/>
            <w:sz w:val="14"/>
            <w:szCs w:val="14"/>
          </w:rPr>
          <w:t xml:space="preserve"> 568          P.digitados.append("economico.receita_servicos_mes")</w:t>
        </w:r>
      </w:ins>
    </w:p>
    <w:p>
      <w:pPr>
        <w:shd w:val="clear" w:color="auto" w:fill="F7F7F7"/>
        <w:spacing w:before="0" w:after="0" w:line="180" w:lineRule="exact"/>
        <w:ind w:left="0" w:firstLine="0"/>
        <w:jc w:val="left"/>
        <w:rPr>
          <w:ins w:id="885249" w:author="Claude" w:date="2026-10-07T12:00:00Z"/>
        </w:rPr>
      </w:pPr>
      <w:ins w:id="885818" w:author="Claude" w:date="2026-10-07T12:00:00Z">
        <w:r>
          <w:rPr>
            <w:rFonts w:ascii="Consolas" w:hAnsi="Consolas" w:cs="Consolas"/>
            <w:sz w:val="14"/>
            <w:szCs w:val="14"/>
          </w:rPr>
          <w:t xml:space="preserve"> 569      else:</w:t>
        </w:r>
      </w:ins>
    </w:p>
    <w:p>
      <w:pPr>
        <w:shd w:val="clear" w:color="auto" w:fill="F7F7F7"/>
        <w:spacing w:before="0" w:after="0" w:line="180" w:lineRule="exact"/>
        <w:ind w:left="0" w:firstLine="0"/>
        <w:jc w:val="left"/>
        <w:rPr>
          <w:ins w:id="885249" w:author="Claude" w:date="2026-10-07T12:00:00Z"/>
        </w:rPr>
      </w:pPr>
      <w:ins w:id="885819" w:author="Claude" w:date="2026-10-07T12:00:00Z">
        <w:r>
          <w:rPr>
            <w:rFonts w:ascii="Consolas" w:hAnsi="Consolas" w:cs="Consolas"/>
            <w:sz w:val="14"/>
            <w:szCs w:val="14"/>
          </w:rPr>
          <w:t xml:space="preserve"> 570          e.receita_servicos_mes = 0.0</w:t>
        </w:r>
      </w:ins>
    </w:p>
    <w:p>
      <w:pPr>
        <w:shd w:val="clear" w:color="auto" w:fill="F7F7F7"/>
        <w:spacing w:before="0" w:after="0" w:line="180" w:lineRule="exact"/>
        <w:ind w:left="0" w:firstLine="0"/>
        <w:jc w:val="left"/>
        <w:rPr>
          <w:ins w:id="885249" w:author="Claude" w:date="2026-10-07T12:00:00Z"/>
        </w:rPr>
      </w:pPr>
      <w:ins w:id="885820" w:author="Claude" w:date="2026-10-07T12:00:00Z">
        <w:r>
          <w:rPr>
            <w:rFonts w:ascii="Consolas" w:hAnsi="Consolas" w:cs="Consolas"/>
            <w:sz w:val="14"/>
            <w:szCs w:val="14"/>
          </w:rPr>
          <w:t xml:space="preserve"> 571      L_calc = int(math.ceil(cfg.tecnico.ciclo_dias / 30.4375))</w:t>
        </w:r>
      </w:ins>
    </w:p>
    <w:p>
      <w:pPr>
        <w:shd w:val="clear" w:color="auto" w:fill="F7F7F7"/>
        <w:spacing w:before="0" w:after="0" w:line="180" w:lineRule="exact"/>
        <w:ind w:left="0" w:firstLine="0"/>
        <w:jc w:val="left"/>
        <w:rPr>
          <w:ins w:id="885249" w:author="Claude" w:date="2026-10-07T12:00:00Z"/>
        </w:rPr>
      </w:pPr>
      <w:ins w:id="885821" w:author="Claude" w:date="2026-10-07T12:00:00Z">
        <w:r>
          <w:rPr>
            <w:rFonts w:ascii="Consolas" w:hAnsi="Consolas" w:cs="Consolas"/>
            <w:sz w:val="14"/>
            <w:szCs w:val="14"/>
          </w:rPr>
          <w:t xml:space="preserve"> 572      P.saida(f"  (a primeira despesca ocorre após um ciclo de {cfg.tecnico.ciclo_dias} dias ≈ {L_calc} meses; "</w:t>
        </w:r>
      </w:ins>
    </w:p>
    <w:p>
      <w:pPr>
        <w:shd w:val="clear" w:color="auto" w:fill="F7F7F7"/>
        <w:spacing w:before="0" w:after="0" w:line="180" w:lineRule="exact"/>
        <w:ind w:left="0" w:firstLine="0"/>
        <w:jc w:val="left"/>
        <w:rPr>
          <w:ins w:id="885249" w:author="Claude" w:date="2026-10-07T12:00:00Z"/>
        </w:rPr>
      </w:pPr>
      <w:ins w:id="885822" w:author="Claude" w:date="2026-10-07T12:00:00Z">
        <w:r>
          <w:rPr>
            <w:rFonts w:ascii="Consolas" w:hAnsi="Consolas" w:cs="Consolas"/>
            <w:sz w:val="14"/>
            <w:szCs w:val="14"/>
          </w:rPr>
          <w:t xml:space="preserve"> 573              "informe 0 se a receita começar no primeiro mês)")</w:t>
        </w:r>
      </w:ins>
    </w:p>
    <w:p>
      <w:pPr>
        <w:shd w:val="clear" w:color="auto" w:fill="F7F7F7"/>
        <w:spacing w:before="0" w:after="0" w:line="180" w:lineRule="exact"/>
        <w:ind w:left="0" w:firstLine="0"/>
        <w:jc w:val="left"/>
        <w:rPr>
          <w:ins w:id="885249" w:author="Claude" w:date="2026-10-07T12:00:00Z"/>
        </w:rPr>
      </w:pPr>
      <w:ins w:id="885823" w:author="Claude" w:date="2026-10-07T12:00:00Z">
        <w:r>
          <w:rPr>
            <w:rFonts w:ascii="Consolas" w:hAnsi="Consolas" w:cs="Consolas"/>
            <w:sz w:val="14"/>
            <w:szCs w:val="14"/>
          </w:rPr>
          <w:t xml:space="preserve"> 574      meses, origem = P.numero("Meses até a primeira receita (carência)",</w:t>
        </w:r>
      </w:ins>
    </w:p>
    <w:p>
      <w:pPr>
        <w:shd w:val="clear" w:color="auto" w:fill="F7F7F7"/>
        <w:spacing w:before="0" w:after="0" w:line="180" w:lineRule="exact"/>
        <w:ind w:left="0" w:firstLine="0"/>
        <w:jc w:val="left"/>
        <w:rPr>
          <w:ins w:id="885249" w:author="Claude" w:date="2026-10-07T12:00:00Z"/>
        </w:rPr>
      </w:pPr>
      <w:ins w:id="885824" w:author="Claude" w:date="2026-10-07T12:00:00Z">
        <w:r>
          <w:rPr>
            <w:rFonts w:ascii="Consolas" w:hAnsi="Consolas" w:cs="Consolas"/>
            <w:sz w:val="14"/>
            <w:szCs w:val="14"/>
          </w:rPr>
          <w:t xml:space="preserve"> 575                               meses_ate_despesca(cfg) if P.modo == "revisar" else None, 0, 60, inteiro=True,</w:t>
        </w:r>
      </w:ins>
    </w:p>
    <w:p>
      <w:pPr>
        <w:shd w:val="clear" w:color="auto" w:fill="F7F7F7"/>
        <w:spacing w:before="0" w:after="0" w:line="180" w:lineRule="exact"/>
        <w:ind w:left="0" w:firstLine="0"/>
        <w:jc w:val="left"/>
        <w:rPr>
          <w:ins w:id="885249" w:author="Claude" w:date="2026-10-07T12:00:00Z"/>
        </w:rPr>
      </w:pPr>
      <w:ins w:id="885825" w:author="Claude" w:date="2026-10-07T12:00:00Z">
        <w:r>
          <w:rPr>
            <w:rFonts w:ascii="Consolas" w:hAnsi="Consolas" w:cs="Consolas"/>
            <w:sz w:val="14"/>
            <w:szCs w:val="14"/>
          </w:rPr>
          <w:t xml:space="preserve"> 576                               referencia=L_calc)</w:t>
        </w:r>
      </w:ins>
    </w:p>
    <w:p>
      <w:pPr>
        <w:shd w:val="clear" w:color="auto" w:fill="F7F7F7"/>
        <w:spacing w:before="0" w:after="0" w:line="180" w:lineRule="exact"/>
        <w:ind w:left="0" w:firstLine="0"/>
        <w:jc w:val="left"/>
        <w:rPr>
          <w:ins w:id="885249" w:author="Claude" w:date="2026-10-07T12:00:00Z"/>
        </w:rPr>
      </w:pPr>
      <w:ins w:id="885826" w:author="Claude" w:date="2026-10-07T12:00:00Z">
        <w:r>
          <w:rPr>
            <w:rFonts w:ascii="Consolas" w:hAnsi="Consolas" w:cs="Consolas"/>
            <w:sz w:val="14"/>
            <w:szCs w:val="14"/>
          </w:rPr>
          <w:t xml:space="preserve"> 577      if origem == "referencia":</w:t>
        </w:r>
      </w:ins>
    </w:p>
    <w:p>
      <w:pPr>
        <w:shd w:val="clear" w:color="auto" w:fill="F7F7F7"/>
        <w:spacing w:before="0" w:after="0" w:line="180" w:lineRule="exact"/>
        <w:ind w:left="0" w:firstLine="0"/>
        <w:jc w:val="left"/>
        <w:rPr>
          <w:ins w:id="885249" w:author="Claude" w:date="2026-10-07T12:00:00Z"/>
        </w:rPr>
      </w:pPr>
      <w:ins w:id="885827" w:author="Claude" w:date="2026-10-07T12:00:00Z">
        <w:r>
          <w:rPr>
            <w:rFonts w:ascii="Consolas" w:hAnsi="Consolas" w:cs="Consolas"/>
            <w:sz w:val="14"/>
            <w:szCs w:val="14"/>
          </w:rPr>
          <w:t xml:space="preserve"> 578          e.carencia_automatica, e.meses_ate_primeira_receita = True, 0      # acompanha a duração do ciclo</w:t>
        </w:r>
      </w:ins>
    </w:p>
    <w:p>
      <w:pPr>
        <w:shd w:val="clear" w:color="auto" w:fill="F7F7F7"/>
        <w:spacing w:before="0" w:after="0" w:line="180" w:lineRule="exact"/>
        <w:ind w:left="0" w:firstLine="0"/>
        <w:jc w:val="left"/>
        <w:rPr>
          <w:ins w:id="885249" w:author="Claude" w:date="2026-10-07T12:00:00Z"/>
        </w:rPr>
      </w:pPr>
      <w:ins w:id="885828" w:author="Claude" w:date="2026-10-07T12:00:00Z">
        <w:r>
          <w:rPr>
            <w:rFonts w:ascii="Consolas" w:hAnsi="Consolas" w:cs="Consolas"/>
            <w:sz w:val="14"/>
            <w:szCs w:val="14"/>
          </w:rPr>
          <w:t xml:space="preserve"> 579      elif origem == "usuario":</w:t>
        </w:r>
      </w:ins>
    </w:p>
    <w:p>
      <w:pPr>
        <w:shd w:val="clear" w:color="auto" w:fill="F7F7F7"/>
        <w:spacing w:before="0" w:after="0" w:line="180" w:lineRule="exact"/>
        <w:ind w:left="0" w:firstLine="0"/>
        <w:jc w:val="left"/>
        <w:rPr>
          <w:ins w:id="885249" w:author="Claude" w:date="2026-10-07T12:00:00Z"/>
        </w:rPr>
      </w:pPr>
      <w:ins w:id="885829" w:author="Claude" w:date="2026-10-07T12:00:00Z">
        <w:r>
          <w:rPr>
            <w:rFonts w:ascii="Consolas" w:hAnsi="Consolas" w:cs="Consolas"/>
            <w:sz w:val="14"/>
            <w:szCs w:val="14"/>
          </w:rPr>
          <w:t xml:space="preserve"> 580          e.carencia_automatica, e.meses_ate_primeira_receita = False, meses</w:t>
        </w:r>
      </w:ins>
    </w:p>
    <w:p>
      <w:pPr>
        <w:shd w:val="clear" w:color="auto" w:fill="F7F7F7"/>
        <w:spacing w:before="0" w:after="0" w:line="180" w:lineRule="exact"/>
        <w:ind w:left="0" w:firstLine="0"/>
        <w:jc w:val="left"/>
        <w:rPr>
          <w:ins w:id="885249" w:author="Claude" w:date="2026-10-07T12:00:00Z"/>
        </w:rPr>
      </w:pPr>
      <w:ins w:id="885830" w:author="Claude" w:date="2026-10-07T12:00:00Z">
        <w:r>
          <w:rPr>
            <w:rFonts w:ascii="Consolas" w:hAnsi="Consolas" w:cs="Consolas"/>
            <w:sz w:val="14"/>
            <w:szCs w:val="14"/>
          </w:rPr>
          <w:t xml:space="preserve"> 581      P._registrar("economico.meses_ate_primeira_receita", origem, FONTE_AUTOR)</w:t>
        </w:r>
      </w:ins>
    </w:p>
    <w:p>
      <w:pPr>
        <w:shd w:val="clear" w:color="auto" w:fill="F7F7F7"/>
        <w:spacing w:before="0" w:after="0" w:line="180" w:lineRule="exact"/>
        <w:ind w:left="0" w:firstLine="0"/>
        <w:jc w:val="left"/>
        <w:rPr>
          <w:ins w:id="885249" w:author="Claude" w:date="2026-10-07T12:00:00Z"/>
        </w:rPr>
      </w:pPr>
      <w:ins w:id="885831" w:author="Claude" w:date="2026-10-07T12:00:00Z">
        <w:r>
          <w:rPr>
            <w:rFonts w:ascii="Consolas" w:hAnsi="Consolas" w:cs="Consolas"/>
            <w:sz w:val="14"/>
            <w:szCs w:val="14"/>
          </w:rPr>
          <w:t xml:space="preserve"> 582      _fontes_do_bloco(P, cfg, "receitas")</w:t>
        </w:r>
      </w:ins>
    </w:p>
    <w:p>
      <w:pPr>
        <w:shd w:val="clear" w:color="auto" w:fill="F7F7F7"/>
        <w:spacing w:before="0" w:after="0" w:line="180" w:lineRule="exact"/>
        <w:ind w:left="0" w:firstLine="0"/>
        <w:jc w:val="left"/>
        <w:rPr>
          <w:ins w:id="885249" w:author="Claude" w:date="2026-10-07T12:00:00Z"/>
        </w:rPr>
      </w:pPr>
      <w:ins w:id="885832" w:author="Claude" w:date="2026-10-07T12:00:00Z">
        <w:r>
          <w:rPr>
            <w:rFonts w:ascii="Consolas" w:hAnsi="Consolas" w:cs="Consolas"/>
            <w:sz w:val="14"/>
            <w:szCs w:val="14"/>
          </w:rPr>
          <w:t xml:space="preserve"> 583  </w:t>
        </w:r>
      </w:ins>
    </w:p>
    <w:p>
      <w:pPr>
        <w:shd w:val="clear" w:color="auto" w:fill="F7F7F7"/>
        <w:spacing w:before="0" w:after="0" w:line="180" w:lineRule="exact"/>
        <w:ind w:left="0" w:firstLine="0"/>
        <w:jc w:val="left"/>
        <w:rPr>
          <w:ins w:id="885249" w:author="Claude" w:date="2026-10-07T12:00:00Z"/>
        </w:rPr>
      </w:pPr>
      <w:ins w:id="885833" w:author="Claude" w:date="2026-10-07T12:00:00Z">
        <w:r>
          <w:rPr>
            <w:rFonts w:ascii="Consolas" w:hAnsi="Consolas" w:cs="Consolas"/>
            <w:sz w:val="14"/>
            <w:szCs w:val="14"/>
          </w:rPr>
          <w:t xml:space="preserve"> 584  </w:t>
        </w:r>
      </w:ins>
    </w:p>
    <w:p>
      <w:pPr>
        <w:shd w:val="clear" w:color="auto" w:fill="F7F7F7"/>
        <w:spacing w:before="0" w:after="0" w:line="180" w:lineRule="exact"/>
        <w:ind w:left="0" w:firstLine="0"/>
        <w:jc w:val="left"/>
        <w:rPr>
          <w:ins w:id="885249" w:author="Claude" w:date="2026-10-07T12:00:00Z"/>
        </w:rPr>
      </w:pPr>
      <w:ins w:id="885834" w:author="Claude" w:date="2026-10-07T12:00:00Z">
        <w:r>
          <w:rPr>
            <w:rFonts w:ascii="Consolas" w:hAnsi="Consolas" w:cs="Consolas"/>
            <w:sz w:val="14"/>
            <w:szCs w:val="14"/>
          </w:rPr>
          <w:t xml:space="preserve"> 585  def bloco_custos(P: Perguntador, cfg: EVTEASConfig):</w:t>
        </w:r>
      </w:ins>
    </w:p>
    <w:p>
      <w:pPr>
        <w:shd w:val="clear" w:color="auto" w:fill="F7F7F7"/>
        <w:spacing w:before="0" w:after="0" w:line="180" w:lineRule="exact"/>
        <w:ind w:left="0" w:firstLine="0"/>
        <w:jc w:val="left"/>
        <w:rPr>
          <w:ins w:id="885249" w:author="Claude" w:date="2026-10-07T12:00:00Z"/>
        </w:rPr>
      </w:pPr>
      <w:ins w:id="885835" w:author="Claude" w:date="2026-10-07T12:00:00Z">
        <w:r>
          <w:rPr>
            <w:rFonts w:ascii="Consolas" w:hAnsi="Consolas" w:cs="Consolas"/>
            <w:sz w:val="14"/>
            <w:szCs w:val="14"/>
          </w:rPr>
          <w:t xml:space="preserve"> 586      e, a = cfg.economico, cfg.ambiental</w:t>
        </w:r>
      </w:ins>
    </w:p>
    <w:p>
      <w:pPr>
        <w:shd w:val="clear" w:color="auto" w:fill="F7F7F7"/>
        <w:spacing w:before="0" w:after="0" w:line="180" w:lineRule="exact"/>
        <w:ind w:left="0" w:firstLine="0"/>
        <w:jc w:val="left"/>
        <w:rPr>
          <w:ins w:id="885249" w:author="Claude" w:date="2026-10-07T12:00:00Z"/>
        </w:rPr>
      </w:pPr>
      <w:ins w:id="885836" w:author="Claude" w:date="2026-10-07T12:00:00Z">
        <w:r>
          <w:rPr>
            <w:rFonts w:ascii="Consolas" w:hAnsi="Consolas" w:cs="Consolas"/>
            <w:sz w:val="14"/>
            <w:szCs w:val="14"/>
          </w:rPr>
          <w:t xml:space="preserve"> 587      P.bloco("6. DIMENSÃO ECONÔMICA — CUSTOS OPERACIONAIS")</w:t>
        </w:r>
      </w:ins>
    </w:p>
    <w:p>
      <w:pPr>
        <w:shd w:val="clear" w:color="auto" w:fill="F7F7F7"/>
        <w:spacing w:before="0" w:after="0" w:line="180" w:lineRule="exact"/>
        <w:ind w:left="0" w:firstLine="0"/>
        <w:jc w:val="left"/>
        <w:rPr>
          <w:ins w:id="885249" w:author="Claude" w:date="2026-10-07T12:00:00Z"/>
        </w:rPr>
      </w:pPr>
      <w:ins w:id="885837" w:author="Claude" w:date="2026-10-07T12:00:00Z">
        <w:r>
          <w:rPr>
            <w:rFonts w:ascii="Consolas" w:hAnsi="Consolas" w:cs="Consolas"/>
            <w:sz w:val="14"/>
            <w:szCs w:val="14"/>
          </w:rPr>
          <w:t xml:space="preserve"> 588      P.campo(cfg, "economico.custo_racao_kg", "Custo da ração", minimo=0, unidade="R$/kg")</w:t>
        </w:r>
      </w:ins>
    </w:p>
    <w:p>
      <w:pPr>
        <w:shd w:val="clear" w:color="auto" w:fill="F7F7F7"/>
        <w:spacing w:before="0" w:after="0" w:line="180" w:lineRule="exact"/>
        <w:ind w:left="0" w:firstLine="0"/>
        <w:jc w:val="left"/>
        <w:rPr>
          <w:ins w:id="885249" w:author="Claude" w:date="2026-10-07T12:00:00Z"/>
        </w:rPr>
      </w:pPr>
      <w:ins w:id="885838" w:author="Claude" w:date="2026-10-07T12:00:00Z">
        <w:r>
          <w:rPr>
            <w:rFonts w:ascii="Consolas" w:hAnsi="Consolas" w:cs="Consolas"/>
            <w:sz w:val="14"/>
            <w:szCs w:val="14"/>
          </w:rPr>
          <w:t xml:space="preserve"> 589      un, origem = P.numero("Custo do alevino por unidade", e.custo_alevino_milheiro / 1000 if P.modo == "revisar" else None,</w:t>
        </w:r>
      </w:ins>
    </w:p>
    <w:p>
      <w:pPr>
        <w:shd w:val="clear" w:color="auto" w:fill="F7F7F7"/>
        <w:spacing w:before="0" w:after="0" w:line="180" w:lineRule="exact"/>
        <w:ind w:left="0" w:firstLine="0"/>
        <w:jc w:val="left"/>
        <w:rPr>
          <w:ins w:id="885249" w:author="Claude" w:date="2026-10-07T12:00:00Z"/>
        </w:rPr>
      </w:pPr>
      <w:ins w:id="885839" w:author="Claude" w:date="2026-10-07T12:00:00Z">
        <w:r>
          <w:rPr>
            <w:rFonts w:ascii="Consolas" w:hAnsi="Consolas" w:cs="Consolas"/>
            <w:sz w:val="14"/>
            <w:szCs w:val="14"/>
          </w:rPr>
          <w:t xml:space="preserve"> 590                            minimo=0, unidade="R$/un")</w:t>
        </w:r>
      </w:ins>
    </w:p>
    <w:p>
      <w:pPr>
        <w:shd w:val="clear" w:color="auto" w:fill="F7F7F7"/>
        <w:spacing w:before="0" w:after="0" w:line="180" w:lineRule="exact"/>
        <w:ind w:left="0" w:firstLine="0"/>
        <w:jc w:val="left"/>
        <w:rPr>
          <w:ins w:id="885249" w:author="Claude" w:date="2026-10-07T12:00:00Z"/>
        </w:rPr>
      </w:pPr>
      <w:ins w:id="885840" w:author="Claude" w:date="2026-10-07T12:00:00Z">
        <w:r>
          <w:rPr>
            <w:rFonts w:ascii="Consolas" w:hAnsi="Consolas" w:cs="Consolas"/>
            <w:sz w:val="14"/>
            <w:szCs w:val="14"/>
          </w:rPr>
          <w:t xml:space="preserve"> 591      e.custo_alevino_milheiro = un * 1000</w:t>
        </w:r>
      </w:ins>
    </w:p>
    <w:p>
      <w:pPr>
        <w:shd w:val="clear" w:color="auto" w:fill="F7F7F7"/>
        <w:spacing w:before="0" w:after="0" w:line="180" w:lineRule="exact"/>
        <w:ind w:left="0" w:firstLine="0"/>
        <w:jc w:val="left"/>
        <w:rPr>
          <w:ins w:id="885249" w:author="Claude" w:date="2026-10-07T12:00:00Z"/>
        </w:rPr>
      </w:pPr>
      <w:ins w:id="885841" w:author="Claude" w:date="2026-10-07T12:00:00Z">
        <w:r>
          <w:rPr>
            <w:rFonts w:ascii="Consolas" w:hAnsi="Consolas" w:cs="Consolas"/>
            <w:sz w:val="14"/>
            <w:szCs w:val="14"/>
          </w:rPr>
          <w:t xml:space="preserve"> 592      if origem == "usuario":</w:t>
        </w:r>
      </w:ins>
    </w:p>
    <w:p>
      <w:pPr>
        <w:shd w:val="clear" w:color="auto" w:fill="F7F7F7"/>
        <w:spacing w:before="0" w:after="0" w:line="180" w:lineRule="exact"/>
        <w:ind w:left="0" w:firstLine="0"/>
        <w:jc w:val="left"/>
        <w:rPr>
          <w:ins w:id="885249" w:author="Claude" w:date="2026-10-07T12:00:00Z"/>
        </w:rPr>
      </w:pPr>
      <w:ins w:id="885842" w:author="Claude" w:date="2026-10-07T12:00:00Z">
        <w:r>
          <w:rPr>
            <w:rFonts w:ascii="Consolas" w:hAnsi="Consolas" w:cs="Consolas"/>
            <w:sz w:val="14"/>
            <w:szCs w:val="14"/>
          </w:rPr>
          <w:t xml:space="preserve"> 593          P.digitados.append("economico.custo_alevino_milheiro")</w:t>
        </w:r>
      </w:ins>
    </w:p>
    <w:p>
      <w:pPr>
        <w:shd w:val="clear" w:color="auto" w:fill="F7F7F7"/>
        <w:spacing w:before="0" w:after="0" w:line="180" w:lineRule="exact"/>
        <w:ind w:left="0" w:firstLine="0"/>
        <w:jc w:val="left"/>
        <w:rPr>
          <w:ins w:id="885249" w:author="Claude" w:date="2026-10-07T12:00:00Z"/>
        </w:rPr>
      </w:pPr>
      <w:ins w:id="885843" w:author="Claude" w:date="2026-10-07T12:00:00Z">
        <w:r>
          <w:rPr>
            <w:rFonts w:ascii="Consolas" w:hAnsi="Consolas" w:cs="Consolas"/>
            <w:sz w:val="14"/>
            <w:szCs w:val="14"/>
          </w:rPr>
          <w:t xml:space="preserve"> 594      ref_kwh = SISTEMAS_PRODUTIVOS[cfg.tecnico.sistema_produtivo]["energia_kwh_kg"]</w:t>
        </w:r>
      </w:ins>
    </w:p>
    <w:p>
      <w:pPr>
        <w:shd w:val="clear" w:color="auto" w:fill="F7F7F7"/>
        <w:spacing w:before="0" w:after="0" w:line="180" w:lineRule="exact"/>
        <w:ind w:left="0" w:firstLine="0"/>
        <w:jc w:val="left"/>
        <w:rPr>
          <w:ins w:id="885249" w:author="Claude" w:date="2026-10-07T12:00:00Z"/>
        </w:rPr>
      </w:pPr>
      <w:ins w:id="885844" w:author="Claude" w:date="2026-10-07T12:00:00Z">
        <w:r>
          <w:rPr>
            <w:rFonts w:ascii="Consolas" w:hAnsi="Consolas" w:cs="Consolas"/>
            <w:sz w:val="14"/>
            <w:szCs w:val="14"/>
          </w:rPr>
          <w:t xml:space="preserve"> 595      kwh, origem = P.numero("Consumo de energia (aeração e bombeamento)", a.energia_kwh_kg if P.modo == "revisar" else None,</w:t>
        </w:r>
      </w:ins>
    </w:p>
    <w:p>
      <w:pPr>
        <w:shd w:val="clear" w:color="auto" w:fill="F7F7F7"/>
        <w:spacing w:before="0" w:after="0" w:line="180" w:lineRule="exact"/>
        <w:ind w:left="0" w:firstLine="0"/>
        <w:jc w:val="left"/>
        <w:rPr>
          <w:ins w:id="885249" w:author="Claude" w:date="2026-10-07T12:00:00Z"/>
        </w:rPr>
      </w:pPr>
      <w:ins w:id="885845" w:author="Claude" w:date="2026-10-07T12:00:00Z">
        <w:r>
          <w:rPr>
            <w:rFonts w:ascii="Consolas" w:hAnsi="Consolas" w:cs="Consolas"/>
            <w:sz w:val="14"/>
            <w:szCs w:val="14"/>
          </w:rPr>
          <w:t xml:space="preserve"> 596                             minimo=0, referencia=ref_kwh, unidade="kWh/kg produzido")</w:t>
        </w:r>
      </w:ins>
    </w:p>
    <w:p>
      <w:pPr>
        <w:shd w:val="clear" w:color="auto" w:fill="F7F7F7"/>
        <w:spacing w:before="0" w:after="0" w:line="180" w:lineRule="exact"/>
        <w:ind w:left="0" w:firstLine="0"/>
        <w:jc w:val="left"/>
        <w:rPr>
          <w:ins w:id="885249" w:author="Claude" w:date="2026-10-07T12:00:00Z"/>
        </w:rPr>
      </w:pPr>
      <w:ins w:id="885846" w:author="Claude" w:date="2026-10-07T12:00:00Z">
        <w:r>
          <w:rPr>
            <w:rFonts w:ascii="Consolas" w:hAnsi="Consolas" w:cs="Consolas"/>
            <w:sz w:val="14"/>
            <w:szCs w:val="14"/>
          </w:rPr>
          <w:t xml:space="preserve"> 597      a.energia_kwh_kg = kwh</w:t>
        </w:r>
      </w:ins>
    </w:p>
    <w:p>
      <w:pPr>
        <w:shd w:val="clear" w:color="auto" w:fill="F7F7F7"/>
        <w:spacing w:before="0" w:after="0" w:line="180" w:lineRule="exact"/>
        <w:ind w:left="0" w:firstLine="0"/>
        <w:jc w:val="left"/>
        <w:rPr>
          <w:ins w:id="885249" w:author="Claude" w:date="2026-10-07T12:00:00Z"/>
        </w:rPr>
      </w:pPr>
      <w:ins w:id="885847" w:author="Claude" w:date="2026-10-07T12:00:00Z">
        <w:r>
          <w:rPr>
            <w:rFonts w:ascii="Consolas" w:hAnsi="Consolas" w:cs="Consolas"/>
            <w:sz w:val="14"/>
            <w:szCs w:val="14"/>
          </w:rPr>
          <w:t xml:space="preserve"> 598      P._registrar("ambiental.energia_kwh_kg", origem, FONTE_SISTEMA)</w:t>
        </w:r>
      </w:ins>
    </w:p>
    <w:p>
      <w:pPr>
        <w:shd w:val="clear" w:color="auto" w:fill="F7F7F7"/>
        <w:spacing w:before="0" w:after="0" w:line="180" w:lineRule="exact"/>
        <w:ind w:left="0" w:firstLine="0"/>
        <w:jc w:val="left"/>
        <w:rPr>
          <w:ins w:id="885249" w:author="Claude" w:date="2026-10-07T12:00:00Z"/>
        </w:rPr>
      </w:pPr>
      <w:ins w:id="885848" w:author="Claude" w:date="2026-10-07T12:00:00Z">
        <w:r>
          <w:rPr>
            <w:rFonts w:ascii="Consolas" w:hAnsi="Consolas" w:cs="Consolas"/>
            <w:sz w:val="14"/>
            <w:szCs w:val="14"/>
          </w:rPr>
          <w:t xml:space="preserve"> 599      P.campo(cfg, "economico.tarifa_energia_kwh", "Tarifa de energia elétrica", minimo=0, unidade="R$/kWh")</w:t>
        </w:r>
      </w:ins>
    </w:p>
    <w:p>
      <w:pPr>
        <w:shd w:val="clear" w:color="auto" w:fill="F7F7F7"/>
        <w:spacing w:before="0" w:after="0" w:line="180" w:lineRule="exact"/>
        <w:ind w:left="0" w:firstLine="0"/>
        <w:jc w:val="left"/>
        <w:rPr>
          <w:ins w:id="885249" w:author="Claude" w:date="2026-10-07T12:00:00Z"/>
        </w:rPr>
      </w:pPr>
      <w:ins w:id="885849" w:author="Claude" w:date="2026-10-07T12:00:00Z">
        <w:r>
          <w:rPr>
            <w:rFonts w:ascii="Consolas" w:hAnsi="Consolas" w:cs="Consolas"/>
            <w:sz w:val="14"/>
            <w:szCs w:val="14"/>
          </w:rPr>
          <w:t xml:space="preserve"> 600      P.campo(cfg, "economico.outros_custos_variaveis_kg", "Outros custos variáveis (despesca, gelo, frete, embalagem)",</w:t>
        </w:r>
      </w:ins>
    </w:p>
    <w:p>
      <w:pPr>
        <w:shd w:val="clear" w:color="auto" w:fill="F7F7F7"/>
        <w:spacing w:before="0" w:after="0" w:line="180" w:lineRule="exact"/>
        <w:ind w:left="0" w:firstLine="0"/>
        <w:jc w:val="left"/>
        <w:rPr>
          <w:ins w:id="885249" w:author="Claude" w:date="2026-10-07T12:00:00Z"/>
        </w:rPr>
      </w:pPr>
      <w:ins w:id="885850" w:author="Claude" w:date="2026-10-07T12:00:00Z">
        <w:r>
          <w:rPr>
            <w:rFonts w:ascii="Consolas" w:hAnsi="Consolas" w:cs="Consolas"/>
            <w:sz w:val="14"/>
            <w:szCs w:val="14"/>
          </w:rPr>
          <w:t xml:space="preserve"> 601              minimo=0, unidade="R$/kg vendido")</w:t>
        </w:r>
      </w:ins>
    </w:p>
    <w:p>
      <w:pPr>
        <w:shd w:val="clear" w:color="auto" w:fill="F7F7F7"/>
        <w:spacing w:before="0" w:after="0" w:line="180" w:lineRule="exact"/>
        <w:ind w:left="0" w:firstLine="0"/>
        <w:jc w:val="left"/>
        <w:rPr>
          <w:ins w:id="885249" w:author="Claude" w:date="2026-10-07T12:00:00Z"/>
        </w:rPr>
      </w:pPr>
      <w:ins w:id="885851" w:author="Claude" w:date="2026-10-07T12:00:00Z">
        <w:r>
          <w:rPr>
            <w:rFonts w:ascii="Consolas" w:hAnsi="Consolas" w:cs="Consolas"/>
            <w:sz w:val="14"/>
            <w:szCs w:val="14"/>
          </w:rPr>
          <w:t xml:space="preserve"> 602      P.campo(cfg, "economico.outros_custos_variaveis_mes",</w:t>
        </w:r>
      </w:ins>
    </w:p>
    <w:p>
      <w:pPr>
        <w:shd w:val="clear" w:color="auto" w:fill="F7F7F7"/>
        <w:spacing w:before="0" w:after="0" w:line="180" w:lineRule="exact"/>
        <w:ind w:left="0" w:firstLine="0"/>
        <w:jc w:val="left"/>
        <w:rPr>
          <w:ins w:id="885249" w:author="Claude" w:date="2026-10-07T12:00:00Z"/>
        </w:rPr>
      </w:pPr>
      <w:ins w:id="885852" w:author="Claude" w:date="2026-10-07T12:00:00Z">
        <w:r>
          <w:rPr>
            <w:rFonts w:ascii="Consolas" w:hAnsi="Consolas" w:cs="Consolas"/>
            <w:sz w:val="14"/>
            <w:szCs w:val="14"/>
          </w:rPr>
          <w:t xml:space="preserve"> 603              "Outros custos variáveis mensais a 100% da capacidade (matéria-prima e insumos não listados; 0 se não houver)",</w:t>
        </w:r>
      </w:ins>
    </w:p>
    <w:p>
      <w:pPr>
        <w:shd w:val="clear" w:color="auto" w:fill="F7F7F7"/>
        <w:spacing w:before="0" w:after="0" w:line="180" w:lineRule="exact"/>
        <w:ind w:left="0" w:firstLine="0"/>
        <w:jc w:val="left"/>
        <w:rPr>
          <w:ins w:id="885249" w:author="Claude" w:date="2026-10-07T12:00:00Z"/>
        </w:rPr>
      </w:pPr>
      <w:ins w:id="885853" w:author="Claude" w:date="2026-10-07T12:00:00Z">
        <w:r>
          <w:rPr>
            <w:rFonts w:ascii="Consolas" w:hAnsi="Consolas" w:cs="Consolas"/>
            <w:sz w:val="14"/>
            <w:szCs w:val="14"/>
          </w:rPr>
          <w:t xml:space="preserve"> 604              minimo=0, unidade="R$/mês")</w:t>
        </w:r>
      </w:ins>
    </w:p>
    <w:p>
      <w:pPr>
        <w:shd w:val="clear" w:color="auto" w:fill="F7F7F7"/>
        <w:spacing w:before="0" w:after="0" w:line="180" w:lineRule="exact"/>
        <w:ind w:left="0" w:firstLine="0"/>
        <w:jc w:val="left"/>
        <w:rPr>
          <w:ins w:id="885249" w:author="Claude" w:date="2026-10-07T12:00:00Z"/>
        </w:rPr>
      </w:pPr>
      <w:ins w:id="885854" w:author="Claude" w:date="2026-10-07T12:00:00Z">
        <w:r>
          <w:rPr>
            <w:rFonts w:ascii="Consolas" w:hAnsi="Consolas" w:cs="Consolas"/>
            <w:sz w:val="14"/>
            <w:szCs w:val="14"/>
          </w:rPr>
          <w:t xml:space="preserve"> 605      P.campo(cfg, "economico.assistencia_tecnica_mes", "Assistência técnica", minimo=0, unidade="R$/mês")</w:t>
        </w:r>
      </w:ins>
    </w:p>
    <w:p>
      <w:pPr>
        <w:shd w:val="clear" w:color="auto" w:fill="F7F7F7"/>
        <w:spacing w:before="0" w:after="0" w:line="180" w:lineRule="exact"/>
        <w:ind w:left="0" w:firstLine="0"/>
        <w:jc w:val="left"/>
        <w:rPr>
          <w:ins w:id="885249" w:author="Claude" w:date="2026-10-07T12:00:00Z"/>
        </w:rPr>
      </w:pPr>
      <w:ins w:id="885855" w:author="Claude" w:date="2026-10-07T12:00:00Z">
        <w:r>
          <w:rPr>
            <w:rFonts w:ascii="Consolas" w:hAnsi="Consolas" w:cs="Consolas"/>
            <w:sz w:val="14"/>
            <w:szCs w:val="14"/>
          </w:rPr>
          <w:t xml:space="preserve"> 606      P.campo(cfg, "economico.administrativo_mes", "Outros custos fixos (aluguel, contabilidade, seguros, administração)",</w:t>
        </w:r>
      </w:ins>
    </w:p>
    <w:p>
      <w:pPr>
        <w:shd w:val="clear" w:color="auto" w:fill="F7F7F7"/>
        <w:spacing w:before="0" w:after="0" w:line="180" w:lineRule="exact"/>
        <w:ind w:left="0" w:firstLine="0"/>
        <w:jc w:val="left"/>
        <w:rPr>
          <w:ins w:id="885249" w:author="Claude" w:date="2026-10-07T12:00:00Z"/>
        </w:rPr>
      </w:pPr>
      <w:ins w:id="885856" w:author="Claude" w:date="2026-10-07T12:00:00Z">
        <w:r>
          <w:rPr>
            <w:rFonts w:ascii="Consolas" w:hAnsi="Consolas" w:cs="Consolas"/>
            <w:sz w:val="14"/>
            <w:szCs w:val="14"/>
          </w:rPr>
          <w:t xml:space="preserve"> 607              minimo=0, unidade="R$/mês")</w:t>
        </w:r>
      </w:ins>
    </w:p>
    <w:p>
      <w:pPr>
        <w:shd w:val="clear" w:color="auto" w:fill="F7F7F7"/>
        <w:spacing w:before="0" w:after="0" w:line="180" w:lineRule="exact"/>
        <w:ind w:left="0" w:firstLine="0"/>
        <w:jc w:val="left"/>
        <w:rPr>
          <w:ins w:id="885249" w:author="Claude" w:date="2026-10-07T12:00:00Z"/>
        </w:rPr>
      </w:pPr>
      <w:ins w:id="885857" w:author="Claude" w:date="2026-10-07T12:00:00Z">
        <w:r>
          <w:rPr>
            <w:rFonts w:ascii="Consolas" w:hAnsi="Consolas" w:cs="Consolas"/>
            <w:sz w:val="14"/>
            <w:szCs w:val="14"/>
          </w:rPr>
          <w:t xml:space="preserve"> 608      atual_man = e.manutencao_mes if e.manutencao_mes is not None else e.capex_total * e.manutencao_capex_pct_aa / 100 / 12</w:t>
        </w:r>
      </w:ins>
    </w:p>
    <w:p>
      <w:pPr>
        <w:shd w:val="clear" w:color="auto" w:fill="F7F7F7"/>
        <w:spacing w:before="0" w:after="0" w:line="180" w:lineRule="exact"/>
        <w:ind w:left="0" w:firstLine="0"/>
        <w:jc w:val="left"/>
        <w:rPr>
          <w:ins w:id="885249" w:author="Claude" w:date="2026-10-07T12:00:00Z"/>
        </w:rPr>
      </w:pPr>
      <w:ins w:id="885858" w:author="Claude" w:date="2026-10-07T12:00:00Z">
        <w:r>
          <w:rPr>
            <w:rFonts w:ascii="Consolas" w:hAnsi="Consolas" w:cs="Consolas"/>
            <w:sz w:val="14"/>
            <w:szCs w:val="14"/>
          </w:rPr>
          <w:t xml:space="preserve"> 609      man, origem = P.numero("Manutenção de instalações e equipamentos", atual_man if P.modo == "revisar" else None,</w:t>
        </w:r>
      </w:ins>
    </w:p>
    <w:p>
      <w:pPr>
        <w:shd w:val="clear" w:color="auto" w:fill="F7F7F7"/>
        <w:spacing w:before="0" w:after="0" w:line="180" w:lineRule="exact"/>
        <w:ind w:left="0" w:firstLine="0"/>
        <w:jc w:val="left"/>
        <w:rPr>
          <w:ins w:id="885249" w:author="Claude" w:date="2026-10-07T12:00:00Z"/>
        </w:rPr>
      </w:pPr>
      <w:ins w:id="885859" w:author="Claude" w:date="2026-10-07T12:00:00Z">
        <w:r>
          <w:rPr>
            <w:rFonts w:ascii="Consolas" w:hAnsi="Consolas" w:cs="Consolas"/>
            <w:sz w:val="14"/>
            <w:szCs w:val="14"/>
          </w:rPr>
          <w:t xml:space="preserve"> 610                             minimo=0, unidade="R$/mês")</w:t>
        </w:r>
      </w:ins>
    </w:p>
    <w:p>
      <w:pPr>
        <w:shd w:val="clear" w:color="auto" w:fill="F7F7F7"/>
        <w:spacing w:before="0" w:after="0" w:line="180" w:lineRule="exact"/>
        <w:ind w:left="0" w:firstLine="0"/>
        <w:jc w:val="left"/>
        <w:rPr>
          <w:ins w:id="885249" w:author="Claude" w:date="2026-10-07T12:00:00Z"/>
        </w:rPr>
      </w:pPr>
      <w:ins w:id="885860" w:author="Claude" w:date="2026-10-07T12:00:00Z">
        <w:r>
          <w:rPr>
            <w:rFonts w:ascii="Consolas" w:hAnsi="Consolas" w:cs="Consolas"/>
            <w:sz w:val="14"/>
            <w:szCs w:val="14"/>
          </w:rPr>
          <w:t xml:space="preserve"> 611      e.manutencao_mes = man                  # guardada em R$/mês: não muda se o CAPEX for alterado depois</w:t>
        </w:r>
      </w:ins>
    </w:p>
    <w:p>
      <w:pPr>
        <w:shd w:val="clear" w:color="auto" w:fill="F7F7F7"/>
        <w:spacing w:before="0" w:after="0" w:line="180" w:lineRule="exact"/>
        <w:ind w:left="0" w:firstLine="0"/>
        <w:jc w:val="left"/>
        <w:rPr>
          <w:ins w:id="885249" w:author="Claude" w:date="2026-10-07T12:00:00Z"/>
        </w:rPr>
      </w:pPr>
      <w:ins w:id="885861" w:author="Claude" w:date="2026-10-07T12:00:00Z">
        <w:r>
          <w:rPr>
            <w:rFonts w:ascii="Consolas" w:hAnsi="Consolas" w:cs="Consolas"/>
            <w:sz w:val="14"/>
            <w:szCs w:val="14"/>
          </w:rPr>
          <w:t xml:space="preserve"> 612      e.manutencao_capex_pct_aa = 100 * man * 12 / e.capex_total if e.capex_total else 0.0</w:t>
        </w:r>
      </w:ins>
    </w:p>
    <w:p>
      <w:pPr>
        <w:shd w:val="clear" w:color="auto" w:fill="F7F7F7"/>
        <w:spacing w:before="0" w:after="0" w:line="180" w:lineRule="exact"/>
        <w:ind w:left="0" w:firstLine="0"/>
        <w:jc w:val="left"/>
        <w:rPr>
          <w:ins w:id="885249" w:author="Claude" w:date="2026-10-07T12:00:00Z"/>
        </w:rPr>
      </w:pPr>
      <w:ins w:id="885862" w:author="Claude" w:date="2026-10-07T12:00:00Z">
        <w:r>
          <w:rPr>
            <w:rFonts w:ascii="Consolas" w:hAnsi="Consolas" w:cs="Consolas"/>
            <w:sz w:val="14"/>
            <w:szCs w:val="14"/>
          </w:rPr>
          <w:t xml:space="preserve"> 613      if origem == "usuario":</w:t>
        </w:r>
      </w:ins>
    </w:p>
    <w:p>
      <w:pPr>
        <w:shd w:val="clear" w:color="auto" w:fill="F7F7F7"/>
        <w:spacing w:before="0" w:after="0" w:line="180" w:lineRule="exact"/>
        <w:ind w:left="0" w:firstLine="0"/>
        <w:jc w:val="left"/>
        <w:rPr>
          <w:ins w:id="885249" w:author="Claude" w:date="2026-10-07T12:00:00Z"/>
        </w:rPr>
      </w:pPr>
      <w:ins w:id="885863" w:author="Claude" w:date="2026-10-07T12:00:00Z">
        <w:r>
          <w:rPr>
            <w:rFonts w:ascii="Consolas" w:hAnsi="Consolas" w:cs="Consolas"/>
            <w:sz w:val="14"/>
            <w:szCs w:val="14"/>
          </w:rPr>
          <w:t xml:space="preserve"> 614          P.digitados.append("economico.manutencao_mes")</w:t>
        </w:r>
      </w:ins>
    </w:p>
    <w:p>
      <w:pPr>
        <w:shd w:val="clear" w:color="auto" w:fill="F7F7F7"/>
        <w:spacing w:before="0" w:after="0" w:line="180" w:lineRule="exact"/>
        <w:ind w:left="0" w:firstLine="0"/>
        <w:jc w:val="left"/>
        <w:rPr>
          <w:ins w:id="885249" w:author="Claude" w:date="2026-10-07T12:00:00Z"/>
        </w:rPr>
      </w:pPr>
      <w:ins w:id="885864" w:author="Claude" w:date="2026-10-07T12:00:00Z">
        <w:r>
          <w:rPr>
            <w:rFonts w:ascii="Consolas" w:hAnsi="Consolas" w:cs="Consolas"/>
            <w:sz w:val="14"/>
            <w:szCs w:val="14"/>
          </w:rPr>
          <w:t xml:space="preserve"> 615      from .modelo import Contexto, calcular_tecnico</w:t>
        </w:r>
      </w:ins>
    </w:p>
    <w:p>
      <w:pPr>
        <w:shd w:val="clear" w:color="auto" w:fill="F7F7F7"/>
        <w:spacing w:before="0" w:after="0" w:line="180" w:lineRule="exact"/>
        <w:ind w:left="0" w:firstLine="0"/>
        <w:jc w:val="left"/>
        <w:rPr>
          <w:ins w:id="885249" w:author="Claude" w:date="2026-10-07T12:00:00Z"/>
        </w:rPr>
      </w:pPr>
      <w:ins w:id="885865" w:author="Claude" w:date="2026-10-07T12:00:00Z">
        <w:r>
          <w:rPr>
            <w:rFonts w:ascii="Consolas" w:hAnsi="Consolas" w:cs="Consolas"/>
            <w:sz w:val="14"/>
            <w:szCs w:val="14"/>
          </w:rPr>
          <w:t xml:space="preserve"> 616      tec = calcular_tecnico(Contexto(cfg))</w:t>
        </w:r>
      </w:ins>
    </w:p>
    <w:p>
      <w:pPr>
        <w:shd w:val="clear" w:color="auto" w:fill="F7F7F7"/>
        <w:spacing w:before="0" w:after="0" w:line="180" w:lineRule="exact"/>
        <w:ind w:left="0" w:firstLine="0"/>
        <w:jc w:val="left"/>
        <w:rPr>
          <w:ins w:id="885249" w:author="Claude" w:date="2026-10-07T12:00:00Z"/>
        </w:rPr>
      </w:pPr>
      <w:ins w:id="885866" w:author="Claude" w:date="2026-10-07T12:00:00Z">
        <w:r>
          <w:rPr>
            <w:rFonts w:ascii="Consolas" w:hAnsi="Consolas" w:cs="Consolas"/>
            <w:sz w:val="14"/>
            <w:szCs w:val="14"/>
          </w:rPr>
          <w:t xml:space="preserve"> 617      prod_tec = float(tec["producao_kg_mes"][0])</w:t>
        </w:r>
      </w:ins>
    </w:p>
    <w:p>
      <w:pPr>
        <w:shd w:val="clear" w:color="auto" w:fill="F7F7F7"/>
        <w:spacing w:before="0" w:after="0" w:line="180" w:lineRule="exact"/>
        <w:ind w:left="0" w:firstLine="0"/>
        <w:jc w:val="left"/>
        <w:rPr>
          <w:ins w:id="885249" w:author="Claude" w:date="2026-10-07T12:00:00Z"/>
        </w:rPr>
      </w:pPr>
      <w:ins w:id="885867" w:author="Claude" w:date="2026-10-07T12:00:00Z">
        <w:r>
          <w:rPr>
            <w:rFonts w:ascii="Consolas" w:hAnsi="Consolas" w:cs="Consolas"/>
            <w:sz w:val="14"/>
            <w:szCs w:val="14"/>
          </w:rPr>
          <w:t xml:space="preserve"> 618      prod = e.producao_vendas_kg_mes or prod_tec</w:t>
        </w:r>
      </w:ins>
    </w:p>
    <w:p>
      <w:pPr>
        <w:shd w:val="clear" w:color="auto" w:fill="F7F7F7"/>
        <w:spacing w:before="0" w:after="0" w:line="180" w:lineRule="exact"/>
        <w:ind w:left="0" w:firstLine="0"/>
        <w:jc w:val="left"/>
        <w:rPr>
          <w:ins w:id="885249" w:author="Claude" w:date="2026-10-07T12:00:00Z"/>
        </w:rPr>
      </w:pPr>
      <w:ins w:id="885868" w:author="Claude" w:date="2026-10-07T12:00:00Z">
        <w:r>
          <w:rPr>
            <w:rFonts w:ascii="Consolas" w:hAnsi="Consolas" w:cs="Consolas"/>
            <w:sz w:val="14"/>
            <w:szCs w:val="14"/>
          </w:rPr>
          <w:t xml:space="preserve"> 619      racao = prod * float(tec["racao_por_kg_produzido"][0]) * e.custo_racao_kg</w:t>
        </w:r>
      </w:ins>
    </w:p>
    <w:p>
      <w:pPr>
        <w:shd w:val="clear" w:color="auto" w:fill="F7F7F7"/>
        <w:spacing w:before="0" w:after="0" w:line="180" w:lineRule="exact"/>
        <w:ind w:left="0" w:firstLine="0"/>
        <w:jc w:val="left"/>
        <w:rPr>
          <w:ins w:id="885249" w:author="Claude" w:date="2026-10-07T12:00:00Z"/>
        </w:rPr>
      </w:pPr>
      <w:ins w:id="885869" w:author="Claude" w:date="2026-10-07T12:00:00Z">
        <w:r>
          <w:rPr>
            <w:rFonts w:ascii="Consolas" w:hAnsi="Consolas" w:cs="Consolas"/>
            <w:sz w:val="14"/>
            <w:szCs w:val="14"/>
          </w:rPr>
          <w:t xml:space="preserve"> 620      # como no modelo: a estocagem acompanha o volume de vendas</w:t>
        </w:r>
      </w:ins>
    </w:p>
    <w:p>
      <w:pPr>
        <w:shd w:val="clear" w:color="auto" w:fill="F7F7F7"/>
        <w:spacing w:before="0" w:after="0" w:line="180" w:lineRule="exact"/>
        <w:ind w:left="0" w:firstLine="0"/>
        <w:jc w:val="left"/>
        <w:rPr>
          <w:ins w:id="885249" w:author="Claude" w:date="2026-10-07T12:00:00Z"/>
        </w:rPr>
      </w:pPr>
      <w:ins w:id="885870" w:author="Claude" w:date="2026-10-07T12:00:00Z">
        <w:r>
          <w:rPr>
            <w:rFonts w:ascii="Consolas" w:hAnsi="Consolas" w:cs="Consolas"/>
            <w:sz w:val="14"/>
            <w:szCs w:val="14"/>
          </w:rPr>
          <w:t xml:space="preserve"> 621      alev = float(tec["alevinos_ano"][0]) / 12 * e.custo_alevino_milheiro / 1000 * (prod / prod_tec if prod_tec else 1.0)</w:t>
        </w:r>
      </w:ins>
    </w:p>
    <w:p>
      <w:pPr>
        <w:shd w:val="clear" w:color="auto" w:fill="F7F7F7"/>
        <w:spacing w:before="0" w:after="0" w:line="180" w:lineRule="exact"/>
        <w:ind w:left="0" w:firstLine="0"/>
        <w:jc w:val="left"/>
        <w:rPr>
          <w:ins w:id="885249" w:author="Claude" w:date="2026-10-07T12:00:00Z"/>
        </w:rPr>
      </w:pPr>
      <w:ins w:id="885871" w:author="Claude" w:date="2026-10-07T12:00:00Z">
        <w:r>
          <w:rPr>
            <w:rFonts w:ascii="Consolas" w:hAnsi="Consolas" w:cs="Consolas"/>
            <w:sz w:val="14"/>
            <w:szCs w:val="14"/>
          </w:rPr>
          <w:t xml:space="preserve"> 622      ener = prod * kwh * e.tarifa_energia_kwh</w:t>
        </w:r>
      </w:ins>
    </w:p>
    <w:p>
      <w:pPr>
        <w:shd w:val="clear" w:color="auto" w:fill="F7F7F7"/>
        <w:spacing w:before="0" w:after="0" w:line="180" w:lineRule="exact"/>
        <w:ind w:left="0" w:firstLine="0"/>
        <w:jc w:val="left"/>
        <w:rPr>
          <w:ins w:id="885249" w:author="Claude" w:date="2026-10-07T12:00:00Z"/>
        </w:rPr>
      </w:pPr>
      <w:ins w:id="885872" w:author="Claude" w:date="2026-10-07T12:00:00Z">
        <w:r>
          <w:rPr>
            <w:rFonts w:ascii="Consolas" w:hAnsi="Consolas" w:cs="Consolas"/>
            <w:sz w:val="14"/>
            <w:szCs w:val="14"/>
          </w:rPr>
          <w:t xml:space="preserve"> 623      outros = prod * e.outros_custos_variaveis_kg + e.outros_custos_variaveis_mes</w:t>
        </w:r>
      </w:ins>
    </w:p>
    <w:p>
      <w:pPr>
        <w:shd w:val="clear" w:color="auto" w:fill="F7F7F7"/>
        <w:spacing w:before="0" w:after="0" w:line="180" w:lineRule="exact"/>
        <w:ind w:left="0" w:firstLine="0"/>
        <w:jc w:val="left"/>
        <w:rPr>
          <w:ins w:id="885249" w:author="Claude" w:date="2026-10-07T12:00:00Z"/>
        </w:rPr>
      </w:pPr>
      <w:ins w:id="885873" w:author="Claude" w:date="2026-10-07T12:00:00Z">
        <w:r>
          <w:rPr>
            <w:rFonts w:ascii="Consolas" w:hAnsi="Consolas" w:cs="Consolas"/>
            <w:sz w:val="14"/>
            <w:szCs w:val="14"/>
          </w:rPr>
          <w:t xml:space="preserve"> 624      P.saida(f"  → Custo variável estimado a 100%: R$ {_fmt(round(racao + alev + ener + outros, 2))}/mês "</w:t>
        </w:r>
      </w:ins>
    </w:p>
    <w:p>
      <w:pPr>
        <w:shd w:val="clear" w:color="auto" w:fill="F7F7F7"/>
        <w:spacing w:before="0" w:after="0" w:line="180" w:lineRule="exact"/>
        <w:ind w:left="0" w:firstLine="0"/>
        <w:jc w:val="left"/>
        <w:rPr>
          <w:ins w:id="885249" w:author="Claude" w:date="2026-10-07T12:00:00Z"/>
        </w:rPr>
      </w:pPr>
      <w:ins w:id="885874" w:author="Claude" w:date="2026-10-07T12:00:00Z">
        <w:r>
          <w:rPr>
            <w:rFonts w:ascii="Consolas" w:hAnsi="Consolas" w:cs="Consolas"/>
            <w:sz w:val="14"/>
            <w:szCs w:val="14"/>
          </w:rPr>
          <w:t xml:space="preserve"> 625              f"(ração R$ {_fmt(round(racao, 2))}; alevinos R$ {_fmt(round(alev, 2))}; energia R$ {_fmt(round(ener, 2))}; "</w:t>
        </w:r>
      </w:ins>
    </w:p>
    <w:p>
      <w:pPr>
        <w:shd w:val="clear" w:color="auto" w:fill="F7F7F7"/>
        <w:spacing w:before="0" w:after="0" w:line="180" w:lineRule="exact"/>
        <w:ind w:left="0" w:firstLine="0"/>
        <w:jc w:val="left"/>
        <w:rPr>
          <w:ins w:id="885249" w:author="Claude" w:date="2026-10-07T12:00:00Z"/>
        </w:rPr>
      </w:pPr>
      <w:ins w:id="885875" w:author="Claude" w:date="2026-10-07T12:00:00Z">
        <w:r>
          <w:rPr>
            <w:rFonts w:ascii="Consolas" w:hAnsi="Consolas" w:cs="Consolas"/>
            <w:sz w:val="14"/>
            <w:szCs w:val="14"/>
          </w:rPr>
          <w:t xml:space="preserve"> 626              f"outros R$ {_fmt(round(outros, 2))})")</w:t>
        </w:r>
      </w:ins>
    </w:p>
    <w:p>
      <w:pPr>
        <w:shd w:val="clear" w:color="auto" w:fill="F7F7F7"/>
        <w:spacing w:before="0" w:after="0" w:line="180" w:lineRule="exact"/>
        <w:ind w:left="0" w:firstLine="0"/>
        <w:jc w:val="left"/>
        <w:rPr>
          <w:ins w:id="885249" w:author="Claude" w:date="2026-10-07T12:00:00Z"/>
        </w:rPr>
      </w:pPr>
      <w:ins w:id="885876" w:author="Claude" w:date="2026-10-07T12:00:00Z">
        <w:r>
          <w:rPr>
            <w:rFonts w:ascii="Consolas" w:hAnsi="Consolas" w:cs="Consolas"/>
            <w:sz w:val="14"/>
            <w:szCs w:val="14"/>
          </w:rPr>
          <w:t xml:space="preserve"> 627      _fontes_do_bloco(P, cfg, "custos")</w:t>
        </w:r>
      </w:ins>
    </w:p>
    <w:p>
      <w:pPr>
        <w:shd w:val="clear" w:color="auto" w:fill="F7F7F7"/>
        <w:spacing w:before="0" w:after="0" w:line="180" w:lineRule="exact"/>
        <w:ind w:left="0" w:firstLine="0"/>
        <w:jc w:val="left"/>
        <w:rPr>
          <w:ins w:id="885249" w:author="Claude" w:date="2026-10-07T12:00:00Z"/>
        </w:rPr>
      </w:pPr>
      <w:ins w:id="885877" w:author="Claude" w:date="2026-10-07T12:00:00Z">
        <w:r>
          <w:rPr>
            <w:rFonts w:ascii="Consolas" w:hAnsi="Consolas" w:cs="Consolas"/>
            <w:sz w:val="14"/>
            <w:szCs w:val="14"/>
          </w:rPr>
          <w:t xml:space="preserve"> 628  </w:t>
        </w:r>
      </w:ins>
    </w:p>
    <w:p>
      <w:pPr>
        <w:shd w:val="clear" w:color="auto" w:fill="F7F7F7"/>
        <w:spacing w:before="0" w:after="0" w:line="180" w:lineRule="exact"/>
        <w:ind w:left="0" w:firstLine="0"/>
        <w:jc w:val="left"/>
        <w:rPr>
          <w:ins w:id="885249" w:author="Claude" w:date="2026-10-07T12:00:00Z"/>
        </w:rPr>
      </w:pPr>
      <w:ins w:id="885878" w:author="Claude" w:date="2026-10-07T12:00:00Z">
        <w:r>
          <w:rPr>
            <w:rFonts w:ascii="Consolas" w:hAnsi="Consolas" w:cs="Consolas"/>
            <w:sz w:val="14"/>
            <w:szCs w:val="14"/>
          </w:rPr>
          <w:t xml:space="preserve"> 629  </w:t>
        </w:r>
      </w:ins>
    </w:p>
    <w:p>
      <w:pPr>
        <w:shd w:val="clear" w:color="auto" w:fill="F7F7F7"/>
        <w:spacing w:before="0" w:after="0" w:line="180" w:lineRule="exact"/>
        <w:ind w:left="0" w:firstLine="0"/>
        <w:jc w:val="left"/>
        <w:rPr>
          <w:ins w:id="885249" w:author="Claude" w:date="2026-10-07T12:00:00Z"/>
        </w:rPr>
      </w:pPr>
      <w:ins w:id="885879" w:author="Claude" w:date="2026-10-07T12:00:00Z">
        <w:r>
          <w:rPr>
            <w:rFonts w:ascii="Consolas" w:hAnsi="Consolas" w:cs="Consolas"/>
            <w:sz w:val="14"/>
            <w:szCs w:val="14"/>
          </w:rPr>
          <w:t xml:space="preserve"> 630  def bloco_pessoas(P: Perguntador, cfg: EVTEASConfig):</w:t>
        </w:r>
      </w:ins>
    </w:p>
    <w:p>
      <w:pPr>
        <w:shd w:val="clear" w:color="auto" w:fill="F7F7F7"/>
        <w:spacing w:before="0" w:after="0" w:line="180" w:lineRule="exact"/>
        <w:ind w:left="0" w:firstLine="0"/>
        <w:jc w:val="left"/>
        <w:rPr>
          <w:ins w:id="885249" w:author="Claude" w:date="2026-10-07T12:00:00Z"/>
        </w:rPr>
      </w:pPr>
      <w:ins w:id="885880" w:author="Claude" w:date="2026-10-07T12:00:00Z">
        <w:r>
          <w:rPr>
            <w:rFonts w:ascii="Consolas" w:hAnsi="Consolas" w:cs="Consolas"/>
            <w:sz w:val="14"/>
            <w:szCs w:val="14"/>
          </w:rPr>
          <w:t xml:space="preserve"> 631      e = cfg.economico</w:t>
        </w:r>
      </w:ins>
    </w:p>
    <w:p>
      <w:pPr>
        <w:shd w:val="clear" w:color="auto" w:fill="F7F7F7"/>
        <w:spacing w:before="0" w:after="0" w:line="180" w:lineRule="exact"/>
        <w:ind w:left="0" w:firstLine="0"/>
        <w:jc w:val="left"/>
        <w:rPr>
          <w:ins w:id="885249" w:author="Claude" w:date="2026-10-07T12:00:00Z"/>
        </w:rPr>
      </w:pPr>
      <w:ins w:id="885881" w:author="Claude" w:date="2026-10-07T12:00:00Z">
        <w:r>
          <w:rPr>
            <w:rFonts w:ascii="Consolas" w:hAnsi="Consolas" w:cs="Consolas"/>
            <w:sz w:val="14"/>
            <w:szCs w:val="14"/>
          </w:rPr>
          <w:t xml:space="preserve"> 632      P.bloco("7. PESSOAS — COOPERADOS E FUNCIONÁRIOS CLT")</w:t>
        </w:r>
      </w:ins>
    </w:p>
    <w:p>
      <w:pPr>
        <w:shd w:val="clear" w:color="auto" w:fill="F7F7F7"/>
        <w:spacing w:before="0" w:after="0" w:line="180" w:lineRule="exact"/>
        <w:ind w:left="0" w:firstLine="0"/>
        <w:jc w:val="left"/>
        <w:rPr>
          <w:ins w:id="885249" w:author="Claude" w:date="2026-10-07T12:00:00Z"/>
        </w:rPr>
      </w:pPr>
      <w:ins w:id="885882" w:author="Claude" w:date="2026-10-07T12:00:00Z">
        <w:r>
          <w:rPr>
            <w:rFonts w:ascii="Consolas" w:hAnsi="Consolas" w:cs="Consolas"/>
            <w:sz w:val="14"/>
            <w:szCs w:val="14"/>
          </w:rPr>
          <w:t xml:space="preserve"> 633      if e.tipo_organizacao != "empresa":</w:t>
        </w:r>
      </w:ins>
    </w:p>
    <w:p>
      <w:pPr>
        <w:shd w:val="clear" w:color="auto" w:fill="F7F7F7"/>
        <w:spacing w:before="0" w:after="0" w:line="180" w:lineRule="exact"/>
        <w:ind w:left="0" w:firstLine="0"/>
        <w:jc w:val="left"/>
        <w:rPr>
          <w:ins w:id="885249" w:author="Claude" w:date="2026-10-07T12:00:00Z"/>
        </w:rPr>
      </w:pPr>
      <w:ins w:id="885883" w:author="Claude" w:date="2026-10-07T12:00:00Z">
        <w:r>
          <w:rPr>
            <w:rFonts w:ascii="Consolas" w:hAnsi="Consolas" w:cs="Consolas"/>
            <w:sz w:val="14"/>
            <w:szCs w:val="14"/>
          </w:rPr>
          <w:t xml:space="preserve"> 634          minimo = MINIMO_COOPERADOS[e.tipo_organizacao]</w:t>
        </w:r>
      </w:ins>
    </w:p>
    <w:p>
      <w:pPr>
        <w:shd w:val="clear" w:color="auto" w:fill="F7F7F7"/>
        <w:spacing w:before="0" w:after="0" w:line="180" w:lineRule="exact"/>
        <w:ind w:left="0" w:firstLine="0"/>
        <w:jc w:val="left"/>
        <w:rPr>
          <w:ins w:id="885249" w:author="Claude" w:date="2026-10-07T12:00:00Z"/>
        </w:rPr>
      </w:pPr>
      <w:ins w:id="885884" w:author="Claude" w:date="2026-10-07T12:00:00Z">
        <w:r>
          <w:rPr>
            <w:rFonts w:ascii="Consolas" w:hAnsi="Consolas" w:cs="Consolas"/>
            <w:sz w:val="14"/>
            <w:szCs w:val="14"/>
          </w:rPr>
          <w:t xml:space="preserve"> 635          P.campo(cfg, "economico.retirada_cooperados_mes", "Retirada/pró-labore mensal TOTAL dos cooperados",</w:t>
        </w:r>
      </w:ins>
    </w:p>
    <w:p>
      <w:pPr>
        <w:shd w:val="clear" w:color="auto" w:fill="F7F7F7"/>
        <w:spacing w:before="0" w:after="0" w:line="180" w:lineRule="exact"/>
        <w:ind w:left="0" w:firstLine="0"/>
        <w:jc w:val="left"/>
        <w:rPr>
          <w:ins w:id="885249" w:author="Claude" w:date="2026-10-07T12:00:00Z"/>
        </w:rPr>
      </w:pPr>
      <w:ins w:id="885885" w:author="Claude" w:date="2026-10-07T12:00:00Z">
        <w:r>
          <w:rPr>
            <w:rFonts w:ascii="Consolas" w:hAnsi="Consolas" w:cs="Consolas"/>
            <w:sz w:val="14"/>
            <w:szCs w:val="14"/>
          </w:rPr>
          <w:t xml:space="preserve"> 636                  minimo=0, unidade="R$/mês")</w:t>
        </w:r>
      </w:ins>
    </w:p>
    <w:p>
      <w:pPr>
        <w:shd w:val="clear" w:color="auto" w:fill="F7F7F7"/>
        <w:spacing w:before="0" w:after="0" w:line="180" w:lineRule="exact"/>
        <w:ind w:left="0" w:firstLine="0"/>
        <w:jc w:val="left"/>
        <w:rPr>
          <w:ins w:id="885249" w:author="Claude" w:date="2026-10-07T12:00:00Z"/>
        </w:rPr>
      </w:pPr>
      <w:ins w:id="885886" w:author="Claude" w:date="2026-10-07T12:00:00Z">
        <w:r>
          <w:rPr>
            <w:rFonts w:ascii="Consolas" w:hAnsi="Consolas" w:cs="Consolas"/>
            <w:sz w:val="14"/>
            <w:szCs w:val="14"/>
          </w:rPr>
          <w:t xml:space="preserve"> 637          while True:</w:t>
        </w:r>
      </w:ins>
    </w:p>
    <w:p>
      <w:pPr>
        <w:shd w:val="clear" w:color="auto" w:fill="F7F7F7"/>
        <w:spacing w:before="0" w:after="0" w:line="180" w:lineRule="exact"/>
        <w:ind w:left="0" w:firstLine="0"/>
        <w:jc w:val="left"/>
        <w:rPr>
          <w:ins w:id="885249" w:author="Claude" w:date="2026-10-07T12:00:00Z"/>
        </w:rPr>
      </w:pPr>
      <w:ins w:id="885887" w:author="Claude" w:date="2026-10-07T12:00:00Z">
        <w:r>
          <w:rPr>
            <w:rFonts w:ascii="Consolas" w:hAnsi="Consolas" w:cs="Consolas"/>
            <w:sz w:val="14"/>
            <w:szCs w:val="14"/>
          </w:rPr>
          <w:t xml:space="preserve"> 638              P.campo(cfg, "economico.cooperados_trabalhadores", "Cooperados que trabalham na operação", minimo=0, inteiro=True)</w:t>
        </w:r>
      </w:ins>
    </w:p>
    <w:p>
      <w:pPr>
        <w:shd w:val="clear" w:color="auto" w:fill="F7F7F7"/>
        <w:spacing w:before="0" w:after="0" w:line="180" w:lineRule="exact"/>
        <w:ind w:left="0" w:firstLine="0"/>
        <w:jc w:val="left"/>
        <w:rPr>
          <w:ins w:id="885249" w:author="Claude" w:date="2026-10-07T12:00:00Z"/>
        </w:rPr>
      </w:pPr>
      <w:ins w:id="885888" w:author="Claude" w:date="2026-10-07T12:00:00Z">
        <w:r>
          <w:rPr>
            <w:rFonts w:ascii="Consolas" w:hAnsi="Consolas" w:cs="Consolas"/>
            <w:sz w:val="14"/>
            <w:szCs w:val="14"/>
          </w:rPr>
          <w:t xml:space="preserve"> 639              forn, _ = P.sim_nao("Há cooperados que apenas entregam matéria-prima ou não atuam na operação?",</w:t>
        </w:r>
      </w:ins>
    </w:p>
    <w:p>
      <w:pPr>
        <w:shd w:val="clear" w:color="auto" w:fill="F7F7F7"/>
        <w:spacing w:before="0" w:after="0" w:line="180" w:lineRule="exact"/>
        <w:ind w:left="0" w:firstLine="0"/>
        <w:jc w:val="left"/>
        <w:rPr>
          <w:ins w:id="885249" w:author="Claude" w:date="2026-10-07T12:00:00Z"/>
        </w:rPr>
      </w:pPr>
      <w:ins w:id="885889" w:author="Claude" w:date="2026-10-07T12:00:00Z">
        <w:r>
          <w:rPr>
            <w:rFonts w:ascii="Consolas" w:hAnsi="Consolas" w:cs="Consolas"/>
            <w:sz w:val="14"/>
            <w:szCs w:val="14"/>
          </w:rPr>
          <w:t xml:space="preserve"> 640                                  (e.cooperados_fornecedores &gt; 0) if P.modo == "revisar" else None)</w:t>
        </w:r>
      </w:ins>
    </w:p>
    <w:p>
      <w:pPr>
        <w:shd w:val="clear" w:color="auto" w:fill="F7F7F7"/>
        <w:spacing w:before="0" w:after="0" w:line="180" w:lineRule="exact"/>
        <w:ind w:left="0" w:firstLine="0"/>
        <w:jc w:val="left"/>
        <w:rPr>
          <w:ins w:id="885249" w:author="Claude" w:date="2026-10-07T12:00:00Z"/>
        </w:rPr>
      </w:pPr>
      <w:ins w:id="885890" w:author="Claude" w:date="2026-10-07T12:00:00Z">
        <w:r>
          <w:rPr>
            <w:rFonts w:ascii="Consolas" w:hAnsi="Consolas" w:cs="Consolas"/>
            <w:sz w:val="14"/>
            <w:szCs w:val="14"/>
          </w:rPr>
          <w:t xml:space="preserve"> 641              if forn:</w:t>
        </w:r>
      </w:ins>
    </w:p>
    <w:p>
      <w:pPr>
        <w:shd w:val="clear" w:color="auto" w:fill="F7F7F7"/>
        <w:spacing w:before="0" w:after="0" w:line="180" w:lineRule="exact"/>
        <w:ind w:left="0" w:firstLine="0"/>
        <w:jc w:val="left"/>
        <w:rPr>
          <w:ins w:id="885249" w:author="Claude" w:date="2026-10-07T12:00:00Z"/>
        </w:rPr>
      </w:pPr>
      <w:ins w:id="885891" w:author="Claude" w:date="2026-10-07T12:00:00Z">
        <w:r>
          <w:rPr>
            <w:rFonts w:ascii="Consolas" w:hAnsi="Consolas" w:cs="Consolas"/>
            <w:sz w:val="14"/>
            <w:szCs w:val="14"/>
          </w:rPr>
          <w:t xml:space="preserve"> 642                  P.campo(cfg, "economico.cooperados_fornecedores", "  Número desses cooperados", minimo=1, inteiro=True)</w:t>
        </w:r>
      </w:ins>
    </w:p>
    <w:p>
      <w:pPr>
        <w:shd w:val="clear" w:color="auto" w:fill="F7F7F7"/>
        <w:spacing w:before="0" w:after="0" w:line="180" w:lineRule="exact"/>
        <w:ind w:left="0" w:firstLine="0"/>
        <w:jc w:val="left"/>
        <w:rPr>
          <w:ins w:id="885249" w:author="Claude" w:date="2026-10-07T12:00:00Z"/>
        </w:rPr>
      </w:pPr>
      <w:ins w:id="885892" w:author="Claude" w:date="2026-10-07T12:00:00Z">
        <w:r>
          <w:rPr>
            <w:rFonts w:ascii="Consolas" w:hAnsi="Consolas" w:cs="Consolas"/>
            <w:sz w:val="14"/>
            <w:szCs w:val="14"/>
          </w:rPr>
          <w:t xml:space="preserve"> 643                  e.nome_materia_prima = P.texto("  Principal matéria-prima fornecida (se houver)",</w:t>
        </w:r>
      </w:ins>
    </w:p>
    <w:p>
      <w:pPr>
        <w:shd w:val="clear" w:color="auto" w:fill="F7F7F7"/>
        <w:spacing w:before="0" w:after="0" w:line="180" w:lineRule="exact"/>
        <w:ind w:left="0" w:firstLine="0"/>
        <w:jc w:val="left"/>
        <w:rPr>
          <w:ins w:id="885249" w:author="Claude" w:date="2026-10-07T12:00:00Z"/>
        </w:rPr>
      </w:pPr>
      <w:ins w:id="885893" w:author="Claude" w:date="2026-10-07T12:00:00Z">
        <w:r>
          <w:rPr>
            <w:rFonts w:ascii="Consolas" w:hAnsi="Consolas" w:cs="Consolas"/>
            <w:sz w:val="14"/>
            <w:szCs w:val="14"/>
          </w:rPr>
          <w:t xml:space="preserve"> 644                                                 e.nome_materia_prima or None, obrigatorio=False)</w:t>
        </w:r>
      </w:ins>
    </w:p>
    <w:p>
      <w:pPr>
        <w:shd w:val="clear" w:color="auto" w:fill="F7F7F7"/>
        <w:spacing w:before="0" w:after="0" w:line="180" w:lineRule="exact"/>
        <w:ind w:left="0" w:firstLine="0"/>
        <w:jc w:val="left"/>
        <w:rPr>
          <w:ins w:id="885249" w:author="Claude" w:date="2026-10-07T12:00:00Z"/>
        </w:rPr>
      </w:pPr>
      <w:ins w:id="885894" w:author="Claude" w:date="2026-10-07T12:00:00Z">
        <w:r>
          <w:rPr>
            <w:rFonts w:ascii="Consolas" w:hAnsi="Consolas" w:cs="Consolas"/>
            <w:sz w:val="14"/>
            <w:szCs w:val="14"/>
          </w:rPr>
          <w:t xml:space="preserve"> 645              else:</w:t>
        </w:r>
      </w:ins>
    </w:p>
    <w:p>
      <w:pPr>
        <w:shd w:val="clear" w:color="auto" w:fill="F7F7F7"/>
        <w:spacing w:before="0" w:after="0" w:line="180" w:lineRule="exact"/>
        <w:ind w:left="0" w:firstLine="0"/>
        <w:jc w:val="left"/>
        <w:rPr>
          <w:ins w:id="885249" w:author="Claude" w:date="2026-10-07T12:00:00Z"/>
        </w:rPr>
      </w:pPr>
      <w:ins w:id="885895" w:author="Claude" w:date="2026-10-07T12:00:00Z">
        <w:r>
          <w:rPr>
            <w:rFonts w:ascii="Consolas" w:hAnsi="Consolas" w:cs="Consolas"/>
            <w:sz w:val="14"/>
            <w:szCs w:val="14"/>
          </w:rPr>
          <w:t xml:space="preserve"> 646                  e.cooperados_fornecedores = 0</w:t>
        </w:r>
      </w:ins>
    </w:p>
    <w:p>
      <w:pPr>
        <w:shd w:val="clear" w:color="auto" w:fill="F7F7F7"/>
        <w:spacing w:before="0" w:after="0" w:line="180" w:lineRule="exact"/>
        <w:ind w:left="0" w:firstLine="0"/>
        <w:jc w:val="left"/>
        <w:rPr>
          <w:ins w:id="885249" w:author="Claude" w:date="2026-10-07T12:00:00Z"/>
        </w:rPr>
      </w:pPr>
      <w:ins w:id="885896" w:author="Claude" w:date="2026-10-07T12:00:00Z">
        <w:r>
          <w:rPr>
            <w:rFonts w:ascii="Consolas" w:hAnsi="Consolas" w:cs="Consolas"/>
            <w:sz w:val="14"/>
            <w:szCs w:val="14"/>
          </w:rPr>
          <w:t xml:space="preserve"> 647              total = e.cooperados_trabalhadores + e.cooperados_fornecedores</w:t>
        </w:r>
      </w:ins>
    </w:p>
    <w:p>
      <w:pPr>
        <w:shd w:val="clear" w:color="auto" w:fill="F7F7F7"/>
        <w:spacing w:before="0" w:after="0" w:line="180" w:lineRule="exact"/>
        <w:ind w:left="0" w:firstLine="0"/>
        <w:jc w:val="left"/>
        <w:rPr>
          <w:ins w:id="885249" w:author="Claude" w:date="2026-10-07T12:00:00Z"/>
        </w:rPr>
      </w:pPr>
      <w:ins w:id="885897" w:author="Claude" w:date="2026-10-07T12:00:00Z">
        <w:r>
          <w:rPr>
            <w:rFonts w:ascii="Consolas" w:hAnsi="Consolas" w:cs="Consolas"/>
            <w:sz w:val="14"/>
            <w:szCs w:val="14"/>
          </w:rPr>
          <w:t xml:space="preserve"> 648              if total &gt;= minimo:</w:t>
        </w:r>
      </w:ins>
    </w:p>
    <w:p>
      <w:pPr>
        <w:shd w:val="clear" w:color="auto" w:fill="F7F7F7"/>
        <w:spacing w:before="0" w:after="0" w:line="180" w:lineRule="exact"/>
        <w:ind w:left="0" w:firstLine="0"/>
        <w:jc w:val="left"/>
        <w:rPr>
          <w:ins w:id="885249" w:author="Claude" w:date="2026-10-07T12:00:00Z"/>
        </w:rPr>
      </w:pPr>
      <w:ins w:id="885898" w:author="Claude" w:date="2026-10-07T12:00:00Z">
        <w:r>
          <w:rPr>
            <w:rFonts w:ascii="Consolas" w:hAnsi="Consolas" w:cs="Consolas"/>
            <w:sz w:val="14"/>
            <w:szCs w:val="14"/>
          </w:rPr>
          <w:t xml:space="preserve"> 649                  break</w:t>
        </w:r>
      </w:ins>
    </w:p>
    <w:p>
      <w:pPr>
        <w:shd w:val="clear" w:color="auto" w:fill="F7F7F7"/>
        <w:spacing w:before="0" w:after="0" w:line="180" w:lineRule="exact"/>
        <w:ind w:left="0" w:firstLine="0"/>
        <w:jc w:val="left"/>
        <w:rPr>
          <w:ins w:id="885249" w:author="Claude" w:date="2026-10-07T12:00:00Z"/>
        </w:rPr>
      </w:pPr>
      <w:ins w:id="885899" w:author="Claude" w:date="2026-10-07T12:00:00Z">
        <w:r>
          <w:rPr>
            <w:rFonts w:ascii="Consolas" w:hAnsi="Consolas" w:cs="Consolas"/>
            <w:sz w:val="14"/>
            <w:szCs w:val="14"/>
          </w:rPr>
          <w:t xml:space="preserve"> 650              P.saida(f"  ⚠ A legislação exige pelo menos {minimo} cooperados (informado: {total}).")</w:t>
        </w:r>
      </w:ins>
    </w:p>
    <w:p>
      <w:pPr>
        <w:shd w:val="clear" w:color="auto" w:fill="F7F7F7"/>
        <w:spacing w:before="0" w:after="0" w:line="180" w:lineRule="exact"/>
        <w:ind w:left="0" w:firstLine="0"/>
        <w:jc w:val="left"/>
        <w:rPr>
          <w:ins w:id="885249" w:author="Claude" w:date="2026-10-07T12:00:00Z"/>
        </w:rPr>
      </w:pPr>
      <w:ins w:id="885900" w:author="Claude" w:date="2026-10-07T12:00:00Z">
        <w:r>
          <w:rPr>
            <w:rFonts w:ascii="Consolas" w:hAnsi="Consolas" w:cs="Consolas"/>
            <w:sz w:val="14"/>
            <w:szCs w:val="14"/>
          </w:rPr>
          <w:t xml:space="preserve"> 651              seguir, _ = P.sim_nao("Prosseguir mesmo assim (ex.: grupo ainda em formalização)?",</w:t>
        </w:r>
      </w:ins>
    </w:p>
    <w:p>
      <w:pPr>
        <w:shd w:val="clear" w:color="auto" w:fill="F7F7F7"/>
        <w:spacing w:before="0" w:after="0" w:line="180" w:lineRule="exact"/>
        <w:ind w:left="0" w:firstLine="0"/>
        <w:jc w:val="left"/>
        <w:rPr>
          <w:ins w:id="885249" w:author="Claude" w:date="2026-10-07T12:00:00Z"/>
        </w:rPr>
      </w:pPr>
      <w:ins w:id="885901" w:author="Claude" w:date="2026-10-07T12:00:00Z">
        <w:r>
          <w:rPr>
            <w:rFonts w:ascii="Consolas" w:hAnsi="Consolas" w:cs="Consolas"/>
            <w:sz w:val="14"/>
            <w:szCs w:val="14"/>
          </w:rPr>
          <w:t xml:space="preserve"> 652                                    True if P.modo == "revisar" else None)</w:t>
        </w:r>
      </w:ins>
    </w:p>
    <w:p>
      <w:pPr>
        <w:shd w:val="clear" w:color="auto" w:fill="F7F7F7"/>
        <w:spacing w:before="0" w:after="0" w:line="180" w:lineRule="exact"/>
        <w:ind w:left="0" w:firstLine="0"/>
        <w:jc w:val="left"/>
        <w:rPr>
          <w:ins w:id="885249" w:author="Claude" w:date="2026-10-07T12:00:00Z"/>
        </w:rPr>
      </w:pPr>
      <w:ins w:id="885902" w:author="Claude" w:date="2026-10-07T12:00:00Z">
        <w:r>
          <w:rPr>
            <w:rFonts w:ascii="Consolas" w:hAnsi="Consolas" w:cs="Consolas"/>
            <w:sz w:val="14"/>
            <w:szCs w:val="14"/>
          </w:rPr>
          <w:t xml:space="preserve"> 653              if seguir:</w:t>
        </w:r>
      </w:ins>
    </w:p>
    <w:p>
      <w:pPr>
        <w:shd w:val="clear" w:color="auto" w:fill="F7F7F7"/>
        <w:spacing w:before="0" w:after="0" w:line="180" w:lineRule="exact"/>
        <w:ind w:left="0" w:firstLine="0"/>
        <w:jc w:val="left"/>
        <w:rPr>
          <w:ins w:id="885249" w:author="Claude" w:date="2026-10-07T12:00:00Z"/>
        </w:rPr>
      </w:pPr>
      <w:ins w:id="885903" w:author="Claude" w:date="2026-10-07T12:00:00Z">
        <w:r>
          <w:rPr>
            <w:rFonts w:ascii="Consolas" w:hAnsi="Consolas" w:cs="Consolas"/>
            <w:sz w:val="14"/>
            <w:szCs w:val="14"/>
          </w:rPr>
          <w:t xml:space="preserve"> 654                  break</w:t>
        </w:r>
      </w:ins>
    </w:p>
    <w:p>
      <w:pPr>
        <w:shd w:val="clear" w:color="auto" w:fill="F7F7F7"/>
        <w:spacing w:before="0" w:after="0" w:line="180" w:lineRule="exact"/>
        <w:ind w:left="0" w:firstLine="0"/>
        <w:jc w:val="left"/>
        <w:rPr>
          <w:ins w:id="885249" w:author="Claude" w:date="2026-10-07T12:00:00Z"/>
        </w:rPr>
      </w:pPr>
      <w:ins w:id="885904" w:author="Claude" w:date="2026-10-07T12:00:00Z">
        <w:r>
          <w:rPr>
            <w:rFonts w:ascii="Consolas" w:hAnsi="Consolas" w:cs="Consolas"/>
            <w:sz w:val="14"/>
            <w:szCs w:val="14"/>
          </w:rPr>
          <w:t xml:space="preserve"> 655          if e.cooperados_trabalhadores and e.cooperados_fornecedores:</w:t>
        </w:r>
      </w:ins>
    </w:p>
    <w:p>
      <w:pPr>
        <w:shd w:val="clear" w:color="auto" w:fill="F7F7F7"/>
        <w:spacing w:before="0" w:after="0" w:line="180" w:lineRule="exact"/>
        <w:ind w:left="0" w:firstLine="0"/>
        <w:jc w:val="left"/>
        <w:rPr>
          <w:ins w:id="885249" w:author="Claude" w:date="2026-10-07T12:00:00Z"/>
        </w:rPr>
      </w:pPr>
      <w:ins w:id="885905" w:author="Claude" w:date="2026-10-07T12:00:00Z">
        <w:r>
          <w:rPr>
            <w:rFonts w:ascii="Consolas" w:hAnsi="Consolas" w:cs="Consolas"/>
            <w:sz w:val="14"/>
            <w:szCs w:val="14"/>
          </w:rPr>
          <w:t xml:space="preserve"> 656              P.campo_pct(cfg, "economico.perc_sobras_trabalhadores", "Parcela das sobras destinada aos cooperados trabalhadores")</w:t>
        </w:r>
      </w:ins>
    </w:p>
    <w:p>
      <w:pPr>
        <w:shd w:val="clear" w:color="auto" w:fill="F7F7F7"/>
        <w:spacing w:before="0" w:after="0" w:line="180" w:lineRule="exact"/>
        <w:ind w:left="0" w:firstLine="0"/>
        <w:jc w:val="left"/>
        <w:rPr>
          <w:ins w:id="885249" w:author="Claude" w:date="2026-10-07T12:00:00Z"/>
        </w:rPr>
      </w:pPr>
      <w:ins w:id="885906" w:author="Claude" w:date="2026-10-07T12:00:00Z">
        <w:r>
          <w:rPr>
            <w:rFonts w:ascii="Consolas" w:hAnsi="Consolas" w:cs="Consolas"/>
            <w:sz w:val="14"/>
            <w:szCs w:val="14"/>
          </w:rPr>
          <w:t xml:space="preserve"> 657          else:</w:t>
        </w:r>
      </w:ins>
    </w:p>
    <w:p>
      <w:pPr>
        <w:shd w:val="clear" w:color="auto" w:fill="F7F7F7"/>
        <w:spacing w:before="0" w:after="0" w:line="180" w:lineRule="exact"/>
        <w:ind w:left="0" w:firstLine="0"/>
        <w:jc w:val="left"/>
        <w:rPr>
          <w:ins w:id="885249" w:author="Claude" w:date="2026-10-07T12:00:00Z"/>
        </w:rPr>
      </w:pPr>
      <w:ins w:id="885907" w:author="Claude" w:date="2026-10-07T12:00:00Z">
        <w:r>
          <w:rPr>
            <w:rFonts w:ascii="Consolas" w:hAnsi="Consolas" w:cs="Consolas"/>
            <w:sz w:val="14"/>
            <w:szCs w:val="14"/>
          </w:rPr>
          <w:t xml:space="preserve"> 658              e.perc_sobras_trabalhadores = 100.0 if e.cooperados_trabalhadores else 0.0</w:t>
        </w:r>
      </w:ins>
    </w:p>
    <w:p>
      <w:pPr>
        <w:shd w:val="clear" w:color="auto" w:fill="F7F7F7"/>
        <w:spacing w:before="0" w:after="0" w:line="180" w:lineRule="exact"/>
        <w:ind w:left="0" w:firstLine="0"/>
        <w:jc w:val="left"/>
        <w:rPr>
          <w:ins w:id="885249" w:author="Claude" w:date="2026-10-07T12:00:00Z"/>
        </w:rPr>
      </w:pPr>
      <w:ins w:id="885908" w:author="Claude" w:date="2026-10-07T12:00:00Z">
        <w:r>
          <w:rPr>
            <w:rFonts w:ascii="Consolas" w:hAnsi="Consolas" w:cs="Consolas"/>
            <w:sz w:val="14"/>
            <w:szCs w:val="14"/>
          </w:rPr>
          <w:t xml:space="preserve"> 659      else:</w:t>
        </w:r>
      </w:ins>
    </w:p>
    <w:p>
      <w:pPr>
        <w:shd w:val="clear" w:color="auto" w:fill="F7F7F7"/>
        <w:spacing w:before="0" w:after="0" w:line="180" w:lineRule="exact"/>
        <w:ind w:left="0" w:firstLine="0"/>
        <w:jc w:val="left"/>
        <w:rPr>
          <w:ins w:id="885249" w:author="Claude" w:date="2026-10-07T12:00:00Z"/>
        </w:rPr>
      </w:pPr>
      <w:ins w:id="885909" w:author="Claude" w:date="2026-10-07T12:00:00Z">
        <w:r>
          <w:rPr>
            <w:rFonts w:ascii="Consolas" w:hAnsi="Consolas" w:cs="Consolas"/>
            <w:sz w:val="14"/>
            <w:szCs w:val="14"/>
          </w:rPr>
          <w:t xml:space="preserve"> 660          e.retirada_cooperados_mes = 0.0</w:t>
        </w:r>
      </w:ins>
    </w:p>
    <w:p>
      <w:pPr>
        <w:shd w:val="clear" w:color="auto" w:fill="F7F7F7"/>
        <w:spacing w:before="0" w:after="0" w:line="180" w:lineRule="exact"/>
        <w:ind w:left="0" w:firstLine="0"/>
        <w:jc w:val="left"/>
        <w:rPr>
          <w:ins w:id="885249" w:author="Claude" w:date="2026-10-07T12:00:00Z"/>
        </w:rPr>
      </w:pPr>
      <w:ins w:id="885910" w:author="Claude" w:date="2026-10-07T12:00:00Z">
        <w:r>
          <w:rPr>
            <w:rFonts w:ascii="Consolas" w:hAnsi="Consolas" w:cs="Consolas"/>
            <w:sz w:val="14"/>
            <w:szCs w:val="14"/>
          </w:rPr>
          <w:t xml:space="preserve"> 661          e.cooperados_trabalhadores = 0</w:t>
        </w:r>
      </w:ins>
    </w:p>
    <w:p>
      <w:pPr>
        <w:shd w:val="clear" w:color="auto" w:fill="F7F7F7"/>
        <w:spacing w:before="0" w:after="0" w:line="180" w:lineRule="exact"/>
        <w:ind w:left="0" w:firstLine="0"/>
        <w:jc w:val="left"/>
        <w:rPr>
          <w:ins w:id="885249" w:author="Claude" w:date="2026-10-07T12:00:00Z"/>
        </w:rPr>
      </w:pPr>
      <w:ins w:id="885911" w:author="Claude" w:date="2026-10-07T12:00:00Z">
        <w:r>
          <w:rPr>
            <w:rFonts w:ascii="Consolas" w:hAnsi="Consolas" w:cs="Consolas"/>
            <w:sz w:val="14"/>
            <w:szCs w:val="14"/>
          </w:rPr>
          <w:t xml:space="preserve"> 662          e.cooperados_fornecedores = 0</w:t>
        </w:r>
      </w:ins>
    </w:p>
    <w:p>
      <w:pPr>
        <w:shd w:val="clear" w:color="auto" w:fill="F7F7F7"/>
        <w:spacing w:before="0" w:after="0" w:line="180" w:lineRule="exact"/>
        <w:ind w:left="0" w:firstLine="0"/>
        <w:jc w:val="left"/>
        <w:rPr>
          <w:ins w:id="885249" w:author="Claude" w:date="2026-10-07T12:00:00Z"/>
        </w:rPr>
      </w:pPr>
      <w:ins w:id="885912" w:author="Claude" w:date="2026-10-07T12:00:00Z">
        <w:r>
          <w:rPr>
            <w:rFonts w:ascii="Consolas" w:hAnsi="Consolas" w:cs="Consolas"/>
            <w:sz w:val="14"/>
            <w:szCs w:val="14"/>
          </w:rPr>
          <w:t xml:space="preserve"> 663          e.perc_sobras_trabalhadores = 100.0</w:t>
        </w:r>
      </w:ins>
    </w:p>
    <w:p>
      <w:pPr>
        <w:shd w:val="clear" w:color="auto" w:fill="F7F7F7"/>
        <w:spacing w:before="0" w:after="0" w:line="180" w:lineRule="exact"/>
        <w:ind w:left="0" w:firstLine="0"/>
        <w:jc w:val="left"/>
        <w:rPr>
          <w:ins w:id="885249" w:author="Claude" w:date="2026-10-07T12:00:00Z"/>
        </w:rPr>
      </w:pPr>
      <w:ins w:id="885913" w:author="Claude" w:date="2026-10-07T12:00:00Z">
        <w:r>
          <w:rPr>
            <w:rFonts w:ascii="Consolas" w:hAnsi="Consolas" w:cs="Consolas"/>
            <w:sz w:val="14"/>
            <w:szCs w:val="14"/>
          </w:rPr>
          <w:t xml:space="preserve"> 664      sem_cargos_com_mao_obra = P.modo == "revisar" and not vazio(e.mao_obra_mes) and e.mao_obra_mes &gt; 0</w:t>
        </w:r>
      </w:ins>
    </w:p>
    <w:p>
      <w:pPr>
        <w:shd w:val="clear" w:color="auto" w:fill="F7F7F7"/>
        <w:spacing w:before="0" w:after="0" w:line="180" w:lineRule="exact"/>
        <w:ind w:left="0" w:firstLine="0"/>
        <w:jc w:val="left"/>
        <w:rPr>
          <w:ins w:id="885249" w:author="Claude" w:date="2026-10-07T12:00:00Z"/>
        </w:rPr>
      </w:pPr>
      <w:ins w:id="885914" w:author="Claude" w:date="2026-10-07T12:00:00Z">
        <w:r>
          <w:rPr>
            <w:rFonts w:ascii="Consolas" w:hAnsi="Consolas" w:cs="Consolas"/>
            <w:sz w:val="14"/>
            <w:szCs w:val="14"/>
          </w:rPr>
          <w:t xml:space="preserve"> 665      minimo_clt = 1 if (e.tipo_organizacao == "empresa" and not sem_cargos_com_mao_obra) else 0</w:t>
        </w:r>
      </w:ins>
    </w:p>
    <w:p>
      <w:pPr>
        <w:shd w:val="clear" w:color="auto" w:fill="F7F7F7"/>
        <w:spacing w:before="0" w:after="0" w:line="180" w:lineRule="exact"/>
        <w:ind w:left="0" w:firstLine="0"/>
        <w:jc w:val="left"/>
        <w:rPr>
          <w:ins w:id="885249" w:author="Claude" w:date="2026-10-07T12:00:00Z"/>
        </w:rPr>
      </w:pPr>
      <w:ins w:id="885915" w:author="Claude" w:date="2026-10-07T12:00:00Z">
        <w:r>
          <w:rPr>
            <w:rFonts w:ascii="Consolas" w:hAnsi="Consolas" w:cs="Consolas"/>
            <w:sz w:val="14"/>
            <w:szCs w:val="14"/>
          </w:rPr>
          <w:t xml:space="preserve"> 666      n_atual = len(e.salarios_clt_por_cargo) if P.modo == "revisar" else None</w:t>
        </w:r>
      </w:ins>
    </w:p>
    <w:p>
      <w:pPr>
        <w:shd w:val="clear" w:color="auto" w:fill="F7F7F7"/>
        <w:spacing w:before="0" w:after="0" w:line="180" w:lineRule="exact"/>
        <w:ind w:left="0" w:firstLine="0"/>
        <w:jc w:val="left"/>
        <w:rPr>
          <w:ins w:id="885249" w:author="Claude" w:date="2026-10-07T12:00:00Z"/>
        </w:rPr>
      </w:pPr>
      <w:ins w:id="885916" w:author="Claude" w:date="2026-10-07T12:00:00Z">
        <w:r>
          <w:rPr>
            <w:rFonts w:ascii="Consolas" w:hAnsi="Consolas" w:cs="Consolas"/>
            <w:sz w:val="14"/>
            <w:szCs w:val="14"/>
          </w:rPr>
          <w:t xml:space="preserve"> 667      n, _ = P.numero(f"Número de funcionários CLT (mínimo {minimo_clt})", n_atual, minimo_clt, 500, inteiro=True)</w:t>
        </w:r>
      </w:ins>
    </w:p>
    <w:p>
      <w:pPr>
        <w:shd w:val="clear" w:color="auto" w:fill="F7F7F7"/>
        <w:spacing w:before="0" w:after="0" w:line="180" w:lineRule="exact"/>
        <w:ind w:left="0" w:firstLine="0"/>
        <w:jc w:val="left"/>
        <w:rPr>
          <w:ins w:id="885249" w:author="Claude" w:date="2026-10-07T12:00:00Z"/>
        </w:rPr>
      </w:pPr>
      <w:ins w:id="885917" w:author="Claude" w:date="2026-10-07T12:00:00Z">
        <w:r>
          <w:rPr>
            <w:rFonts w:ascii="Consolas" w:hAnsi="Consolas" w:cs="Consolas"/>
            <w:sz w:val="14"/>
            <w:szCs w:val="14"/>
          </w:rPr>
          <w:t xml:space="preserve"> 668      antigos = list(e.salarios_clt_por_cargo.items())</w:t>
        </w:r>
      </w:ins>
    </w:p>
    <w:p>
      <w:pPr>
        <w:shd w:val="clear" w:color="auto" w:fill="F7F7F7"/>
        <w:spacing w:before="0" w:after="0" w:line="180" w:lineRule="exact"/>
        <w:ind w:left="0" w:firstLine="0"/>
        <w:jc w:val="left"/>
        <w:rPr>
          <w:ins w:id="885249" w:author="Claude" w:date="2026-10-07T12:00:00Z"/>
        </w:rPr>
      </w:pPr>
      <w:ins w:id="885918" w:author="Claude" w:date="2026-10-07T12:00:00Z">
        <w:r>
          <w:rPr>
            <w:rFonts w:ascii="Consolas" w:hAnsi="Consolas" w:cs="Consolas"/>
            <w:sz w:val="14"/>
            <w:szCs w:val="14"/>
          </w:rPr>
          <w:t xml:space="preserve"> 669      cargos: Dict[str, float] = {}</w:t>
        </w:r>
      </w:ins>
    </w:p>
    <w:p>
      <w:pPr>
        <w:shd w:val="clear" w:color="auto" w:fill="F7F7F7"/>
        <w:spacing w:before="0" w:after="0" w:line="180" w:lineRule="exact"/>
        <w:ind w:left="0" w:firstLine="0"/>
        <w:jc w:val="left"/>
        <w:rPr>
          <w:ins w:id="885249" w:author="Claude" w:date="2026-10-07T12:00:00Z"/>
        </w:rPr>
      </w:pPr>
      <w:ins w:id="885919" w:author="Claude" w:date="2026-10-07T12:00:00Z">
        <w:r>
          <w:rPr>
            <w:rFonts w:ascii="Consolas" w:hAnsi="Consolas" w:cs="Consolas"/>
            <w:sz w:val="14"/>
            <w:szCs w:val="14"/>
          </w:rPr>
          <w:t xml:space="preserve"> 670      for i in range(n):</w:t>
        </w:r>
      </w:ins>
    </w:p>
    <w:p>
      <w:pPr>
        <w:shd w:val="clear" w:color="auto" w:fill="F7F7F7"/>
        <w:spacing w:before="0" w:after="0" w:line="180" w:lineRule="exact"/>
        <w:ind w:left="0" w:firstLine="0"/>
        <w:jc w:val="left"/>
        <w:rPr>
          <w:ins w:id="885249" w:author="Claude" w:date="2026-10-07T12:00:00Z"/>
        </w:rPr>
      </w:pPr>
      <w:ins w:id="885920" w:author="Claude" w:date="2026-10-07T12:00:00Z">
        <w:r>
          <w:rPr>
            <w:rFonts w:ascii="Consolas" w:hAnsi="Consolas" w:cs="Consolas"/>
            <w:sz w:val="14"/>
            <w:szCs w:val="14"/>
          </w:rPr>
          <w:t xml:space="preserve"> 671          ant_nome, ant_sal = antigos[i] if (P.modo == "revisar" and i &lt; len(antigos)) else (None, None)</w:t>
        </w:r>
      </w:ins>
    </w:p>
    <w:p>
      <w:pPr>
        <w:shd w:val="clear" w:color="auto" w:fill="F7F7F7"/>
        <w:spacing w:before="0" w:after="0" w:line="180" w:lineRule="exact"/>
        <w:ind w:left="0" w:firstLine="0"/>
        <w:jc w:val="left"/>
        <w:rPr>
          <w:ins w:id="885249" w:author="Claude" w:date="2026-10-07T12:00:00Z"/>
        </w:rPr>
      </w:pPr>
      <w:ins w:id="885921" w:author="Claude" w:date="2026-10-07T12:00:00Z">
        <w:r>
          <w:rPr>
            <w:rFonts w:ascii="Consolas" w:hAnsi="Consolas" w:cs="Consolas"/>
            <w:sz w:val="14"/>
            <w:szCs w:val="14"/>
          </w:rPr>
          <w:t xml:space="preserve"> 672          cargo = P.texto(f"  Cargo do funcionário CLT nº {i + 1}", ant_nome)</w:t>
        </w:r>
      </w:ins>
    </w:p>
    <w:p>
      <w:pPr>
        <w:shd w:val="clear" w:color="auto" w:fill="F7F7F7"/>
        <w:spacing w:before="0" w:after="0" w:line="180" w:lineRule="exact"/>
        <w:ind w:left="0" w:firstLine="0"/>
        <w:jc w:val="left"/>
        <w:rPr>
          <w:ins w:id="885249" w:author="Claude" w:date="2026-10-07T12:00:00Z"/>
        </w:rPr>
      </w:pPr>
      <w:ins w:id="885922" w:author="Claude" w:date="2026-10-07T12:00:00Z">
        <w:r>
          <w:rPr>
            <w:rFonts w:ascii="Consolas" w:hAnsi="Consolas" w:cs="Consolas"/>
            <w:sz w:val="14"/>
            <w:szCs w:val="14"/>
          </w:rPr>
          <w:t xml:space="preserve"> 673          while cargo in cargos:</w:t>
        </w:r>
      </w:ins>
    </w:p>
    <w:p>
      <w:pPr>
        <w:shd w:val="clear" w:color="auto" w:fill="F7F7F7"/>
        <w:spacing w:before="0" w:after="0" w:line="180" w:lineRule="exact"/>
        <w:ind w:left="0" w:firstLine="0"/>
        <w:jc w:val="left"/>
        <w:rPr>
          <w:ins w:id="885249" w:author="Claude" w:date="2026-10-07T12:00:00Z"/>
        </w:rPr>
      </w:pPr>
      <w:ins w:id="885923" w:author="Claude" w:date="2026-10-07T12:00:00Z">
        <w:r>
          <w:rPr>
            <w:rFonts w:ascii="Consolas" w:hAnsi="Consolas" w:cs="Consolas"/>
            <w:sz w:val="14"/>
            <w:szCs w:val="14"/>
          </w:rPr>
          <w:t xml:space="preserve"> 674              cargo = f"{cargo} ({i + 1})"</w:t>
        </w:r>
      </w:ins>
    </w:p>
    <w:p>
      <w:pPr>
        <w:shd w:val="clear" w:color="auto" w:fill="F7F7F7"/>
        <w:spacing w:before="0" w:after="0" w:line="180" w:lineRule="exact"/>
        <w:ind w:left="0" w:firstLine="0"/>
        <w:jc w:val="left"/>
        <w:rPr>
          <w:ins w:id="885249" w:author="Claude" w:date="2026-10-07T12:00:00Z"/>
        </w:rPr>
      </w:pPr>
      <w:ins w:id="885924" w:author="Claude" w:date="2026-10-07T12:00:00Z">
        <w:r>
          <w:rPr>
            <w:rFonts w:ascii="Consolas" w:hAnsi="Consolas" w:cs="Consolas"/>
            <w:sz w:val="14"/>
            <w:szCs w:val="14"/>
          </w:rPr>
          <w:t xml:space="preserve"> 675          cargos[cargo], _ = P.numero(f"  Salário bruto mensal de '{cargo}'", ant_sal, 0, unidade="R$")</w:t>
        </w:r>
      </w:ins>
    </w:p>
    <w:p>
      <w:pPr>
        <w:shd w:val="clear" w:color="auto" w:fill="F7F7F7"/>
        <w:spacing w:before="0" w:after="0" w:line="180" w:lineRule="exact"/>
        <w:ind w:left="0" w:firstLine="0"/>
        <w:jc w:val="left"/>
        <w:rPr>
          <w:ins w:id="885249" w:author="Claude" w:date="2026-10-07T12:00:00Z"/>
        </w:rPr>
      </w:pPr>
      <w:ins w:id="885925" w:author="Claude" w:date="2026-10-07T12:00:00Z">
        <w:r>
          <w:rPr>
            <w:rFonts w:ascii="Consolas" w:hAnsi="Consolas" w:cs="Consolas"/>
            <w:sz w:val="14"/>
            <w:szCs w:val="14"/>
          </w:rPr>
          <w:t xml:space="preserve"> 676      e.salarios_clt_por_cargo = cargos</w:t>
        </w:r>
      </w:ins>
    </w:p>
    <w:p>
      <w:pPr>
        <w:shd w:val="clear" w:color="auto" w:fill="F7F7F7"/>
        <w:spacing w:before="0" w:after="0" w:line="180" w:lineRule="exact"/>
        <w:ind w:left="0" w:firstLine="0"/>
        <w:jc w:val="left"/>
        <w:rPr>
          <w:ins w:id="885249" w:author="Claude" w:date="2026-10-07T12:00:00Z"/>
        </w:rPr>
      </w:pPr>
      <w:ins w:id="885926" w:author="Claude" w:date="2026-10-07T12:00:00Z">
        <w:r>
          <w:rPr>
            <w:rFonts w:ascii="Consolas" w:hAnsi="Consolas" w:cs="Consolas"/>
            <w:sz w:val="14"/>
            <w:szCs w:val="14"/>
          </w:rPr>
          <w:t xml:space="preserve"> 677      if n:</w:t>
        </w:r>
      </w:ins>
    </w:p>
    <w:p>
      <w:pPr>
        <w:shd w:val="clear" w:color="auto" w:fill="F7F7F7"/>
        <w:spacing w:before="0" w:after="0" w:line="180" w:lineRule="exact"/>
        <w:ind w:left="0" w:firstLine="0"/>
        <w:jc w:val="left"/>
        <w:rPr>
          <w:ins w:id="885249" w:author="Claude" w:date="2026-10-07T12:00:00Z"/>
        </w:rPr>
      </w:pPr>
      <w:ins w:id="885927" w:author="Claude" w:date="2026-10-07T12:00:00Z">
        <w:r>
          <w:rPr>
            <w:rFonts w:ascii="Consolas" w:hAnsi="Consolas" w:cs="Consolas"/>
            <w:sz w:val="14"/>
            <w:szCs w:val="14"/>
          </w:rPr>
          <w:t xml:space="preserve"> 678          P.digitados.append("economico.salarios_clt_por_cargo")</w:t>
        </w:r>
      </w:ins>
    </w:p>
    <w:p>
      <w:pPr>
        <w:shd w:val="clear" w:color="auto" w:fill="F7F7F7"/>
        <w:spacing w:before="0" w:after="0" w:line="180" w:lineRule="exact"/>
        <w:ind w:left="0" w:firstLine="0"/>
        <w:jc w:val="left"/>
        <w:rPr>
          <w:ins w:id="885249" w:author="Claude" w:date="2026-10-07T12:00:00Z"/>
        </w:rPr>
      </w:pPr>
      <w:ins w:id="885928" w:author="Claude" w:date="2026-10-07T12:00:00Z">
        <w:r>
          <w:rPr>
            <w:rFonts w:ascii="Consolas" w:hAnsi="Consolas" w:cs="Consolas"/>
            <w:sz w:val="14"/>
            <w:szCs w:val="14"/>
          </w:rPr>
          <w:t xml:space="preserve"> 679      P.campo(cfg, "economico.mao_obra_mes",</w:t>
        </w:r>
      </w:ins>
    </w:p>
    <w:p>
      <w:pPr>
        <w:shd w:val="clear" w:color="auto" w:fill="F7F7F7"/>
        <w:spacing w:before="0" w:after="0" w:line="180" w:lineRule="exact"/>
        <w:ind w:left="0" w:firstLine="0"/>
        <w:jc w:val="left"/>
        <w:rPr>
          <w:ins w:id="885249" w:author="Claude" w:date="2026-10-07T12:00:00Z"/>
        </w:rPr>
      </w:pPr>
      <w:ins w:id="885929" w:author="Claude" w:date="2026-10-07T12:00:00Z">
        <w:r>
          <w:rPr>
            <w:rFonts w:ascii="Consolas" w:hAnsi="Consolas" w:cs="Consolas"/>
            <w:sz w:val="14"/>
            <w:szCs w:val="14"/>
          </w:rPr>
          <w:t xml:space="preserve"> 680              "Outra mão de obra não detalhada acima (diaristas, terceiros; 0 se não houver)", minimo=0, unidade="R$/mês")</w:t>
        </w:r>
      </w:ins>
    </w:p>
    <w:p>
      <w:pPr>
        <w:shd w:val="clear" w:color="auto" w:fill="F7F7F7"/>
        <w:spacing w:before="0" w:after="0" w:line="180" w:lineRule="exact"/>
        <w:ind w:left="0" w:firstLine="0"/>
        <w:jc w:val="left"/>
        <w:rPr>
          <w:ins w:id="885249" w:author="Claude" w:date="2026-10-07T12:00:00Z"/>
        </w:rPr>
      </w:pPr>
      <w:ins w:id="885930" w:author="Claude" w:date="2026-10-07T12:00:00Z">
        <w:r>
          <w:rPr>
            <w:rFonts w:ascii="Consolas" w:hAnsi="Consolas" w:cs="Consolas"/>
            <w:sz w:val="14"/>
            <w:szCs w:val="14"/>
          </w:rPr>
          <w:t xml:space="preserve"> 681      if e.mao_obra_mes &gt; 0:</w:t>
        </w:r>
      </w:ins>
    </w:p>
    <w:p>
      <w:pPr>
        <w:shd w:val="clear" w:color="auto" w:fill="F7F7F7"/>
        <w:spacing w:before="0" w:after="0" w:line="180" w:lineRule="exact"/>
        <w:ind w:left="0" w:firstLine="0"/>
        <w:jc w:val="left"/>
        <w:rPr>
          <w:ins w:id="885249" w:author="Claude" w:date="2026-10-07T12:00:00Z"/>
        </w:rPr>
      </w:pPr>
      <w:ins w:id="885931" w:author="Claude" w:date="2026-10-07T12:00:00Z">
        <w:r>
          <w:rPr>
            <w:rFonts w:ascii="Consolas" w:hAnsi="Consolas" w:cs="Consolas"/>
            <w:sz w:val="14"/>
            <w:szCs w:val="14"/>
          </w:rPr>
          <w:t xml:space="preserve"> 682          P.campo_pct(cfg, "economico.encargos_mao_obra_pct", "Encargos sobre essa mão de obra", maximo=200)</w:t>
        </w:r>
      </w:ins>
    </w:p>
    <w:p>
      <w:pPr>
        <w:shd w:val="clear" w:color="auto" w:fill="F7F7F7"/>
        <w:spacing w:before="0" w:after="0" w:line="180" w:lineRule="exact"/>
        <w:ind w:left="0" w:firstLine="0"/>
        <w:jc w:val="left"/>
        <w:rPr>
          <w:ins w:id="885249" w:author="Claude" w:date="2026-10-07T12:00:00Z"/>
        </w:rPr>
      </w:pPr>
      <w:ins w:id="885932" w:author="Claude" w:date="2026-10-07T12:00:00Z">
        <w:r>
          <w:rPr>
            <w:rFonts w:ascii="Consolas" w:hAnsi="Consolas" w:cs="Consolas"/>
            <w:sz w:val="14"/>
            <w:szCs w:val="14"/>
          </w:rPr>
          <w:t xml:space="preserve"> 683      else:</w:t>
        </w:r>
      </w:ins>
    </w:p>
    <w:p>
      <w:pPr>
        <w:shd w:val="clear" w:color="auto" w:fill="F7F7F7"/>
        <w:spacing w:before="0" w:after="0" w:line="180" w:lineRule="exact"/>
        <w:ind w:left="0" w:firstLine="0"/>
        <w:jc w:val="left"/>
        <w:rPr>
          <w:ins w:id="885249" w:author="Claude" w:date="2026-10-07T12:00:00Z"/>
        </w:rPr>
      </w:pPr>
      <w:ins w:id="885933" w:author="Claude" w:date="2026-10-07T12:00:00Z">
        <w:r>
          <w:rPr>
            <w:rFonts w:ascii="Consolas" w:hAnsi="Consolas" w:cs="Consolas"/>
            <w:sz w:val="14"/>
            <w:szCs w:val="14"/>
          </w:rPr>
          <w:t xml:space="preserve"> 684          e.encargos_mao_obra_pct = 0.0</w:t>
        </w:r>
      </w:ins>
    </w:p>
    <w:p>
      <w:pPr>
        <w:shd w:val="clear" w:color="auto" w:fill="F7F7F7"/>
        <w:spacing w:before="0" w:after="0" w:line="180" w:lineRule="exact"/>
        <w:ind w:left="0" w:firstLine="0"/>
        <w:jc w:val="left"/>
        <w:rPr>
          <w:ins w:id="885249" w:author="Claude" w:date="2026-10-07T12:00:00Z"/>
        </w:rPr>
      </w:pPr>
      <w:ins w:id="885934" w:author="Claude" w:date="2026-10-07T12:00:00Z">
        <w:r>
          <w:rPr>
            <w:rFonts w:ascii="Consolas" w:hAnsi="Consolas" w:cs="Consolas"/>
            <w:sz w:val="14"/>
            <w:szCs w:val="14"/>
          </w:rPr>
          <w:t xml:space="preserve"> 685      _fontes_do_bloco(P, cfg, "pessoas")</w:t>
        </w:r>
      </w:ins>
    </w:p>
    <w:p>
      <w:pPr>
        <w:shd w:val="clear" w:color="auto" w:fill="F7F7F7"/>
        <w:spacing w:before="0" w:after="0" w:line="180" w:lineRule="exact"/>
        <w:ind w:left="0" w:firstLine="0"/>
        <w:jc w:val="left"/>
        <w:rPr>
          <w:ins w:id="885249" w:author="Claude" w:date="2026-10-07T12:00:00Z"/>
        </w:rPr>
      </w:pPr>
      <w:ins w:id="885935" w:author="Claude" w:date="2026-10-07T12:00:00Z">
        <w:r>
          <w:rPr>
            <w:rFonts w:ascii="Consolas" w:hAnsi="Consolas" w:cs="Consolas"/>
            <w:sz w:val="14"/>
            <w:szCs w:val="14"/>
          </w:rPr>
          <w:t xml:space="preserve"> 686  </w:t>
        </w:r>
      </w:ins>
    </w:p>
    <w:p>
      <w:pPr>
        <w:shd w:val="clear" w:color="auto" w:fill="F7F7F7"/>
        <w:spacing w:before="0" w:after="0" w:line="180" w:lineRule="exact"/>
        <w:ind w:left="0" w:firstLine="0"/>
        <w:jc w:val="left"/>
        <w:rPr>
          <w:ins w:id="885249" w:author="Claude" w:date="2026-10-07T12:00:00Z"/>
        </w:rPr>
      </w:pPr>
      <w:ins w:id="885936" w:author="Claude" w:date="2026-10-07T12:00:00Z">
        <w:r>
          <w:rPr>
            <w:rFonts w:ascii="Consolas" w:hAnsi="Consolas" w:cs="Consolas"/>
            <w:sz w:val="14"/>
            <w:szCs w:val="14"/>
          </w:rPr>
          <w:t xml:space="preserve"> 687  </w:t>
        </w:r>
      </w:ins>
    </w:p>
    <w:p>
      <w:pPr>
        <w:shd w:val="clear" w:color="auto" w:fill="F7F7F7"/>
        <w:spacing w:before="0" w:after="0" w:line="180" w:lineRule="exact"/>
        <w:ind w:left="0" w:firstLine="0"/>
        <w:jc w:val="left"/>
        <w:rPr>
          <w:ins w:id="885249" w:author="Claude" w:date="2026-10-07T12:00:00Z"/>
        </w:rPr>
      </w:pPr>
      <w:ins w:id="885937" w:author="Claude" w:date="2026-10-07T12:00:00Z">
        <w:r>
          <w:rPr>
            <w:rFonts w:ascii="Consolas" w:hAnsi="Consolas" w:cs="Consolas"/>
            <w:sz w:val="14"/>
            <w:szCs w:val="14"/>
          </w:rPr>
          <w:t xml:space="preserve"> 688  TRIBUTOS = [  # nome, base, sugestão de alíquota (%)</w:t>
        </w:r>
      </w:ins>
    </w:p>
    <w:p>
      <w:pPr>
        <w:shd w:val="clear" w:color="auto" w:fill="F7F7F7"/>
        <w:spacing w:before="0" w:after="0" w:line="180" w:lineRule="exact"/>
        <w:ind w:left="0" w:firstLine="0"/>
        <w:jc w:val="left"/>
        <w:rPr>
          <w:ins w:id="885249" w:author="Claude" w:date="2026-10-07T12:00:00Z"/>
        </w:rPr>
      </w:pPr>
      <w:ins w:id="885938" w:author="Claude" w:date="2026-10-07T12:00:00Z">
        <w:r>
          <w:rPr>
            <w:rFonts w:ascii="Consolas" w:hAnsi="Consolas" w:cs="Consolas"/>
            <w:sz w:val="14"/>
            <w:szCs w:val="14"/>
          </w:rPr>
          <w:t xml:space="preserve"> 689      ("ICMS", "produtos", None), ("IPI", "produtos", None), ("ISS", "servicos", None),</w:t>
        </w:r>
      </w:ins>
    </w:p>
    <w:p>
      <w:pPr>
        <w:shd w:val="clear" w:color="auto" w:fill="F7F7F7"/>
        <w:spacing w:before="0" w:after="0" w:line="180" w:lineRule="exact"/>
        <w:ind w:left="0" w:firstLine="0"/>
        <w:jc w:val="left"/>
        <w:rPr>
          <w:ins w:id="885249" w:author="Claude" w:date="2026-10-07T12:00:00Z"/>
        </w:rPr>
      </w:pPr>
      <w:ins w:id="885939" w:author="Claude" w:date="2026-10-07T12:00:00Z">
        <w:r>
          <w:rPr>
            <w:rFonts w:ascii="Consolas" w:hAnsi="Consolas" w:cs="Consolas"/>
            <w:sz w:val="14"/>
            <w:szCs w:val="14"/>
          </w:rPr>
          <w:t xml:space="preserve"> 690      ("PIS (faturamento)", "faturamento", 0.65), ("COFINS", "faturamento", 3.0),</w:t>
        </w:r>
      </w:ins>
    </w:p>
    <w:p>
      <w:pPr>
        <w:shd w:val="clear" w:color="auto" w:fill="F7F7F7"/>
        <w:spacing w:before="0" w:after="0" w:line="180" w:lineRule="exact"/>
        <w:ind w:left="0" w:firstLine="0"/>
        <w:jc w:val="left"/>
        <w:rPr>
          <w:ins w:id="885249" w:author="Claude" w:date="2026-10-07T12:00:00Z"/>
        </w:rPr>
      </w:pPr>
      <w:ins w:id="885940" w:author="Claude" w:date="2026-10-07T12:00:00Z">
        <w:r>
          <w:rPr>
            <w:rFonts w:ascii="Consolas" w:hAnsi="Consolas" w:cs="Consolas"/>
            <w:sz w:val="14"/>
            <w:szCs w:val="14"/>
          </w:rPr>
          <w:t xml:space="preserve"> 691      ("CSLL", "lucro", 9.0), ("IRPJ", "lucro", 15.0),</w:t>
        </w:r>
      </w:ins>
    </w:p>
    <w:p>
      <w:pPr>
        <w:shd w:val="clear" w:color="auto" w:fill="F7F7F7"/>
        <w:spacing w:before="0" w:after="0" w:line="180" w:lineRule="exact"/>
        <w:ind w:left="0" w:firstLine="0"/>
        <w:jc w:val="left"/>
        <w:rPr>
          <w:ins w:id="885249" w:author="Claude" w:date="2026-10-07T12:00:00Z"/>
        </w:rPr>
      </w:pPr>
      <w:ins w:id="885941" w:author="Claude" w:date="2026-10-07T12:00:00Z">
        <w:r>
          <w:rPr>
            <w:rFonts w:ascii="Consolas" w:hAnsi="Consolas" w:cs="Consolas"/>
            <w:sz w:val="14"/>
            <w:szCs w:val="14"/>
          </w:rPr>
          <w:t xml:space="preserve"> 692      ("INSS patronal (CLT)", "folha_clt", 20.0), ("FGTS (CLT)", "folha_clt", 8.0), ("PIS sobre a folha (CLT)", "folha_clt", 1.0),</w:t>
        </w:r>
      </w:ins>
    </w:p>
    <w:p>
      <w:pPr>
        <w:shd w:val="clear" w:color="auto" w:fill="F7F7F7"/>
        <w:spacing w:before="0" w:after="0" w:line="180" w:lineRule="exact"/>
        <w:ind w:left="0" w:firstLine="0"/>
        <w:jc w:val="left"/>
        <w:rPr>
          <w:ins w:id="885249" w:author="Claude" w:date="2026-10-07T12:00:00Z"/>
        </w:rPr>
      </w:pPr>
      <w:ins w:id="885942" w:author="Claude" w:date="2026-10-07T12:00:00Z">
        <w:r>
          <w:rPr>
            <w:rFonts w:ascii="Consolas" w:hAnsi="Consolas" w:cs="Consolas"/>
            <w:sz w:val="14"/>
            <w:szCs w:val="14"/>
          </w:rPr>
          <w:t xml:space="preserve"> 693      ("INSS sobre a retirada dos cooperados", "pro_labore", 20.0),</w:t>
        </w:r>
      </w:ins>
    </w:p>
    <w:p>
      <w:pPr>
        <w:shd w:val="clear" w:color="auto" w:fill="F7F7F7"/>
        <w:spacing w:before="0" w:after="0" w:line="180" w:lineRule="exact"/>
        <w:ind w:left="0" w:firstLine="0"/>
        <w:jc w:val="left"/>
        <w:rPr>
          <w:ins w:id="885249" w:author="Claude" w:date="2026-10-07T12:00:00Z"/>
        </w:rPr>
      </w:pPr>
      <w:ins w:id="885943" w:author="Claude" w:date="2026-10-07T12:00:00Z">
        <w:r>
          <w:rPr>
            <w:rFonts w:ascii="Consolas" w:hAnsi="Consolas" w:cs="Consolas"/>
            <w:sz w:val="14"/>
            <w:szCs w:val="14"/>
          </w:rPr>
          <w:t xml:space="preserve"> 694  ]</w:t>
        </w:r>
      </w:ins>
    </w:p>
    <w:p>
      <w:pPr>
        <w:shd w:val="clear" w:color="auto" w:fill="F7F7F7"/>
        <w:spacing w:before="0" w:after="0" w:line="180" w:lineRule="exact"/>
        <w:ind w:left="0" w:firstLine="0"/>
        <w:jc w:val="left"/>
        <w:rPr>
          <w:ins w:id="885249" w:author="Claude" w:date="2026-10-07T12:00:00Z"/>
        </w:rPr>
      </w:pPr>
      <w:ins w:id="885944" w:author="Claude" w:date="2026-10-07T12:00:00Z">
        <w:r>
          <w:rPr>
            <w:rFonts w:ascii="Consolas" w:hAnsi="Consolas" w:cs="Consolas"/>
            <w:sz w:val="14"/>
            <w:szCs w:val="14"/>
          </w:rPr>
          <w:t xml:space="preserve"> 695  </w:t>
        </w:r>
      </w:ins>
    </w:p>
    <w:p>
      <w:pPr>
        <w:shd w:val="clear" w:color="auto" w:fill="F7F7F7"/>
        <w:spacing w:before="0" w:after="0" w:line="180" w:lineRule="exact"/>
        <w:ind w:left="0" w:firstLine="0"/>
        <w:jc w:val="left"/>
        <w:rPr>
          <w:ins w:id="885249" w:author="Claude" w:date="2026-10-07T12:00:00Z"/>
        </w:rPr>
      </w:pPr>
      <w:ins w:id="885945" w:author="Claude" w:date="2026-10-07T12:00:00Z">
        <w:r>
          <w:rPr>
            <w:rFonts w:ascii="Consolas" w:hAnsi="Consolas" w:cs="Consolas"/>
            <w:sz w:val="14"/>
            <w:szCs w:val="14"/>
          </w:rPr>
          <w:t xml:space="preserve"> 696  </w:t>
        </w:r>
      </w:ins>
    </w:p>
    <w:p>
      <w:pPr>
        <w:shd w:val="clear" w:color="auto" w:fill="F7F7F7"/>
        <w:spacing w:before="0" w:after="0" w:line="180" w:lineRule="exact"/>
        <w:ind w:left="0" w:firstLine="0"/>
        <w:jc w:val="left"/>
        <w:rPr>
          <w:ins w:id="885249" w:author="Claude" w:date="2026-10-07T12:00:00Z"/>
        </w:rPr>
      </w:pPr>
      <w:ins w:id="885946" w:author="Claude" w:date="2026-10-07T12:00:00Z">
        <w:r>
          <w:rPr>
            <w:rFonts w:ascii="Consolas" w:hAnsi="Consolas" w:cs="Consolas"/>
            <w:sz w:val="14"/>
            <w:szCs w:val="14"/>
          </w:rPr>
          <w:t xml:space="preserve"> 697  def migrar_formato_detalhado(cfg: EVTEASConfig) -&gt; None:</w:t>
        </w:r>
      </w:ins>
    </w:p>
    <w:p>
      <w:pPr>
        <w:shd w:val="clear" w:color="auto" w:fill="F7F7F7"/>
        <w:spacing w:before="0" w:after="0" w:line="180" w:lineRule="exact"/>
        <w:ind w:left="0" w:firstLine="0"/>
        <w:jc w:val="left"/>
        <w:rPr>
          <w:ins w:id="885249" w:author="Claude" w:date="2026-10-07T12:00:00Z"/>
        </w:rPr>
      </w:pPr>
      <w:ins w:id="885947" w:author="Claude" w:date="2026-10-07T12:00:00Z">
        <w:r>
          <w:rPr>
            <w:rFonts w:ascii="Consolas" w:hAnsi="Consolas" w:cs="Consolas"/>
            <w:sz w:val="14"/>
            <w:szCs w:val="14"/>
          </w:rPr>
          <w:t xml:space="preserve"> 698      """Converte alíquotas consolidadas (taxa sobre faturamento/lucro) em itens da lista de</w:t>
        </w:r>
      </w:ins>
    </w:p>
    <w:p>
      <w:pPr>
        <w:shd w:val="clear" w:color="auto" w:fill="F7F7F7"/>
        <w:spacing w:before="0" w:after="0" w:line="180" w:lineRule="exact"/>
        <w:ind w:left="0" w:firstLine="0"/>
        <w:jc w:val="left"/>
        <w:rPr>
          <w:ins w:id="885249" w:author="Claude" w:date="2026-10-07T12:00:00Z"/>
        </w:rPr>
      </w:pPr>
      <w:ins w:id="885948" w:author="Claude" w:date="2026-10-07T12:00:00Z">
        <w:r>
          <w:rPr>
            <w:rFonts w:ascii="Consolas" w:hAnsi="Consolas" w:cs="Consolas"/>
            <w:sz w:val="14"/>
            <w:szCs w:val="14"/>
          </w:rPr>
          <w:t xml:space="preserve"> 699      tributos do wizard, sem alterar o resultado do modelo (as bases são aditivas)."""</w:t>
        </w:r>
      </w:ins>
    </w:p>
    <w:p>
      <w:pPr>
        <w:shd w:val="clear" w:color="auto" w:fill="F7F7F7"/>
        <w:spacing w:before="0" w:after="0" w:line="180" w:lineRule="exact"/>
        <w:ind w:left="0" w:firstLine="0"/>
        <w:jc w:val="left"/>
        <w:rPr>
          <w:ins w:id="885249" w:author="Claude" w:date="2026-10-07T12:00:00Z"/>
        </w:rPr>
      </w:pPr>
      <w:ins w:id="885949" w:author="Claude" w:date="2026-10-07T12:00:00Z">
        <w:r>
          <w:rPr>
            <w:rFonts w:ascii="Consolas" w:hAnsi="Consolas" w:cs="Consolas"/>
            <w:sz w:val="14"/>
            <w:szCs w:val="14"/>
          </w:rPr>
          <w:t xml:space="preserve"> 700      e = cfg.economico</w:t>
        </w:r>
      </w:ins>
    </w:p>
    <w:p>
      <w:pPr>
        <w:shd w:val="clear" w:color="auto" w:fill="F7F7F7"/>
        <w:spacing w:before="0" w:after="0" w:line="180" w:lineRule="exact"/>
        <w:ind w:left="0" w:firstLine="0"/>
        <w:jc w:val="left"/>
        <w:rPr>
          <w:ins w:id="885249" w:author="Claude" w:date="2026-10-07T12:00:00Z"/>
        </w:rPr>
      </w:pPr>
      <w:ins w:id="885950" w:author="Claude" w:date="2026-10-07T12:00:00Z">
        <w:r>
          <w:rPr>
            <w:rFonts w:ascii="Consolas" w:hAnsi="Consolas" w:cs="Consolas"/>
            <w:sz w:val="14"/>
            <w:szCs w:val="14"/>
          </w:rPr>
          <w:t xml:space="preserve"> 701      for campo, base, nome in (("taxa_impostos_faturamento_pct", "faturamento", "Tributos sobre o faturamento (consolidado)"),</w:t>
        </w:r>
      </w:ins>
    </w:p>
    <w:p>
      <w:pPr>
        <w:shd w:val="clear" w:color="auto" w:fill="F7F7F7"/>
        <w:spacing w:before="0" w:after="0" w:line="180" w:lineRule="exact"/>
        <w:ind w:left="0" w:firstLine="0"/>
        <w:jc w:val="left"/>
        <w:rPr>
          <w:ins w:id="885249" w:author="Claude" w:date="2026-10-07T12:00:00Z"/>
        </w:rPr>
      </w:pPr>
      <w:ins w:id="885951" w:author="Claude" w:date="2026-10-07T12:00:00Z">
        <w:r>
          <w:rPr>
            <w:rFonts w:ascii="Consolas" w:hAnsi="Consolas" w:cs="Consolas"/>
            <w:sz w:val="14"/>
            <w:szCs w:val="14"/>
          </w:rPr>
          <w:t xml:space="preserve"> 702                                ("taxa_impostos_lucro_pct", "lucro", "Tributos sobre o lucro (consolidado)")):</w:t>
        </w:r>
      </w:ins>
    </w:p>
    <w:p>
      <w:pPr>
        <w:shd w:val="clear" w:color="auto" w:fill="F7F7F7"/>
        <w:spacing w:before="0" w:after="0" w:line="180" w:lineRule="exact"/>
        <w:ind w:left="0" w:firstLine="0"/>
        <w:jc w:val="left"/>
        <w:rPr>
          <w:ins w:id="885249" w:author="Claude" w:date="2026-10-07T12:00:00Z"/>
        </w:rPr>
      </w:pPr>
      <w:ins w:id="885952" w:author="Claude" w:date="2026-10-07T12:00:00Z">
        <w:r>
          <w:rPr>
            <w:rFonts w:ascii="Consolas" w:hAnsi="Consolas" w:cs="Consolas"/>
            <w:sz w:val="14"/>
            <w:szCs w:val="14"/>
          </w:rPr>
          <w:t xml:space="preserve"> 703          v = getattr(e, campo)</w:t>
        </w:r>
      </w:ins>
    </w:p>
    <w:p>
      <w:pPr>
        <w:shd w:val="clear" w:color="auto" w:fill="F7F7F7"/>
        <w:spacing w:before="0" w:after="0" w:line="180" w:lineRule="exact"/>
        <w:ind w:left="0" w:firstLine="0"/>
        <w:jc w:val="left"/>
        <w:rPr>
          <w:ins w:id="885249" w:author="Claude" w:date="2026-10-07T12:00:00Z"/>
        </w:rPr>
      </w:pPr>
      <w:ins w:id="885953" w:author="Claude" w:date="2026-10-07T12:00:00Z">
        <w:r>
          <w:rPr>
            <w:rFonts w:ascii="Consolas" w:hAnsi="Consolas" w:cs="Consolas"/>
            <w:sz w:val="14"/>
            <w:szCs w:val="14"/>
          </w:rPr>
          <w:t xml:space="preserve"> 704          if v and not (isinstance(v, float) and math.isnan(v)) and v &gt; 0:</w:t>
        </w:r>
      </w:ins>
    </w:p>
    <w:p>
      <w:pPr>
        <w:shd w:val="clear" w:color="auto" w:fill="F7F7F7"/>
        <w:spacing w:before="0" w:after="0" w:line="180" w:lineRule="exact"/>
        <w:ind w:left="0" w:firstLine="0"/>
        <w:jc w:val="left"/>
        <w:rPr>
          <w:ins w:id="885249" w:author="Claude" w:date="2026-10-07T12:00:00Z"/>
        </w:rPr>
      </w:pPr>
      <w:ins w:id="885954" w:author="Claude" w:date="2026-10-07T12:00:00Z">
        <w:r>
          <w:rPr>
            <w:rFonts w:ascii="Consolas" w:hAnsi="Consolas" w:cs="Consolas"/>
            <w:sz w:val="14"/>
            <w:szCs w:val="14"/>
          </w:rPr>
          <w:t xml:space="preserve"> 705              e.impostos_configurados = list(e.impostos_configurados) + [{"nome": nome, "base": base, "aliquota_pct": v}]</w:t>
        </w:r>
      </w:ins>
    </w:p>
    <w:p>
      <w:pPr>
        <w:shd w:val="clear" w:color="auto" w:fill="F7F7F7"/>
        <w:spacing w:before="0" w:after="0" w:line="180" w:lineRule="exact"/>
        <w:ind w:left="0" w:firstLine="0"/>
        <w:jc w:val="left"/>
        <w:rPr>
          <w:ins w:id="885249" w:author="Claude" w:date="2026-10-07T12:00:00Z"/>
        </w:rPr>
      </w:pPr>
      <w:ins w:id="885955" w:author="Claude" w:date="2026-10-07T12:00:00Z">
        <w:r>
          <w:rPr>
            <w:rFonts w:ascii="Consolas" w:hAnsi="Consolas" w:cs="Consolas"/>
            <w:sz w:val="14"/>
            <w:szCs w:val="14"/>
          </w:rPr>
          <w:t xml:space="preserve"> 706          setattr(e, campo, 0.0)</w:t>
        </w:r>
      </w:ins>
    </w:p>
    <w:p>
      <w:pPr>
        <w:shd w:val="clear" w:color="auto" w:fill="F7F7F7"/>
        <w:spacing w:before="0" w:after="0" w:line="180" w:lineRule="exact"/>
        <w:ind w:left="0" w:firstLine="0"/>
        <w:jc w:val="left"/>
        <w:rPr>
          <w:ins w:id="885249" w:author="Claude" w:date="2026-10-07T12:00:00Z"/>
        </w:rPr>
      </w:pPr>
      <w:ins w:id="885956" w:author="Claude" w:date="2026-10-07T12:00:00Z">
        <w:r>
          <w:rPr>
            <w:rFonts w:ascii="Consolas" w:hAnsi="Consolas" w:cs="Consolas"/>
            <w:sz w:val="14"/>
            <w:szCs w:val="14"/>
          </w:rPr>
          <w:t xml:space="preserve"> 707  </w:t>
        </w:r>
      </w:ins>
    </w:p>
    <w:p>
      <w:pPr>
        <w:shd w:val="clear" w:color="auto" w:fill="F7F7F7"/>
        <w:spacing w:before="0" w:after="0" w:line="180" w:lineRule="exact"/>
        <w:ind w:left="0" w:firstLine="0"/>
        <w:jc w:val="left"/>
        <w:rPr>
          <w:ins w:id="885249" w:author="Claude" w:date="2026-10-07T12:00:00Z"/>
        </w:rPr>
      </w:pPr>
      <w:ins w:id="885957" w:author="Claude" w:date="2026-10-07T12:00:00Z">
        <w:r>
          <w:rPr>
            <w:rFonts w:ascii="Consolas" w:hAnsi="Consolas" w:cs="Consolas"/>
            <w:sz w:val="14"/>
            <w:szCs w:val="14"/>
          </w:rPr>
          <w:t xml:space="preserve"> 708  </w:t>
        </w:r>
      </w:ins>
    </w:p>
    <w:p>
      <w:pPr>
        <w:shd w:val="clear" w:color="auto" w:fill="F7F7F7"/>
        <w:spacing w:before="0" w:after="0" w:line="180" w:lineRule="exact"/>
        <w:ind w:left="0" w:firstLine="0"/>
        <w:jc w:val="left"/>
        <w:rPr>
          <w:ins w:id="885249" w:author="Claude" w:date="2026-10-07T12:00:00Z"/>
        </w:rPr>
      </w:pPr>
      <w:ins w:id="885958" w:author="Claude" w:date="2026-10-07T12:00:00Z">
        <w:r>
          <w:rPr>
            <w:rFonts w:ascii="Consolas" w:hAnsi="Consolas" w:cs="Consolas"/>
            <w:sz w:val="14"/>
            <w:szCs w:val="14"/>
          </w:rPr>
          <w:t xml:space="preserve"> 709  def bloco_tributos(P: Perguntador, cfg: EVTEASConfig):</w:t>
        </w:r>
      </w:ins>
    </w:p>
    <w:p>
      <w:pPr>
        <w:shd w:val="clear" w:color="auto" w:fill="F7F7F7"/>
        <w:spacing w:before="0" w:after="0" w:line="180" w:lineRule="exact"/>
        <w:ind w:left="0" w:firstLine="0"/>
        <w:jc w:val="left"/>
        <w:rPr>
          <w:ins w:id="885249" w:author="Claude" w:date="2026-10-07T12:00:00Z"/>
        </w:rPr>
      </w:pPr>
      <w:ins w:id="885959" w:author="Claude" w:date="2026-10-07T12:00:00Z">
        <w:r>
          <w:rPr>
            <w:rFonts w:ascii="Consolas" w:hAnsi="Consolas" w:cs="Consolas"/>
            <w:sz w:val="14"/>
            <w:szCs w:val="14"/>
          </w:rPr>
          <w:t xml:space="preserve"> 710      e = cfg.economico</w:t>
        </w:r>
      </w:ins>
    </w:p>
    <w:p>
      <w:pPr>
        <w:shd w:val="clear" w:color="auto" w:fill="F7F7F7"/>
        <w:spacing w:before="0" w:after="0" w:line="180" w:lineRule="exact"/>
        <w:ind w:left="0" w:firstLine="0"/>
        <w:jc w:val="left"/>
        <w:rPr>
          <w:ins w:id="885249" w:author="Claude" w:date="2026-10-07T12:00:00Z"/>
        </w:rPr>
      </w:pPr>
      <w:ins w:id="885960" w:author="Claude" w:date="2026-10-07T12:00:00Z">
        <w:r>
          <w:rPr>
            <w:rFonts w:ascii="Consolas" w:hAnsi="Consolas" w:cs="Consolas"/>
            <w:sz w:val="14"/>
            <w:szCs w:val="14"/>
          </w:rPr>
          <w:t xml:space="preserve"> 711      P.bloco("8. CONFIGURAÇÃO TRIBUTÁRIA (responda s para configurar cada tributo)")</w:t>
        </w:r>
      </w:ins>
    </w:p>
    <w:p>
      <w:pPr>
        <w:shd w:val="clear" w:color="auto" w:fill="F7F7F7"/>
        <w:spacing w:before="0" w:after="0" w:line="180" w:lineRule="exact"/>
        <w:ind w:left="0" w:firstLine="0"/>
        <w:jc w:val="left"/>
        <w:rPr>
          <w:ins w:id="885249" w:author="Claude" w:date="2026-10-07T12:00:00Z"/>
        </w:rPr>
      </w:pPr>
      <w:ins w:id="885961" w:author="Claude" w:date="2026-10-07T12:00:00Z">
        <w:r>
          <w:rPr>
            <w:rFonts w:ascii="Consolas" w:hAnsi="Consolas" w:cs="Consolas"/>
            <w:sz w:val="14"/>
            <w:szCs w:val="14"/>
          </w:rPr>
          <w:t xml:space="preserve"> 712      migrar_formato_detalhado(cfg)</w:t>
        </w:r>
      </w:ins>
    </w:p>
    <w:p>
      <w:pPr>
        <w:shd w:val="clear" w:color="auto" w:fill="F7F7F7"/>
        <w:spacing w:before="0" w:after="0" w:line="180" w:lineRule="exact"/>
        <w:ind w:left="0" w:firstLine="0"/>
        <w:jc w:val="left"/>
        <w:rPr>
          <w:ins w:id="885249" w:author="Claude" w:date="2026-10-07T12:00:00Z"/>
        </w:rPr>
      </w:pPr>
      <w:ins w:id="885962" w:author="Claude" w:date="2026-10-07T12:00:00Z">
        <w:r>
          <w:rPr>
            <w:rFonts w:ascii="Consolas" w:hAnsi="Consolas" w:cs="Consolas"/>
            <w:sz w:val="14"/>
            <w:szCs w:val="14"/>
          </w:rPr>
          <w:t xml:space="preserve"> 713      atuais = {i.get("nome"): i for i in e.impostos_configurados}</w:t>
        </w:r>
      </w:ins>
    </w:p>
    <w:p>
      <w:pPr>
        <w:shd w:val="clear" w:color="auto" w:fill="F7F7F7"/>
        <w:spacing w:before="0" w:after="0" w:line="180" w:lineRule="exact"/>
        <w:ind w:left="0" w:firstLine="0"/>
        <w:jc w:val="left"/>
        <w:rPr>
          <w:ins w:id="885249" w:author="Claude" w:date="2026-10-07T12:00:00Z"/>
        </w:rPr>
      </w:pPr>
      <w:ins w:id="885963" w:author="Claude" w:date="2026-10-07T12:00:00Z">
        <w:r>
          <w:rPr>
            <w:rFonts w:ascii="Consolas" w:hAnsi="Consolas" w:cs="Consolas"/>
            <w:sz w:val="14"/>
            <w:szCs w:val="14"/>
          </w:rPr>
          <w:t xml:space="preserve"> 714      tem_clt = bool(e.salarios_clt_por_cargo)</w:t>
        </w:r>
      </w:ins>
    </w:p>
    <w:p>
      <w:pPr>
        <w:shd w:val="clear" w:color="auto" w:fill="F7F7F7"/>
        <w:spacing w:before="0" w:after="0" w:line="180" w:lineRule="exact"/>
        <w:ind w:left="0" w:firstLine="0"/>
        <w:jc w:val="left"/>
        <w:rPr>
          <w:ins w:id="885249" w:author="Claude" w:date="2026-10-07T12:00:00Z"/>
        </w:rPr>
      </w:pPr>
      <w:ins w:id="885964" w:author="Claude" w:date="2026-10-07T12:00:00Z">
        <w:r>
          <w:rPr>
            <w:rFonts w:ascii="Consolas" w:hAnsi="Consolas" w:cs="Consolas"/>
            <w:sz w:val="14"/>
            <w:szCs w:val="14"/>
          </w:rPr>
          <w:t xml:space="preserve"> 715      tem_ret = e.retirada_cooperados_mes &gt; 0</w:t>
        </w:r>
      </w:ins>
    </w:p>
    <w:p>
      <w:pPr>
        <w:shd w:val="clear" w:color="auto" w:fill="F7F7F7"/>
        <w:spacing w:before="0" w:after="0" w:line="180" w:lineRule="exact"/>
        <w:ind w:left="0" w:firstLine="0"/>
        <w:jc w:val="left"/>
        <w:rPr>
          <w:ins w:id="885249" w:author="Claude" w:date="2026-10-07T12:00:00Z"/>
        </w:rPr>
      </w:pPr>
      <w:ins w:id="885965" w:author="Claude" w:date="2026-10-07T12:00:00Z">
        <w:r>
          <w:rPr>
            <w:rFonts w:ascii="Consolas" w:hAnsi="Consolas" w:cs="Consolas"/>
            <w:sz w:val="14"/>
            <w:szCs w:val="14"/>
          </w:rPr>
          <w:t xml:space="preserve"> 716      novos = []</w:t>
        </w:r>
      </w:ins>
    </w:p>
    <w:p>
      <w:pPr>
        <w:shd w:val="clear" w:color="auto" w:fill="F7F7F7"/>
        <w:spacing w:before="0" w:after="0" w:line="180" w:lineRule="exact"/>
        <w:ind w:left="0" w:firstLine="0"/>
        <w:jc w:val="left"/>
        <w:rPr>
          <w:ins w:id="885249" w:author="Claude" w:date="2026-10-07T12:00:00Z"/>
        </w:rPr>
      </w:pPr>
      <w:ins w:id="885966" w:author="Claude" w:date="2026-10-07T12:00:00Z">
        <w:r>
          <w:rPr>
            <w:rFonts w:ascii="Consolas" w:hAnsi="Consolas" w:cs="Consolas"/>
            <w:sz w:val="14"/>
            <w:szCs w:val="14"/>
          </w:rPr>
          <w:t xml:space="preserve"> 717      for nome, base, sug in TRIBUTOS:</w:t>
        </w:r>
      </w:ins>
    </w:p>
    <w:p>
      <w:pPr>
        <w:shd w:val="clear" w:color="auto" w:fill="F7F7F7"/>
        <w:spacing w:before="0" w:after="0" w:line="180" w:lineRule="exact"/>
        <w:ind w:left="0" w:firstLine="0"/>
        <w:jc w:val="left"/>
        <w:rPr>
          <w:ins w:id="885249" w:author="Claude" w:date="2026-10-07T12:00:00Z"/>
        </w:rPr>
      </w:pPr>
      <w:ins w:id="885967" w:author="Claude" w:date="2026-10-07T12:00:00Z">
        <w:r>
          <w:rPr>
            <w:rFonts w:ascii="Consolas" w:hAnsi="Consolas" w:cs="Consolas"/>
            <w:sz w:val="14"/>
            <w:szCs w:val="14"/>
          </w:rPr>
          <w:t xml:space="preserve"> 718          if base == "folha_clt" and not tem_clt:</w:t>
        </w:r>
      </w:ins>
    </w:p>
    <w:p>
      <w:pPr>
        <w:shd w:val="clear" w:color="auto" w:fill="F7F7F7"/>
        <w:spacing w:before="0" w:after="0" w:line="180" w:lineRule="exact"/>
        <w:ind w:left="0" w:firstLine="0"/>
        <w:jc w:val="left"/>
        <w:rPr>
          <w:ins w:id="885249" w:author="Claude" w:date="2026-10-07T12:00:00Z"/>
        </w:rPr>
      </w:pPr>
      <w:ins w:id="885968" w:author="Claude" w:date="2026-10-07T12:00:00Z">
        <w:r>
          <w:rPr>
            <w:rFonts w:ascii="Consolas" w:hAnsi="Consolas" w:cs="Consolas"/>
            <w:sz w:val="14"/>
            <w:szCs w:val="14"/>
          </w:rPr>
          <w:t xml:space="preserve"> 719              continue</w:t>
        </w:r>
      </w:ins>
    </w:p>
    <w:p>
      <w:pPr>
        <w:shd w:val="clear" w:color="auto" w:fill="F7F7F7"/>
        <w:spacing w:before="0" w:after="0" w:line="180" w:lineRule="exact"/>
        <w:ind w:left="0" w:firstLine="0"/>
        <w:jc w:val="left"/>
        <w:rPr>
          <w:ins w:id="885249" w:author="Claude" w:date="2026-10-07T12:00:00Z"/>
        </w:rPr>
      </w:pPr>
      <w:ins w:id="885969" w:author="Claude" w:date="2026-10-07T12:00:00Z">
        <w:r>
          <w:rPr>
            <w:rFonts w:ascii="Consolas" w:hAnsi="Consolas" w:cs="Consolas"/>
            <w:sz w:val="14"/>
            <w:szCs w:val="14"/>
          </w:rPr>
          <w:t xml:space="preserve"> 720          if base == "pro_labore" and not tem_ret:</w:t>
        </w:r>
      </w:ins>
    </w:p>
    <w:p>
      <w:pPr>
        <w:shd w:val="clear" w:color="auto" w:fill="F7F7F7"/>
        <w:spacing w:before="0" w:after="0" w:line="180" w:lineRule="exact"/>
        <w:ind w:left="0" w:firstLine="0"/>
        <w:jc w:val="left"/>
        <w:rPr>
          <w:ins w:id="885249" w:author="Claude" w:date="2026-10-07T12:00:00Z"/>
        </w:rPr>
      </w:pPr>
      <w:ins w:id="885970" w:author="Claude" w:date="2026-10-07T12:00:00Z">
        <w:r>
          <w:rPr>
            <w:rFonts w:ascii="Consolas" w:hAnsi="Consolas" w:cs="Consolas"/>
            <w:sz w:val="14"/>
            <w:szCs w:val="14"/>
          </w:rPr>
          <w:t xml:space="preserve"> 721              continue</w:t>
        </w:r>
      </w:ins>
    </w:p>
    <w:p>
      <w:pPr>
        <w:shd w:val="clear" w:color="auto" w:fill="F7F7F7"/>
        <w:spacing w:before="0" w:after="0" w:line="180" w:lineRule="exact"/>
        <w:ind w:left="0" w:firstLine="0"/>
        <w:jc w:val="left"/>
        <w:rPr>
          <w:ins w:id="885249" w:author="Claude" w:date="2026-10-07T12:00:00Z"/>
        </w:rPr>
      </w:pPr>
      <w:ins w:id="885971" w:author="Claude" w:date="2026-10-07T12:00:00Z">
        <w:r>
          <w:rPr>
            <w:rFonts w:ascii="Consolas" w:hAnsi="Consolas" w:cs="Consolas"/>
            <w:sz w:val="14"/>
            <w:szCs w:val="14"/>
          </w:rPr>
          <w:t xml:space="preserve"> 722          ant = atuais.get(nome)</w:t>
        </w:r>
      </w:ins>
    </w:p>
    <w:p>
      <w:pPr>
        <w:shd w:val="clear" w:color="auto" w:fill="F7F7F7"/>
        <w:spacing w:before="0" w:after="0" w:line="180" w:lineRule="exact"/>
        <w:ind w:left="0" w:firstLine="0"/>
        <w:jc w:val="left"/>
        <w:rPr>
          <w:ins w:id="885249" w:author="Claude" w:date="2026-10-07T12:00:00Z"/>
        </w:rPr>
      </w:pPr>
      <w:ins w:id="885972" w:author="Claude" w:date="2026-10-07T12:00:00Z">
        <w:r>
          <w:rPr>
            <w:rFonts w:ascii="Consolas" w:hAnsi="Consolas" w:cs="Consolas"/>
            <w:sz w:val="14"/>
            <w:szCs w:val="14"/>
          </w:rPr>
          <w:t xml:space="preserve"> 723          dica = f" (alíquota usual: {_fmt(sug)}%)" if sug is not None else ""</w:t>
        </w:r>
      </w:ins>
    </w:p>
    <w:p>
      <w:pPr>
        <w:shd w:val="clear" w:color="auto" w:fill="F7F7F7"/>
        <w:spacing w:before="0" w:after="0" w:line="180" w:lineRule="exact"/>
        <w:ind w:left="0" w:firstLine="0"/>
        <w:jc w:val="left"/>
        <w:rPr>
          <w:ins w:id="885249" w:author="Claude" w:date="2026-10-07T12:00:00Z"/>
        </w:rPr>
      </w:pPr>
      <w:ins w:id="885973" w:author="Claude" w:date="2026-10-07T12:00:00Z">
        <w:r>
          <w:rPr>
            <w:rFonts w:ascii="Consolas" w:hAnsi="Consolas" w:cs="Consolas"/>
            <w:sz w:val="14"/>
            <w:szCs w:val="14"/>
          </w:rPr>
          <w:t xml:space="preserve"> 724          # base que passou a existir na revisão (ex.: primeiro funcionário CLT): sem decisão anterior, sem padrão</w:t>
        </w:r>
      </w:ins>
    </w:p>
    <w:p>
      <w:pPr>
        <w:shd w:val="clear" w:color="auto" w:fill="F7F7F7"/>
        <w:spacing w:before="0" w:after="0" w:line="180" w:lineRule="exact"/>
        <w:ind w:left="0" w:firstLine="0"/>
        <w:jc w:val="left"/>
        <w:rPr>
          <w:ins w:id="885249" w:author="Claude" w:date="2026-10-07T12:00:00Z"/>
        </w:rPr>
      </w:pPr>
      <w:ins w:id="885974" w:author="Claude" w:date="2026-10-07T12:00:00Z">
        <w:r>
          <w:rPr>
            <w:rFonts w:ascii="Consolas" w:hAnsi="Consolas" w:cs="Consolas"/>
            <w:sz w:val="14"/>
            <w:szCs w:val="14"/>
          </w:rPr>
          <w:t xml:space="preserve"> 725          sem_decisao = base in ("folha_clt", "pro_labore") and not any(i.get("base") == base for i in atuais.values())</w:t>
        </w:r>
      </w:ins>
    </w:p>
    <w:p>
      <w:pPr>
        <w:shd w:val="clear" w:color="auto" w:fill="F7F7F7"/>
        <w:spacing w:before="0" w:after="0" w:line="180" w:lineRule="exact"/>
        <w:ind w:left="0" w:firstLine="0"/>
        <w:jc w:val="left"/>
        <w:rPr>
          <w:ins w:id="885249" w:author="Claude" w:date="2026-10-07T12:00:00Z"/>
        </w:rPr>
      </w:pPr>
      <w:ins w:id="885975" w:author="Claude" w:date="2026-10-07T12:00:00Z">
        <w:r>
          <w:rPr>
            <w:rFonts w:ascii="Consolas" w:hAnsi="Consolas" w:cs="Consolas"/>
            <w:sz w:val="14"/>
            <w:szCs w:val="14"/>
          </w:rPr>
          <w:t xml:space="preserve"> 726          usar, _ = P.sim_nao(f"Configurar {nome}{dica}?",</w:t>
        </w:r>
      </w:ins>
    </w:p>
    <w:p>
      <w:pPr>
        <w:shd w:val="clear" w:color="auto" w:fill="F7F7F7"/>
        <w:spacing w:before="0" w:after="0" w:line="180" w:lineRule="exact"/>
        <w:ind w:left="0" w:firstLine="0"/>
        <w:jc w:val="left"/>
        <w:rPr>
          <w:ins w:id="885249" w:author="Claude" w:date="2026-10-07T12:00:00Z"/>
        </w:rPr>
      </w:pPr>
      <w:ins w:id="885976" w:author="Claude" w:date="2026-10-07T12:00:00Z">
        <w:r>
          <w:rPr>
            <w:rFonts w:ascii="Consolas" w:hAnsi="Consolas" w:cs="Consolas"/>
            <w:sz w:val="14"/>
            <w:szCs w:val="14"/>
          </w:rPr>
          <w:t xml:space="preserve"> 727                              (ant is not None) if (P.modo == "revisar" and not sem_decisao) else None)</w:t>
        </w:r>
      </w:ins>
    </w:p>
    <w:p>
      <w:pPr>
        <w:shd w:val="clear" w:color="auto" w:fill="F7F7F7"/>
        <w:spacing w:before="0" w:after="0" w:line="180" w:lineRule="exact"/>
        <w:ind w:left="0" w:firstLine="0"/>
        <w:jc w:val="left"/>
        <w:rPr>
          <w:ins w:id="885249" w:author="Claude" w:date="2026-10-07T12:00:00Z"/>
        </w:rPr>
      </w:pPr>
      <w:ins w:id="885977" w:author="Claude" w:date="2026-10-07T12:00:00Z">
        <w:r>
          <w:rPr>
            <w:rFonts w:ascii="Consolas" w:hAnsi="Consolas" w:cs="Consolas"/>
            <w:sz w:val="14"/>
            <w:szCs w:val="14"/>
          </w:rPr>
          <w:t xml:space="preserve"> 728          if usar:</w:t>
        </w:r>
      </w:ins>
    </w:p>
    <w:p>
      <w:pPr>
        <w:shd w:val="clear" w:color="auto" w:fill="F7F7F7"/>
        <w:spacing w:before="0" w:after="0" w:line="180" w:lineRule="exact"/>
        <w:ind w:left="0" w:firstLine="0"/>
        <w:jc w:val="left"/>
        <w:rPr>
          <w:ins w:id="885249" w:author="Claude" w:date="2026-10-07T12:00:00Z"/>
        </w:rPr>
      </w:pPr>
      <w:ins w:id="885978" w:author="Claude" w:date="2026-10-07T12:00:00Z">
        <w:r>
          <w:rPr>
            <w:rFonts w:ascii="Consolas" w:hAnsi="Consolas" w:cs="Consolas"/>
            <w:sz w:val="14"/>
            <w:szCs w:val="14"/>
          </w:rPr>
          <w:t xml:space="preserve"> 729              atual_aliq = None</w:t>
        </w:r>
      </w:ins>
    </w:p>
    <w:p>
      <w:pPr>
        <w:shd w:val="clear" w:color="auto" w:fill="F7F7F7"/>
        <w:spacing w:before="0" w:after="0" w:line="180" w:lineRule="exact"/>
        <w:ind w:left="0" w:firstLine="0"/>
        <w:jc w:val="left"/>
        <w:rPr>
          <w:ins w:id="885249" w:author="Claude" w:date="2026-10-07T12:00:00Z"/>
        </w:rPr>
      </w:pPr>
      <w:ins w:id="885979" w:author="Claude" w:date="2026-10-07T12:00:00Z">
        <w:r>
          <w:rPr>
            <w:rFonts w:ascii="Consolas" w:hAnsi="Consolas" w:cs="Consolas"/>
            <w:sz w:val="14"/>
            <w:szCs w:val="14"/>
          </w:rPr>
          <w:t xml:space="preserve"> 730              if ant:   # formato anterior: 'aliquota' em fração</w:t>
        </w:r>
      </w:ins>
    </w:p>
    <w:p>
      <w:pPr>
        <w:shd w:val="clear" w:color="auto" w:fill="F7F7F7"/>
        <w:spacing w:before="0" w:after="0" w:line="180" w:lineRule="exact"/>
        <w:ind w:left="0" w:firstLine="0"/>
        <w:jc w:val="left"/>
        <w:rPr>
          <w:ins w:id="885249" w:author="Claude" w:date="2026-10-07T12:00:00Z"/>
        </w:rPr>
      </w:pPr>
      <w:ins w:id="885980" w:author="Claude" w:date="2026-10-07T12:00:00Z">
        <w:r>
          <w:rPr>
            <w:rFonts w:ascii="Consolas" w:hAnsi="Consolas" w:cs="Consolas"/>
            <w:sz w:val="14"/>
            <w:szCs w:val="14"/>
          </w:rPr>
          <w:t xml:space="preserve"> 731                  atual_aliq = ant.get("aliquota_pct", float(ant["aliquota"]) * 100 if "aliquota" in ant else None)</w:t>
        </w:r>
      </w:ins>
    </w:p>
    <w:p>
      <w:pPr>
        <w:shd w:val="clear" w:color="auto" w:fill="F7F7F7"/>
        <w:spacing w:before="0" w:after="0" w:line="180" w:lineRule="exact"/>
        <w:ind w:left="0" w:firstLine="0"/>
        <w:jc w:val="left"/>
        <w:rPr>
          <w:ins w:id="885249" w:author="Claude" w:date="2026-10-07T12:00:00Z"/>
        </w:rPr>
      </w:pPr>
      <w:ins w:id="885981" w:author="Claude" w:date="2026-10-07T12:00:00Z">
        <w:r>
          <w:rPr>
            <w:rFonts w:ascii="Consolas" w:hAnsi="Consolas" w:cs="Consolas"/>
            <w:sz w:val="14"/>
            <w:szCs w:val="14"/>
          </w:rPr>
          <w:t xml:space="preserve"> 732              aliq, _ = P.numero(f"  Alíquota de {nome}", atual_aliq, 0, 100, unidade="%")</w:t>
        </w:r>
      </w:ins>
    </w:p>
    <w:p>
      <w:pPr>
        <w:shd w:val="clear" w:color="auto" w:fill="F7F7F7"/>
        <w:spacing w:before="0" w:after="0" w:line="180" w:lineRule="exact"/>
        <w:ind w:left="0" w:firstLine="0"/>
        <w:jc w:val="left"/>
        <w:rPr>
          <w:ins w:id="885249" w:author="Claude" w:date="2026-10-07T12:00:00Z"/>
        </w:rPr>
      </w:pPr>
      <w:ins w:id="885982" w:author="Claude" w:date="2026-10-07T12:00:00Z">
        <w:r>
          <w:rPr>
            <w:rFonts w:ascii="Consolas" w:hAnsi="Consolas" w:cs="Consolas"/>
            <w:sz w:val="14"/>
            <w:szCs w:val="14"/>
          </w:rPr>
          <w:t xml:space="preserve"> 733              novos.append({"nome": nome, "base": base, "aliquota_pct": aliq})</w:t>
        </w:r>
      </w:ins>
    </w:p>
    <w:p>
      <w:pPr>
        <w:shd w:val="clear" w:color="auto" w:fill="F7F7F7"/>
        <w:spacing w:before="0" w:after="0" w:line="180" w:lineRule="exact"/>
        <w:ind w:left="0" w:firstLine="0"/>
        <w:jc w:val="left"/>
        <w:rPr>
          <w:ins w:id="885249" w:author="Claude" w:date="2026-10-07T12:00:00Z"/>
        </w:rPr>
      </w:pPr>
      <w:ins w:id="885983" w:author="Claude" w:date="2026-10-07T12:00:00Z">
        <w:r>
          <w:rPr>
            <w:rFonts w:ascii="Consolas" w:hAnsi="Consolas" w:cs="Consolas"/>
            <w:sz w:val="14"/>
            <w:szCs w:val="14"/>
          </w:rPr>
          <w:t xml:space="preserve"> 734      outros = [i for i in e.impostos_configurados if i.get("nome") not in {t[0] for t in TRIBUTOS}]</w:t>
        </w:r>
      </w:ins>
    </w:p>
    <w:p>
      <w:pPr>
        <w:shd w:val="clear" w:color="auto" w:fill="F7F7F7"/>
        <w:spacing w:before="0" w:after="0" w:line="180" w:lineRule="exact"/>
        <w:ind w:left="0" w:firstLine="0"/>
        <w:jc w:val="left"/>
        <w:rPr>
          <w:ins w:id="885249" w:author="Claude" w:date="2026-10-07T12:00:00Z"/>
        </w:rPr>
      </w:pPr>
      <w:ins w:id="885984" w:author="Claude" w:date="2026-10-07T12:00:00Z">
        <w:r>
          <w:rPr>
            <w:rFonts w:ascii="Consolas" w:hAnsi="Consolas" w:cs="Consolas"/>
            <w:sz w:val="14"/>
            <w:szCs w:val="14"/>
          </w:rPr>
          <w:t xml:space="preserve"> 735      if P.modo == "revisar" and outros:</w:t>
        </w:r>
      </w:ins>
    </w:p>
    <w:p>
      <w:pPr>
        <w:shd w:val="clear" w:color="auto" w:fill="F7F7F7"/>
        <w:spacing w:before="0" w:after="0" w:line="180" w:lineRule="exact"/>
        <w:ind w:left="0" w:firstLine="0"/>
        <w:jc w:val="left"/>
        <w:rPr>
          <w:ins w:id="885249" w:author="Claude" w:date="2026-10-07T12:00:00Z"/>
        </w:rPr>
      </w:pPr>
      <w:ins w:id="885985" w:author="Claude" w:date="2026-10-07T12:00:00Z">
        <w:r>
          <w:rPr>
            <w:rFonts w:ascii="Consolas" w:hAnsi="Consolas" w:cs="Consolas"/>
            <w:sz w:val="14"/>
            <w:szCs w:val="14"/>
          </w:rPr>
          <w:t xml:space="preserve"> 736          manter, _ = P.sim_nao(f"Manter os demais tributos já cadastrados ({', '.join(i['nome'] for i in outros)})?", True)</w:t>
        </w:r>
      </w:ins>
    </w:p>
    <w:p>
      <w:pPr>
        <w:shd w:val="clear" w:color="auto" w:fill="F7F7F7"/>
        <w:spacing w:before="0" w:after="0" w:line="180" w:lineRule="exact"/>
        <w:ind w:left="0" w:firstLine="0"/>
        <w:jc w:val="left"/>
        <w:rPr>
          <w:ins w:id="885249" w:author="Claude" w:date="2026-10-07T12:00:00Z"/>
        </w:rPr>
      </w:pPr>
      <w:ins w:id="885986" w:author="Claude" w:date="2026-10-07T12:00:00Z">
        <w:r>
          <w:rPr>
            <w:rFonts w:ascii="Consolas" w:hAnsi="Consolas" w:cs="Consolas"/>
            <w:sz w:val="14"/>
            <w:szCs w:val="14"/>
          </w:rPr>
          <w:t xml:space="preserve"> 737          if manter:</w:t>
        </w:r>
      </w:ins>
    </w:p>
    <w:p>
      <w:pPr>
        <w:shd w:val="clear" w:color="auto" w:fill="F7F7F7"/>
        <w:spacing w:before="0" w:after="0" w:line="180" w:lineRule="exact"/>
        <w:ind w:left="0" w:firstLine="0"/>
        <w:jc w:val="left"/>
        <w:rPr>
          <w:ins w:id="885249" w:author="Claude" w:date="2026-10-07T12:00:00Z"/>
        </w:rPr>
      </w:pPr>
      <w:ins w:id="885987" w:author="Claude" w:date="2026-10-07T12:00:00Z">
        <w:r>
          <w:rPr>
            <w:rFonts w:ascii="Consolas" w:hAnsi="Consolas" w:cs="Consolas"/>
            <w:sz w:val="14"/>
            <w:szCs w:val="14"/>
          </w:rPr>
          <w:t xml:space="preserve"> 738              novos += outros</w:t>
        </w:r>
      </w:ins>
    </w:p>
    <w:p>
      <w:pPr>
        <w:shd w:val="clear" w:color="auto" w:fill="F7F7F7"/>
        <w:spacing w:before="0" w:after="0" w:line="180" w:lineRule="exact"/>
        <w:ind w:left="0" w:firstLine="0"/>
        <w:jc w:val="left"/>
        <w:rPr>
          <w:ins w:id="885249" w:author="Claude" w:date="2026-10-07T12:00:00Z"/>
        </w:rPr>
      </w:pPr>
      <w:ins w:id="885988" w:author="Claude" w:date="2026-10-07T12:00:00Z">
        <w:r>
          <w:rPr>
            <w:rFonts w:ascii="Consolas" w:hAnsi="Consolas" w:cs="Consolas"/>
            <w:sz w:val="14"/>
            <w:szCs w:val="14"/>
          </w:rPr>
          <w:t xml:space="preserve"> 739      mais, _ = P.sim_nao("Incluir outro tributo ou contribuição?", False if P.modo == "revisar" else None)</w:t>
        </w:r>
      </w:ins>
    </w:p>
    <w:p>
      <w:pPr>
        <w:shd w:val="clear" w:color="auto" w:fill="F7F7F7"/>
        <w:spacing w:before="0" w:after="0" w:line="180" w:lineRule="exact"/>
        <w:ind w:left="0" w:firstLine="0"/>
        <w:jc w:val="left"/>
        <w:rPr>
          <w:ins w:id="885249" w:author="Claude" w:date="2026-10-07T12:00:00Z"/>
        </w:rPr>
      </w:pPr>
      <w:ins w:id="885989" w:author="Claude" w:date="2026-10-07T12:00:00Z">
        <w:r>
          <w:rPr>
            <w:rFonts w:ascii="Consolas" w:hAnsi="Consolas" w:cs="Consolas"/>
            <w:sz w:val="14"/>
            <w:szCs w:val="14"/>
          </w:rPr>
          <w:t xml:space="preserve"> 740      bases = [("faturamento", "Receita bruta total"), ("produtos", "Receita de produtos"), ("servicos", "Receita de serviços"),</w:t>
        </w:r>
      </w:ins>
    </w:p>
    <w:p>
      <w:pPr>
        <w:shd w:val="clear" w:color="auto" w:fill="F7F7F7"/>
        <w:spacing w:before="0" w:after="0" w:line="180" w:lineRule="exact"/>
        <w:ind w:left="0" w:firstLine="0"/>
        <w:jc w:val="left"/>
        <w:rPr>
          <w:ins w:id="885249" w:author="Claude" w:date="2026-10-07T12:00:00Z"/>
        </w:rPr>
      </w:pPr>
      <w:ins w:id="885990" w:author="Claude" w:date="2026-10-07T12:00:00Z">
        <w:r>
          <w:rPr>
            <w:rFonts w:ascii="Consolas" w:hAnsi="Consolas" w:cs="Consolas"/>
            <w:sz w:val="14"/>
            <w:szCs w:val="14"/>
          </w:rPr>
          <w:t xml:space="preserve"> 741               ("lucro", "Lucro antes de IR/CSLL"), ("folha_clt", "Folha CLT"), ("pro_labore", "Retirada dos cooperados")]</w:t>
        </w:r>
      </w:ins>
    </w:p>
    <w:p>
      <w:pPr>
        <w:shd w:val="clear" w:color="auto" w:fill="F7F7F7"/>
        <w:spacing w:before="0" w:after="0" w:line="180" w:lineRule="exact"/>
        <w:ind w:left="0" w:firstLine="0"/>
        <w:jc w:val="left"/>
        <w:rPr>
          <w:ins w:id="885249" w:author="Claude" w:date="2026-10-07T12:00:00Z"/>
        </w:rPr>
      </w:pPr>
      <w:ins w:id="885991" w:author="Claude" w:date="2026-10-07T12:00:00Z">
        <w:r>
          <w:rPr>
            <w:rFonts w:ascii="Consolas" w:hAnsi="Consolas" w:cs="Consolas"/>
            <w:sz w:val="14"/>
            <w:szCs w:val="14"/>
          </w:rPr>
          <w:t xml:space="preserve"> 742      while mais:</w:t>
        </w:r>
      </w:ins>
    </w:p>
    <w:p>
      <w:pPr>
        <w:shd w:val="clear" w:color="auto" w:fill="F7F7F7"/>
        <w:spacing w:before="0" w:after="0" w:line="180" w:lineRule="exact"/>
        <w:ind w:left="0" w:firstLine="0"/>
        <w:jc w:val="left"/>
        <w:rPr>
          <w:ins w:id="885249" w:author="Claude" w:date="2026-10-07T12:00:00Z"/>
        </w:rPr>
      </w:pPr>
      <w:ins w:id="885992" w:author="Claude" w:date="2026-10-07T12:00:00Z">
        <w:r>
          <w:rPr>
            <w:rFonts w:ascii="Consolas" w:hAnsi="Consolas" w:cs="Consolas"/>
            <w:sz w:val="14"/>
            <w:szCs w:val="14"/>
          </w:rPr>
          <w:t xml:space="preserve"> 743          nome = P.texto("  Nome do tributo")</w:t>
        </w:r>
      </w:ins>
    </w:p>
    <w:p>
      <w:pPr>
        <w:shd w:val="clear" w:color="auto" w:fill="F7F7F7"/>
        <w:spacing w:before="0" w:after="0" w:line="180" w:lineRule="exact"/>
        <w:ind w:left="0" w:firstLine="0"/>
        <w:jc w:val="left"/>
        <w:rPr>
          <w:ins w:id="885249" w:author="Claude" w:date="2026-10-07T12:00:00Z"/>
        </w:rPr>
      </w:pPr>
      <w:ins w:id="885993" w:author="Claude" w:date="2026-10-07T12:00:00Z">
        <w:r>
          <w:rPr>
            <w:rFonts w:ascii="Consolas" w:hAnsi="Consolas" w:cs="Consolas"/>
            <w:sz w:val="14"/>
            <w:szCs w:val="14"/>
          </w:rPr>
          <w:t xml:space="preserve"> 744          base, _ = P.opcao("  Base de cálculo:", bases)</w:t>
        </w:r>
      </w:ins>
    </w:p>
    <w:p>
      <w:pPr>
        <w:shd w:val="clear" w:color="auto" w:fill="F7F7F7"/>
        <w:spacing w:before="0" w:after="0" w:line="180" w:lineRule="exact"/>
        <w:ind w:left="0" w:firstLine="0"/>
        <w:jc w:val="left"/>
        <w:rPr>
          <w:ins w:id="885249" w:author="Claude" w:date="2026-10-07T12:00:00Z"/>
        </w:rPr>
      </w:pPr>
      <w:ins w:id="885994" w:author="Claude" w:date="2026-10-07T12:00:00Z">
        <w:r>
          <w:rPr>
            <w:rFonts w:ascii="Consolas" w:hAnsi="Consolas" w:cs="Consolas"/>
            <w:sz w:val="14"/>
            <w:szCs w:val="14"/>
          </w:rPr>
          <w:t xml:space="preserve"> 745          aliq, _ = P.numero("  Alíquota", None, 0, 100, unidade="%")</w:t>
        </w:r>
      </w:ins>
    </w:p>
    <w:p>
      <w:pPr>
        <w:shd w:val="clear" w:color="auto" w:fill="F7F7F7"/>
        <w:spacing w:before="0" w:after="0" w:line="180" w:lineRule="exact"/>
        <w:ind w:left="0" w:firstLine="0"/>
        <w:jc w:val="left"/>
        <w:rPr>
          <w:ins w:id="885249" w:author="Claude" w:date="2026-10-07T12:00:00Z"/>
        </w:rPr>
      </w:pPr>
      <w:ins w:id="885995" w:author="Claude" w:date="2026-10-07T12:00:00Z">
        <w:r>
          <w:rPr>
            <w:rFonts w:ascii="Consolas" w:hAnsi="Consolas" w:cs="Consolas"/>
            <w:sz w:val="14"/>
            <w:szCs w:val="14"/>
          </w:rPr>
          <w:t xml:space="preserve"> 746          novos.append({"nome": nome, "base": base, "aliquota_pct": aliq})</w:t>
        </w:r>
      </w:ins>
    </w:p>
    <w:p>
      <w:pPr>
        <w:shd w:val="clear" w:color="auto" w:fill="F7F7F7"/>
        <w:spacing w:before="0" w:after="0" w:line="180" w:lineRule="exact"/>
        <w:ind w:left="0" w:firstLine="0"/>
        <w:jc w:val="left"/>
        <w:rPr>
          <w:ins w:id="885249" w:author="Claude" w:date="2026-10-07T12:00:00Z"/>
        </w:rPr>
      </w:pPr>
      <w:ins w:id="885996" w:author="Claude" w:date="2026-10-07T12:00:00Z">
        <w:r>
          <w:rPr>
            <w:rFonts w:ascii="Consolas" w:hAnsi="Consolas" w:cs="Consolas"/>
            <w:sz w:val="14"/>
            <w:szCs w:val="14"/>
          </w:rPr>
          <w:t xml:space="preserve"> 747          mais, _ = P.sim_nao("Incluir outro tributo?", None)</w:t>
        </w:r>
      </w:ins>
    </w:p>
    <w:p>
      <w:pPr>
        <w:shd w:val="clear" w:color="auto" w:fill="F7F7F7"/>
        <w:spacing w:before="0" w:after="0" w:line="180" w:lineRule="exact"/>
        <w:ind w:left="0" w:firstLine="0"/>
        <w:jc w:val="left"/>
        <w:rPr>
          <w:ins w:id="885249" w:author="Claude" w:date="2026-10-07T12:00:00Z"/>
        </w:rPr>
      </w:pPr>
      <w:ins w:id="885997" w:author="Claude" w:date="2026-10-07T12:00:00Z">
        <w:r>
          <w:rPr>
            <w:rFonts w:ascii="Consolas" w:hAnsi="Consolas" w:cs="Consolas"/>
            <w:sz w:val="14"/>
            <w:szCs w:val="14"/>
          </w:rPr>
          <w:t xml:space="preserve"> 748      e.impostos_configurados = novos</w:t>
        </w:r>
      </w:ins>
    </w:p>
    <w:p>
      <w:pPr>
        <w:shd w:val="clear" w:color="auto" w:fill="F7F7F7"/>
        <w:spacing w:before="0" w:after="0" w:line="180" w:lineRule="exact"/>
        <w:ind w:left="0" w:firstLine="0"/>
        <w:jc w:val="left"/>
        <w:rPr>
          <w:ins w:id="885249" w:author="Claude" w:date="2026-10-07T12:00:00Z"/>
        </w:rPr>
      </w:pPr>
      <w:ins w:id="885998" w:author="Claude" w:date="2026-10-07T12:00:00Z">
        <w:r>
          <w:rPr>
            <w:rFonts w:ascii="Consolas" w:hAnsi="Consolas" w:cs="Consolas"/>
            <w:sz w:val="14"/>
            <w:szCs w:val="14"/>
          </w:rPr>
          <w:t xml:space="preserve"> 749      from .modelo import aliquotas_configuradas</w:t>
        </w:r>
      </w:ins>
    </w:p>
    <w:p>
      <w:pPr>
        <w:shd w:val="clear" w:color="auto" w:fill="F7F7F7"/>
        <w:spacing w:before="0" w:after="0" w:line="180" w:lineRule="exact"/>
        <w:ind w:left="0" w:firstLine="0"/>
        <w:jc w:val="left"/>
        <w:rPr>
          <w:ins w:id="885249" w:author="Claude" w:date="2026-10-07T12:00:00Z"/>
        </w:rPr>
      </w:pPr>
      <w:ins w:id="885999" w:author="Claude" w:date="2026-10-07T12:00:00Z">
        <w:r>
          <w:rPr>
            <w:rFonts w:ascii="Consolas" w:hAnsi="Consolas" w:cs="Consolas"/>
            <w:sz w:val="14"/>
            <w:szCs w:val="14"/>
          </w:rPr>
          <w:t xml:space="preserve"> 750      aq = aliquotas_configuradas(cfg)</w:t>
        </w:r>
      </w:ins>
    </w:p>
    <w:p>
      <w:pPr>
        <w:shd w:val="clear" w:color="auto" w:fill="F7F7F7"/>
        <w:spacing w:before="0" w:after="0" w:line="180" w:lineRule="exact"/>
        <w:ind w:left="0" w:firstLine="0"/>
        <w:jc w:val="left"/>
        <w:rPr>
          <w:ins w:id="885249" w:author="Claude" w:date="2026-10-07T12:00:00Z"/>
        </w:rPr>
      </w:pPr>
      <w:ins w:id="886000" w:author="Claude" w:date="2026-10-07T12:00:00Z">
        <w:r>
          <w:rPr>
            <w:rFonts w:ascii="Consolas" w:hAnsi="Consolas" w:cs="Consolas"/>
            <w:sz w:val="14"/>
            <w:szCs w:val="14"/>
          </w:rPr>
          <w:t xml:space="preserve"> 751      nomes_bases = dict(bases) | {"folha": "Outra mão de obra"}</w:t>
        </w:r>
      </w:ins>
    </w:p>
    <w:p>
      <w:pPr>
        <w:shd w:val="clear" w:color="auto" w:fill="F7F7F7"/>
        <w:spacing w:before="0" w:after="0" w:line="180" w:lineRule="exact"/>
        <w:ind w:left="0" w:firstLine="0"/>
        <w:jc w:val="left"/>
        <w:rPr>
          <w:ins w:id="885249" w:author="Claude" w:date="2026-10-07T12:00:00Z"/>
        </w:rPr>
      </w:pPr>
      <w:ins w:id="886001" w:author="Claude" w:date="2026-10-07T12:00:00Z">
        <w:r>
          <w:rPr>
            <w:rFonts w:ascii="Consolas" w:hAnsi="Consolas" w:cs="Consolas"/>
            <w:sz w:val="14"/>
            <w:szCs w:val="14"/>
          </w:rPr>
          <w:t xml:space="preserve"> 752      P.saida("  → Alíquotas consolidadas: " + "; ".join(f"{nomes_bases.get(k, k)} {_fmt(round(v * 100, 4))}%"</w:t>
        </w:r>
      </w:ins>
    </w:p>
    <w:p>
      <w:pPr>
        <w:shd w:val="clear" w:color="auto" w:fill="F7F7F7"/>
        <w:spacing w:before="0" w:after="0" w:line="180" w:lineRule="exact"/>
        <w:ind w:left="0" w:firstLine="0"/>
        <w:jc w:val="left"/>
        <w:rPr>
          <w:ins w:id="885249" w:author="Claude" w:date="2026-10-07T12:00:00Z"/>
        </w:rPr>
      </w:pPr>
      <w:ins w:id="886002" w:author="Claude" w:date="2026-10-07T12:00:00Z">
        <w:r>
          <w:rPr>
            <w:rFonts w:ascii="Consolas" w:hAnsi="Consolas" w:cs="Consolas"/>
            <w:sz w:val="14"/>
            <w:szCs w:val="14"/>
          </w:rPr>
          <w:t xml:space="preserve"> 753                                                       for k, v in aq.items() if v))</w:t>
        </w:r>
      </w:ins>
    </w:p>
    <w:p>
      <w:pPr>
        <w:shd w:val="clear" w:color="auto" w:fill="F7F7F7"/>
        <w:spacing w:before="0" w:after="0" w:line="180" w:lineRule="exact"/>
        <w:ind w:left="0" w:firstLine="0"/>
        <w:jc w:val="left"/>
        <w:rPr>
          <w:ins w:id="885249" w:author="Claude" w:date="2026-10-07T12:00:00Z"/>
        </w:rPr>
      </w:pPr>
      <w:ins w:id="886003" w:author="Claude" w:date="2026-10-07T12:00:00Z">
        <w:r>
          <w:rPr>
            <w:rFonts w:ascii="Consolas" w:hAnsi="Consolas" w:cs="Consolas"/>
            <w:sz w:val="14"/>
            <w:szCs w:val="14"/>
          </w:rPr>
          <w:t xml:space="preserve"> 754      P.digitados.append("economico.impostos_configurados")</w:t>
        </w:r>
      </w:ins>
    </w:p>
    <w:p>
      <w:pPr>
        <w:shd w:val="clear" w:color="auto" w:fill="F7F7F7"/>
        <w:spacing w:before="0" w:after="0" w:line="180" w:lineRule="exact"/>
        <w:ind w:left="0" w:firstLine="0"/>
        <w:jc w:val="left"/>
        <w:rPr>
          <w:ins w:id="885249" w:author="Claude" w:date="2026-10-07T12:00:00Z"/>
        </w:rPr>
      </w:pPr>
      <w:ins w:id="886004" w:author="Claude" w:date="2026-10-07T12:00:00Z">
        <w:r>
          <w:rPr>
            <w:rFonts w:ascii="Consolas" w:hAnsi="Consolas" w:cs="Consolas"/>
            <w:sz w:val="14"/>
            <w:szCs w:val="14"/>
          </w:rPr>
          <w:t xml:space="preserve"> 755      _fontes_do_bloco(P, cfg, "tributos")</w:t>
        </w:r>
      </w:ins>
    </w:p>
    <w:p>
      <w:pPr>
        <w:shd w:val="clear" w:color="auto" w:fill="F7F7F7"/>
        <w:spacing w:before="0" w:after="0" w:line="180" w:lineRule="exact"/>
        <w:ind w:left="0" w:firstLine="0"/>
        <w:jc w:val="left"/>
        <w:rPr>
          <w:ins w:id="885249" w:author="Claude" w:date="2026-10-07T12:00:00Z"/>
        </w:rPr>
      </w:pPr>
      <w:ins w:id="886005" w:author="Claude" w:date="2026-10-07T12:00:00Z">
        <w:r>
          <w:rPr>
            <w:rFonts w:ascii="Consolas" w:hAnsi="Consolas" w:cs="Consolas"/>
            <w:sz w:val="14"/>
            <w:szCs w:val="14"/>
          </w:rPr>
          <w:t xml:space="preserve"> 756  </w:t>
        </w:r>
      </w:ins>
    </w:p>
    <w:p>
      <w:pPr>
        <w:shd w:val="clear" w:color="auto" w:fill="F7F7F7"/>
        <w:spacing w:before="0" w:after="0" w:line="180" w:lineRule="exact"/>
        <w:ind w:left="0" w:firstLine="0"/>
        <w:jc w:val="left"/>
        <w:rPr>
          <w:ins w:id="885249" w:author="Claude" w:date="2026-10-07T12:00:00Z"/>
        </w:rPr>
      </w:pPr>
      <w:ins w:id="886006" w:author="Claude" w:date="2026-10-07T12:00:00Z">
        <w:r>
          <w:rPr>
            <w:rFonts w:ascii="Consolas" w:hAnsi="Consolas" w:cs="Consolas"/>
            <w:sz w:val="14"/>
            <w:szCs w:val="14"/>
          </w:rPr>
          <w:t xml:space="preserve"> 757  </w:t>
        </w:r>
      </w:ins>
    </w:p>
    <w:p>
      <w:pPr>
        <w:shd w:val="clear" w:color="auto" w:fill="F7F7F7"/>
        <w:spacing w:before="0" w:after="0" w:line="180" w:lineRule="exact"/>
        <w:ind w:left="0" w:firstLine="0"/>
        <w:jc w:val="left"/>
        <w:rPr>
          <w:ins w:id="885249" w:author="Claude" w:date="2026-10-07T12:00:00Z"/>
        </w:rPr>
      </w:pPr>
      <w:ins w:id="886007" w:author="Claude" w:date="2026-10-07T12:00:00Z">
        <w:r>
          <w:rPr>
            <w:rFonts w:ascii="Consolas" w:hAnsi="Consolas" w:cs="Consolas"/>
            <w:sz w:val="14"/>
            <w:szCs w:val="14"/>
          </w:rPr>
          <w:t xml:space="preserve"> 758  def bloco_projecao(P: Perguntador, cfg: EVTEASConfig):</w:t>
        </w:r>
      </w:ins>
    </w:p>
    <w:p>
      <w:pPr>
        <w:shd w:val="clear" w:color="auto" w:fill="F7F7F7"/>
        <w:spacing w:before="0" w:after="0" w:line="180" w:lineRule="exact"/>
        <w:ind w:left="0" w:firstLine="0"/>
        <w:jc w:val="left"/>
        <w:rPr>
          <w:ins w:id="885249" w:author="Claude" w:date="2026-10-07T12:00:00Z"/>
        </w:rPr>
      </w:pPr>
      <w:ins w:id="886008" w:author="Claude" w:date="2026-10-07T12:00:00Z">
        <w:r>
          <w:rPr>
            <w:rFonts w:ascii="Consolas" w:hAnsi="Consolas" w:cs="Consolas"/>
            <w:sz w:val="14"/>
            <w:szCs w:val="14"/>
          </w:rPr>
          <w:t xml:space="preserve"> 759      e = cfg.economico</w:t>
        </w:r>
      </w:ins>
    </w:p>
    <w:p>
      <w:pPr>
        <w:shd w:val="clear" w:color="auto" w:fill="F7F7F7"/>
        <w:spacing w:before="0" w:after="0" w:line="180" w:lineRule="exact"/>
        <w:ind w:left="0" w:firstLine="0"/>
        <w:jc w:val="left"/>
        <w:rPr>
          <w:ins w:id="885249" w:author="Claude" w:date="2026-10-07T12:00:00Z"/>
        </w:rPr>
      </w:pPr>
      <w:ins w:id="886009" w:author="Claude" w:date="2026-10-07T12:00:00Z">
        <w:r>
          <w:rPr>
            <w:rFonts w:ascii="Consolas" w:hAnsi="Consolas" w:cs="Consolas"/>
            <w:sz w:val="14"/>
            <w:szCs w:val="14"/>
          </w:rPr>
          <w:t xml:space="preserve"> 760      P.bloco("9. RAMPA DE CAPACIDADE, PROJEÇÃO DE LONGO PRAZO E TMA")</w:t>
        </w:r>
      </w:ins>
    </w:p>
    <w:p>
      <w:pPr>
        <w:shd w:val="clear" w:color="auto" w:fill="F7F7F7"/>
        <w:spacing w:before="0" w:after="0" w:line="180" w:lineRule="exact"/>
        <w:ind w:left="0" w:firstLine="0"/>
        <w:jc w:val="left"/>
        <w:rPr>
          <w:ins w:id="885249" w:author="Claude" w:date="2026-10-07T12:00:00Z"/>
        </w:rPr>
      </w:pPr>
      <w:ins w:id="886010" w:author="Claude" w:date="2026-10-07T12:00:00Z">
        <w:r>
          <w:rPr>
            <w:rFonts w:ascii="Consolas" w:hAnsi="Consolas" w:cs="Consolas"/>
            <w:sz w:val="14"/>
            <w:szCs w:val="14"/>
          </w:rPr>
          <w:t xml:space="preserve"> 761      rampa_atual = None</w:t>
        </w:r>
      </w:ins>
    </w:p>
    <w:p>
      <w:pPr>
        <w:shd w:val="clear" w:color="auto" w:fill="F7F7F7"/>
        <w:spacing w:before="0" w:after="0" w:line="180" w:lineRule="exact"/>
        <w:ind w:left="0" w:firstLine="0"/>
        <w:jc w:val="left"/>
        <w:rPr>
          <w:ins w:id="885249" w:author="Claude" w:date="2026-10-07T12:00:00Z"/>
        </w:rPr>
      </w:pPr>
      <w:ins w:id="886011" w:author="Claude" w:date="2026-10-07T12:00:00Z">
        <w:r>
          <w:rPr>
            <w:rFonts w:ascii="Consolas" w:hAnsi="Consolas" w:cs="Consolas"/>
            <w:sz w:val="14"/>
            <w:szCs w:val="14"/>
          </w:rPr>
          <w:t xml:space="preserve"> 762      if P.modo == "revisar" and not vazio(e.capacidade_inicial_pct):</w:t>
        </w:r>
      </w:ins>
    </w:p>
    <w:p>
      <w:pPr>
        <w:shd w:val="clear" w:color="auto" w:fill="F7F7F7"/>
        <w:spacing w:before="0" w:after="0" w:line="180" w:lineRule="exact"/>
        <w:ind w:left="0" w:firstLine="0"/>
        <w:jc w:val="left"/>
        <w:rPr>
          <w:ins w:id="885249" w:author="Claude" w:date="2026-10-07T12:00:00Z"/>
        </w:rPr>
      </w:pPr>
      <w:ins w:id="886012" w:author="Claude" w:date="2026-10-07T12:00:00Z">
        <w:r>
          <w:rPr>
            <w:rFonts w:ascii="Consolas" w:hAnsi="Consolas" w:cs="Consolas"/>
            <w:sz w:val="14"/>
            <w:szCs w:val="14"/>
          </w:rPr>
          <w:t xml:space="preserve"> 763          rampa_atual = bool(e.capacidade_inicial_pct &lt; 100 or (not vazio(e.meses_rampa) and e.meses_rampa &gt; 0))</w:t>
        </w:r>
      </w:ins>
    </w:p>
    <w:p>
      <w:pPr>
        <w:shd w:val="clear" w:color="auto" w:fill="F7F7F7"/>
        <w:spacing w:before="0" w:after="0" w:line="180" w:lineRule="exact"/>
        <w:ind w:left="0" w:firstLine="0"/>
        <w:jc w:val="left"/>
        <w:rPr>
          <w:ins w:id="885249" w:author="Claude" w:date="2026-10-07T12:00:00Z"/>
        </w:rPr>
      </w:pPr>
      <w:ins w:id="886013" w:author="Claude" w:date="2026-10-07T12:00:00Z">
        <w:r>
          <w:rPr>
            <w:rFonts w:ascii="Consolas" w:hAnsi="Consolas" w:cs="Consolas"/>
            <w:sz w:val="14"/>
            <w:szCs w:val="14"/>
          </w:rPr>
          <w:t xml:space="preserve"> 764      rampa, _ = P.sim_nao("Haverá aumento gradual da capacidade produtiva (rampa)?", rampa_atual)</w:t>
        </w:r>
      </w:ins>
    </w:p>
    <w:p>
      <w:pPr>
        <w:shd w:val="clear" w:color="auto" w:fill="F7F7F7"/>
        <w:spacing w:before="0" w:after="0" w:line="180" w:lineRule="exact"/>
        <w:ind w:left="0" w:firstLine="0"/>
        <w:jc w:val="left"/>
        <w:rPr>
          <w:ins w:id="885249" w:author="Claude" w:date="2026-10-07T12:00:00Z"/>
        </w:rPr>
      </w:pPr>
      <w:ins w:id="886014" w:author="Claude" w:date="2026-10-07T12:00:00Z">
        <w:r>
          <w:rPr>
            <w:rFonts w:ascii="Consolas" w:hAnsi="Consolas" w:cs="Consolas"/>
            <w:sz w:val="14"/>
            <w:szCs w:val="14"/>
          </w:rPr>
          <w:t xml:space="preserve"> 765      if rampa:</w:t>
        </w:r>
      </w:ins>
    </w:p>
    <w:p>
      <w:pPr>
        <w:shd w:val="clear" w:color="auto" w:fill="F7F7F7"/>
        <w:spacing w:before="0" w:after="0" w:line="180" w:lineRule="exact"/>
        <w:ind w:left="0" w:firstLine="0"/>
        <w:jc w:val="left"/>
        <w:rPr>
          <w:ins w:id="885249" w:author="Claude" w:date="2026-10-07T12:00:00Z"/>
        </w:rPr>
      </w:pPr>
      <w:ins w:id="886015" w:author="Claude" w:date="2026-10-07T12:00:00Z">
        <w:r>
          <w:rPr>
            <w:rFonts w:ascii="Consolas" w:hAnsi="Consolas" w:cs="Consolas"/>
            <w:sz w:val="14"/>
            <w:szCs w:val="14"/>
          </w:rPr>
          <w:t xml:space="preserve"> 766          P.campo_pct(cfg, "economico.capacidade_inicial_pct", "Capacidade produtiva inicial", minimo=1)</w:t>
        </w:r>
      </w:ins>
    </w:p>
    <w:p>
      <w:pPr>
        <w:shd w:val="clear" w:color="auto" w:fill="F7F7F7"/>
        <w:spacing w:before="0" w:after="0" w:line="180" w:lineRule="exact"/>
        <w:ind w:left="0" w:firstLine="0"/>
        <w:jc w:val="left"/>
        <w:rPr>
          <w:ins w:id="885249" w:author="Claude" w:date="2026-10-07T12:00:00Z"/>
        </w:rPr>
      </w:pPr>
      <w:ins w:id="886016" w:author="Claude" w:date="2026-10-07T12:00:00Z">
        <w:r>
          <w:rPr>
            <w:rFonts w:ascii="Consolas" w:hAnsi="Consolas" w:cs="Consolas"/>
            <w:sz w:val="14"/>
            <w:szCs w:val="14"/>
          </w:rPr>
          <w:t xml:space="preserve"> 767          P.campo(cfg, "economico.meses_rampa", "Meses até atingir 100% da capacidade", minimo=1, maximo=120, inteiro=True)</w:t>
        </w:r>
      </w:ins>
    </w:p>
    <w:p>
      <w:pPr>
        <w:shd w:val="clear" w:color="auto" w:fill="F7F7F7"/>
        <w:spacing w:before="0" w:after="0" w:line="180" w:lineRule="exact"/>
        <w:ind w:left="0" w:firstLine="0"/>
        <w:jc w:val="left"/>
        <w:rPr>
          <w:ins w:id="885249" w:author="Claude" w:date="2026-10-07T12:00:00Z"/>
        </w:rPr>
      </w:pPr>
      <w:ins w:id="886017" w:author="Claude" w:date="2026-10-07T12:00:00Z">
        <w:r>
          <w:rPr>
            <w:rFonts w:ascii="Consolas" w:hAnsi="Consolas" w:cs="Consolas"/>
            <w:sz w:val="14"/>
            <w:szCs w:val="14"/>
          </w:rPr>
          <w:t xml:space="preserve"> 768      else:</w:t>
        </w:r>
      </w:ins>
    </w:p>
    <w:p>
      <w:pPr>
        <w:shd w:val="clear" w:color="auto" w:fill="F7F7F7"/>
        <w:spacing w:before="0" w:after="0" w:line="180" w:lineRule="exact"/>
        <w:ind w:left="0" w:firstLine="0"/>
        <w:jc w:val="left"/>
        <w:rPr>
          <w:ins w:id="885249" w:author="Claude" w:date="2026-10-07T12:00:00Z"/>
        </w:rPr>
      </w:pPr>
      <w:ins w:id="886018" w:author="Claude" w:date="2026-10-07T12:00:00Z">
        <w:r>
          <w:rPr>
            <w:rFonts w:ascii="Consolas" w:hAnsi="Consolas" w:cs="Consolas"/>
            <w:sz w:val="14"/>
            <w:szCs w:val="14"/>
          </w:rPr>
          <w:t xml:space="preserve"> 769          e.capacidade_inicial_pct, e.meses_rampa = 100.0, 0</w:t>
        </w:r>
      </w:ins>
    </w:p>
    <w:p>
      <w:pPr>
        <w:shd w:val="clear" w:color="auto" w:fill="F7F7F7"/>
        <w:spacing w:before="0" w:after="0" w:line="180" w:lineRule="exact"/>
        <w:ind w:left="0" w:firstLine="0"/>
        <w:jc w:val="left"/>
        <w:rPr>
          <w:ins w:id="885249" w:author="Claude" w:date="2026-10-07T12:00:00Z"/>
        </w:rPr>
      </w:pPr>
      <w:ins w:id="886019" w:author="Claude" w:date="2026-10-07T12:00:00Z">
        <w:r>
          <w:rPr>
            <w:rFonts w:ascii="Consolas" w:hAnsi="Consolas" w:cs="Consolas"/>
            <w:sz w:val="14"/>
            <w:szCs w:val="14"/>
          </w:rPr>
          <w:t xml:space="preserve"> 770      from .modelo import meses_ate_despesca</w:t>
        </w:r>
      </w:ins>
    </w:p>
    <w:p>
      <w:pPr>
        <w:shd w:val="clear" w:color="auto" w:fill="F7F7F7"/>
        <w:spacing w:before="0" w:after="0" w:line="180" w:lineRule="exact"/>
        <w:ind w:left="0" w:firstLine="0"/>
        <w:jc w:val="left"/>
        <w:rPr>
          <w:ins w:id="885249" w:author="Claude" w:date="2026-10-07T12:00:00Z"/>
        </w:rPr>
      </w:pPr>
      <w:ins w:id="886020" w:author="Claude" w:date="2026-10-07T12:00:00Z">
        <w:r>
          <w:rPr>
            <w:rFonts w:ascii="Consolas" w:hAnsi="Consolas" w:cs="Consolas"/>
            <w:sz w:val="14"/>
            <w:szCs w:val="14"/>
          </w:rPr>
          <w:t xml:space="preserve"> 771      h_min = meses_ate_despesca(cfg) // 12 + 1</w:t>
        </w:r>
      </w:ins>
    </w:p>
    <w:p>
      <w:pPr>
        <w:shd w:val="clear" w:color="auto" w:fill="F7F7F7"/>
        <w:spacing w:before="0" w:after="0" w:line="180" w:lineRule="exact"/>
        <w:ind w:left="0" w:firstLine="0"/>
        <w:jc w:val="left"/>
        <w:rPr>
          <w:ins w:id="885249" w:author="Claude" w:date="2026-10-07T12:00:00Z"/>
        </w:rPr>
      </w:pPr>
      <w:ins w:id="886021" w:author="Claude" w:date="2026-10-07T12:00:00Z">
        <w:r>
          <w:rPr>
            <w:rFonts w:ascii="Consolas" w:hAnsi="Consolas" w:cs="Consolas"/>
            <w:sz w:val="14"/>
            <w:szCs w:val="14"/>
          </w:rPr>
          <w:t xml:space="preserve"> 772      P.campo(cfg, "economico.horizonte_anos", f"Horizonte de análise (mínimo {h_min}, para incluir a carência)",</w:t>
        </w:r>
      </w:ins>
    </w:p>
    <w:p>
      <w:pPr>
        <w:shd w:val="clear" w:color="auto" w:fill="F7F7F7"/>
        <w:spacing w:before="0" w:after="0" w:line="180" w:lineRule="exact"/>
        <w:ind w:left="0" w:firstLine="0"/>
        <w:jc w:val="left"/>
        <w:rPr>
          <w:ins w:id="885249" w:author="Claude" w:date="2026-10-07T12:00:00Z"/>
        </w:rPr>
      </w:pPr>
      <w:ins w:id="886022" w:author="Claude" w:date="2026-10-07T12:00:00Z">
        <w:r>
          <w:rPr>
            <w:rFonts w:ascii="Consolas" w:hAnsi="Consolas" w:cs="Consolas"/>
            <w:sz w:val="14"/>
            <w:szCs w:val="14"/>
          </w:rPr>
          <w:t xml:space="preserve"> 773              minimo=h_min, maximo=50, inteiro=True, unidade="anos")</w:t>
        </w:r>
      </w:ins>
    </w:p>
    <w:p>
      <w:pPr>
        <w:shd w:val="clear" w:color="auto" w:fill="F7F7F7"/>
        <w:spacing w:before="0" w:after="0" w:line="180" w:lineRule="exact"/>
        <w:ind w:left="0" w:firstLine="0"/>
        <w:jc w:val="left"/>
        <w:rPr>
          <w:ins w:id="885249" w:author="Claude" w:date="2026-10-07T12:00:00Z"/>
        </w:rPr>
      </w:pPr>
      <w:ins w:id="886023" w:author="Claude" w:date="2026-10-07T12:00:00Z">
        <w:r>
          <w:rPr>
            <w:rFonts w:ascii="Consolas" w:hAnsi="Consolas" w:cs="Consolas"/>
            <w:sz w:val="14"/>
            <w:szCs w:val="14"/>
          </w:rPr>
          <w:t xml:space="preserve"> 774      P.campo(cfg, "economico.crescimento_vendas_aa_pct", "Crescimento anual de vendas", minimo=-50, maximo=100, unidade="% a.a.")</w:t>
        </w:r>
      </w:ins>
    </w:p>
    <w:p>
      <w:pPr>
        <w:shd w:val="clear" w:color="auto" w:fill="F7F7F7"/>
        <w:spacing w:before="0" w:after="0" w:line="180" w:lineRule="exact"/>
        <w:ind w:left="0" w:firstLine="0"/>
        <w:jc w:val="left"/>
        <w:rPr>
          <w:ins w:id="885249" w:author="Claude" w:date="2026-10-07T12:00:00Z"/>
        </w:rPr>
      </w:pPr>
      <w:ins w:id="886024" w:author="Claude" w:date="2026-10-07T12:00:00Z">
        <w:r>
          <w:rPr>
            <w:rFonts w:ascii="Consolas" w:hAnsi="Consolas" w:cs="Consolas"/>
            <w:sz w:val="14"/>
            <w:szCs w:val="14"/>
          </w:rPr>
          <w:t xml:space="preserve"> 775      P.campo(cfg, "economico.crescimento_custos_aa_pct", "Inflação anual de custos e despesas", minimo=-50, maximo=100, unidade="% a.a.")</w:t>
        </w:r>
      </w:ins>
    </w:p>
    <w:p>
      <w:pPr>
        <w:shd w:val="clear" w:color="auto" w:fill="F7F7F7"/>
        <w:spacing w:before="0" w:after="0" w:line="180" w:lineRule="exact"/>
        <w:ind w:left="0" w:firstLine="0"/>
        <w:jc w:val="left"/>
        <w:rPr>
          <w:ins w:id="885249" w:author="Claude" w:date="2026-10-07T12:00:00Z"/>
        </w:rPr>
      </w:pPr>
      <w:ins w:id="886025" w:author="Claude" w:date="2026-10-07T12:00:00Z">
        <w:r>
          <w:rPr>
            <w:rFonts w:ascii="Consolas" w:hAnsi="Consolas" w:cs="Consolas"/>
            <w:sz w:val="14"/>
            <w:szCs w:val="14"/>
          </w:rPr>
          <w:t xml:space="preserve"> 776      P.campo(cfg, "economico.crescimento_preco_aa_pct", "Reajuste anual de preços", minimo=-50, maximo=100, unidade="% a.a.")</w:t>
        </w:r>
      </w:ins>
    </w:p>
    <w:p>
      <w:pPr>
        <w:shd w:val="clear" w:color="auto" w:fill="F7F7F7"/>
        <w:spacing w:before="0" w:after="0" w:line="180" w:lineRule="exact"/>
        <w:ind w:left="0" w:firstLine="0"/>
        <w:jc w:val="left"/>
        <w:rPr>
          <w:ins w:id="885249" w:author="Claude" w:date="2026-10-07T12:00:00Z"/>
        </w:rPr>
      </w:pPr>
      <w:ins w:id="886026" w:author="Claude" w:date="2026-10-07T12:00:00Z">
        <w:r>
          <w:rPr>
            <w:rFonts w:ascii="Consolas" w:hAnsi="Consolas" w:cs="Consolas"/>
            <w:sz w:val="14"/>
            <w:szCs w:val="14"/>
          </w:rPr>
          <w:t xml:space="preserve"> 777      P.campo(cfg, "economico.tma_aa_pct", "Taxa Mínima de Atratividade (TMA)", minimo=0, maximo=100, unidade="% a.a.")</w:t>
        </w:r>
      </w:ins>
    </w:p>
    <w:p>
      <w:pPr>
        <w:shd w:val="clear" w:color="auto" w:fill="F7F7F7"/>
        <w:spacing w:before="0" w:after="0" w:line="180" w:lineRule="exact"/>
        <w:ind w:left="0" w:firstLine="0"/>
        <w:jc w:val="left"/>
        <w:rPr>
          <w:ins w:id="885249" w:author="Claude" w:date="2026-10-07T12:00:00Z"/>
        </w:rPr>
      </w:pPr>
      <w:ins w:id="886027" w:author="Claude" w:date="2026-10-07T12:00:00Z">
        <w:r>
          <w:rPr>
            <w:rFonts w:ascii="Consolas" w:hAnsi="Consolas" w:cs="Consolas"/>
            <w:sz w:val="14"/>
            <w:szCs w:val="14"/>
          </w:rPr>
          <w:t xml:space="preserve"> 778      _fontes_do_bloco(P, cfg, "projeção")</w:t>
        </w:r>
      </w:ins>
    </w:p>
    <w:p>
      <w:pPr>
        <w:shd w:val="clear" w:color="auto" w:fill="F7F7F7"/>
        <w:spacing w:before="0" w:after="0" w:line="180" w:lineRule="exact"/>
        <w:ind w:left="0" w:firstLine="0"/>
        <w:jc w:val="left"/>
        <w:rPr>
          <w:ins w:id="885249" w:author="Claude" w:date="2026-10-07T12:00:00Z"/>
        </w:rPr>
      </w:pPr>
      <w:ins w:id="886028" w:author="Claude" w:date="2026-10-07T12:00:00Z">
        <w:r>
          <w:rPr>
            <w:rFonts w:ascii="Consolas" w:hAnsi="Consolas" w:cs="Consolas"/>
            <w:sz w:val="14"/>
            <w:szCs w:val="14"/>
          </w:rPr>
          <w:t xml:space="preserve"> 779  </w:t>
        </w:r>
      </w:ins>
    </w:p>
    <w:p>
      <w:pPr>
        <w:shd w:val="clear" w:color="auto" w:fill="F7F7F7"/>
        <w:spacing w:before="0" w:after="0" w:line="180" w:lineRule="exact"/>
        <w:ind w:left="0" w:firstLine="0"/>
        <w:jc w:val="left"/>
        <w:rPr>
          <w:ins w:id="885249" w:author="Claude" w:date="2026-10-07T12:00:00Z"/>
        </w:rPr>
      </w:pPr>
      <w:ins w:id="886029" w:author="Claude" w:date="2026-10-07T12:00:00Z">
        <w:r>
          <w:rPr>
            <w:rFonts w:ascii="Consolas" w:hAnsi="Consolas" w:cs="Consolas"/>
            <w:sz w:val="14"/>
            <w:szCs w:val="14"/>
          </w:rPr>
          <w:t xml:space="preserve"> 780  </w:t>
        </w:r>
      </w:ins>
    </w:p>
    <w:p>
      <w:pPr>
        <w:shd w:val="clear" w:color="auto" w:fill="F7F7F7"/>
        <w:spacing w:before="0" w:after="0" w:line="180" w:lineRule="exact"/>
        <w:ind w:left="0" w:firstLine="0"/>
        <w:jc w:val="left"/>
        <w:rPr>
          <w:ins w:id="885249" w:author="Claude" w:date="2026-10-07T12:00:00Z"/>
        </w:rPr>
      </w:pPr>
      <w:ins w:id="886030" w:author="Claude" w:date="2026-10-07T12:00:00Z">
        <w:r>
          <w:rPr>
            <w:rFonts w:ascii="Consolas" w:hAnsi="Consolas" w:cs="Consolas"/>
            <w:sz w:val="14"/>
            <w:szCs w:val="14"/>
          </w:rPr>
          <w:t xml:space="preserve"> 781  FAIXAS_APP = [  # Lei nº 12.651/2012, art. 4º, I</w:t>
        </w:r>
      </w:ins>
    </w:p>
    <w:p>
      <w:pPr>
        <w:shd w:val="clear" w:color="auto" w:fill="F7F7F7"/>
        <w:spacing w:before="0" w:after="0" w:line="180" w:lineRule="exact"/>
        <w:ind w:left="0" w:firstLine="0"/>
        <w:jc w:val="left"/>
        <w:rPr>
          <w:ins w:id="885249" w:author="Claude" w:date="2026-10-07T12:00:00Z"/>
        </w:rPr>
      </w:pPr>
      <w:ins w:id="886031" w:author="Claude" w:date="2026-10-07T12:00:00Z">
        <w:r>
          <w:rPr>
            <w:rFonts w:ascii="Consolas" w:hAnsi="Consolas" w:cs="Consolas"/>
            <w:sz w:val="14"/>
            <w:szCs w:val="14"/>
          </w:rPr>
          <w:t xml:space="preserve"> 782      (30.0, "Curso d'água com menos de 10 m de largura — 30 m"),</w:t>
        </w:r>
      </w:ins>
    </w:p>
    <w:p>
      <w:pPr>
        <w:shd w:val="clear" w:color="auto" w:fill="F7F7F7"/>
        <w:spacing w:before="0" w:after="0" w:line="180" w:lineRule="exact"/>
        <w:ind w:left="0" w:firstLine="0"/>
        <w:jc w:val="left"/>
        <w:rPr>
          <w:ins w:id="885249" w:author="Claude" w:date="2026-10-07T12:00:00Z"/>
        </w:rPr>
      </w:pPr>
      <w:ins w:id="886032" w:author="Claude" w:date="2026-10-07T12:00:00Z">
        <w:r>
          <w:rPr>
            <w:rFonts w:ascii="Consolas" w:hAnsi="Consolas" w:cs="Consolas"/>
            <w:sz w:val="14"/>
            <w:szCs w:val="14"/>
          </w:rPr>
          <w:t xml:space="preserve"> 783      (50.0, "Curso d'água de 10 a 50 m — 50 m"),</w:t>
        </w:r>
      </w:ins>
    </w:p>
    <w:p>
      <w:pPr>
        <w:shd w:val="clear" w:color="auto" w:fill="F7F7F7"/>
        <w:spacing w:before="0" w:after="0" w:line="180" w:lineRule="exact"/>
        <w:ind w:left="0" w:firstLine="0"/>
        <w:jc w:val="left"/>
        <w:rPr>
          <w:ins w:id="885249" w:author="Claude" w:date="2026-10-07T12:00:00Z"/>
        </w:rPr>
      </w:pPr>
      <w:ins w:id="886033" w:author="Claude" w:date="2026-10-07T12:00:00Z">
        <w:r>
          <w:rPr>
            <w:rFonts w:ascii="Consolas" w:hAnsi="Consolas" w:cs="Consolas"/>
            <w:sz w:val="14"/>
            <w:szCs w:val="14"/>
          </w:rPr>
          <w:t xml:space="preserve"> 784      (100.0, "Curso d'água de 50 a 200 m — 100 m"),</w:t>
        </w:r>
      </w:ins>
    </w:p>
    <w:p>
      <w:pPr>
        <w:shd w:val="clear" w:color="auto" w:fill="F7F7F7"/>
        <w:spacing w:before="0" w:after="0" w:line="180" w:lineRule="exact"/>
        <w:ind w:left="0" w:firstLine="0"/>
        <w:jc w:val="left"/>
        <w:rPr>
          <w:ins w:id="885249" w:author="Claude" w:date="2026-10-07T12:00:00Z"/>
        </w:rPr>
      </w:pPr>
      <w:ins w:id="886034" w:author="Claude" w:date="2026-10-07T12:00:00Z">
        <w:r>
          <w:rPr>
            <w:rFonts w:ascii="Consolas" w:hAnsi="Consolas" w:cs="Consolas"/>
            <w:sz w:val="14"/>
            <w:szCs w:val="14"/>
          </w:rPr>
          <w:t xml:space="preserve"> 785      (200.0, "Curso d'água de 200 a 600 m — 200 m"),</w:t>
        </w:r>
      </w:ins>
    </w:p>
    <w:p>
      <w:pPr>
        <w:shd w:val="clear" w:color="auto" w:fill="F7F7F7"/>
        <w:spacing w:before="0" w:after="0" w:line="180" w:lineRule="exact"/>
        <w:ind w:left="0" w:firstLine="0"/>
        <w:jc w:val="left"/>
        <w:rPr>
          <w:ins w:id="885249" w:author="Claude" w:date="2026-10-07T12:00:00Z"/>
        </w:rPr>
      </w:pPr>
      <w:ins w:id="886035" w:author="Claude" w:date="2026-10-07T12:00:00Z">
        <w:r>
          <w:rPr>
            <w:rFonts w:ascii="Consolas" w:hAnsi="Consolas" w:cs="Consolas"/>
            <w:sz w:val="14"/>
            <w:szCs w:val="14"/>
          </w:rPr>
          <w:t xml:space="preserve"> 786      (500.0, "Curso d'água com mais de 600 m — 500 m"),</w:t>
        </w:r>
      </w:ins>
    </w:p>
    <w:p>
      <w:pPr>
        <w:shd w:val="clear" w:color="auto" w:fill="F7F7F7"/>
        <w:spacing w:before="0" w:after="0" w:line="180" w:lineRule="exact"/>
        <w:ind w:left="0" w:firstLine="0"/>
        <w:jc w:val="left"/>
        <w:rPr>
          <w:ins w:id="885249" w:author="Claude" w:date="2026-10-07T12:00:00Z"/>
        </w:rPr>
      </w:pPr>
      <w:ins w:id="886036" w:author="Claude" w:date="2026-10-07T12:00:00Z">
        <w:r>
          <w:rPr>
            <w:rFonts w:ascii="Consolas" w:hAnsi="Consolas" w:cs="Consolas"/>
            <w:sz w:val="14"/>
            <w:szCs w:val="14"/>
          </w:rPr>
          <w:t xml:space="preserve"> 787      (-1.0, "Outra situação (informar a faixa)"),</w:t>
        </w:r>
      </w:ins>
    </w:p>
    <w:p>
      <w:pPr>
        <w:shd w:val="clear" w:color="auto" w:fill="F7F7F7"/>
        <w:spacing w:before="0" w:after="0" w:line="180" w:lineRule="exact"/>
        <w:ind w:left="0" w:firstLine="0"/>
        <w:jc w:val="left"/>
        <w:rPr>
          <w:ins w:id="885249" w:author="Claude" w:date="2026-10-07T12:00:00Z"/>
        </w:rPr>
      </w:pPr>
      <w:ins w:id="886037" w:author="Claude" w:date="2026-10-07T12:00:00Z">
        <w:r>
          <w:rPr>
            <w:rFonts w:ascii="Consolas" w:hAnsi="Consolas" w:cs="Consolas"/>
            <w:sz w:val="14"/>
            <w:szCs w:val="14"/>
          </w:rPr>
          <w:t xml:space="preserve"> 788  ]</w:t>
        </w:r>
      </w:ins>
    </w:p>
    <w:p>
      <w:pPr>
        <w:shd w:val="clear" w:color="auto" w:fill="F7F7F7"/>
        <w:spacing w:before="0" w:after="0" w:line="180" w:lineRule="exact"/>
        <w:ind w:left="0" w:firstLine="0"/>
        <w:jc w:val="left"/>
        <w:rPr>
          <w:ins w:id="885249" w:author="Claude" w:date="2026-10-07T12:00:00Z"/>
        </w:rPr>
      </w:pPr>
      <w:ins w:id="886038" w:author="Claude" w:date="2026-10-07T12:00:00Z">
        <w:r>
          <w:rPr>
            <w:rFonts w:ascii="Consolas" w:hAnsi="Consolas" w:cs="Consolas"/>
            <w:sz w:val="14"/>
            <w:szCs w:val="14"/>
          </w:rPr>
          <w:t xml:space="preserve"> 789  </w:t>
        </w:r>
      </w:ins>
    </w:p>
    <w:p>
      <w:pPr>
        <w:shd w:val="clear" w:color="auto" w:fill="F7F7F7"/>
        <w:spacing w:before="0" w:after="0" w:line="180" w:lineRule="exact"/>
        <w:ind w:left="0" w:firstLine="0"/>
        <w:jc w:val="left"/>
        <w:rPr>
          <w:ins w:id="885249" w:author="Claude" w:date="2026-10-07T12:00:00Z"/>
        </w:rPr>
      </w:pPr>
      <w:ins w:id="886039" w:author="Claude" w:date="2026-10-07T12:00:00Z">
        <w:r>
          <w:rPr>
            <w:rFonts w:ascii="Consolas" w:hAnsi="Consolas" w:cs="Consolas"/>
            <w:sz w:val="14"/>
            <w:szCs w:val="14"/>
          </w:rPr>
          <w:t xml:space="preserve"> 790  </w:t>
        </w:r>
      </w:ins>
    </w:p>
    <w:p>
      <w:pPr>
        <w:shd w:val="clear" w:color="auto" w:fill="F7F7F7"/>
        <w:spacing w:before="0" w:after="0" w:line="180" w:lineRule="exact"/>
        <w:ind w:left="0" w:firstLine="0"/>
        <w:jc w:val="left"/>
        <w:rPr>
          <w:ins w:id="885249" w:author="Claude" w:date="2026-10-07T12:00:00Z"/>
        </w:rPr>
      </w:pPr>
      <w:ins w:id="886040" w:author="Claude" w:date="2026-10-07T12:00:00Z">
        <w:r>
          <w:rPr>
            <w:rFonts w:ascii="Consolas" w:hAnsi="Consolas" w:cs="Consolas"/>
            <w:sz w:val="14"/>
            <w:szCs w:val="14"/>
          </w:rPr>
          <w:t xml:space="preserve"> 791  def bloco_ambiental(P: Perguntador, cfg: EVTEASConfig):</w:t>
        </w:r>
      </w:ins>
    </w:p>
    <w:p>
      <w:pPr>
        <w:shd w:val="clear" w:color="auto" w:fill="F7F7F7"/>
        <w:spacing w:before="0" w:after="0" w:line="180" w:lineRule="exact"/>
        <w:ind w:left="0" w:firstLine="0"/>
        <w:jc w:val="left"/>
        <w:rPr>
          <w:ins w:id="885249" w:author="Claude" w:date="2026-10-07T12:00:00Z"/>
        </w:rPr>
      </w:pPr>
      <w:ins w:id="886041" w:author="Claude" w:date="2026-10-07T12:00:00Z">
        <w:r>
          <w:rPr>
            <w:rFonts w:ascii="Consolas" w:hAnsi="Consolas" w:cs="Consolas"/>
            <w:sz w:val="14"/>
            <w:szCs w:val="14"/>
          </w:rPr>
          <w:t xml:space="preserve"> 792      a, t = cfg.ambiental, cfg.tecnico</w:t>
        </w:r>
      </w:ins>
    </w:p>
    <w:p>
      <w:pPr>
        <w:shd w:val="clear" w:color="auto" w:fill="F7F7F7"/>
        <w:spacing w:before="0" w:after="0" w:line="180" w:lineRule="exact"/>
        <w:ind w:left="0" w:firstLine="0"/>
        <w:jc w:val="left"/>
        <w:rPr>
          <w:ins w:id="885249" w:author="Claude" w:date="2026-10-07T12:00:00Z"/>
        </w:rPr>
      </w:pPr>
      <w:ins w:id="886042" w:author="Claude" w:date="2026-10-07T12:00:00Z">
        <w:r>
          <w:rPr>
            <w:rFonts w:ascii="Consolas" w:hAnsi="Consolas" w:cs="Consolas"/>
            <w:sz w:val="14"/>
            <w:szCs w:val="14"/>
          </w:rPr>
          <w:t xml:space="preserve"> 793      ref = SISTEMAS_PRODUTIVOS[t.sistema_produtivo]</w:t>
        </w:r>
      </w:ins>
    </w:p>
    <w:p>
      <w:pPr>
        <w:shd w:val="clear" w:color="auto" w:fill="F7F7F7"/>
        <w:spacing w:before="0" w:after="0" w:line="180" w:lineRule="exact"/>
        <w:ind w:left="0" w:firstLine="0"/>
        <w:jc w:val="left"/>
        <w:rPr>
          <w:ins w:id="885249" w:author="Claude" w:date="2026-10-07T12:00:00Z"/>
        </w:rPr>
      </w:pPr>
      <w:ins w:id="886043" w:author="Claude" w:date="2026-10-07T12:00:00Z">
        <w:r>
          <w:rPr>
            <w:rFonts w:ascii="Consolas" w:hAnsi="Consolas" w:cs="Consolas"/>
            <w:sz w:val="14"/>
            <w:szCs w:val="14"/>
          </w:rPr>
          <w:t xml:space="preserve"> 794      P.bloco("10. DIMENSÃO AMBIENTAL — ÁGUA E EFLUENTES")</w:t>
        </w:r>
      </w:ins>
    </w:p>
    <w:p>
      <w:pPr>
        <w:shd w:val="clear" w:color="auto" w:fill="F7F7F7"/>
        <w:spacing w:before="0" w:after="0" w:line="180" w:lineRule="exact"/>
        <w:ind w:left="0" w:firstLine="0"/>
        <w:jc w:val="left"/>
        <w:rPr>
          <w:ins w:id="885249" w:author="Claude" w:date="2026-10-07T12:00:00Z"/>
        </w:rPr>
      </w:pPr>
      <w:ins w:id="886044" w:author="Claude" w:date="2026-10-07T12:00:00Z">
        <w:r>
          <w:rPr>
            <w:rFonts w:ascii="Consolas" w:hAnsi="Consolas" w:cs="Consolas"/>
            <w:sz w:val="14"/>
            <w:szCs w:val="14"/>
          </w:rPr>
          <w:t xml:space="preserve"> 795      ren, origem = P.numero("Renovação diária de água", a.renovacao_pct_dia if P.modo == "revisar" else None, 0, 100,</w:t>
        </w:r>
      </w:ins>
    </w:p>
    <w:p>
      <w:pPr>
        <w:shd w:val="clear" w:color="auto" w:fill="F7F7F7"/>
        <w:spacing w:before="0" w:after="0" w:line="180" w:lineRule="exact"/>
        <w:ind w:left="0" w:firstLine="0"/>
        <w:jc w:val="left"/>
        <w:rPr>
          <w:ins w:id="885249" w:author="Claude" w:date="2026-10-07T12:00:00Z"/>
        </w:rPr>
      </w:pPr>
      <w:ins w:id="886045" w:author="Claude" w:date="2026-10-07T12:00:00Z">
        <w:r>
          <w:rPr>
            <w:rFonts w:ascii="Consolas" w:hAnsi="Consolas" w:cs="Consolas"/>
            <w:sz w:val="14"/>
            <w:szCs w:val="14"/>
          </w:rPr>
          <w:t xml:space="preserve"> 796                             referencia=ref["renovacao_pct_dia"], unidade="% do volume/dia")</w:t>
        </w:r>
      </w:ins>
    </w:p>
    <w:p>
      <w:pPr>
        <w:shd w:val="clear" w:color="auto" w:fill="F7F7F7"/>
        <w:spacing w:before="0" w:after="0" w:line="180" w:lineRule="exact"/>
        <w:ind w:left="0" w:firstLine="0"/>
        <w:jc w:val="left"/>
        <w:rPr>
          <w:ins w:id="885249" w:author="Claude" w:date="2026-10-07T12:00:00Z"/>
        </w:rPr>
      </w:pPr>
      <w:ins w:id="886046" w:author="Claude" w:date="2026-10-07T12:00:00Z">
        <w:r>
          <w:rPr>
            <w:rFonts w:ascii="Consolas" w:hAnsi="Consolas" w:cs="Consolas"/>
            <w:sz w:val="14"/>
            <w:szCs w:val="14"/>
          </w:rPr>
          <w:t xml:space="preserve"> 797      a.renovacao_pct_dia = ren</w:t>
        </w:r>
      </w:ins>
    </w:p>
    <w:p>
      <w:pPr>
        <w:shd w:val="clear" w:color="auto" w:fill="F7F7F7"/>
        <w:spacing w:before="0" w:after="0" w:line="180" w:lineRule="exact"/>
        <w:ind w:left="0" w:firstLine="0"/>
        <w:jc w:val="left"/>
        <w:rPr>
          <w:ins w:id="885249" w:author="Claude" w:date="2026-10-07T12:00:00Z"/>
        </w:rPr>
      </w:pPr>
      <w:ins w:id="886047" w:author="Claude" w:date="2026-10-07T12:00:00Z">
        <w:r>
          <w:rPr>
            <w:rFonts w:ascii="Consolas" w:hAnsi="Consolas" w:cs="Consolas"/>
            <w:sz w:val="14"/>
            <w:szCs w:val="14"/>
          </w:rPr>
          <w:t xml:space="preserve"> 798      P._registrar("ambiental.renovacao_pct_dia", origem, FONTE_SISTEMA)</w:t>
        </w:r>
      </w:ins>
    </w:p>
    <w:p>
      <w:pPr>
        <w:shd w:val="clear" w:color="auto" w:fill="F7F7F7"/>
        <w:spacing w:before="0" w:after="0" w:line="180" w:lineRule="exact"/>
        <w:ind w:left="0" w:firstLine="0"/>
        <w:jc w:val="left"/>
        <w:rPr>
          <w:ins w:id="885249" w:author="Claude" w:date="2026-10-07T12:00:00Z"/>
        </w:rPr>
      </w:pPr>
      <w:ins w:id="886048" w:author="Claude" w:date="2026-10-07T12:00:00Z">
        <w:r>
          <w:rPr>
            <w:rFonts w:ascii="Consolas" w:hAnsi="Consolas" w:cs="Consolas"/>
            <w:sz w:val="14"/>
            <w:szCs w:val="14"/>
          </w:rPr>
          <w:t xml:space="preserve"> 799      P.campo_sn(cfg, "ambiental.esvaziamento_por_ciclo", "Os viveiros são esvaziados a cada ciclo?")</w:t>
        </w:r>
      </w:ins>
    </w:p>
    <w:p>
      <w:pPr>
        <w:shd w:val="clear" w:color="auto" w:fill="F7F7F7"/>
        <w:spacing w:before="0" w:after="0" w:line="180" w:lineRule="exact"/>
        <w:ind w:left="0" w:firstLine="0"/>
        <w:jc w:val="left"/>
        <w:rPr>
          <w:ins w:id="885249" w:author="Claude" w:date="2026-10-07T12:00:00Z"/>
        </w:rPr>
      </w:pPr>
      <w:ins w:id="886049" w:author="Claude" w:date="2026-10-07T12:00:00Z">
        <w:r>
          <w:rPr>
            <w:rFonts w:ascii="Consolas" w:hAnsi="Consolas" w:cs="Consolas"/>
            <w:sz w:val="14"/>
            <w:szCs w:val="14"/>
          </w:rPr>
          <w:t xml:space="preserve"> 800      P.campo(cfg, "ambiental.evaporacao_mm_dia", "Evaporação", minimo=0, maximo=20, referencia=4.0, unidade="mm/dia",</w:t>
        </w:r>
      </w:ins>
    </w:p>
    <w:p>
      <w:pPr>
        <w:shd w:val="clear" w:color="auto" w:fill="F7F7F7"/>
        <w:spacing w:before="0" w:after="0" w:line="180" w:lineRule="exact"/>
        <w:ind w:left="0" w:firstLine="0"/>
        <w:jc w:val="left"/>
        <w:rPr>
          <w:ins w:id="885249" w:author="Claude" w:date="2026-10-07T12:00:00Z"/>
        </w:rPr>
      </w:pPr>
      <w:ins w:id="886050" w:author="Claude" w:date="2026-10-07T12:00:00Z">
        <w:r>
          <w:rPr>
            <w:rFonts w:ascii="Consolas" w:hAnsi="Consolas" w:cs="Consolas"/>
            <w:sz w:val="14"/>
            <w:szCs w:val="14"/>
          </w:rPr>
          <w:t xml:space="preserve"> 801              fonte_ref=Fonte("bibliografico", "Kubitza (2017); calibrar com dados climáticos locais"))</w:t>
        </w:r>
      </w:ins>
    </w:p>
    <w:p>
      <w:pPr>
        <w:shd w:val="clear" w:color="auto" w:fill="F7F7F7"/>
        <w:spacing w:before="0" w:after="0" w:line="180" w:lineRule="exact"/>
        <w:ind w:left="0" w:firstLine="0"/>
        <w:jc w:val="left"/>
        <w:rPr>
          <w:ins w:id="885249" w:author="Claude" w:date="2026-10-07T12:00:00Z"/>
        </w:rPr>
      </w:pPr>
      <w:ins w:id="886051" w:author="Claude" w:date="2026-10-07T12:00:00Z">
        <w:r>
          <w:rPr>
            <w:rFonts w:ascii="Consolas" w:hAnsi="Consolas" w:cs="Consolas"/>
            <w:sz w:val="14"/>
            <w:szCs w:val="14"/>
          </w:rPr>
          <w:t xml:space="preserve"> 802      P.campo(cfg, "ambiental.infiltracao_mm_dia", "Infiltração", minimo=0, maximo=50, referencia=2.0, unidade="mm/dia",</w:t>
        </w:r>
      </w:ins>
    </w:p>
    <w:p>
      <w:pPr>
        <w:shd w:val="clear" w:color="auto" w:fill="F7F7F7"/>
        <w:spacing w:before="0" w:after="0" w:line="180" w:lineRule="exact"/>
        <w:ind w:left="0" w:firstLine="0"/>
        <w:jc w:val="left"/>
        <w:rPr>
          <w:ins w:id="885249" w:author="Claude" w:date="2026-10-07T12:00:00Z"/>
        </w:rPr>
      </w:pPr>
      <w:ins w:id="886052" w:author="Claude" w:date="2026-10-07T12:00:00Z">
        <w:r>
          <w:rPr>
            <w:rFonts w:ascii="Consolas" w:hAnsi="Consolas" w:cs="Consolas"/>
            <w:sz w:val="14"/>
            <w:szCs w:val="14"/>
          </w:rPr>
          <w:t xml:space="preserve"> 803              fonte_ref=FONTE_KUBITZA)</w:t>
        </w:r>
      </w:ins>
    </w:p>
    <w:p>
      <w:pPr>
        <w:shd w:val="clear" w:color="auto" w:fill="F7F7F7"/>
        <w:spacing w:before="0" w:after="0" w:line="180" w:lineRule="exact"/>
        <w:ind w:left="0" w:firstLine="0"/>
        <w:jc w:val="left"/>
        <w:rPr>
          <w:ins w:id="885249" w:author="Claude" w:date="2026-10-07T12:00:00Z"/>
        </w:rPr>
      </w:pPr>
      <w:ins w:id="886053" w:author="Claude" w:date="2026-10-07T12:00:00Z">
        <w:r>
          <w:rPr>
            <w:rFonts w:ascii="Consolas" w:hAnsi="Consolas" w:cs="Consolas"/>
            <w:sz w:val="14"/>
            <w:szCs w:val="14"/>
          </w:rPr>
          <w:t xml:space="preserve"> 804      P.campo(cfg, "ambiental.fracao_retorno_perdida", "Fração da água devolvida a outra bacia (0 a 1)", minimo=0, maximo=1,</w:t>
        </w:r>
      </w:ins>
    </w:p>
    <w:p>
      <w:pPr>
        <w:shd w:val="clear" w:color="auto" w:fill="F7F7F7"/>
        <w:spacing w:before="0" w:after="0" w:line="180" w:lineRule="exact"/>
        <w:ind w:left="0" w:firstLine="0"/>
        <w:jc w:val="left"/>
        <w:rPr>
          <w:ins w:id="885249" w:author="Claude" w:date="2026-10-07T12:00:00Z"/>
        </w:rPr>
      </w:pPr>
      <w:ins w:id="886054" w:author="Claude" w:date="2026-10-07T12:00:00Z">
        <w:r>
          <w:rPr>
            <w:rFonts w:ascii="Consolas" w:hAnsi="Consolas" w:cs="Consolas"/>
            <w:sz w:val="14"/>
            <w:szCs w:val="14"/>
          </w:rPr>
          <w:t xml:space="preserve"> 805              referencia=0.0, fonte_ref=FONTE_AUTOR)</w:t>
        </w:r>
      </w:ins>
    </w:p>
    <w:p>
      <w:pPr>
        <w:shd w:val="clear" w:color="auto" w:fill="F7F7F7"/>
        <w:spacing w:before="0" w:after="0" w:line="180" w:lineRule="exact"/>
        <w:ind w:left="0" w:firstLine="0"/>
        <w:jc w:val="left"/>
        <w:rPr>
          <w:ins w:id="885249" w:author="Claude" w:date="2026-10-07T12:00:00Z"/>
        </w:rPr>
      </w:pPr>
      <w:ins w:id="886055" w:author="Claude" w:date="2026-10-07T12:00:00Z">
        <w:r>
          <w:rPr>
            <w:rFonts w:ascii="Consolas" w:hAnsi="Consolas" w:cs="Consolas"/>
            <w:sz w:val="14"/>
            <w:szCs w:val="14"/>
          </w:rPr>
          <w:t xml:space="preserve"> 806      P.campo_pct(cfg, "ambiental.proteina_racao_pct", "Proteína bruta da ração", minimo=1, maximo=70, referencia=32.0, fonte_ref=FONTE_KUBITZA)</w:t>
        </w:r>
      </w:ins>
    </w:p>
    <w:p>
      <w:pPr>
        <w:shd w:val="clear" w:color="auto" w:fill="F7F7F7"/>
        <w:spacing w:before="0" w:after="0" w:line="180" w:lineRule="exact"/>
        <w:ind w:left="0" w:firstLine="0"/>
        <w:jc w:val="left"/>
        <w:rPr>
          <w:ins w:id="885249" w:author="Claude" w:date="2026-10-07T12:00:00Z"/>
        </w:rPr>
      </w:pPr>
      <w:ins w:id="886056" w:author="Claude" w:date="2026-10-07T12:00:00Z">
        <w:r>
          <w:rPr>
            <w:rFonts w:ascii="Consolas" w:hAnsi="Consolas" w:cs="Consolas"/>
            <w:sz w:val="14"/>
            <w:szCs w:val="14"/>
          </w:rPr>
          <w:t xml:space="preserve"> 807      P.campo_pct(cfg, "ambiental.fosforo_racao_pct", "Fósforo da ração", maximo=10, referencia=1.0, fonte_ref=FONTE_KUBITZA)</w:t>
        </w:r>
      </w:ins>
    </w:p>
    <w:p>
      <w:pPr>
        <w:shd w:val="clear" w:color="auto" w:fill="F7F7F7"/>
        <w:spacing w:before="0" w:after="0" w:line="180" w:lineRule="exact"/>
        <w:ind w:left="0" w:firstLine="0"/>
        <w:jc w:val="left"/>
        <w:rPr>
          <w:ins w:id="885249" w:author="Claude" w:date="2026-10-07T12:00:00Z"/>
        </w:rPr>
      </w:pPr>
      <w:ins w:id="886057" w:author="Claude" w:date="2026-10-07T12:00:00Z">
        <w:r>
          <w:rPr>
            <w:rFonts w:ascii="Consolas" w:hAnsi="Consolas" w:cs="Consolas"/>
            <w:sz w:val="14"/>
            <w:szCs w:val="14"/>
          </w:rPr>
          <w:t xml:space="preserve"> 808      P.campo_pct(cfg, "ambiental.nitrogenio_peixe_pct", "Nitrogênio retido no peixe (peso vivo)", maximo=10, referencia=2.6, fonte_ref=FONTE_KUBITZA)</w:t>
        </w:r>
      </w:ins>
    </w:p>
    <w:p>
      <w:pPr>
        <w:shd w:val="clear" w:color="auto" w:fill="F7F7F7"/>
        <w:spacing w:before="0" w:after="0" w:line="180" w:lineRule="exact"/>
        <w:ind w:left="0" w:firstLine="0"/>
        <w:jc w:val="left"/>
        <w:rPr>
          <w:ins w:id="885249" w:author="Claude" w:date="2026-10-07T12:00:00Z"/>
        </w:rPr>
      </w:pPr>
      <w:ins w:id="886058" w:author="Claude" w:date="2026-10-07T12:00:00Z">
        <w:r>
          <w:rPr>
            <w:rFonts w:ascii="Consolas" w:hAnsi="Consolas" w:cs="Consolas"/>
            <w:sz w:val="14"/>
            <w:szCs w:val="14"/>
          </w:rPr>
          <w:t xml:space="preserve"> 809      P.campo_pct(cfg, "ambiental.fosforo_peixe_pct", "Fósforo retido no peixe (peso vivo)", maximo=10, referencia=0.7, fonte_ref=FONTE_KUBITZA)</w:t>
        </w:r>
      </w:ins>
    </w:p>
    <w:p>
      <w:pPr>
        <w:shd w:val="clear" w:color="auto" w:fill="F7F7F7"/>
        <w:spacing w:before="0" w:after="0" w:line="180" w:lineRule="exact"/>
        <w:ind w:left="0" w:firstLine="0"/>
        <w:jc w:val="left"/>
        <w:rPr>
          <w:ins w:id="885249" w:author="Claude" w:date="2026-10-07T12:00:00Z"/>
        </w:rPr>
      </w:pPr>
      <w:ins w:id="886059" w:author="Claude" w:date="2026-10-07T12:00:00Z">
        <w:r>
          <w:rPr>
            <w:rFonts w:ascii="Consolas" w:hAnsi="Consolas" w:cs="Consolas"/>
            <w:sz w:val="14"/>
            <w:szCs w:val="14"/>
          </w:rPr>
          <w:t xml:space="preserve"> 810      P.campo_pct(cfg, "ambiental.remocao_n_tratamento_pct", "Remoção de nitrogênio no tratamento de efluentes")</w:t>
        </w:r>
      </w:ins>
    </w:p>
    <w:p>
      <w:pPr>
        <w:shd w:val="clear" w:color="auto" w:fill="F7F7F7"/>
        <w:spacing w:before="0" w:after="0" w:line="180" w:lineRule="exact"/>
        <w:ind w:left="0" w:firstLine="0"/>
        <w:jc w:val="left"/>
        <w:rPr>
          <w:ins w:id="885249" w:author="Claude" w:date="2026-10-07T12:00:00Z"/>
        </w:rPr>
      </w:pPr>
      <w:ins w:id="886060" w:author="Claude" w:date="2026-10-07T12:00:00Z">
        <w:r>
          <w:rPr>
            <w:rFonts w:ascii="Consolas" w:hAnsi="Consolas" w:cs="Consolas"/>
            <w:sz w:val="14"/>
            <w:szCs w:val="14"/>
          </w:rPr>
          <w:t xml:space="preserve"> 811      P.campo_pct(cfg, "ambiental.remocao_p_tratamento_pct", "Remoção de fósforo no tratamento de efluentes")</w:t>
        </w:r>
      </w:ins>
    </w:p>
    <w:p>
      <w:pPr>
        <w:shd w:val="clear" w:color="auto" w:fill="F7F7F7"/>
        <w:spacing w:before="0" w:after="0" w:line="180" w:lineRule="exact"/>
        <w:ind w:left="0" w:firstLine="0"/>
        <w:jc w:val="left"/>
        <w:rPr>
          <w:ins w:id="885249" w:author="Claude" w:date="2026-10-07T12:00:00Z"/>
        </w:rPr>
      </w:pPr>
      <w:ins w:id="886061" w:author="Claude" w:date="2026-10-07T12:00:00Z">
        <w:r>
          <w:rPr>
            <w:rFonts w:ascii="Consolas" w:hAnsi="Consolas" w:cs="Consolas"/>
            <w:sz w:val="14"/>
            <w:szCs w:val="14"/>
          </w:rPr>
          <w:t xml:space="preserve"> 812      classes = [(k, f"{k} (N total {_fmt(float(v['n_max_mg_l']))} mg/L; P total {_fmt(float(v['p_max_mg_l']))} mg/L)")</w:t>
        </w:r>
      </w:ins>
    </w:p>
    <w:p>
      <w:pPr>
        <w:shd w:val="clear" w:color="auto" w:fill="F7F7F7"/>
        <w:spacing w:before="0" w:after="0" w:line="180" w:lineRule="exact"/>
        <w:ind w:left="0" w:firstLine="0"/>
        <w:jc w:val="left"/>
        <w:rPr>
          <w:ins w:id="885249" w:author="Claude" w:date="2026-10-07T12:00:00Z"/>
        </w:rPr>
      </w:pPr>
      <w:ins w:id="886062" w:author="Claude" w:date="2026-10-07T12:00:00Z">
        <w:r>
          <w:rPr>
            <w:rFonts w:ascii="Consolas" w:hAnsi="Consolas" w:cs="Consolas"/>
            <w:sz w:val="14"/>
            <w:szCs w:val="14"/>
          </w:rPr>
          <w:t xml:space="preserve"> 813                 for k, v in CLASSES_CORPO_RECEPTOR.items()]</w:t>
        </w:r>
      </w:ins>
    </w:p>
    <w:p>
      <w:pPr>
        <w:shd w:val="clear" w:color="auto" w:fill="F7F7F7"/>
        <w:spacing w:before="0" w:after="0" w:line="180" w:lineRule="exact"/>
        <w:ind w:left="0" w:firstLine="0"/>
        <w:jc w:val="left"/>
        <w:rPr>
          <w:ins w:id="885249" w:author="Claude" w:date="2026-10-07T12:00:00Z"/>
        </w:rPr>
      </w:pPr>
      <w:ins w:id="886063" w:author="Claude" w:date="2026-10-07T12:00:00Z">
        <w:r>
          <w:rPr>
            <w:rFonts w:ascii="Consolas" w:hAnsi="Consolas" w:cs="Consolas"/>
            <w:sz w:val="14"/>
            <w:szCs w:val="14"/>
          </w:rPr>
          <w:t xml:space="preserve"> 814      classes.append(("manual", "Informar os limites manualmente"))</w:t>
        </w:r>
      </w:ins>
    </w:p>
    <w:p>
      <w:pPr>
        <w:shd w:val="clear" w:color="auto" w:fill="F7F7F7"/>
        <w:spacing w:before="0" w:after="0" w:line="180" w:lineRule="exact"/>
        <w:ind w:left="0" w:firstLine="0"/>
        <w:jc w:val="left"/>
        <w:rPr>
          <w:ins w:id="885249" w:author="Claude" w:date="2026-10-07T12:00:00Z"/>
        </w:rPr>
      </w:pPr>
      <w:ins w:id="886064" w:author="Claude" w:date="2026-10-07T12:00:00Z">
        <w:r>
          <w:rPr>
            <w:rFonts w:ascii="Consolas" w:hAnsi="Consolas" w:cs="Consolas"/>
            <w:sz w:val="14"/>
            <w:szCs w:val="14"/>
          </w:rPr>
          <w:t xml:space="preserve"> 815      atual = next((k for k, v in CLASSES_CORPO_RECEPTOR.items()</w:t>
        </w:r>
      </w:ins>
    </w:p>
    <w:p>
      <w:pPr>
        <w:shd w:val="clear" w:color="auto" w:fill="F7F7F7"/>
        <w:spacing w:before="0" w:after="0" w:line="180" w:lineRule="exact"/>
        <w:ind w:left="0" w:firstLine="0"/>
        <w:jc w:val="left"/>
        <w:rPr>
          <w:ins w:id="885249" w:author="Claude" w:date="2026-10-07T12:00:00Z"/>
        </w:rPr>
      </w:pPr>
      <w:ins w:id="886065" w:author="Claude" w:date="2026-10-07T12:00:00Z">
        <w:r>
          <w:rPr>
            <w:rFonts w:ascii="Consolas" w:hAnsi="Consolas" w:cs="Consolas"/>
            <w:sz w:val="14"/>
            <w:szCs w:val="14"/>
          </w:rPr>
          <w:t xml:space="preserve"> 816                    if v["n_max_mg_l"] == a.n_max_mg_l and v["p_max_mg_l"] == a.p_max_mg_l), "manual")</w:t>
        </w:r>
      </w:ins>
    </w:p>
    <w:p>
      <w:pPr>
        <w:shd w:val="clear" w:color="auto" w:fill="F7F7F7"/>
        <w:spacing w:before="0" w:after="0" w:line="180" w:lineRule="exact"/>
        <w:ind w:left="0" w:firstLine="0"/>
        <w:jc w:val="left"/>
        <w:rPr>
          <w:ins w:id="885249" w:author="Claude" w:date="2026-10-07T12:00:00Z"/>
        </w:rPr>
      </w:pPr>
      <w:ins w:id="886066" w:author="Claude" w:date="2026-10-07T12:00:00Z">
        <w:r>
          <w:rPr>
            <w:rFonts w:ascii="Consolas" w:hAnsi="Consolas" w:cs="Consolas"/>
            <w:sz w:val="14"/>
            <w:szCs w:val="14"/>
          </w:rPr>
          <w:t xml:space="preserve"> 817      cl, origem = P.opcao("Corpo receptor dos efluentes (Resolução CONAMA nº 357/2005):", classes,</w:t>
        </w:r>
      </w:ins>
    </w:p>
    <w:p>
      <w:pPr>
        <w:shd w:val="clear" w:color="auto" w:fill="F7F7F7"/>
        <w:spacing w:before="0" w:after="0" w:line="180" w:lineRule="exact"/>
        <w:ind w:left="0" w:firstLine="0"/>
        <w:jc w:val="left"/>
        <w:rPr>
          <w:ins w:id="885249" w:author="Claude" w:date="2026-10-07T12:00:00Z"/>
        </w:rPr>
      </w:pPr>
      <w:ins w:id="886067" w:author="Claude" w:date="2026-10-07T12:00:00Z">
        <w:r>
          <w:rPr>
            <w:rFonts w:ascii="Consolas" w:hAnsi="Consolas" w:cs="Consolas"/>
            <w:sz w:val="14"/>
            <w:szCs w:val="14"/>
          </w:rPr>
          <w:t xml:space="preserve"> 818                           atual if P.modo == "revisar" else None)</w:t>
        </w:r>
      </w:ins>
    </w:p>
    <w:p>
      <w:pPr>
        <w:shd w:val="clear" w:color="auto" w:fill="F7F7F7"/>
        <w:spacing w:before="0" w:after="0" w:line="180" w:lineRule="exact"/>
        <w:ind w:left="0" w:firstLine="0"/>
        <w:jc w:val="left"/>
        <w:rPr>
          <w:ins w:id="885249" w:author="Claude" w:date="2026-10-07T12:00:00Z"/>
        </w:rPr>
      </w:pPr>
      <w:ins w:id="886068" w:author="Claude" w:date="2026-10-07T12:00:00Z">
        <w:r>
          <w:rPr>
            <w:rFonts w:ascii="Consolas" w:hAnsi="Consolas" w:cs="Consolas"/>
            <w:sz w:val="14"/>
            <w:szCs w:val="14"/>
          </w:rPr>
          <w:t xml:space="preserve"> 819      if cl == "manual":</w:t>
        </w:r>
      </w:ins>
    </w:p>
    <w:p>
      <w:pPr>
        <w:shd w:val="clear" w:color="auto" w:fill="F7F7F7"/>
        <w:spacing w:before="0" w:after="0" w:line="180" w:lineRule="exact"/>
        <w:ind w:left="0" w:firstLine="0"/>
        <w:jc w:val="left"/>
        <w:rPr>
          <w:ins w:id="885249" w:author="Claude" w:date="2026-10-07T12:00:00Z"/>
        </w:rPr>
      </w:pPr>
      <w:ins w:id="886069" w:author="Claude" w:date="2026-10-07T12:00:00Z">
        <w:r>
          <w:rPr>
            <w:rFonts w:ascii="Consolas" w:hAnsi="Consolas" w:cs="Consolas"/>
            <w:sz w:val="14"/>
            <w:szCs w:val="14"/>
          </w:rPr>
          <w:t xml:space="preserve"> 820          P.campo(cfg, "ambiental.n_max_mg_l", "Limite de nitrogênio total", minimo=0.001, unidade="mg/L")</w:t>
        </w:r>
      </w:ins>
    </w:p>
    <w:p>
      <w:pPr>
        <w:shd w:val="clear" w:color="auto" w:fill="F7F7F7"/>
        <w:spacing w:before="0" w:after="0" w:line="180" w:lineRule="exact"/>
        <w:ind w:left="0" w:firstLine="0"/>
        <w:jc w:val="left"/>
        <w:rPr>
          <w:ins w:id="885249" w:author="Claude" w:date="2026-10-07T12:00:00Z"/>
        </w:rPr>
      </w:pPr>
      <w:ins w:id="886070" w:author="Claude" w:date="2026-10-07T12:00:00Z">
        <w:r>
          <w:rPr>
            <w:rFonts w:ascii="Consolas" w:hAnsi="Consolas" w:cs="Consolas"/>
            <w:sz w:val="14"/>
            <w:szCs w:val="14"/>
          </w:rPr>
          <w:t xml:space="preserve"> 821          P.campo(cfg, "ambiental.p_max_mg_l", "Limite de fósforo total", minimo=0.0001, unidade="mg/L")</w:t>
        </w:r>
      </w:ins>
    </w:p>
    <w:p>
      <w:pPr>
        <w:shd w:val="clear" w:color="auto" w:fill="F7F7F7"/>
        <w:spacing w:before="0" w:after="0" w:line="180" w:lineRule="exact"/>
        <w:ind w:left="0" w:firstLine="0"/>
        <w:jc w:val="left"/>
        <w:rPr>
          <w:ins w:id="885249" w:author="Claude" w:date="2026-10-07T12:00:00Z"/>
        </w:rPr>
      </w:pPr>
      <w:ins w:id="886071" w:author="Claude" w:date="2026-10-07T12:00:00Z">
        <w:r>
          <w:rPr>
            <w:rFonts w:ascii="Consolas" w:hAnsi="Consolas" w:cs="Consolas"/>
            <w:sz w:val="14"/>
            <w:szCs w:val="14"/>
          </w:rPr>
          <w:t xml:space="preserve"> 822      else:</w:t>
        </w:r>
      </w:ins>
    </w:p>
    <w:p>
      <w:pPr>
        <w:shd w:val="clear" w:color="auto" w:fill="F7F7F7"/>
        <w:spacing w:before="0" w:after="0" w:line="180" w:lineRule="exact"/>
        <w:ind w:left="0" w:firstLine="0"/>
        <w:jc w:val="left"/>
        <w:rPr>
          <w:ins w:id="885249" w:author="Claude" w:date="2026-10-07T12:00:00Z"/>
        </w:rPr>
      </w:pPr>
      <w:ins w:id="886072" w:author="Claude" w:date="2026-10-07T12:00:00Z">
        <w:r>
          <w:rPr>
            <w:rFonts w:ascii="Consolas" w:hAnsi="Consolas" w:cs="Consolas"/>
            <w:sz w:val="14"/>
            <w:szCs w:val="14"/>
          </w:rPr>
          <w:t xml:space="preserve"> 823          a.n_max_mg_l = CLASSES_CORPO_RECEPTOR[cl]["n_max_mg_l"]</w:t>
        </w:r>
      </w:ins>
    </w:p>
    <w:p>
      <w:pPr>
        <w:shd w:val="clear" w:color="auto" w:fill="F7F7F7"/>
        <w:spacing w:before="0" w:after="0" w:line="180" w:lineRule="exact"/>
        <w:ind w:left="0" w:firstLine="0"/>
        <w:jc w:val="left"/>
        <w:rPr>
          <w:ins w:id="885249" w:author="Claude" w:date="2026-10-07T12:00:00Z"/>
        </w:rPr>
      </w:pPr>
      <w:ins w:id="886073" w:author="Claude" w:date="2026-10-07T12:00:00Z">
        <w:r>
          <w:rPr>
            <w:rFonts w:ascii="Consolas" w:hAnsi="Consolas" w:cs="Consolas"/>
            <w:sz w:val="14"/>
            <w:szCs w:val="14"/>
          </w:rPr>
          <w:t xml:space="preserve"> 824          a.p_max_mg_l = CLASSES_CORPO_RECEPTOR[cl]["p_max_mg_l"]</w:t>
        </w:r>
      </w:ins>
    </w:p>
    <w:p>
      <w:pPr>
        <w:shd w:val="clear" w:color="auto" w:fill="F7F7F7"/>
        <w:spacing w:before="0" w:after="0" w:line="180" w:lineRule="exact"/>
        <w:ind w:left="0" w:firstLine="0"/>
        <w:jc w:val="left"/>
        <w:rPr>
          <w:ins w:id="885249" w:author="Claude" w:date="2026-10-07T12:00:00Z"/>
        </w:rPr>
      </w:pPr>
      <w:ins w:id="886074" w:author="Claude" w:date="2026-10-07T12:00:00Z">
        <w:r>
          <w:rPr>
            <w:rFonts w:ascii="Consolas" w:hAnsi="Consolas" w:cs="Consolas"/>
            <w:sz w:val="14"/>
            <w:szCs w:val="14"/>
          </w:rPr>
          <w:t xml:space="preserve"> 825          cfg.fontes["ambiental.n_max_mg_l"] = cfg.fontes["ambiental.p_max_mg_l"] = Fonte("normativo", f"CONAMA 357/2005 — {cl}")</w:t>
        </w:r>
      </w:ins>
    </w:p>
    <w:p>
      <w:pPr>
        <w:shd w:val="clear" w:color="auto" w:fill="F7F7F7"/>
        <w:spacing w:before="0" w:after="0" w:line="180" w:lineRule="exact"/>
        <w:ind w:left="0" w:firstLine="0"/>
        <w:jc w:val="left"/>
        <w:rPr>
          <w:ins w:id="885249" w:author="Claude" w:date="2026-10-07T12:00:00Z"/>
        </w:rPr>
      </w:pPr>
      <w:ins w:id="886075" w:author="Claude" w:date="2026-10-07T12:00:00Z">
        <w:r>
          <w:rPr>
            <w:rFonts w:ascii="Consolas" w:hAnsi="Consolas" w:cs="Consolas"/>
            <w:sz w:val="14"/>
            <w:szCs w:val="14"/>
          </w:rPr>
          <w:t xml:space="preserve"> 826      P.campo(cfg, "ambiental.n_natural_mg_l", "Concentração natural de N total no corpo receptor", minimo=0,</w:t>
        </w:r>
      </w:ins>
    </w:p>
    <w:p>
      <w:pPr>
        <w:shd w:val="clear" w:color="auto" w:fill="F7F7F7"/>
        <w:spacing w:before="0" w:after="0" w:line="180" w:lineRule="exact"/>
        <w:ind w:left="0" w:firstLine="0"/>
        <w:jc w:val="left"/>
        <w:rPr>
          <w:ins w:id="885249" w:author="Claude" w:date="2026-10-07T12:00:00Z"/>
        </w:rPr>
      </w:pPr>
      <w:ins w:id="886076" w:author="Claude" w:date="2026-10-07T12:00:00Z">
        <w:r>
          <w:rPr>
            <w:rFonts w:ascii="Consolas" w:hAnsi="Consolas" w:cs="Consolas"/>
            <w:sz w:val="14"/>
            <w:szCs w:val="14"/>
          </w:rPr>
          <w:t xml:space="preserve"> 827              maximo=a.n_max_mg_l * 0.999, referencia=min(0.5, a.n_max_mg_l * 0.5), unidade="mg/L",</w:t>
        </w:r>
      </w:ins>
    </w:p>
    <w:p>
      <w:pPr>
        <w:shd w:val="clear" w:color="auto" w:fill="F7F7F7"/>
        <w:spacing w:before="0" w:after="0" w:line="180" w:lineRule="exact"/>
        <w:ind w:left="0" w:firstLine="0"/>
        <w:jc w:val="left"/>
        <w:rPr>
          <w:ins w:id="885249" w:author="Claude" w:date="2026-10-07T12:00:00Z"/>
        </w:rPr>
      </w:pPr>
      <w:ins w:id="886077" w:author="Claude" w:date="2026-10-07T12:00:00Z">
        <w:r>
          <w:rPr>
            <w:rFonts w:ascii="Consolas" w:hAnsi="Consolas" w:cs="Consolas"/>
            <w:sz w:val="14"/>
            <w:szCs w:val="14"/>
          </w:rPr>
          <w:t xml:space="preserve"> 828              fonte_ref=Fonte("autor", "Calibrar com monitoramento local"))</w:t>
        </w:r>
      </w:ins>
    </w:p>
    <w:p>
      <w:pPr>
        <w:shd w:val="clear" w:color="auto" w:fill="F7F7F7"/>
        <w:spacing w:before="0" w:after="0" w:line="180" w:lineRule="exact"/>
        <w:ind w:left="0" w:firstLine="0"/>
        <w:jc w:val="left"/>
        <w:rPr>
          <w:ins w:id="885249" w:author="Claude" w:date="2026-10-07T12:00:00Z"/>
        </w:rPr>
      </w:pPr>
      <w:ins w:id="886078" w:author="Claude" w:date="2026-10-07T12:00:00Z">
        <w:r>
          <w:rPr>
            <w:rFonts w:ascii="Consolas" w:hAnsi="Consolas" w:cs="Consolas"/>
            <w:sz w:val="14"/>
            <w:szCs w:val="14"/>
          </w:rPr>
          <w:t xml:space="preserve"> 829      P.campo(cfg, "ambiental.p_natural_mg_l", "Concentração natural de P total no corpo receptor", minimo=0,</w:t>
        </w:r>
      </w:ins>
    </w:p>
    <w:p>
      <w:pPr>
        <w:shd w:val="clear" w:color="auto" w:fill="F7F7F7"/>
        <w:spacing w:before="0" w:after="0" w:line="180" w:lineRule="exact"/>
        <w:ind w:left="0" w:firstLine="0"/>
        <w:jc w:val="left"/>
        <w:rPr>
          <w:ins w:id="885249" w:author="Claude" w:date="2026-10-07T12:00:00Z"/>
        </w:rPr>
      </w:pPr>
      <w:ins w:id="886079" w:author="Claude" w:date="2026-10-07T12:00:00Z">
        <w:r>
          <w:rPr>
            <w:rFonts w:ascii="Consolas" w:hAnsi="Consolas" w:cs="Consolas"/>
            <w:sz w:val="14"/>
            <w:szCs w:val="14"/>
          </w:rPr>
          <w:t xml:space="preserve"> 830              maximo=a.p_max_mg_l * 0.999, referencia=min(0.02, a.p_max_mg_l * 0.5), unidade="mg/L",</w:t>
        </w:r>
      </w:ins>
    </w:p>
    <w:p>
      <w:pPr>
        <w:shd w:val="clear" w:color="auto" w:fill="F7F7F7"/>
        <w:spacing w:before="0" w:after="0" w:line="180" w:lineRule="exact"/>
        <w:ind w:left="0" w:firstLine="0"/>
        <w:jc w:val="left"/>
        <w:rPr>
          <w:ins w:id="885249" w:author="Claude" w:date="2026-10-07T12:00:00Z"/>
        </w:rPr>
      </w:pPr>
      <w:ins w:id="886080" w:author="Claude" w:date="2026-10-07T12:00:00Z">
        <w:r>
          <w:rPr>
            <w:rFonts w:ascii="Consolas" w:hAnsi="Consolas" w:cs="Consolas"/>
            <w:sz w:val="14"/>
            <w:szCs w:val="14"/>
          </w:rPr>
          <w:t xml:space="preserve"> 831              fonte_ref=Fonte("autor", "Calibrar com monitoramento local"))</w:t>
        </w:r>
      </w:ins>
    </w:p>
    <w:p>
      <w:pPr>
        <w:shd w:val="clear" w:color="auto" w:fill="F7F7F7"/>
        <w:spacing w:before="0" w:after="0" w:line="180" w:lineRule="exact"/>
        <w:ind w:left="0" w:firstLine="0"/>
        <w:jc w:val="left"/>
        <w:rPr>
          <w:ins w:id="885249" w:author="Claude" w:date="2026-10-07T12:00:00Z"/>
        </w:rPr>
      </w:pPr>
      <w:ins w:id="886081" w:author="Claude" w:date="2026-10-07T12:00:00Z">
        <w:r>
          <w:rPr>
            <w:rFonts w:ascii="Consolas" w:hAnsi="Consolas" w:cs="Consolas"/>
            <w:sz w:val="14"/>
            <w:szCs w:val="14"/>
          </w:rPr>
          <w:t xml:space="preserve"> 832      _fontes_do_bloco(P, cfg, "água e efluentes")</w:t>
        </w:r>
      </w:ins>
    </w:p>
    <w:p>
      <w:pPr>
        <w:shd w:val="clear" w:color="auto" w:fill="F7F7F7"/>
        <w:spacing w:before="0" w:after="0" w:line="180" w:lineRule="exact"/>
        <w:ind w:left="0" w:firstLine="0"/>
        <w:jc w:val="left"/>
        <w:rPr>
          <w:ins w:id="885249" w:author="Claude" w:date="2026-10-07T12:00:00Z"/>
        </w:rPr>
      </w:pPr>
      <w:ins w:id="886082" w:author="Claude" w:date="2026-10-07T12:00:00Z">
        <w:r>
          <w:rPr>
            <w:rFonts w:ascii="Consolas" w:hAnsi="Consolas" w:cs="Consolas"/>
            <w:sz w:val="14"/>
            <w:szCs w:val="14"/>
          </w:rPr>
          <w:t xml:space="preserve"> 833  </w:t>
        </w:r>
      </w:ins>
    </w:p>
    <w:p>
      <w:pPr>
        <w:shd w:val="clear" w:color="auto" w:fill="F7F7F7"/>
        <w:spacing w:before="0" w:after="0" w:line="180" w:lineRule="exact"/>
        <w:ind w:left="0" w:firstLine="0"/>
        <w:jc w:val="left"/>
        <w:rPr>
          <w:ins w:id="885249" w:author="Claude" w:date="2026-10-07T12:00:00Z"/>
        </w:rPr>
      </w:pPr>
      <w:ins w:id="886083" w:author="Claude" w:date="2026-10-07T12:00:00Z">
        <w:r>
          <w:rPr>
            <w:rFonts w:ascii="Consolas" w:hAnsi="Consolas" w:cs="Consolas"/>
            <w:sz w:val="14"/>
            <w:szCs w:val="14"/>
          </w:rPr>
          <w:t xml:space="preserve"> 834      P.bloco("11. DIMENSÃO AMBIENTAL — ENERGIA, EMISSÕES E RESÍDUOS")</w:t>
        </w:r>
      </w:ins>
    </w:p>
    <w:p>
      <w:pPr>
        <w:shd w:val="clear" w:color="auto" w:fill="F7F7F7"/>
        <w:spacing w:before="0" w:after="0" w:line="180" w:lineRule="exact"/>
        <w:ind w:left="0" w:firstLine="0"/>
        <w:jc w:val="left"/>
        <w:rPr>
          <w:ins w:id="885249" w:author="Claude" w:date="2026-10-07T12:00:00Z"/>
        </w:rPr>
      </w:pPr>
      <w:ins w:id="886084" w:author="Claude" w:date="2026-10-07T12:00:00Z">
        <w:r>
          <w:rPr>
            <w:rFonts w:ascii="Consolas" w:hAnsi="Consolas" w:cs="Consolas"/>
            <w:sz w:val="14"/>
            <w:szCs w:val="14"/>
          </w:rPr>
          <w:t xml:space="preserve"> 835      a.fonte_energia, _ = P.opcao("Fonte de energia elétrica:", FONTES_ENERGIA, a.fonte_energia if P.modo == "revisar" else None)</w:t>
        </w:r>
      </w:ins>
    </w:p>
    <w:p>
      <w:pPr>
        <w:shd w:val="clear" w:color="auto" w:fill="F7F7F7"/>
        <w:spacing w:before="0" w:after="0" w:line="180" w:lineRule="exact"/>
        <w:ind w:left="0" w:firstLine="0"/>
        <w:jc w:val="left"/>
        <w:rPr>
          <w:ins w:id="885249" w:author="Claude" w:date="2026-10-07T12:00:00Z"/>
        </w:rPr>
      </w:pPr>
      <w:ins w:id="886085" w:author="Claude" w:date="2026-10-07T12:00:00Z">
        <w:r>
          <w:rPr>
            <w:rFonts w:ascii="Consolas" w:hAnsi="Consolas" w:cs="Consolas"/>
            <w:sz w:val="14"/>
            <w:szCs w:val="14"/>
          </w:rPr>
          <w:t xml:space="preserve"> 836      if a.fonte_energia == "mista":</w:t>
        </w:r>
      </w:ins>
    </w:p>
    <w:p>
      <w:pPr>
        <w:shd w:val="clear" w:color="auto" w:fill="F7F7F7"/>
        <w:spacing w:before="0" w:after="0" w:line="180" w:lineRule="exact"/>
        <w:ind w:left="0" w:firstLine="0"/>
        <w:jc w:val="left"/>
        <w:rPr>
          <w:ins w:id="885249" w:author="Claude" w:date="2026-10-07T12:00:00Z"/>
        </w:rPr>
      </w:pPr>
      <w:ins w:id="886086" w:author="Claude" w:date="2026-10-07T12:00:00Z">
        <w:r>
          <w:rPr>
            <w:rFonts w:ascii="Consolas" w:hAnsi="Consolas" w:cs="Consolas"/>
            <w:sz w:val="14"/>
            <w:szCs w:val="14"/>
          </w:rPr>
          <w:t xml:space="preserve"> 837          P.campo(cfg, "ambiental.fracao_renovavel_mista", "Fração renovável da energia (0 a 1)", minimo=0, maximo=1)</w:t>
        </w:r>
      </w:ins>
    </w:p>
    <w:p>
      <w:pPr>
        <w:shd w:val="clear" w:color="auto" w:fill="F7F7F7"/>
        <w:spacing w:before="0" w:after="0" w:line="180" w:lineRule="exact"/>
        <w:ind w:left="0" w:firstLine="0"/>
        <w:jc w:val="left"/>
        <w:rPr>
          <w:ins w:id="885249" w:author="Claude" w:date="2026-10-07T12:00:00Z"/>
        </w:rPr>
      </w:pPr>
      <w:ins w:id="886087" w:author="Claude" w:date="2026-10-07T12:00:00Z">
        <w:r>
          <w:rPr>
            <w:rFonts w:ascii="Consolas" w:hAnsi="Consolas" w:cs="Consolas"/>
            <w:sz w:val="14"/>
            <w:szCs w:val="14"/>
          </w:rPr>
          <w:t xml:space="preserve"> 838      if a.fonte_energia in ("rede", "mista"):</w:t>
        </w:r>
      </w:ins>
    </w:p>
    <w:p>
      <w:pPr>
        <w:shd w:val="clear" w:color="auto" w:fill="F7F7F7"/>
        <w:spacing w:before="0" w:after="0" w:line="180" w:lineRule="exact"/>
        <w:ind w:left="0" w:firstLine="0"/>
        <w:jc w:val="left"/>
        <w:rPr>
          <w:ins w:id="885249" w:author="Claude" w:date="2026-10-07T12:00:00Z"/>
        </w:rPr>
      </w:pPr>
      <w:ins w:id="886088" w:author="Claude" w:date="2026-10-07T12:00:00Z">
        <w:r>
          <w:rPr>
            <w:rFonts w:ascii="Consolas" w:hAnsi="Consolas" w:cs="Consolas"/>
            <w:sz w:val="14"/>
            <w:szCs w:val="14"/>
          </w:rPr>
          <w:t xml:space="preserve"> 839          P.campo(cfg, "ambiental.fator_emissao_rede_kgco2_kwh", "Fator de emissão da rede", minimo=0, maximo=2,</w:t>
        </w:r>
      </w:ins>
    </w:p>
    <w:p>
      <w:pPr>
        <w:shd w:val="clear" w:color="auto" w:fill="F7F7F7"/>
        <w:spacing w:before="0" w:after="0" w:line="180" w:lineRule="exact"/>
        <w:ind w:left="0" w:firstLine="0"/>
        <w:jc w:val="left"/>
        <w:rPr>
          <w:ins w:id="885249" w:author="Claude" w:date="2026-10-07T12:00:00Z"/>
        </w:rPr>
      </w:pPr>
      <w:ins w:id="886089" w:author="Claude" w:date="2026-10-07T12:00:00Z">
        <w:r>
          <w:rPr>
            <w:rFonts w:ascii="Consolas" w:hAnsi="Consolas" w:cs="Consolas"/>
            <w:sz w:val="14"/>
            <w:szCs w:val="14"/>
          </w:rPr>
          <w:t xml:space="preserve"> 840                  referencia=0.0817, unidade="kgCO2e/kWh", fonte_ref=Fonte("secundario", "Fator médio do SIN (MCTI); atualizar ao ano-base"))</w:t>
        </w:r>
      </w:ins>
    </w:p>
    <w:p>
      <w:pPr>
        <w:shd w:val="clear" w:color="auto" w:fill="F7F7F7"/>
        <w:spacing w:before="0" w:after="0" w:line="180" w:lineRule="exact"/>
        <w:ind w:left="0" w:firstLine="0"/>
        <w:jc w:val="left"/>
        <w:rPr>
          <w:ins w:id="885249" w:author="Claude" w:date="2026-10-07T12:00:00Z"/>
        </w:rPr>
      </w:pPr>
      <w:ins w:id="886090" w:author="Claude" w:date="2026-10-07T12:00:00Z">
        <w:r>
          <w:rPr>
            <w:rFonts w:ascii="Consolas" w:hAnsi="Consolas" w:cs="Consolas"/>
            <w:sz w:val="14"/>
            <w:szCs w:val="14"/>
          </w:rPr>
          <w:t xml:space="preserve"> 841      P.campo(cfg, "ambiental.fator_emissao_racao_kgco2_kg", "Fator de emissão da ração", minimo=0, maximo=10,</w:t>
        </w:r>
      </w:ins>
    </w:p>
    <w:p>
      <w:pPr>
        <w:shd w:val="clear" w:color="auto" w:fill="F7F7F7"/>
        <w:spacing w:before="0" w:after="0" w:line="180" w:lineRule="exact"/>
        <w:ind w:left="0" w:firstLine="0"/>
        <w:jc w:val="left"/>
        <w:rPr>
          <w:ins w:id="885249" w:author="Claude" w:date="2026-10-07T12:00:00Z"/>
        </w:rPr>
      </w:pPr>
      <w:ins w:id="886091" w:author="Claude" w:date="2026-10-07T12:00:00Z">
        <w:r>
          <w:rPr>
            <w:rFonts w:ascii="Consolas" w:hAnsi="Consolas" w:cs="Consolas"/>
            <w:sz w:val="14"/>
            <w:szCs w:val="14"/>
          </w:rPr>
          <w:t xml:space="preserve"> 842              referencia=1.1, unidade="kgCO2e/kg", fonte_ref=Fonte("bibliografico", "Estimativa bibliográfica; validar"))</w:t>
        </w:r>
      </w:ins>
    </w:p>
    <w:p>
      <w:pPr>
        <w:shd w:val="clear" w:color="auto" w:fill="F7F7F7"/>
        <w:spacing w:before="0" w:after="0" w:line="180" w:lineRule="exact"/>
        <w:ind w:left="0" w:firstLine="0"/>
        <w:jc w:val="left"/>
        <w:rPr>
          <w:ins w:id="885249" w:author="Claude" w:date="2026-10-07T12:00:00Z"/>
        </w:rPr>
      </w:pPr>
      <w:ins w:id="886092" w:author="Claude" w:date="2026-10-07T12:00:00Z">
        <w:r>
          <w:rPr>
            <w:rFonts w:ascii="Consolas" w:hAnsi="Consolas" w:cs="Consolas"/>
            <w:sz w:val="14"/>
            <w:szCs w:val="14"/>
          </w:rPr>
          <w:t xml:space="preserve"> 843      P.campo(cfg, "ambiental.diesel_l_ano", "Consumo de diesel (geradores, veículos, despesca)", minimo=0, unidade="L/ano")</w:t>
        </w:r>
      </w:ins>
    </w:p>
    <w:p>
      <w:pPr>
        <w:shd w:val="clear" w:color="auto" w:fill="F7F7F7"/>
        <w:spacing w:before="0" w:after="0" w:line="180" w:lineRule="exact"/>
        <w:ind w:left="0" w:firstLine="0"/>
        <w:jc w:val="left"/>
        <w:rPr>
          <w:ins w:id="885249" w:author="Claude" w:date="2026-10-07T12:00:00Z"/>
        </w:rPr>
      </w:pPr>
      <w:ins w:id="886093" w:author="Claude" w:date="2026-10-07T12:00:00Z">
        <w:r>
          <w:rPr>
            <w:rFonts w:ascii="Consolas" w:hAnsi="Consolas" w:cs="Consolas"/>
            <w:sz w:val="14"/>
            <w:szCs w:val="14"/>
          </w:rPr>
          <w:t xml:space="preserve"> 844      P.campo(cfg, "ambiental.fator_emissao_diesel_kgco2_l", "Fator de emissão do diesel", minimo=0, maximo=5,</w:t>
        </w:r>
      </w:ins>
    </w:p>
    <w:p>
      <w:pPr>
        <w:shd w:val="clear" w:color="auto" w:fill="F7F7F7"/>
        <w:spacing w:before="0" w:after="0" w:line="180" w:lineRule="exact"/>
        <w:ind w:left="0" w:firstLine="0"/>
        <w:jc w:val="left"/>
        <w:rPr>
          <w:ins w:id="885249" w:author="Claude" w:date="2026-10-07T12:00:00Z"/>
        </w:rPr>
      </w:pPr>
      <w:ins w:id="886094" w:author="Claude" w:date="2026-10-07T12:00:00Z">
        <w:r>
          <w:rPr>
            <w:rFonts w:ascii="Consolas" w:hAnsi="Consolas" w:cs="Consolas"/>
            <w:sz w:val="14"/>
            <w:szCs w:val="14"/>
          </w:rPr>
          <w:t xml:space="preserve"> 845              referencia=2.6, unidade="kgCO2e/L", fonte_ref=Fonte("bibliografico", "Fator de combustão do diesel; validar"))</w:t>
        </w:r>
      </w:ins>
    </w:p>
    <w:p>
      <w:pPr>
        <w:shd w:val="clear" w:color="auto" w:fill="F7F7F7"/>
        <w:spacing w:before="0" w:after="0" w:line="180" w:lineRule="exact"/>
        <w:ind w:left="0" w:firstLine="0"/>
        <w:jc w:val="left"/>
        <w:rPr>
          <w:ins w:id="885249" w:author="Claude" w:date="2026-10-07T12:00:00Z"/>
        </w:rPr>
      </w:pPr>
      <w:ins w:id="886095" w:author="Claude" w:date="2026-10-07T12:00:00Z">
        <w:r>
          <w:rPr>
            <w:rFonts w:ascii="Consolas" w:hAnsi="Consolas" w:cs="Consolas"/>
            <w:sz w:val="14"/>
            <w:szCs w:val="14"/>
          </w:rPr>
          <w:t xml:space="preserve"> 846      P.campo(cfg, "ambiental.residuos_kg_por_kg", "Resíduos sólidos e lodo gerados", minimo=0, maximo=2, referencia=0.04,</w:t>
        </w:r>
      </w:ins>
    </w:p>
    <w:p>
      <w:pPr>
        <w:shd w:val="clear" w:color="auto" w:fill="F7F7F7"/>
        <w:spacing w:before="0" w:after="0" w:line="180" w:lineRule="exact"/>
        <w:ind w:left="0" w:firstLine="0"/>
        <w:jc w:val="left"/>
        <w:rPr>
          <w:ins w:id="885249" w:author="Claude" w:date="2026-10-07T12:00:00Z"/>
        </w:rPr>
      </w:pPr>
      <w:ins w:id="886096" w:author="Claude" w:date="2026-10-07T12:00:00Z">
        <w:r>
          <w:rPr>
            <w:rFonts w:ascii="Consolas" w:hAnsi="Consolas" w:cs="Consolas"/>
            <w:sz w:val="14"/>
            <w:szCs w:val="14"/>
          </w:rPr>
          <w:t xml:space="preserve"> 847              unidade="kg/kg de peixe", fonte_ref=FONTE_AUTOR)</w:t>
        </w:r>
      </w:ins>
    </w:p>
    <w:p>
      <w:pPr>
        <w:shd w:val="clear" w:color="auto" w:fill="F7F7F7"/>
        <w:spacing w:before="0" w:after="0" w:line="180" w:lineRule="exact"/>
        <w:ind w:left="0" w:firstLine="0"/>
        <w:jc w:val="left"/>
        <w:rPr>
          <w:ins w:id="885249" w:author="Claude" w:date="2026-10-07T12:00:00Z"/>
        </w:rPr>
      </w:pPr>
      <w:ins w:id="886097" w:author="Claude" w:date="2026-10-07T12:00:00Z">
        <w:r>
          <w:rPr>
            <w:rFonts w:ascii="Consolas" w:hAnsi="Consolas" w:cs="Consolas"/>
            <w:sz w:val="14"/>
            <w:szCs w:val="14"/>
          </w:rPr>
          <w:t xml:space="preserve"> 848      P.campo_pct(cfg, "ambiental.residuos_reaproveitados_pct", "Resíduos reaproveitados (compostagem, ração, adubo)")</w:t>
        </w:r>
      </w:ins>
    </w:p>
    <w:p>
      <w:pPr>
        <w:shd w:val="clear" w:color="auto" w:fill="F7F7F7"/>
        <w:spacing w:before="0" w:after="0" w:line="180" w:lineRule="exact"/>
        <w:ind w:left="0" w:firstLine="0"/>
        <w:jc w:val="left"/>
        <w:rPr>
          <w:ins w:id="885249" w:author="Claude" w:date="2026-10-07T12:00:00Z"/>
        </w:rPr>
      </w:pPr>
      <w:ins w:id="886098" w:author="Claude" w:date="2026-10-07T12:00:00Z">
        <w:r>
          <w:rPr>
            <w:rFonts w:ascii="Consolas" w:hAnsi="Consolas" w:cs="Consolas"/>
            <w:sz w:val="14"/>
            <w:szCs w:val="14"/>
          </w:rPr>
          <w:t xml:space="preserve"> 849      P.campo(cfg, "ambiental.energia_referencia_kwh_kg", "Consumo de energia de referência (diagnóstico Lean-Green)",</w:t>
        </w:r>
      </w:ins>
    </w:p>
    <w:p>
      <w:pPr>
        <w:shd w:val="clear" w:color="auto" w:fill="F7F7F7"/>
        <w:spacing w:before="0" w:after="0" w:line="180" w:lineRule="exact"/>
        <w:ind w:left="0" w:firstLine="0"/>
        <w:jc w:val="left"/>
        <w:rPr>
          <w:ins w:id="885249" w:author="Claude" w:date="2026-10-07T12:00:00Z"/>
        </w:rPr>
      </w:pPr>
      <w:ins w:id="886099" w:author="Claude" w:date="2026-10-07T12:00:00Z">
        <w:r>
          <w:rPr>
            <w:rFonts w:ascii="Consolas" w:hAnsi="Consolas" w:cs="Consolas"/>
            <w:sz w:val="14"/>
            <w:szCs w:val="14"/>
          </w:rPr>
          <w:t xml:space="preserve"> 850              minimo=0, referencia=0.40, unidade="kWh/kg", fonte_ref=FONTE_AUTOR)</w:t>
        </w:r>
      </w:ins>
    </w:p>
    <w:p>
      <w:pPr>
        <w:shd w:val="clear" w:color="auto" w:fill="F7F7F7"/>
        <w:spacing w:before="0" w:after="0" w:line="180" w:lineRule="exact"/>
        <w:ind w:left="0" w:firstLine="0"/>
        <w:jc w:val="left"/>
        <w:rPr>
          <w:ins w:id="885249" w:author="Claude" w:date="2026-10-07T12:00:00Z"/>
        </w:rPr>
      </w:pPr>
      <w:ins w:id="886100" w:author="Claude" w:date="2026-10-07T12:00:00Z">
        <w:r>
          <w:rPr>
            <w:rFonts w:ascii="Consolas" w:hAnsi="Consolas" w:cs="Consolas"/>
            <w:sz w:val="14"/>
            <w:szCs w:val="14"/>
          </w:rPr>
          <w:t xml:space="preserve"> 851      _fontes_do_bloco(P, cfg, "energia e resíduos")</w:t>
        </w:r>
      </w:ins>
    </w:p>
    <w:p>
      <w:pPr>
        <w:shd w:val="clear" w:color="auto" w:fill="F7F7F7"/>
        <w:spacing w:before="0" w:after="0" w:line="180" w:lineRule="exact"/>
        <w:ind w:left="0" w:firstLine="0"/>
        <w:jc w:val="left"/>
        <w:rPr>
          <w:ins w:id="885249" w:author="Claude" w:date="2026-10-07T12:00:00Z"/>
        </w:rPr>
      </w:pPr>
      <w:ins w:id="886101" w:author="Claude" w:date="2026-10-07T12:00:00Z">
        <w:r>
          <w:rPr>
            <w:rFonts w:ascii="Consolas" w:hAnsi="Consolas" w:cs="Consolas"/>
            <w:sz w:val="14"/>
            <w:szCs w:val="14"/>
          </w:rPr>
          <w:t xml:space="preserve"> 852  </w:t>
        </w:r>
      </w:ins>
    </w:p>
    <w:p>
      <w:pPr>
        <w:shd w:val="clear" w:color="auto" w:fill="F7F7F7"/>
        <w:spacing w:before="0" w:after="0" w:line="180" w:lineRule="exact"/>
        <w:ind w:left="0" w:firstLine="0"/>
        <w:jc w:val="left"/>
        <w:rPr>
          <w:ins w:id="885249" w:author="Claude" w:date="2026-10-07T12:00:00Z"/>
        </w:rPr>
      </w:pPr>
      <w:ins w:id="886102" w:author="Claude" w:date="2026-10-07T12:00:00Z">
        <w:r>
          <w:rPr>
            <w:rFonts w:ascii="Consolas" w:hAnsi="Consolas" w:cs="Consolas"/>
            <w:sz w:val="14"/>
            <w:szCs w:val="14"/>
          </w:rPr>
          <w:t xml:space="preserve"> 853      P.bloco("12. DIMENSÃO AMBIENTAL — CONFORMIDADE (checklist normativo)")</w:t>
        </w:r>
      </w:ins>
    </w:p>
    <w:p>
      <w:pPr>
        <w:shd w:val="clear" w:color="auto" w:fill="F7F7F7"/>
        <w:spacing w:before="0" w:after="0" w:line="180" w:lineRule="exact"/>
        <w:ind w:left="0" w:firstLine="0"/>
        <w:jc w:val="left"/>
        <w:rPr>
          <w:ins w:id="885249" w:author="Claude" w:date="2026-10-07T12:00:00Z"/>
        </w:rPr>
      </w:pPr>
      <w:ins w:id="886103" w:author="Claude" w:date="2026-10-07T12:00:00Z">
        <w:r>
          <w:rPr>
            <w:rFonts w:ascii="Consolas" w:hAnsi="Consolas" w:cs="Consolas"/>
            <w:sz w:val="14"/>
            <w:szCs w:val="14"/>
          </w:rPr>
          <w:t xml:space="preserve"> 854      faixa_atual = next((f for f, _ in FAIXAS_APP if f == a.faixa_app_minima_m), -1.0)</w:t>
        </w:r>
      </w:ins>
    </w:p>
    <w:p>
      <w:pPr>
        <w:shd w:val="clear" w:color="auto" w:fill="F7F7F7"/>
        <w:spacing w:before="0" w:after="0" w:line="180" w:lineRule="exact"/>
        <w:ind w:left="0" w:firstLine="0"/>
        <w:jc w:val="left"/>
        <w:rPr>
          <w:ins w:id="885249" w:author="Claude" w:date="2026-10-07T12:00:00Z"/>
        </w:rPr>
      </w:pPr>
      <w:ins w:id="886104" w:author="Claude" w:date="2026-10-07T12:00:00Z">
        <w:r>
          <w:rPr>
            <w:rFonts w:ascii="Consolas" w:hAnsi="Consolas" w:cs="Consolas"/>
            <w:sz w:val="14"/>
            <w:szCs w:val="14"/>
          </w:rPr>
          <w:t xml:space="preserve"> 855      faixa, _ = P.opcao("Faixa mínima de APP aplicável (Lei nº 12.651/2012), medida a partir da borda da calha do leito regular:",</w:t>
        </w:r>
      </w:ins>
    </w:p>
    <w:p>
      <w:pPr>
        <w:shd w:val="clear" w:color="auto" w:fill="F7F7F7"/>
        <w:spacing w:before="0" w:after="0" w:line="180" w:lineRule="exact"/>
        <w:ind w:left="0" w:firstLine="0"/>
        <w:jc w:val="left"/>
        <w:rPr>
          <w:ins w:id="885249" w:author="Claude" w:date="2026-10-07T12:00:00Z"/>
        </w:rPr>
      </w:pPr>
      <w:ins w:id="886105" w:author="Claude" w:date="2026-10-07T12:00:00Z">
        <w:r>
          <w:rPr>
            <w:rFonts w:ascii="Consolas" w:hAnsi="Consolas" w:cs="Consolas"/>
            <w:sz w:val="14"/>
            <w:szCs w:val="14"/>
          </w:rPr>
          <w:t xml:space="preserve"> 856                         [(f, d) for f, d in FAIXAS_APP], faixa_atual if P.modo == "revisar" else None)</w:t>
        </w:r>
      </w:ins>
    </w:p>
    <w:p>
      <w:pPr>
        <w:shd w:val="clear" w:color="auto" w:fill="F7F7F7"/>
        <w:spacing w:before="0" w:after="0" w:line="180" w:lineRule="exact"/>
        <w:ind w:left="0" w:firstLine="0"/>
        <w:jc w:val="left"/>
        <w:rPr>
          <w:ins w:id="885249" w:author="Claude" w:date="2026-10-07T12:00:00Z"/>
        </w:rPr>
      </w:pPr>
      <w:ins w:id="886106" w:author="Claude" w:date="2026-10-07T12:00:00Z">
        <w:r>
          <w:rPr>
            <w:rFonts w:ascii="Consolas" w:hAnsi="Consolas" w:cs="Consolas"/>
            <w:sz w:val="14"/>
            <w:szCs w:val="14"/>
          </w:rPr>
          <w:t xml:space="preserve"> 857      if faixa &lt; 0:</w:t>
        </w:r>
      </w:ins>
    </w:p>
    <w:p>
      <w:pPr>
        <w:shd w:val="clear" w:color="auto" w:fill="F7F7F7"/>
        <w:spacing w:before="0" w:after="0" w:line="180" w:lineRule="exact"/>
        <w:ind w:left="0" w:firstLine="0"/>
        <w:jc w:val="left"/>
        <w:rPr>
          <w:ins w:id="885249" w:author="Claude" w:date="2026-10-07T12:00:00Z"/>
        </w:rPr>
      </w:pPr>
      <w:ins w:id="886107" w:author="Claude" w:date="2026-10-07T12:00:00Z">
        <w:r>
          <w:rPr>
            <w:rFonts w:ascii="Consolas" w:hAnsi="Consolas" w:cs="Consolas"/>
            <w:sz w:val="14"/>
            <w:szCs w:val="14"/>
          </w:rPr>
          <w:t xml:space="preserve"> 858          P.campo(cfg, "ambiental.faixa_app_minima_m", "Faixa mínima de APP", minimo=0, unidade="m")</w:t>
        </w:r>
      </w:ins>
    </w:p>
    <w:p>
      <w:pPr>
        <w:shd w:val="clear" w:color="auto" w:fill="F7F7F7"/>
        <w:spacing w:before="0" w:after="0" w:line="180" w:lineRule="exact"/>
        <w:ind w:left="0" w:firstLine="0"/>
        <w:jc w:val="left"/>
        <w:rPr>
          <w:ins w:id="885249" w:author="Claude" w:date="2026-10-07T12:00:00Z"/>
        </w:rPr>
      </w:pPr>
      <w:ins w:id="886108" w:author="Claude" w:date="2026-10-07T12:00:00Z">
        <w:r>
          <w:rPr>
            <w:rFonts w:ascii="Consolas" w:hAnsi="Consolas" w:cs="Consolas"/>
            <w:sz w:val="14"/>
            <w:szCs w:val="14"/>
          </w:rPr>
          <w:t xml:space="preserve"> 859      else:</w:t>
        </w:r>
      </w:ins>
    </w:p>
    <w:p>
      <w:pPr>
        <w:shd w:val="clear" w:color="auto" w:fill="F7F7F7"/>
        <w:spacing w:before="0" w:after="0" w:line="180" w:lineRule="exact"/>
        <w:ind w:left="0" w:firstLine="0"/>
        <w:jc w:val="left"/>
        <w:rPr>
          <w:ins w:id="885249" w:author="Claude" w:date="2026-10-07T12:00:00Z"/>
        </w:rPr>
      </w:pPr>
      <w:ins w:id="886109" w:author="Claude" w:date="2026-10-07T12:00:00Z">
        <w:r>
          <w:rPr>
            <w:rFonts w:ascii="Consolas" w:hAnsi="Consolas" w:cs="Consolas"/>
            <w:sz w:val="14"/>
            <w:szCs w:val="14"/>
          </w:rPr>
          <w:t xml:space="preserve"> 860          a.faixa_app_minima_m = faixa</w:t>
        </w:r>
      </w:ins>
    </w:p>
    <w:p>
      <w:pPr>
        <w:shd w:val="clear" w:color="auto" w:fill="F7F7F7"/>
        <w:spacing w:before="0" w:after="0" w:line="180" w:lineRule="exact"/>
        <w:ind w:left="0" w:firstLine="0"/>
        <w:jc w:val="left"/>
        <w:rPr>
          <w:ins w:id="885249" w:author="Claude" w:date="2026-10-07T12:00:00Z"/>
        </w:rPr>
      </w:pPr>
      <w:ins w:id="886110" w:author="Claude" w:date="2026-10-07T12:00:00Z">
        <w:r>
          <w:rPr>
            <w:rFonts w:ascii="Consolas" w:hAnsi="Consolas" w:cs="Consolas"/>
            <w:sz w:val="14"/>
            <w:szCs w:val="14"/>
          </w:rPr>
          <w:t xml:space="preserve"> 861          cfg.fontes["ambiental.faixa_app_minima_m"] = Fonte("normativo", "Lei nº 12.651/2012, art. 4º, I")</w:t>
        </w:r>
      </w:ins>
    </w:p>
    <w:p>
      <w:pPr>
        <w:shd w:val="clear" w:color="auto" w:fill="F7F7F7"/>
        <w:spacing w:before="0" w:after="0" w:line="180" w:lineRule="exact"/>
        <w:ind w:left="0" w:firstLine="0"/>
        <w:jc w:val="left"/>
        <w:rPr>
          <w:ins w:id="885249" w:author="Claude" w:date="2026-10-07T12:00:00Z"/>
        </w:rPr>
      </w:pPr>
      <w:ins w:id="886111" w:author="Claude" w:date="2026-10-07T12:00:00Z">
        <w:r>
          <w:rPr>
            <w:rFonts w:ascii="Consolas" w:hAnsi="Consolas" w:cs="Consolas"/>
            <w:sz w:val="14"/>
            <w:szCs w:val="14"/>
          </w:rPr>
          <w:t xml:space="preserve"> 862      P.campo(cfg, "ambiental.distancia_app_m",</w:t>
        </w:r>
      </w:ins>
    </w:p>
    <w:p>
      <w:pPr>
        <w:shd w:val="clear" w:color="auto" w:fill="F7F7F7"/>
        <w:spacing w:before="0" w:after="0" w:line="180" w:lineRule="exact"/>
        <w:ind w:left="0" w:firstLine="0"/>
        <w:jc w:val="left"/>
        <w:rPr>
          <w:ins w:id="885249" w:author="Claude" w:date="2026-10-07T12:00:00Z"/>
        </w:rPr>
      </w:pPr>
      <w:ins w:id="886112" w:author="Claude" w:date="2026-10-07T12:00:00Z">
        <w:r>
          <w:rPr>
            <w:rFonts w:ascii="Consolas" w:hAnsi="Consolas" w:cs="Consolas"/>
            <w:sz w:val="14"/>
            <w:szCs w:val="14"/>
          </w:rPr>
          <w:t xml:space="preserve"> 863              "Distância das instalações até a margem do curso d'água (borda da calha do leito regular)", minimo=0, unidade="m")</w:t>
        </w:r>
      </w:ins>
    </w:p>
    <w:p>
      <w:pPr>
        <w:shd w:val="clear" w:color="auto" w:fill="F7F7F7"/>
        <w:spacing w:before="0" w:after="0" w:line="180" w:lineRule="exact"/>
        <w:ind w:left="0" w:firstLine="0"/>
        <w:jc w:val="left"/>
        <w:rPr>
          <w:ins w:id="885249" w:author="Claude" w:date="2026-10-07T12:00:00Z"/>
        </w:rPr>
      </w:pPr>
      <w:ins w:id="886113" w:author="Claude" w:date="2026-10-07T12:00:00Z">
        <w:r>
          <w:rPr>
            <w:rFonts w:ascii="Consolas" w:hAnsi="Consolas" w:cs="Consolas"/>
            <w:sz w:val="14"/>
            <w:szCs w:val="14"/>
          </w:rPr>
          <w:t xml:space="preserve"> 864      if a.distancia_app_m &lt; a.faixa_app_minima_m:</w:t>
        </w:r>
      </w:ins>
    </w:p>
    <w:p>
      <w:pPr>
        <w:shd w:val="clear" w:color="auto" w:fill="F7F7F7"/>
        <w:spacing w:before="0" w:after="0" w:line="180" w:lineRule="exact"/>
        <w:ind w:left="0" w:firstLine="0"/>
        <w:jc w:val="left"/>
        <w:rPr>
          <w:ins w:id="885249" w:author="Claude" w:date="2026-10-07T12:00:00Z"/>
        </w:rPr>
      </w:pPr>
      <w:ins w:id="886114" w:author="Claude" w:date="2026-10-07T12:00:00Z">
        <w:r>
          <w:rPr>
            <w:rFonts w:ascii="Consolas" w:hAnsi="Consolas" w:cs="Consolas"/>
            <w:sz w:val="14"/>
            <w:szCs w:val="14"/>
          </w:rPr>
          <w:t xml:space="preserve"> 865          P.saida(f"  ⚠ As instalações estão a {_fmt(a.distancia_app_m)} m da margem, dentro da faixa de APP de "</w:t>
        </w:r>
      </w:ins>
    </w:p>
    <w:p>
      <w:pPr>
        <w:shd w:val="clear" w:color="auto" w:fill="F7F7F7"/>
        <w:spacing w:before="0" w:after="0" w:line="180" w:lineRule="exact"/>
        <w:ind w:left="0" w:firstLine="0"/>
        <w:jc w:val="left"/>
        <w:rPr>
          <w:ins w:id="885249" w:author="Claude" w:date="2026-10-07T12:00:00Z"/>
        </w:rPr>
      </w:pPr>
      <w:ins w:id="886115" w:author="Claude" w:date="2026-10-07T12:00:00Z">
        <w:r>
          <w:rPr>
            <w:rFonts w:ascii="Consolas" w:hAnsi="Consolas" w:cs="Consolas"/>
            <w:sz w:val="14"/>
            <w:szCs w:val="14"/>
          </w:rPr>
          <w:t xml:space="preserve"> 866                  f"{_fmt(a.faixa_app_minima_m)} m: o item 'Instalações fora da APP' será considerado NÃO atendido.")</w:t>
        </w:r>
      </w:ins>
    </w:p>
    <w:p>
      <w:pPr>
        <w:shd w:val="clear" w:color="auto" w:fill="F7F7F7"/>
        <w:spacing w:before="0" w:after="0" w:line="180" w:lineRule="exact"/>
        <w:ind w:left="0" w:firstLine="0"/>
        <w:jc w:val="left"/>
        <w:rPr>
          <w:ins w:id="885249" w:author="Claude" w:date="2026-10-07T12:00:00Z"/>
        </w:rPr>
      </w:pPr>
      <w:ins w:id="886116" w:author="Claude" w:date="2026-10-07T12:00:00Z">
        <w:r>
          <w:rPr>
            <w:rFonts w:ascii="Consolas" w:hAnsi="Consolas" w:cs="Consolas"/>
            <w:sz w:val="14"/>
            <w:szCs w:val="14"/>
          </w:rPr>
          <w:t xml:space="preserve"> 867      for chave, (descricao, _, elim) in CHECKLIST_AMBIENTAL.items():</w:t>
        </w:r>
      </w:ins>
    </w:p>
    <w:p>
      <w:pPr>
        <w:shd w:val="clear" w:color="auto" w:fill="F7F7F7"/>
        <w:spacing w:before="0" w:after="0" w:line="180" w:lineRule="exact"/>
        <w:ind w:left="0" w:firstLine="0"/>
        <w:jc w:val="left"/>
        <w:rPr>
          <w:ins w:id="885249" w:author="Claude" w:date="2026-10-07T12:00:00Z"/>
        </w:rPr>
      </w:pPr>
      <w:ins w:id="886117" w:author="Claude" w:date="2026-10-07T12:00:00Z">
        <w:r>
          <w:rPr>
            <w:rFonts w:ascii="Consolas" w:hAnsi="Consolas" w:cs="Consolas"/>
            <w:sz w:val="14"/>
            <w:szCs w:val="14"/>
          </w:rPr>
          <w:t xml:space="preserve"> 868          marca = " [ELIMINATÓRIO]" if elim else ""</w:t>
        </w:r>
      </w:ins>
    </w:p>
    <w:p>
      <w:pPr>
        <w:shd w:val="clear" w:color="auto" w:fill="F7F7F7"/>
        <w:spacing w:before="0" w:after="0" w:line="180" w:lineRule="exact"/>
        <w:ind w:left="0" w:firstLine="0"/>
        <w:jc w:val="left"/>
        <w:rPr>
          <w:ins w:id="885249" w:author="Claude" w:date="2026-10-07T12:00:00Z"/>
        </w:rPr>
      </w:pPr>
      <w:ins w:id="886118" w:author="Claude" w:date="2026-10-07T12:00:00Z">
        <w:r>
          <w:rPr>
            <w:rFonts w:ascii="Consolas" w:hAnsi="Consolas" w:cs="Consolas"/>
            <w:sz w:val="14"/>
            <w:szCs w:val="14"/>
          </w:rPr>
          <w:t xml:space="preserve"> 869          v, _ = P.sim_nao(f"{descricao}{marca}", a.checklist.get(chave) if P.modo == "revisar" else None)</w:t>
        </w:r>
      </w:ins>
    </w:p>
    <w:p>
      <w:pPr>
        <w:shd w:val="clear" w:color="auto" w:fill="F7F7F7"/>
        <w:spacing w:before="0" w:after="0" w:line="180" w:lineRule="exact"/>
        <w:ind w:left="0" w:firstLine="0"/>
        <w:jc w:val="left"/>
        <w:rPr>
          <w:ins w:id="885249" w:author="Claude" w:date="2026-10-07T12:00:00Z"/>
        </w:rPr>
      </w:pPr>
      <w:ins w:id="886119" w:author="Claude" w:date="2026-10-07T12:00:00Z">
        <w:r>
          <w:rPr>
            <w:rFonts w:ascii="Consolas" w:hAnsi="Consolas" w:cs="Consolas"/>
            <w:sz w:val="14"/>
            <w:szCs w:val="14"/>
          </w:rPr>
          <w:t xml:space="preserve"> 870          a.checklist[chave] = v</w:t>
        </w:r>
      </w:ins>
    </w:p>
    <w:p>
      <w:pPr>
        <w:shd w:val="clear" w:color="auto" w:fill="F7F7F7"/>
        <w:spacing w:before="0" w:after="0" w:line="180" w:lineRule="exact"/>
        <w:ind w:left="0" w:firstLine="0"/>
        <w:jc w:val="left"/>
        <w:rPr>
          <w:ins w:id="885249" w:author="Claude" w:date="2026-10-07T12:00:00Z"/>
        </w:rPr>
      </w:pPr>
      <w:ins w:id="886120" w:author="Claude" w:date="2026-10-07T12:00:00Z">
        <w:r>
          <w:rPr>
            <w:rFonts w:ascii="Consolas" w:hAnsi="Consolas" w:cs="Consolas"/>
            <w:sz w:val="14"/>
            <w:szCs w:val="14"/>
          </w:rPr>
          <w:t xml:space="preserve"> 871      if a.checklist.get("respeita_app") and a.distancia_app_m &lt; a.faixa_app_minima_m:</w:t>
        </w:r>
      </w:ins>
    </w:p>
    <w:p>
      <w:pPr>
        <w:shd w:val="clear" w:color="auto" w:fill="F7F7F7"/>
        <w:spacing w:before="0" w:after="0" w:line="180" w:lineRule="exact"/>
        <w:ind w:left="0" w:firstLine="0"/>
        <w:jc w:val="left"/>
        <w:rPr>
          <w:ins w:id="885249" w:author="Claude" w:date="2026-10-07T12:00:00Z"/>
        </w:rPr>
      </w:pPr>
      <w:ins w:id="886121" w:author="Claude" w:date="2026-10-07T12:00:00Z">
        <w:r>
          <w:rPr>
            <w:rFonts w:ascii="Consolas" w:hAnsi="Consolas" w:cs="Consolas"/>
            <w:sz w:val="14"/>
            <w:szCs w:val="14"/>
          </w:rPr>
          <w:t xml:space="preserve"> 872          P.saida("  ⚠ Pela distância informada, as instalações estão dentro da APP: o item continua NÃO atendido "</w:t>
        </w:r>
      </w:ins>
    </w:p>
    <w:p>
      <w:pPr>
        <w:shd w:val="clear" w:color="auto" w:fill="F7F7F7"/>
        <w:spacing w:before="0" w:after="0" w:line="180" w:lineRule="exact"/>
        <w:ind w:left="0" w:firstLine="0"/>
        <w:jc w:val="left"/>
        <w:rPr>
          <w:ins w:id="885249" w:author="Claude" w:date="2026-10-07T12:00:00Z"/>
        </w:rPr>
      </w:pPr>
      <w:ins w:id="886122" w:author="Claude" w:date="2026-10-07T12:00:00Z">
        <w:r>
          <w:rPr>
            <w:rFonts w:ascii="Consolas" w:hAnsi="Consolas" w:cs="Consolas"/>
            <w:sz w:val="14"/>
            <w:szCs w:val="14"/>
          </w:rPr>
          <w:t xml:space="preserve"> 873                  "(a resposta do checklist não prevalece sobre a distância).")</w:t>
        </w:r>
      </w:ins>
    </w:p>
    <w:p>
      <w:pPr>
        <w:shd w:val="clear" w:color="auto" w:fill="F7F7F7"/>
        <w:spacing w:before="0" w:after="0" w:line="180" w:lineRule="exact"/>
        <w:ind w:left="0" w:firstLine="0"/>
        <w:jc w:val="left"/>
        <w:rPr>
          <w:ins w:id="885249" w:author="Claude" w:date="2026-10-07T12:00:00Z"/>
        </w:rPr>
      </w:pPr>
      <w:ins w:id="886123" w:author="Claude" w:date="2026-10-07T12:00:00Z">
        <w:r>
          <w:rPr>
            <w:rFonts w:ascii="Consolas" w:hAnsi="Consolas" w:cs="Consolas"/>
            <w:sz w:val="14"/>
            <w:szCs w:val="14"/>
          </w:rPr>
          <w:t xml:space="preserve"> 874      _fontes_do_bloco(P, cfg, "conformidade")</w:t>
        </w:r>
      </w:ins>
    </w:p>
    <w:p>
      <w:pPr>
        <w:shd w:val="clear" w:color="auto" w:fill="F7F7F7"/>
        <w:spacing w:before="0" w:after="0" w:line="180" w:lineRule="exact"/>
        <w:ind w:left="0" w:firstLine="0"/>
        <w:jc w:val="left"/>
        <w:rPr>
          <w:ins w:id="885249" w:author="Claude" w:date="2026-10-07T12:00:00Z"/>
        </w:rPr>
      </w:pPr>
      <w:ins w:id="886124" w:author="Claude" w:date="2026-10-07T12:00:00Z">
        <w:r>
          <w:rPr>
            <w:rFonts w:ascii="Consolas" w:hAnsi="Consolas" w:cs="Consolas"/>
            <w:sz w:val="14"/>
            <w:szCs w:val="14"/>
          </w:rPr>
          <w:t xml:space="preserve"> 875  </w:t>
        </w:r>
      </w:ins>
    </w:p>
    <w:p>
      <w:pPr>
        <w:shd w:val="clear" w:color="auto" w:fill="F7F7F7"/>
        <w:spacing w:before="0" w:after="0" w:line="180" w:lineRule="exact"/>
        <w:ind w:left="0" w:firstLine="0"/>
        <w:jc w:val="left"/>
        <w:rPr>
          <w:ins w:id="885249" w:author="Claude" w:date="2026-10-07T12:00:00Z"/>
        </w:rPr>
      </w:pPr>
      <w:ins w:id="886125" w:author="Claude" w:date="2026-10-07T12:00:00Z">
        <w:r>
          <w:rPr>
            <w:rFonts w:ascii="Consolas" w:hAnsi="Consolas" w:cs="Consolas"/>
            <w:sz w:val="14"/>
            <w:szCs w:val="14"/>
          </w:rPr>
          <w:t xml:space="preserve"> 876  </w:t>
        </w:r>
      </w:ins>
    </w:p>
    <w:p>
      <w:pPr>
        <w:shd w:val="clear" w:color="auto" w:fill="F7F7F7"/>
        <w:spacing w:before="0" w:after="0" w:line="180" w:lineRule="exact"/>
        <w:ind w:left="0" w:firstLine="0"/>
        <w:jc w:val="left"/>
        <w:rPr>
          <w:ins w:id="885249" w:author="Claude" w:date="2026-10-07T12:00:00Z"/>
        </w:rPr>
      </w:pPr>
      <w:ins w:id="886126" w:author="Claude" w:date="2026-10-07T12:00:00Z">
        <w:r>
          <w:rPr>
            <w:rFonts w:ascii="Consolas" w:hAnsi="Consolas" w:cs="Consolas"/>
            <w:sz w:val="14"/>
            <w:szCs w:val="14"/>
          </w:rPr>
          <w:t xml:space="preserve"> 877  FONTES_ENERGIA = [("rede", "Rede pública"), ("solar", "Solar fotovoltaica"), ("biomassa", "Biomassa"),</w:t>
        </w:r>
      </w:ins>
    </w:p>
    <w:p>
      <w:pPr>
        <w:shd w:val="clear" w:color="auto" w:fill="F7F7F7"/>
        <w:spacing w:before="0" w:after="0" w:line="180" w:lineRule="exact"/>
        <w:ind w:left="0" w:firstLine="0"/>
        <w:jc w:val="left"/>
        <w:rPr>
          <w:ins w:id="885249" w:author="Claude" w:date="2026-10-07T12:00:00Z"/>
        </w:rPr>
      </w:pPr>
      <w:ins w:id="886127" w:author="Claude" w:date="2026-10-07T12:00:00Z">
        <w:r>
          <w:rPr>
            <w:rFonts w:ascii="Consolas" w:hAnsi="Consolas" w:cs="Consolas"/>
            <w:sz w:val="14"/>
            <w:szCs w:val="14"/>
          </w:rPr>
          <w:t xml:space="preserve"> 878                    ("mista", "Mista (rede + renovável)")]</w:t>
        </w:r>
      </w:ins>
    </w:p>
    <w:p>
      <w:pPr>
        <w:shd w:val="clear" w:color="auto" w:fill="F7F7F7"/>
        <w:spacing w:before="0" w:after="0" w:line="180" w:lineRule="exact"/>
        <w:ind w:left="0" w:firstLine="0"/>
        <w:jc w:val="left"/>
        <w:rPr>
          <w:ins w:id="885249" w:author="Claude" w:date="2026-10-07T12:00:00Z"/>
        </w:rPr>
      </w:pPr>
      <w:ins w:id="886128" w:author="Claude" w:date="2026-10-07T12:00:00Z">
        <w:r>
          <w:rPr>
            <w:rFonts w:ascii="Consolas" w:hAnsi="Consolas" w:cs="Consolas"/>
            <w:sz w:val="14"/>
            <w:szCs w:val="14"/>
          </w:rPr>
          <w:t xml:space="preserve"> 879  RELACOES = [("inexistente", "Inexistente"), ("parcial", "Parcial (contatos eventuais)"),</w:t>
        </w:r>
      </w:ins>
    </w:p>
    <w:p>
      <w:pPr>
        <w:shd w:val="clear" w:color="auto" w:fill="F7F7F7"/>
        <w:spacing w:before="0" w:after="0" w:line="180" w:lineRule="exact"/>
        <w:ind w:left="0" w:firstLine="0"/>
        <w:jc w:val="left"/>
        <w:rPr>
          <w:ins w:id="885249" w:author="Claude" w:date="2026-10-07T12:00:00Z"/>
        </w:rPr>
      </w:pPr>
      <w:ins w:id="886129" w:author="Claude" w:date="2026-10-07T12:00:00Z">
        <w:r>
          <w:rPr>
            <w:rFonts w:ascii="Consolas" w:hAnsi="Consolas" w:cs="Consolas"/>
            <w:sz w:val="14"/>
            <w:szCs w:val="14"/>
          </w:rPr>
          <w:t xml:space="preserve"> 880              ("consolidado", "Consolidado (canal permanente e acordos)")]</w:t>
        </w:r>
      </w:ins>
    </w:p>
    <w:p>
      <w:pPr>
        <w:shd w:val="clear" w:color="auto" w:fill="F7F7F7"/>
        <w:spacing w:before="0" w:after="0" w:line="180" w:lineRule="exact"/>
        <w:ind w:left="0" w:firstLine="0"/>
        <w:jc w:val="left"/>
        <w:rPr>
          <w:ins w:id="885249" w:author="Claude" w:date="2026-10-07T12:00:00Z"/>
        </w:rPr>
      </w:pPr>
      <w:ins w:id="886130" w:author="Claude" w:date="2026-10-07T12:00:00Z">
        <w:r>
          <w:rPr>
            <w:rFonts w:ascii="Consolas" w:hAnsi="Consolas" w:cs="Consolas"/>
            <w:sz w:val="14"/>
            <w:szCs w:val="14"/>
          </w:rPr>
          <w:t xml:space="preserve"> 881  </w:t>
        </w:r>
      </w:ins>
    </w:p>
    <w:p>
      <w:pPr>
        <w:shd w:val="clear" w:color="auto" w:fill="F7F7F7"/>
        <w:spacing w:before="0" w:after="0" w:line="180" w:lineRule="exact"/>
        <w:ind w:left="0" w:firstLine="0"/>
        <w:jc w:val="left"/>
        <w:rPr>
          <w:ins w:id="885249" w:author="Claude" w:date="2026-10-07T12:00:00Z"/>
        </w:rPr>
      </w:pPr>
      <w:ins w:id="886131" w:author="Claude" w:date="2026-10-07T12:00:00Z">
        <w:r>
          <w:rPr>
            <w:rFonts w:ascii="Consolas" w:hAnsi="Consolas" w:cs="Consolas"/>
            <w:sz w:val="14"/>
            <w:szCs w:val="14"/>
          </w:rPr>
          <w:t xml:space="preserve"> 882  </w:t>
        </w:r>
      </w:ins>
    </w:p>
    <w:p>
      <w:pPr>
        <w:shd w:val="clear" w:color="auto" w:fill="F7F7F7"/>
        <w:spacing w:before="0" w:after="0" w:line="180" w:lineRule="exact"/>
        <w:ind w:left="0" w:firstLine="0"/>
        <w:jc w:val="left"/>
        <w:rPr>
          <w:ins w:id="885249" w:author="Claude" w:date="2026-10-07T12:00:00Z"/>
        </w:rPr>
      </w:pPr>
      <w:ins w:id="886132" w:author="Claude" w:date="2026-10-07T12:00:00Z">
        <w:r>
          <w:rPr>
            <w:rFonts w:ascii="Consolas" w:hAnsi="Consolas" w:cs="Consolas"/>
            <w:sz w:val="14"/>
            <w:szCs w:val="14"/>
          </w:rPr>
          <w:t xml:space="preserve"> 883  def bloco_social(P: Perguntador, cfg: EVTEASConfig):</w:t>
        </w:r>
      </w:ins>
    </w:p>
    <w:p>
      <w:pPr>
        <w:shd w:val="clear" w:color="auto" w:fill="F7F7F7"/>
        <w:spacing w:before="0" w:after="0" w:line="180" w:lineRule="exact"/>
        <w:ind w:left="0" w:firstLine="0"/>
        <w:jc w:val="left"/>
        <w:rPr>
          <w:ins w:id="885249" w:author="Claude" w:date="2026-10-07T12:00:00Z"/>
        </w:rPr>
      </w:pPr>
      <w:ins w:id="886133" w:author="Claude" w:date="2026-10-07T12:00:00Z">
        <w:r>
          <w:rPr>
            <w:rFonts w:ascii="Consolas" w:hAnsi="Consolas" w:cs="Consolas"/>
            <w:sz w:val="14"/>
            <w:szCs w:val="14"/>
          </w:rPr>
          <w:t xml:space="preserve"> 884      s, e = cfg.social, cfg.economico</w:t>
        </w:r>
      </w:ins>
    </w:p>
    <w:p>
      <w:pPr>
        <w:shd w:val="clear" w:color="auto" w:fill="F7F7F7"/>
        <w:spacing w:before="0" w:after="0" w:line="180" w:lineRule="exact"/>
        <w:ind w:left="0" w:firstLine="0"/>
        <w:jc w:val="left"/>
        <w:rPr>
          <w:ins w:id="885249" w:author="Claude" w:date="2026-10-07T12:00:00Z"/>
        </w:rPr>
      </w:pPr>
      <w:ins w:id="886134" w:author="Claude" w:date="2026-10-07T12:00:00Z">
        <w:r>
          <w:rPr>
            <w:rFonts w:ascii="Consolas" w:hAnsi="Consolas" w:cs="Consolas"/>
            <w:sz w:val="14"/>
            <w:szCs w:val="14"/>
          </w:rPr>
          <w:t xml:space="preserve"> 885      P.bloco("13. DIMENSÃO SOCIAL — EMPREGO, RENDA E RELAÇÃO COM A COMUNIDADE")</w:t>
        </w:r>
      </w:ins>
    </w:p>
    <w:p>
      <w:pPr>
        <w:shd w:val="clear" w:color="auto" w:fill="F7F7F7"/>
        <w:spacing w:before="0" w:after="0" w:line="180" w:lineRule="exact"/>
        <w:ind w:left="0" w:firstLine="0"/>
        <w:jc w:val="left"/>
        <w:rPr>
          <w:ins w:id="885249" w:author="Claude" w:date="2026-10-07T12:00:00Z"/>
        </w:rPr>
      </w:pPr>
      <w:ins w:id="886135" w:author="Claude" w:date="2026-10-07T12:00:00Z">
        <w:r>
          <w:rPr>
            <w:rFonts w:ascii="Consolas" w:hAnsi="Consolas" w:cs="Consolas"/>
            <w:sz w:val="14"/>
            <w:szCs w:val="14"/>
          </w:rPr>
          <w:t xml:space="preserve"> 886      sug = e.cooperados_trabalhadores + len(e.salarios_clt_por_cargo)</w:t>
        </w:r>
      </w:ins>
    </w:p>
    <w:p>
      <w:pPr>
        <w:shd w:val="clear" w:color="auto" w:fill="F7F7F7"/>
        <w:spacing w:before="0" w:after="0" w:line="180" w:lineRule="exact"/>
        <w:ind w:left="0" w:firstLine="0"/>
        <w:jc w:val="left"/>
        <w:rPr>
          <w:ins w:id="885249" w:author="Claude" w:date="2026-10-07T12:00:00Z"/>
        </w:rPr>
      </w:pPr>
      <w:ins w:id="886136" w:author="Claude" w:date="2026-10-07T12:00:00Z">
        <w:r>
          <w:rPr>
            <w:rFonts w:ascii="Consolas" w:hAnsi="Consolas" w:cs="Consolas"/>
            <w:sz w:val="14"/>
            <w:szCs w:val="14"/>
          </w:rPr>
          <w:t xml:space="preserve"> 887      if P.modo == "revisar" and sug and s.empregos_diretos != sug:</w:t>
        </w:r>
      </w:ins>
    </w:p>
    <w:p>
      <w:pPr>
        <w:shd w:val="clear" w:color="auto" w:fill="F7F7F7"/>
        <w:spacing w:before="0" w:after="0" w:line="180" w:lineRule="exact"/>
        <w:ind w:left="0" w:firstLine="0"/>
        <w:jc w:val="left"/>
        <w:rPr>
          <w:ins w:id="885249" w:author="Claude" w:date="2026-10-07T12:00:00Z"/>
        </w:rPr>
      </w:pPr>
      <w:ins w:id="886137" w:author="Claude" w:date="2026-10-07T12:00:00Z">
        <w:r>
          <w:rPr>
            <w:rFonts w:ascii="Consolas" w:hAnsi="Consolas" w:cs="Consolas"/>
            <w:sz w:val="14"/>
            <w:szCs w:val="14"/>
          </w:rPr>
          <w:t xml:space="preserve"> 888          P.saida(f"  (cooperados na operação + funcionários CLT = {sug}; o valor salvo é {s.empregos_diretos})")</w:t>
        </w:r>
      </w:ins>
    </w:p>
    <w:p>
      <w:pPr>
        <w:shd w:val="clear" w:color="auto" w:fill="F7F7F7"/>
        <w:spacing w:before="0" w:after="0" w:line="180" w:lineRule="exact"/>
        <w:ind w:left="0" w:firstLine="0"/>
        <w:jc w:val="left"/>
        <w:rPr>
          <w:ins w:id="885249" w:author="Claude" w:date="2026-10-07T12:00:00Z"/>
        </w:rPr>
      </w:pPr>
      <w:ins w:id="886138" w:author="Claude" w:date="2026-10-07T12:00:00Z">
        <w:r>
          <w:rPr>
            <w:rFonts w:ascii="Consolas" w:hAnsi="Consolas" w:cs="Consolas"/>
            <w:sz w:val="14"/>
            <w:szCs w:val="14"/>
          </w:rPr>
          <w:t xml:space="preserve"> 889      P.campo(cfg, "social.empregos_diretos", "Empregos diretos", minimo=0, inteiro=True,</w:t>
        </w:r>
      </w:ins>
    </w:p>
    <w:p>
      <w:pPr>
        <w:shd w:val="clear" w:color="auto" w:fill="F7F7F7"/>
        <w:spacing w:before="0" w:after="0" w:line="180" w:lineRule="exact"/>
        <w:ind w:left="0" w:firstLine="0"/>
        <w:jc w:val="left"/>
        <w:rPr>
          <w:ins w:id="885249" w:author="Claude" w:date="2026-10-07T12:00:00Z"/>
        </w:rPr>
      </w:pPr>
      <w:ins w:id="886139" w:author="Claude" w:date="2026-10-07T12:00:00Z">
        <w:r>
          <w:rPr>
            <w:rFonts w:ascii="Consolas" w:hAnsi="Consolas" w:cs="Consolas"/>
            <w:sz w:val="14"/>
            <w:szCs w:val="14"/>
          </w:rPr>
          <w:t xml:space="preserve"> 890              referencia=sug if sug else None, fonte_ref=FONTE_AUTOR)</w:t>
        </w:r>
      </w:ins>
    </w:p>
    <w:p>
      <w:pPr>
        <w:shd w:val="clear" w:color="auto" w:fill="F7F7F7"/>
        <w:spacing w:before="0" w:after="0" w:line="180" w:lineRule="exact"/>
        <w:ind w:left="0" w:firstLine="0"/>
        <w:jc w:val="left"/>
        <w:rPr>
          <w:ins w:id="885249" w:author="Claude" w:date="2026-10-07T12:00:00Z"/>
        </w:rPr>
      </w:pPr>
      <w:ins w:id="886140" w:author="Claude" w:date="2026-10-07T12:00:00Z">
        <w:r>
          <w:rPr>
            <w:rFonts w:ascii="Consolas" w:hAnsi="Consolas" w:cs="Consolas"/>
            <w:sz w:val="14"/>
            <w:szCs w:val="14"/>
          </w:rPr>
          <w:t xml:space="preserve"> 891      P.campo(cfg, "social.empregos_indiretos", "Empregos indiretos", minimo=0, inteiro=True)</w:t>
        </w:r>
      </w:ins>
    </w:p>
    <w:p>
      <w:pPr>
        <w:shd w:val="clear" w:color="auto" w:fill="F7F7F7"/>
        <w:spacing w:before="0" w:after="0" w:line="180" w:lineRule="exact"/>
        <w:ind w:left="0" w:firstLine="0"/>
        <w:jc w:val="left"/>
        <w:rPr>
          <w:ins w:id="885249" w:author="Claude" w:date="2026-10-07T12:00:00Z"/>
        </w:rPr>
      </w:pPr>
      <w:ins w:id="886141" w:author="Claude" w:date="2026-10-07T12:00:00Z">
        <w:r>
          <w:rPr>
            <w:rFonts w:ascii="Consolas" w:hAnsi="Consolas" w:cs="Consolas"/>
            <w:sz w:val="14"/>
            <w:szCs w:val="14"/>
          </w:rPr>
          <w:t xml:space="preserve"> 892      P.campo_pct(cfg, "social.mao_obra_local_pct", "Mão de obra residente no município/comunidade")</w:t>
        </w:r>
      </w:ins>
    </w:p>
    <w:p>
      <w:pPr>
        <w:shd w:val="clear" w:color="auto" w:fill="F7F7F7"/>
        <w:spacing w:before="0" w:after="0" w:line="180" w:lineRule="exact"/>
        <w:ind w:left="0" w:firstLine="0"/>
        <w:jc w:val="left"/>
        <w:rPr>
          <w:ins w:id="885249" w:author="Claude" w:date="2026-10-07T12:00:00Z"/>
        </w:rPr>
      </w:pPr>
      <w:ins w:id="886142" w:author="Claude" w:date="2026-10-07T12:00:00Z">
        <w:r>
          <w:rPr>
            <w:rFonts w:ascii="Consolas" w:hAnsi="Consolas" w:cs="Consolas"/>
            <w:sz w:val="14"/>
            <w:szCs w:val="14"/>
          </w:rPr>
          <w:t xml:space="preserve"> 893      P.campo_pct(cfg, "social.compras_locais_pct", "Compras de insumos e serviços feitas localmente")</w:t>
        </w:r>
      </w:ins>
    </w:p>
    <w:p>
      <w:pPr>
        <w:shd w:val="clear" w:color="auto" w:fill="F7F7F7"/>
        <w:spacing w:before="0" w:after="0" w:line="180" w:lineRule="exact"/>
        <w:ind w:left="0" w:firstLine="0"/>
        <w:jc w:val="left"/>
        <w:rPr>
          <w:ins w:id="885249" w:author="Claude" w:date="2026-10-07T12:00:00Z"/>
        </w:rPr>
      </w:pPr>
      <w:ins w:id="886143" w:author="Claude" w:date="2026-10-07T12:00:00Z">
        <w:r>
          <w:rPr>
            <w:rFonts w:ascii="Consolas" w:hAnsi="Consolas" w:cs="Consolas"/>
            <w:sz w:val="14"/>
            <w:szCs w:val="14"/>
          </w:rPr>
          <w:t xml:space="preserve"> 894      P.campo(cfg, "social.salario_minimo", "Salário mínimo vigente no ano-base do estudo", minimo=1, unidade="R$")</w:t>
        </w:r>
      </w:ins>
    </w:p>
    <w:p>
      <w:pPr>
        <w:shd w:val="clear" w:color="auto" w:fill="F7F7F7"/>
        <w:spacing w:before="0" w:after="0" w:line="180" w:lineRule="exact"/>
        <w:ind w:left="0" w:firstLine="0"/>
        <w:jc w:val="left"/>
        <w:rPr>
          <w:ins w:id="885249" w:author="Claude" w:date="2026-10-07T12:00:00Z"/>
        </w:rPr>
      </w:pPr>
      <w:ins w:id="886144" w:author="Claude" w:date="2026-10-07T12:00:00Z">
        <w:r>
          <w:rPr>
            <w:rFonts w:ascii="Consolas" w:hAnsi="Consolas" w:cs="Consolas"/>
            <w:sz w:val="14"/>
            <w:szCs w:val="14"/>
          </w:rPr>
          <w:t xml:space="preserve"> 895      P.campo(cfg, "social.capacitacao_horas_pessoa_ano", "Capacitação", minimo=0, unidade="h/pessoa/ano")</w:t>
        </w:r>
      </w:ins>
    </w:p>
    <w:p>
      <w:pPr>
        <w:shd w:val="clear" w:color="auto" w:fill="F7F7F7"/>
        <w:spacing w:before="0" w:after="0" w:line="180" w:lineRule="exact"/>
        <w:ind w:left="0" w:firstLine="0"/>
        <w:jc w:val="left"/>
        <w:rPr>
          <w:ins w:id="885249" w:author="Claude" w:date="2026-10-07T12:00:00Z"/>
        </w:rPr>
      </w:pPr>
      <w:ins w:id="886145" w:author="Claude" w:date="2026-10-07T12:00:00Z">
        <w:r>
          <w:rPr>
            <w:rFonts w:ascii="Consolas" w:hAnsi="Consolas" w:cs="Consolas"/>
            <w:sz w:val="14"/>
            <w:szCs w:val="14"/>
          </w:rPr>
          <w:t xml:space="preserve"> 896      P.campo_pct(cfg, "social.conformidade_nr_pct", "Aderência às Normas Regulamentadoras (NR)")</w:t>
        </w:r>
      </w:ins>
    </w:p>
    <w:p>
      <w:pPr>
        <w:shd w:val="clear" w:color="auto" w:fill="F7F7F7"/>
        <w:spacing w:before="0" w:after="0" w:line="180" w:lineRule="exact"/>
        <w:ind w:left="0" w:firstLine="0"/>
        <w:jc w:val="left"/>
        <w:rPr>
          <w:ins w:id="885249" w:author="Claude" w:date="2026-10-07T12:00:00Z"/>
        </w:rPr>
      </w:pPr>
      <w:ins w:id="886146" w:author="Claude" w:date="2026-10-07T12:00:00Z">
        <w:r>
          <w:rPr>
            <w:rFonts w:ascii="Consolas" w:hAnsi="Consolas" w:cs="Consolas"/>
            <w:sz w:val="14"/>
            <w:szCs w:val="14"/>
          </w:rPr>
          <w:t xml:space="preserve"> 897      s.relacao_comunidade, _ = P.opcao("Relação com a comunidade e pescadores artesanais:", RELACOES,</w:t>
        </w:r>
      </w:ins>
    </w:p>
    <w:p>
      <w:pPr>
        <w:shd w:val="clear" w:color="auto" w:fill="F7F7F7"/>
        <w:spacing w:before="0" w:after="0" w:line="180" w:lineRule="exact"/>
        <w:ind w:left="0" w:firstLine="0"/>
        <w:jc w:val="left"/>
        <w:rPr>
          <w:ins w:id="885249" w:author="Claude" w:date="2026-10-07T12:00:00Z"/>
        </w:rPr>
      </w:pPr>
      <w:ins w:id="886147" w:author="Claude" w:date="2026-10-07T12:00:00Z">
        <w:r>
          <w:rPr>
            <w:rFonts w:ascii="Consolas" w:hAnsi="Consolas" w:cs="Consolas"/>
            <w:sz w:val="14"/>
            <w:szCs w:val="14"/>
          </w:rPr>
          <w:t xml:space="preserve"> 898                                        s.relacao_comunidade if P.modo == "revisar" else None)</w:t>
        </w:r>
      </w:ins>
    </w:p>
    <w:p>
      <w:pPr>
        <w:shd w:val="clear" w:color="auto" w:fill="F7F7F7"/>
        <w:spacing w:before="0" w:after="0" w:line="180" w:lineRule="exact"/>
        <w:ind w:left="0" w:firstLine="0"/>
        <w:jc w:val="left"/>
        <w:rPr>
          <w:ins w:id="885249" w:author="Claude" w:date="2026-10-07T12:00:00Z"/>
        </w:rPr>
      </w:pPr>
      <w:ins w:id="886148" w:author="Claude" w:date="2026-10-07T12:00:00Z">
        <w:r>
          <w:rPr>
            <w:rFonts w:ascii="Consolas" w:hAnsi="Consolas" w:cs="Consolas"/>
            <w:sz w:val="14"/>
            <w:szCs w:val="14"/>
          </w:rPr>
          <w:t xml:space="preserve"> 899      P.campo_sn(cfg, "social.canais_formais_comunicacao", "Existem canais formais de comunicação com a comunidade?")</w:t>
        </w:r>
      </w:ins>
    </w:p>
    <w:p>
      <w:pPr>
        <w:shd w:val="clear" w:color="auto" w:fill="F7F7F7"/>
        <w:spacing w:before="0" w:after="0" w:line="180" w:lineRule="exact"/>
        <w:ind w:left="0" w:firstLine="0"/>
        <w:jc w:val="left"/>
        <w:rPr>
          <w:ins w:id="885249" w:author="Claude" w:date="2026-10-07T12:00:00Z"/>
        </w:rPr>
      </w:pPr>
      <w:ins w:id="886149" w:author="Claude" w:date="2026-10-07T12:00:00Z">
        <w:r>
          <w:rPr>
            <w:rFonts w:ascii="Consolas" w:hAnsi="Consolas" w:cs="Consolas"/>
            <w:sz w:val="14"/>
            <w:szCs w:val="14"/>
          </w:rPr>
          <w:t xml:space="preserve"> 900      P.campo(cfg, "social.reunioes_comunidade_ano", "Reuniões com a comunidade por ano", minimo=0, maximo=365, inteiro=True)</w:t>
        </w:r>
      </w:ins>
    </w:p>
    <w:p>
      <w:pPr>
        <w:shd w:val="clear" w:color="auto" w:fill="F7F7F7"/>
        <w:spacing w:before="0" w:after="0" w:line="180" w:lineRule="exact"/>
        <w:ind w:left="0" w:firstLine="0"/>
        <w:jc w:val="left"/>
        <w:rPr>
          <w:ins w:id="885249" w:author="Claude" w:date="2026-10-07T12:00:00Z"/>
        </w:rPr>
      </w:pPr>
      <w:ins w:id="886150" w:author="Claude" w:date="2026-10-07T12:00:00Z">
        <w:r>
          <w:rPr>
            <w:rFonts w:ascii="Consolas" w:hAnsi="Consolas" w:cs="Consolas"/>
            <w:sz w:val="14"/>
            <w:szCs w:val="14"/>
          </w:rPr>
          <w:t xml:space="preserve"> 901      P.campo(cfg, "social.conflitos_registrados_ano", "Conflitos com stakeholders registrados por ano", minimo=0, inteiro=True)</w:t>
        </w:r>
      </w:ins>
    </w:p>
    <w:p>
      <w:pPr>
        <w:shd w:val="clear" w:color="auto" w:fill="F7F7F7"/>
        <w:spacing w:before="0" w:after="0" w:line="180" w:lineRule="exact"/>
        <w:ind w:left="0" w:firstLine="0"/>
        <w:jc w:val="left"/>
        <w:rPr>
          <w:ins w:id="885249" w:author="Claude" w:date="2026-10-07T12:00:00Z"/>
        </w:rPr>
      </w:pPr>
      <w:ins w:id="886151" w:author="Claude" w:date="2026-10-07T12:00:00Z">
        <w:r>
          <w:rPr>
            <w:rFonts w:ascii="Consolas" w:hAnsi="Consolas" w:cs="Consolas"/>
            <w:sz w:val="14"/>
            <w:szCs w:val="14"/>
          </w:rPr>
          <w:t xml:space="preserve"> 902      P.campo_pct(cfg, "social.mulheres_pct", "Participação de mulheres na equipe")</w:t>
        </w:r>
      </w:ins>
    </w:p>
    <w:p>
      <w:pPr>
        <w:shd w:val="clear" w:color="auto" w:fill="F7F7F7"/>
        <w:spacing w:before="0" w:after="0" w:line="180" w:lineRule="exact"/>
        <w:ind w:left="0" w:firstLine="0"/>
        <w:jc w:val="left"/>
        <w:rPr>
          <w:ins w:id="885249" w:author="Claude" w:date="2026-10-07T12:00:00Z"/>
        </w:rPr>
      </w:pPr>
      <w:ins w:id="886152" w:author="Claude" w:date="2026-10-07T12:00:00Z">
        <w:r>
          <w:rPr>
            <w:rFonts w:ascii="Consolas" w:hAnsi="Consolas" w:cs="Consolas"/>
            <w:sz w:val="14"/>
            <w:szCs w:val="14"/>
          </w:rPr>
          <w:t xml:space="preserve"> 903      P.campo_pct(cfg, "social.jovens_pct", "Participação de jovens (até 29 anos) na equipe")</w:t>
        </w:r>
      </w:ins>
    </w:p>
    <w:p>
      <w:pPr>
        <w:shd w:val="clear" w:color="auto" w:fill="F7F7F7"/>
        <w:spacing w:before="0" w:after="0" w:line="180" w:lineRule="exact"/>
        <w:ind w:left="0" w:firstLine="0"/>
        <w:jc w:val="left"/>
        <w:rPr>
          <w:ins w:id="885249" w:author="Claude" w:date="2026-10-07T12:00:00Z"/>
        </w:rPr>
      </w:pPr>
      <w:ins w:id="886153" w:author="Claude" w:date="2026-10-07T12:00:00Z">
        <w:r>
          <w:rPr>
            <w:rFonts w:ascii="Consolas" w:hAnsi="Consolas" w:cs="Consolas"/>
            <w:sz w:val="14"/>
            <w:szCs w:val="14"/>
          </w:rPr>
          <w:t xml:space="preserve"> 904      P.campo_sn(cfg, "social.publico_vulneravel", "O público beneficiário é vulnerável (ex.: pescadores artesanais, PGTR)?")</w:t>
        </w:r>
      </w:ins>
    </w:p>
    <w:p>
      <w:pPr>
        <w:shd w:val="clear" w:color="auto" w:fill="F7F7F7"/>
        <w:spacing w:before="0" w:after="0" w:line="180" w:lineRule="exact"/>
        <w:ind w:left="0" w:firstLine="0"/>
        <w:jc w:val="left"/>
        <w:rPr>
          <w:ins w:id="885249" w:author="Claude" w:date="2026-10-07T12:00:00Z"/>
        </w:rPr>
      </w:pPr>
      <w:ins w:id="886154" w:author="Claude" w:date="2026-10-07T12:00:00Z">
        <w:r>
          <w:rPr>
            <w:rFonts w:ascii="Consolas" w:hAnsi="Consolas" w:cs="Consolas"/>
            <w:sz w:val="14"/>
            <w:szCs w:val="14"/>
          </w:rPr>
          <w:t xml:space="preserve"> 905      _fontes_do_bloco(P, cfg, "social")</w:t>
        </w:r>
      </w:ins>
    </w:p>
    <w:p>
      <w:pPr>
        <w:shd w:val="clear" w:color="auto" w:fill="F7F7F7"/>
        <w:spacing w:before="0" w:after="0" w:line="180" w:lineRule="exact"/>
        <w:ind w:left="0" w:firstLine="0"/>
        <w:jc w:val="left"/>
        <w:rPr>
          <w:ins w:id="885249" w:author="Claude" w:date="2026-10-07T12:00:00Z"/>
        </w:rPr>
      </w:pPr>
      <w:ins w:id="886155" w:author="Claude" w:date="2026-10-07T12:00:00Z">
        <w:r>
          <w:rPr>
            <w:rFonts w:ascii="Consolas" w:hAnsi="Consolas" w:cs="Consolas"/>
            <w:sz w:val="14"/>
            <w:szCs w:val="14"/>
          </w:rPr>
          <w:t xml:space="preserve"> 906  </w:t>
        </w:r>
      </w:ins>
    </w:p>
    <w:p>
      <w:pPr>
        <w:shd w:val="clear" w:color="auto" w:fill="F7F7F7"/>
        <w:spacing w:before="0" w:after="0" w:line="180" w:lineRule="exact"/>
        <w:ind w:left="0" w:firstLine="0"/>
        <w:jc w:val="left"/>
        <w:rPr>
          <w:ins w:id="885249" w:author="Claude" w:date="2026-10-07T12:00:00Z"/>
        </w:rPr>
      </w:pPr>
      <w:ins w:id="886156" w:author="Claude" w:date="2026-10-07T12:00:00Z">
        <w:r>
          <w:rPr>
            <w:rFonts w:ascii="Consolas" w:hAnsi="Consolas" w:cs="Consolas"/>
            <w:sz w:val="14"/>
            <w:szCs w:val="14"/>
          </w:rPr>
          <w:t xml:space="preserve"> 907      P.bloco("14. GOVERNANÇA (pilar G do ESG)")</w:t>
        </w:r>
      </w:ins>
    </w:p>
    <w:p>
      <w:pPr>
        <w:shd w:val="clear" w:color="auto" w:fill="F7F7F7"/>
        <w:spacing w:before="0" w:after="0" w:line="180" w:lineRule="exact"/>
        <w:ind w:left="0" w:firstLine="0"/>
        <w:jc w:val="left"/>
        <w:rPr>
          <w:ins w:id="885249" w:author="Claude" w:date="2026-10-07T12:00:00Z"/>
        </w:rPr>
      </w:pPr>
      <w:ins w:id="886157" w:author="Claude" w:date="2026-10-07T12:00:00Z">
        <w:r>
          <w:rPr>
            <w:rFonts w:ascii="Consolas" w:hAnsi="Consolas" w:cs="Consolas"/>
            <w:sz w:val="14"/>
            <w:szCs w:val="14"/>
          </w:rPr>
          <w:t xml:space="preserve"> 908      rotulos = {</w:t>
        </w:r>
      </w:ins>
    </w:p>
    <w:p>
      <w:pPr>
        <w:shd w:val="clear" w:color="auto" w:fill="F7F7F7"/>
        <w:spacing w:before="0" w:after="0" w:line="180" w:lineRule="exact"/>
        <w:ind w:left="0" w:firstLine="0"/>
        <w:jc w:val="left"/>
        <w:rPr>
          <w:ins w:id="885249" w:author="Claude" w:date="2026-10-07T12:00:00Z"/>
        </w:rPr>
      </w:pPr>
      <w:ins w:id="886158" w:author="Claude" w:date="2026-10-07T12:00:00Z">
        <w:r>
          <w:rPr>
            <w:rFonts w:ascii="Consolas" w:hAnsi="Consolas" w:cs="Consolas"/>
            <w:sz w:val="14"/>
            <w:szCs w:val="14"/>
          </w:rPr>
          <w:t xml:space="preserve"> 909          "estatuto_regimento": "Estatuto ou regimento interno aprovado",</w:t>
        </w:r>
      </w:ins>
    </w:p>
    <w:p>
      <w:pPr>
        <w:shd w:val="clear" w:color="auto" w:fill="F7F7F7"/>
        <w:spacing w:before="0" w:after="0" w:line="180" w:lineRule="exact"/>
        <w:ind w:left="0" w:firstLine="0"/>
        <w:jc w:val="left"/>
        <w:rPr>
          <w:ins w:id="885249" w:author="Claude" w:date="2026-10-07T12:00:00Z"/>
        </w:rPr>
      </w:pPr>
      <w:ins w:id="886159" w:author="Claude" w:date="2026-10-07T12:00:00Z">
        <w:r>
          <w:rPr>
            <w:rFonts w:ascii="Consolas" w:hAnsi="Consolas" w:cs="Consolas"/>
            <w:sz w:val="14"/>
            <w:szCs w:val="14"/>
          </w:rPr>
          <w:t xml:space="preserve"> 910          "assembleias_regulares": "Assembleias/reuniões deliberativas regulares",</w:t>
        </w:r>
      </w:ins>
    </w:p>
    <w:p>
      <w:pPr>
        <w:shd w:val="clear" w:color="auto" w:fill="F7F7F7"/>
        <w:spacing w:before="0" w:after="0" w:line="180" w:lineRule="exact"/>
        <w:ind w:left="0" w:firstLine="0"/>
        <w:jc w:val="left"/>
        <w:rPr>
          <w:ins w:id="885249" w:author="Claude" w:date="2026-10-07T12:00:00Z"/>
        </w:rPr>
      </w:pPr>
      <w:ins w:id="886160" w:author="Claude" w:date="2026-10-07T12:00:00Z">
        <w:r>
          <w:rPr>
            <w:rFonts w:ascii="Consolas" w:hAnsi="Consolas" w:cs="Consolas"/>
            <w:sz w:val="14"/>
            <w:szCs w:val="14"/>
          </w:rPr>
          <w:t xml:space="preserve"> 911          "conselho_fiscal": "Conselho fiscal ou instância de controle",</w:t>
        </w:r>
      </w:ins>
    </w:p>
    <w:p>
      <w:pPr>
        <w:shd w:val="clear" w:color="auto" w:fill="F7F7F7"/>
        <w:spacing w:before="0" w:after="0" w:line="180" w:lineRule="exact"/>
        <w:ind w:left="0" w:firstLine="0"/>
        <w:jc w:val="left"/>
        <w:rPr>
          <w:ins w:id="885249" w:author="Claude" w:date="2026-10-07T12:00:00Z"/>
        </w:rPr>
      </w:pPr>
      <w:ins w:id="886161" w:author="Claude" w:date="2026-10-07T12:00:00Z">
        <w:r>
          <w:rPr>
            <w:rFonts w:ascii="Consolas" w:hAnsi="Consolas" w:cs="Consolas"/>
            <w:sz w:val="14"/>
            <w:szCs w:val="14"/>
          </w:rPr>
          <w:t xml:space="preserve"> 912          "prestacao_contas_publica": "Prestação de contas pública",</w:t>
        </w:r>
      </w:ins>
    </w:p>
    <w:p>
      <w:pPr>
        <w:shd w:val="clear" w:color="auto" w:fill="F7F7F7"/>
        <w:spacing w:before="0" w:after="0" w:line="180" w:lineRule="exact"/>
        <w:ind w:left="0" w:firstLine="0"/>
        <w:jc w:val="left"/>
        <w:rPr>
          <w:ins w:id="885249" w:author="Claude" w:date="2026-10-07T12:00:00Z"/>
        </w:rPr>
      </w:pPr>
      <w:ins w:id="886162" w:author="Claude" w:date="2026-10-07T12:00:00Z">
        <w:r>
          <w:rPr>
            <w:rFonts w:ascii="Consolas" w:hAnsi="Consolas" w:cs="Consolas"/>
            <w:sz w:val="14"/>
            <w:szCs w:val="14"/>
          </w:rPr>
          <w:t xml:space="preserve"> 913          "plano_negocios_aprovado": "Plano de negócios aprovado",</w:t>
        </w:r>
      </w:ins>
    </w:p>
    <w:p>
      <w:pPr>
        <w:shd w:val="clear" w:color="auto" w:fill="F7F7F7"/>
        <w:spacing w:before="0" w:after="0" w:line="180" w:lineRule="exact"/>
        <w:ind w:left="0" w:firstLine="0"/>
        <w:jc w:val="left"/>
        <w:rPr>
          <w:ins w:id="885249" w:author="Claude" w:date="2026-10-07T12:00:00Z"/>
        </w:rPr>
      </w:pPr>
      <w:ins w:id="886163" w:author="Claude" w:date="2026-10-07T12:00:00Z">
        <w:r>
          <w:rPr>
            <w:rFonts w:ascii="Consolas" w:hAnsi="Consolas" w:cs="Consolas"/>
            <w:sz w:val="14"/>
            <w:szCs w:val="14"/>
          </w:rPr>
          <w:t xml:space="preserve"> 914          "registro_auditavel_premissas": "Registro auditável das premissas do estudo",</w:t>
        </w:r>
      </w:ins>
    </w:p>
    <w:p>
      <w:pPr>
        <w:shd w:val="clear" w:color="auto" w:fill="F7F7F7"/>
        <w:spacing w:before="0" w:after="0" w:line="180" w:lineRule="exact"/>
        <w:ind w:left="0" w:firstLine="0"/>
        <w:jc w:val="left"/>
        <w:rPr>
          <w:ins w:id="885249" w:author="Claude" w:date="2026-10-07T12:00:00Z"/>
        </w:rPr>
      </w:pPr>
      <w:ins w:id="886164" w:author="Claude" w:date="2026-10-07T12:00:00Z">
        <w:r>
          <w:rPr>
            <w:rFonts w:ascii="Consolas" w:hAnsi="Consolas" w:cs="Consolas"/>
            <w:sz w:val="14"/>
            <w:szCs w:val="14"/>
          </w:rPr>
          <w:t xml:space="preserve"> 915          "canal_denuncia_ouvidoria": "Canal de denúncia ou ouvidoria",</w:t>
        </w:r>
      </w:ins>
    </w:p>
    <w:p>
      <w:pPr>
        <w:shd w:val="clear" w:color="auto" w:fill="F7F7F7"/>
        <w:spacing w:before="0" w:after="0" w:line="180" w:lineRule="exact"/>
        <w:ind w:left="0" w:firstLine="0"/>
        <w:jc w:val="left"/>
        <w:rPr>
          <w:ins w:id="885249" w:author="Claude" w:date="2026-10-07T12:00:00Z"/>
        </w:rPr>
      </w:pPr>
      <w:ins w:id="886165" w:author="Claude" w:date="2026-10-07T12:00:00Z">
        <w:r>
          <w:rPr>
            <w:rFonts w:ascii="Consolas" w:hAnsi="Consolas" w:cs="Consolas"/>
            <w:sz w:val="14"/>
            <w:szCs w:val="14"/>
          </w:rPr>
          <w:t xml:space="preserve"> 916      }</w:t>
        </w:r>
      </w:ins>
    </w:p>
    <w:p>
      <w:pPr>
        <w:shd w:val="clear" w:color="auto" w:fill="F7F7F7"/>
        <w:spacing w:before="0" w:after="0" w:line="180" w:lineRule="exact"/>
        <w:ind w:left="0" w:firstLine="0"/>
        <w:jc w:val="left"/>
        <w:rPr>
          <w:ins w:id="885249" w:author="Claude" w:date="2026-10-07T12:00:00Z"/>
        </w:rPr>
      </w:pPr>
      <w:ins w:id="886166" w:author="Claude" w:date="2026-10-07T12:00:00Z">
        <w:r>
          <w:rPr>
            <w:rFonts w:ascii="Consolas" w:hAnsi="Consolas" w:cs="Consolas"/>
            <w:sz w:val="14"/>
            <w:szCs w:val="14"/>
          </w:rPr>
          <w:t xml:space="preserve"> 917      for chave, rot in rotulos.items():</w:t>
        </w:r>
      </w:ins>
    </w:p>
    <w:p>
      <w:pPr>
        <w:shd w:val="clear" w:color="auto" w:fill="F7F7F7"/>
        <w:spacing w:before="0" w:after="0" w:line="180" w:lineRule="exact"/>
        <w:ind w:left="0" w:firstLine="0"/>
        <w:jc w:val="left"/>
        <w:rPr>
          <w:ins w:id="885249" w:author="Claude" w:date="2026-10-07T12:00:00Z"/>
        </w:rPr>
      </w:pPr>
      <w:ins w:id="886167" w:author="Claude" w:date="2026-10-07T12:00:00Z">
        <w:r>
          <w:rPr>
            <w:rFonts w:ascii="Consolas" w:hAnsi="Consolas" w:cs="Consolas"/>
            <w:sz w:val="14"/>
            <w:szCs w:val="14"/>
          </w:rPr>
          <w:t xml:space="preserve"> 918          v, _ = P.sim_nao(rot, cfg.governanca.itens.get(chave) if P.modo == "revisar" else None)</w:t>
        </w:r>
      </w:ins>
    </w:p>
    <w:p>
      <w:pPr>
        <w:shd w:val="clear" w:color="auto" w:fill="F7F7F7"/>
        <w:spacing w:before="0" w:after="0" w:line="180" w:lineRule="exact"/>
        <w:ind w:left="0" w:firstLine="0"/>
        <w:jc w:val="left"/>
        <w:rPr>
          <w:ins w:id="885249" w:author="Claude" w:date="2026-10-07T12:00:00Z"/>
        </w:rPr>
      </w:pPr>
      <w:ins w:id="886168" w:author="Claude" w:date="2026-10-07T12:00:00Z">
        <w:r>
          <w:rPr>
            <w:rFonts w:ascii="Consolas" w:hAnsi="Consolas" w:cs="Consolas"/>
            <w:sz w:val="14"/>
            <w:szCs w:val="14"/>
          </w:rPr>
          <w:t xml:space="preserve"> 919          cfg.governanca.itens[chave] = v</w:t>
        </w:r>
      </w:ins>
    </w:p>
    <w:p>
      <w:pPr>
        <w:shd w:val="clear" w:color="auto" w:fill="F7F7F7"/>
        <w:spacing w:before="0" w:after="0" w:line="180" w:lineRule="exact"/>
        <w:ind w:left="0" w:firstLine="0"/>
        <w:jc w:val="left"/>
        <w:rPr>
          <w:ins w:id="885249" w:author="Claude" w:date="2026-10-07T12:00:00Z"/>
        </w:rPr>
      </w:pPr>
      <w:ins w:id="886169" w:author="Claude" w:date="2026-10-07T12:00:00Z">
        <w:r>
          <w:rPr>
            <w:rFonts w:ascii="Consolas" w:hAnsi="Consolas" w:cs="Consolas"/>
            <w:sz w:val="14"/>
            <w:szCs w:val="14"/>
          </w:rPr>
          <w:t xml:space="preserve"> 920  </w:t>
        </w:r>
      </w:ins>
    </w:p>
    <w:p>
      <w:pPr>
        <w:shd w:val="clear" w:color="auto" w:fill="F7F7F7"/>
        <w:spacing w:before="0" w:after="0" w:line="180" w:lineRule="exact"/>
        <w:ind w:left="0" w:firstLine="0"/>
        <w:jc w:val="left"/>
        <w:rPr>
          <w:ins w:id="885249" w:author="Claude" w:date="2026-10-07T12:00:00Z"/>
        </w:rPr>
      </w:pPr>
      <w:ins w:id="886170" w:author="Claude" w:date="2026-10-07T12:00:00Z">
        <w:r>
          <w:rPr>
            <w:rFonts w:ascii="Consolas" w:hAnsi="Consolas" w:cs="Consolas"/>
            <w:sz w:val="14"/>
            <w:szCs w:val="14"/>
          </w:rPr>
          <w:t xml:space="preserve"> 921  </w:t>
        </w:r>
      </w:ins>
    </w:p>
    <w:p>
      <w:pPr>
        <w:shd w:val="clear" w:color="auto" w:fill="F7F7F7"/>
        <w:spacing w:before="0" w:after="0" w:line="180" w:lineRule="exact"/>
        <w:ind w:left="0" w:firstLine="0"/>
        <w:jc w:val="left"/>
        <w:rPr>
          <w:ins w:id="885249" w:author="Claude" w:date="2026-10-07T12:00:00Z"/>
        </w:rPr>
      </w:pPr>
      <w:ins w:id="886171" w:author="Claude" w:date="2026-10-07T12:00:00Z">
        <w:r>
          <w:rPr>
            <w:rFonts w:ascii="Consolas" w:hAnsi="Consolas" w:cs="Consolas"/>
            <w:sz w:val="14"/>
            <w:szCs w:val="14"/>
          </w:rPr>
          <w:t xml:space="preserve"> 922  METODOS_PESOS = [("preset", "Informar diretamente os pesos das quatro dimensões"),</w:t>
        </w:r>
      </w:ins>
    </w:p>
    <w:p>
      <w:pPr>
        <w:shd w:val="clear" w:color="auto" w:fill="F7F7F7"/>
        <w:spacing w:before="0" w:after="0" w:line="180" w:lineRule="exact"/>
        <w:ind w:left="0" w:firstLine="0"/>
        <w:jc w:val="left"/>
        <w:rPr>
          <w:ins w:id="885249" w:author="Claude" w:date="2026-10-07T12:00:00Z"/>
        </w:rPr>
      </w:pPr>
      <w:ins w:id="886172" w:author="Claude" w:date="2026-10-07T12:00:00Z">
        <w:r>
          <w:rPr>
            <w:rFonts w:ascii="Consolas" w:hAnsi="Consolas" w:cs="Consolas"/>
            <w:sz w:val="14"/>
            <w:szCs w:val="14"/>
          </w:rPr>
          <w:t xml:space="preserve"> 923                   ("likert", "Escala Likert de 1 a 5 atribuída por avaliadores (Quadro 7)"),</w:t>
        </w:r>
      </w:ins>
    </w:p>
    <w:p>
      <w:pPr>
        <w:shd w:val="clear" w:color="auto" w:fill="F7F7F7"/>
        <w:spacing w:before="0" w:after="0" w:line="180" w:lineRule="exact"/>
        <w:ind w:left="0" w:firstLine="0"/>
        <w:jc w:val="left"/>
        <w:rPr>
          <w:ins w:id="885249" w:author="Claude" w:date="2026-10-07T12:00:00Z"/>
        </w:rPr>
      </w:pPr>
      <w:ins w:id="886173" w:author="Claude" w:date="2026-10-07T12:00:00Z">
        <w:r>
          <w:rPr>
            <w:rFonts w:ascii="Consolas" w:hAnsi="Consolas" w:cs="Consolas"/>
            <w:sz w:val="14"/>
            <w:szCs w:val="14"/>
          </w:rPr>
          <w:t xml:space="preserve"> 924                   ("ahp", "Comparação par a par (AHP — Saaty)")]</w:t>
        </w:r>
      </w:ins>
    </w:p>
    <w:p>
      <w:pPr>
        <w:shd w:val="clear" w:color="auto" w:fill="F7F7F7"/>
        <w:spacing w:before="0" w:after="0" w:line="180" w:lineRule="exact"/>
        <w:ind w:left="0" w:firstLine="0"/>
        <w:jc w:val="left"/>
        <w:rPr>
          <w:ins w:id="885249" w:author="Claude" w:date="2026-10-07T12:00:00Z"/>
        </w:rPr>
      </w:pPr>
      <w:ins w:id="886174" w:author="Claude" w:date="2026-10-07T12:00:00Z">
        <w:r>
          <w:rPr>
            <w:rFonts w:ascii="Consolas" w:hAnsi="Consolas" w:cs="Consolas"/>
            <w:sz w:val="14"/>
            <w:szCs w:val="14"/>
          </w:rPr>
          <w:t xml:space="preserve"> 925  DIMENSOES_ROTULOS = [("tecnico", "Técnica"), ("economico", "Econômica"), ("ambiental", "Ambiental"), ("social", "Social")]</w:t>
        </w:r>
      </w:ins>
    </w:p>
    <w:p>
      <w:pPr>
        <w:shd w:val="clear" w:color="auto" w:fill="F7F7F7"/>
        <w:spacing w:before="0" w:after="0" w:line="180" w:lineRule="exact"/>
        <w:ind w:left="0" w:firstLine="0"/>
        <w:jc w:val="left"/>
        <w:rPr>
          <w:ins w:id="885249" w:author="Claude" w:date="2026-10-07T12:00:00Z"/>
        </w:rPr>
      </w:pPr>
      <w:ins w:id="886175" w:author="Claude" w:date="2026-10-07T12:00:00Z">
        <w:r>
          <w:rPr>
            <w:rFonts w:ascii="Consolas" w:hAnsi="Consolas" w:cs="Consolas"/>
            <w:sz w:val="14"/>
            <w:szCs w:val="14"/>
          </w:rPr>
          <w:t xml:space="preserve"> 926  </w:t>
        </w:r>
      </w:ins>
    </w:p>
    <w:p>
      <w:pPr>
        <w:shd w:val="clear" w:color="auto" w:fill="F7F7F7"/>
        <w:spacing w:before="0" w:after="0" w:line="180" w:lineRule="exact"/>
        <w:ind w:left="0" w:firstLine="0"/>
        <w:jc w:val="left"/>
        <w:rPr>
          <w:ins w:id="885249" w:author="Claude" w:date="2026-10-07T12:00:00Z"/>
        </w:rPr>
      </w:pPr>
      <w:ins w:id="886176" w:author="Claude" w:date="2026-10-07T12:00:00Z">
        <w:r>
          <w:rPr>
            <w:rFonts w:ascii="Consolas" w:hAnsi="Consolas" w:cs="Consolas"/>
            <w:sz w:val="14"/>
            <w:szCs w:val="14"/>
          </w:rPr>
          <w:t xml:space="preserve"> 927  </w:t>
        </w:r>
      </w:ins>
    </w:p>
    <w:p>
      <w:pPr>
        <w:shd w:val="clear" w:color="auto" w:fill="F7F7F7"/>
        <w:spacing w:before="0" w:after="0" w:line="180" w:lineRule="exact"/>
        <w:ind w:left="0" w:firstLine="0"/>
        <w:jc w:val="left"/>
        <w:rPr>
          <w:ins w:id="885249" w:author="Claude" w:date="2026-10-07T12:00:00Z"/>
        </w:rPr>
      </w:pPr>
      <w:ins w:id="886177" w:author="Claude" w:date="2026-10-07T12:00:00Z">
        <w:r>
          <w:rPr>
            <w:rFonts w:ascii="Consolas" w:hAnsi="Consolas" w:cs="Consolas"/>
            <w:sz w:val="14"/>
            <w:szCs w:val="14"/>
          </w:rPr>
          <w:t xml:space="preserve"> 928  def bloco_pesos(P: Perguntador, cfg: EVTEASConfig):</w:t>
        </w:r>
      </w:ins>
    </w:p>
    <w:p>
      <w:pPr>
        <w:shd w:val="clear" w:color="auto" w:fill="F7F7F7"/>
        <w:spacing w:before="0" w:after="0" w:line="180" w:lineRule="exact"/>
        <w:ind w:left="0" w:firstLine="0"/>
        <w:jc w:val="left"/>
        <w:rPr>
          <w:ins w:id="885249" w:author="Claude" w:date="2026-10-07T12:00:00Z"/>
        </w:rPr>
      </w:pPr>
      <w:ins w:id="886178" w:author="Claude" w:date="2026-10-07T12:00:00Z">
        <w:r>
          <w:rPr>
            <w:rFonts w:ascii="Consolas" w:hAnsi="Consolas" w:cs="Consolas"/>
            <w:sz w:val="14"/>
            <w:szCs w:val="14"/>
          </w:rPr>
          <w:t xml:space="preserve"> 929      p = cfg.pesos</w:t>
        </w:r>
      </w:ins>
    </w:p>
    <w:p>
      <w:pPr>
        <w:shd w:val="clear" w:color="auto" w:fill="F7F7F7"/>
        <w:spacing w:before="0" w:after="0" w:line="180" w:lineRule="exact"/>
        <w:ind w:left="0" w:firstLine="0"/>
        <w:jc w:val="left"/>
        <w:rPr>
          <w:ins w:id="885249" w:author="Claude" w:date="2026-10-07T12:00:00Z"/>
        </w:rPr>
      </w:pPr>
      <w:ins w:id="886179" w:author="Claude" w:date="2026-10-07T12:00:00Z">
        <w:r>
          <w:rPr>
            <w:rFonts w:ascii="Consolas" w:hAnsi="Consolas" w:cs="Consolas"/>
            <w:sz w:val="14"/>
            <w:szCs w:val="14"/>
          </w:rPr>
          <w:t xml:space="preserve"> 930      P.bloco("15. PESOS DO ÍNDICE EVTEAS E REGRAS DE DECISÃO")</w:t>
        </w:r>
      </w:ins>
    </w:p>
    <w:p>
      <w:pPr>
        <w:shd w:val="clear" w:color="auto" w:fill="F7F7F7"/>
        <w:spacing w:before="0" w:after="0" w:line="180" w:lineRule="exact"/>
        <w:ind w:left="0" w:firstLine="0"/>
        <w:jc w:val="left"/>
        <w:rPr>
          <w:ins w:id="885249" w:author="Claude" w:date="2026-10-07T12:00:00Z"/>
        </w:rPr>
      </w:pPr>
      <w:ins w:id="886180" w:author="Claude" w:date="2026-10-07T12:00:00Z">
        <w:r>
          <w:rPr>
            <w:rFonts w:ascii="Consolas" w:hAnsi="Consolas" w:cs="Consolas"/>
            <w:sz w:val="14"/>
            <w:szCs w:val="14"/>
          </w:rPr>
          <w:t xml:space="preserve"> 931      p.metodo, _ = P.opcao("Método de ponderação:", METODOS_PESOS, p.metodo if P.modo == "revisar" else None)</w:t>
        </w:r>
      </w:ins>
    </w:p>
    <w:p>
      <w:pPr>
        <w:shd w:val="clear" w:color="auto" w:fill="F7F7F7"/>
        <w:spacing w:before="0" w:after="0" w:line="180" w:lineRule="exact"/>
        <w:ind w:left="0" w:firstLine="0"/>
        <w:jc w:val="left"/>
        <w:rPr>
          <w:ins w:id="885249" w:author="Claude" w:date="2026-10-07T12:00:00Z"/>
        </w:rPr>
      </w:pPr>
      <w:ins w:id="886181" w:author="Claude" w:date="2026-10-07T12:00:00Z">
        <w:r>
          <w:rPr>
            <w:rFonts w:ascii="Consolas" w:hAnsi="Consolas" w:cs="Consolas"/>
            <w:sz w:val="14"/>
            <w:szCs w:val="14"/>
          </w:rPr>
          <w:t xml:space="preserve"> 932      if p.metodo != "likert":</w:t>
        </w:r>
      </w:ins>
    </w:p>
    <w:p>
      <w:pPr>
        <w:shd w:val="clear" w:color="auto" w:fill="F7F7F7"/>
        <w:spacing w:before="0" w:after="0" w:line="180" w:lineRule="exact"/>
        <w:ind w:left="0" w:firstLine="0"/>
        <w:jc w:val="left"/>
        <w:rPr>
          <w:ins w:id="885249" w:author="Claude" w:date="2026-10-07T12:00:00Z"/>
        </w:rPr>
      </w:pPr>
      <w:ins w:id="886182" w:author="Claude" w:date="2026-10-07T12:00:00Z">
        <w:r>
          <w:rPr>
            <w:rFonts w:ascii="Consolas" w:hAnsi="Consolas" w:cs="Consolas"/>
            <w:sz w:val="14"/>
            <w:szCs w:val="14"/>
          </w:rPr>
          <w:t xml:space="preserve"> 933          p.likert_kpis = {}            # escores de KPIs só se aplicam ao método Likert</w:t>
        </w:r>
      </w:ins>
    </w:p>
    <w:p>
      <w:pPr>
        <w:shd w:val="clear" w:color="auto" w:fill="F7F7F7"/>
        <w:spacing w:before="0" w:after="0" w:line="180" w:lineRule="exact"/>
        <w:ind w:left="0" w:firstLine="0"/>
        <w:jc w:val="left"/>
        <w:rPr>
          <w:ins w:id="885249" w:author="Claude" w:date="2026-10-07T12:00:00Z"/>
        </w:rPr>
      </w:pPr>
      <w:ins w:id="886183" w:author="Claude" w:date="2026-10-07T12:00:00Z">
        <w:r>
          <w:rPr>
            <w:rFonts w:ascii="Consolas" w:hAnsi="Consolas" w:cs="Consolas"/>
            <w:sz w:val="14"/>
            <w:szCs w:val="14"/>
          </w:rPr>
          <w:t xml:space="preserve"> 934      if p.metodo == "preset":</w:t>
        </w:r>
      </w:ins>
    </w:p>
    <w:p>
      <w:pPr>
        <w:shd w:val="clear" w:color="auto" w:fill="F7F7F7"/>
        <w:spacing w:before="0" w:after="0" w:line="180" w:lineRule="exact"/>
        <w:ind w:left="0" w:firstLine="0"/>
        <w:jc w:val="left"/>
        <w:rPr>
          <w:ins w:id="885249" w:author="Claude" w:date="2026-10-07T12:00:00Z"/>
        </w:rPr>
      </w:pPr>
      <w:ins w:id="886184" w:author="Claude" w:date="2026-10-07T12:00:00Z">
        <w:r>
          <w:rPr>
            <w:rFonts w:ascii="Consolas" w:hAnsi="Consolas" w:cs="Consolas"/>
            <w:sz w:val="14"/>
            <w:szCs w:val="14"/>
          </w:rPr>
          <w:t xml:space="preserve"> 935          P.saida("Os pesos serão normalizados para somar 1.")</w:t>
        </w:r>
      </w:ins>
    </w:p>
    <w:p>
      <w:pPr>
        <w:shd w:val="clear" w:color="auto" w:fill="F7F7F7"/>
        <w:spacing w:before="0" w:after="0" w:line="180" w:lineRule="exact"/>
        <w:ind w:left="0" w:firstLine="0"/>
        <w:jc w:val="left"/>
        <w:rPr>
          <w:ins w:id="885249" w:author="Claude" w:date="2026-10-07T12:00:00Z"/>
        </w:rPr>
      </w:pPr>
      <w:ins w:id="886185" w:author="Claude" w:date="2026-10-07T12:00:00Z">
        <w:r>
          <w:rPr>
            <w:rFonts w:ascii="Consolas" w:hAnsi="Consolas" w:cs="Consolas"/>
            <w:sz w:val="14"/>
            <w:szCs w:val="14"/>
          </w:rPr>
          <w:t xml:space="preserve"> 936          for d, nome in DIMENSOES_ROTULOS:</w:t>
        </w:r>
      </w:ins>
    </w:p>
    <w:p>
      <w:pPr>
        <w:shd w:val="clear" w:color="auto" w:fill="F7F7F7"/>
        <w:spacing w:before="0" w:after="0" w:line="180" w:lineRule="exact"/>
        <w:ind w:left="0" w:firstLine="0"/>
        <w:jc w:val="left"/>
        <w:rPr>
          <w:ins w:id="885249" w:author="Claude" w:date="2026-10-07T12:00:00Z"/>
        </w:rPr>
      </w:pPr>
      <w:ins w:id="886186" w:author="Claude" w:date="2026-10-07T12:00:00Z">
        <w:r>
          <w:rPr>
            <w:rFonts w:ascii="Consolas" w:hAnsi="Consolas" w:cs="Consolas"/>
            <w:sz w:val="14"/>
            <w:szCs w:val="14"/>
          </w:rPr>
          <w:t xml:space="preserve"> 937              P.campo(cfg, f"pesos.{d}", f"Peso da dimensão {nome}", minimo=0)</w:t>
        </w:r>
      </w:ins>
    </w:p>
    <w:p>
      <w:pPr>
        <w:shd w:val="clear" w:color="auto" w:fill="F7F7F7"/>
        <w:spacing w:before="0" w:after="0" w:line="180" w:lineRule="exact"/>
        <w:ind w:left="0" w:firstLine="0"/>
        <w:jc w:val="left"/>
        <w:rPr>
          <w:ins w:id="885249" w:author="Claude" w:date="2026-10-07T12:00:00Z"/>
        </w:rPr>
      </w:pPr>
      <w:ins w:id="886187" w:author="Claude" w:date="2026-10-07T12:00:00Z">
        <w:r>
          <w:rPr>
            <w:rFonts w:ascii="Consolas" w:hAnsi="Consolas" w:cs="Consolas"/>
            <w:sz w:val="14"/>
            <w:szCs w:val="14"/>
          </w:rPr>
          <w:t xml:space="preserve"> 938          if p.tecnico + p.economico + p.ambiental + p.social &lt;= 0:</w:t>
        </w:r>
      </w:ins>
    </w:p>
    <w:p>
      <w:pPr>
        <w:shd w:val="clear" w:color="auto" w:fill="F7F7F7"/>
        <w:spacing w:before="0" w:after="0" w:line="180" w:lineRule="exact"/>
        <w:ind w:left="0" w:firstLine="0"/>
        <w:jc w:val="left"/>
        <w:rPr>
          <w:ins w:id="885249" w:author="Claude" w:date="2026-10-07T12:00:00Z"/>
        </w:rPr>
      </w:pPr>
      <w:ins w:id="886188" w:author="Claude" w:date="2026-10-07T12:00:00Z">
        <w:r>
          <w:rPr>
            <w:rFonts w:ascii="Consolas" w:hAnsi="Consolas" w:cs="Consolas"/>
            <w:sz w:val="14"/>
            <w:szCs w:val="14"/>
          </w:rPr>
          <w:t xml:space="preserve"> 939              P.saida("  ⚠ A soma dos pesos deve ser positiva; adotados pesos iguais.")</w:t>
        </w:r>
      </w:ins>
    </w:p>
    <w:p>
      <w:pPr>
        <w:shd w:val="clear" w:color="auto" w:fill="F7F7F7"/>
        <w:spacing w:before="0" w:after="0" w:line="180" w:lineRule="exact"/>
        <w:ind w:left="0" w:firstLine="0"/>
        <w:jc w:val="left"/>
        <w:rPr>
          <w:ins w:id="885249" w:author="Claude" w:date="2026-10-07T12:00:00Z"/>
        </w:rPr>
      </w:pPr>
      <w:ins w:id="886189" w:author="Claude" w:date="2026-10-07T12:00:00Z">
        <w:r>
          <w:rPr>
            <w:rFonts w:ascii="Consolas" w:hAnsi="Consolas" w:cs="Consolas"/>
            <w:sz w:val="14"/>
            <w:szCs w:val="14"/>
          </w:rPr>
          <w:t xml:space="preserve"> 940              p.tecnico = p.economico = p.ambiental = p.social = 1.0</w:t>
        </w:r>
      </w:ins>
    </w:p>
    <w:p>
      <w:pPr>
        <w:shd w:val="clear" w:color="auto" w:fill="F7F7F7"/>
        <w:spacing w:before="0" w:after="0" w:line="180" w:lineRule="exact"/>
        <w:ind w:left="0" w:firstLine="0"/>
        <w:jc w:val="left"/>
        <w:rPr>
          <w:ins w:id="885249" w:author="Claude" w:date="2026-10-07T12:00:00Z"/>
        </w:rPr>
      </w:pPr>
      <w:ins w:id="886190" w:author="Claude" w:date="2026-10-07T12:00:00Z">
        <w:r>
          <w:rPr>
            <w:rFonts w:ascii="Consolas" w:hAnsi="Consolas" w:cs="Consolas"/>
            <w:sz w:val="14"/>
            <w:szCs w:val="14"/>
          </w:rPr>
          <w:t xml:space="preserve"> 941      elif p.metodo == "likert":</w:t>
        </w:r>
      </w:ins>
    </w:p>
    <w:p>
      <w:pPr>
        <w:shd w:val="clear" w:color="auto" w:fill="F7F7F7"/>
        <w:spacing w:before="0" w:after="0" w:line="180" w:lineRule="exact"/>
        <w:ind w:left="0" w:firstLine="0"/>
        <w:jc w:val="left"/>
        <w:rPr>
          <w:ins w:id="885249" w:author="Claude" w:date="2026-10-07T12:00:00Z"/>
        </w:rPr>
      </w:pPr>
      <w:ins w:id="886191" w:author="Claude" w:date="2026-10-07T12:00:00Z">
        <w:r>
          <w:rPr>
            <w:rFonts w:ascii="Consolas" w:hAnsi="Consolas" w:cs="Consolas"/>
            <w:sz w:val="14"/>
            <w:szCs w:val="14"/>
          </w:rPr>
          <w:t xml:space="preserve"> 942          P.saida("Escala: 1 irrelevante · 2 pouco relevante · 3 moderadamente relevante · 4 muito relevante · 5 essencial")</w:t>
        </w:r>
      </w:ins>
    </w:p>
    <w:p>
      <w:pPr>
        <w:shd w:val="clear" w:color="auto" w:fill="F7F7F7"/>
        <w:spacing w:before="0" w:after="0" w:line="180" w:lineRule="exact"/>
        <w:ind w:left="0" w:firstLine="0"/>
        <w:jc w:val="left"/>
        <w:rPr>
          <w:ins w:id="885249" w:author="Claude" w:date="2026-10-07T12:00:00Z"/>
        </w:rPr>
      </w:pPr>
      <w:ins w:id="886192" w:author="Claude" w:date="2026-10-07T12:00:00Z">
        <w:r>
          <w:rPr>
            <w:rFonts w:ascii="Consolas" w:hAnsi="Consolas" w:cs="Consolas"/>
            <w:sz w:val="14"/>
            <w:szCs w:val="14"/>
          </w:rPr>
          <w:t xml:space="preserve"> 943          antigos = list(p.likert_dimensoes.items())</w:t>
        </w:r>
      </w:ins>
    </w:p>
    <w:p>
      <w:pPr>
        <w:shd w:val="clear" w:color="auto" w:fill="F7F7F7"/>
        <w:spacing w:before="0" w:after="0" w:line="180" w:lineRule="exact"/>
        <w:ind w:left="0" w:firstLine="0"/>
        <w:jc w:val="left"/>
        <w:rPr>
          <w:ins w:id="885249" w:author="Claude" w:date="2026-10-07T12:00:00Z"/>
        </w:rPr>
      </w:pPr>
      <w:ins w:id="886193" w:author="Claude" w:date="2026-10-07T12:00:00Z">
        <w:r>
          <w:rPr>
            <w:rFonts w:ascii="Consolas" w:hAnsi="Consolas" w:cs="Consolas"/>
            <w:sz w:val="14"/>
            <w:szCs w:val="14"/>
          </w:rPr>
          <w:t xml:space="preserve"> 944          n_av, _ = P.numero("Número de avaliadores", len(antigos) if (P.modo == "revisar" and antigos) else None, 1, 20, inteiro=True)</w:t>
        </w:r>
      </w:ins>
    </w:p>
    <w:p>
      <w:pPr>
        <w:shd w:val="clear" w:color="auto" w:fill="F7F7F7"/>
        <w:spacing w:before="0" w:after="0" w:line="180" w:lineRule="exact"/>
        <w:ind w:left="0" w:firstLine="0"/>
        <w:jc w:val="left"/>
        <w:rPr>
          <w:ins w:id="885249" w:author="Claude" w:date="2026-10-07T12:00:00Z"/>
        </w:rPr>
      </w:pPr>
      <w:ins w:id="886194" w:author="Claude" w:date="2026-10-07T12:00:00Z">
        <w:r>
          <w:rPr>
            <w:rFonts w:ascii="Consolas" w:hAnsi="Consolas" w:cs="Consolas"/>
            <w:sz w:val="14"/>
            <w:szCs w:val="14"/>
          </w:rPr>
          <w:t xml:space="preserve"> 945          lk = {}</w:t>
        </w:r>
      </w:ins>
    </w:p>
    <w:p>
      <w:pPr>
        <w:shd w:val="clear" w:color="auto" w:fill="F7F7F7"/>
        <w:spacing w:before="0" w:after="0" w:line="180" w:lineRule="exact"/>
        <w:ind w:left="0" w:firstLine="0"/>
        <w:jc w:val="left"/>
        <w:rPr>
          <w:ins w:id="885249" w:author="Claude" w:date="2026-10-07T12:00:00Z"/>
        </w:rPr>
      </w:pPr>
      <w:ins w:id="886195" w:author="Claude" w:date="2026-10-07T12:00:00Z">
        <w:r>
          <w:rPr>
            <w:rFonts w:ascii="Consolas" w:hAnsi="Consolas" w:cs="Consolas"/>
            <w:sz w:val="14"/>
            <w:szCs w:val="14"/>
          </w:rPr>
          <w:t xml:space="preserve"> 946          for i in range(n_av):</w:t>
        </w:r>
      </w:ins>
    </w:p>
    <w:p>
      <w:pPr>
        <w:shd w:val="clear" w:color="auto" w:fill="F7F7F7"/>
        <w:spacing w:before="0" w:after="0" w:line="180" w:lineRule="exact"/>
        <w:ind w:left="0" w:firstLine="0"/>
        <w:jc w:val="left"/>
        <w:rPr>
          <w:ins w:id="885249" w:author="Claude" w:date="2026-10-07T12:00:00Z"/>
        </w:rPr>
      </w:pPr>
      <w:ins w:id="886196" w:author="Claude" w:date="2026-10-07T12:00:00Z">
        <w:r>
          <w:rPr>
            <w:rFonts w:ascii="Consolas" w:hAnsi="Consolas" w:cs="Consolas"/>
            <w:sz w:val="14"/>
            <w:szCs w:val="14"/>
          </w:rPr>
          <w:t xml:space="preserve"> 947              nome_ant, esc_ant = antigos[i] if (P.modo == "revisar" and i &lt; len(antigos)) else (None, {})</w:t>
        </w:r>
      </w:ins>
    </w:p>
    <w:p>
      <w:pPr>
        <w:shd w:val="clear" w:color="auto" w:fill="F7F7F7"/>
        <w:spacing w:before="0" w:after="0" w:line="180" w:lineRule="exact"/>
        <w:ind w:left="0" w:firstLine="0"/>
        <w:jc w:val="left"/>
        <w:rPr>
          <w:ins w:id="885249" w:author="Claude" w:date="2026-10-07T12:00:00Z"/>
        </w:rPr>
      </w:pPr>
      <w:ins w:id="886197" w:author="Claude" w:date="2026-10-07T12:00:00Z">
        <w:r>
          <w:rPr>
            <w:rFonts w:ascii="Consolas" w:hAnsi="Consolas" w:cs="Consolas"/>
            <w:sz w:val="14"/>
            <w:szCs w:val="14"/>
          </w:rPr>
          <w:t xml:space="preserve"> 948              nome = P.texto(f"Nome/área do avaliador nº {i + 1}", nome_ant)</w:t>
        </w:r>
      </w:ins>
    </w:p>
    <w:p>
      <w:pPr>
        <w:shd w:val="clear" w:color="auto" w:fill="F7F7F7"/>
        <w:spacing w:before="0" w:after="0" w:line="180" w:lineRule="exact"/>
        <w:ind w:left="0" w:firstLine="0"/>
        <w:jc w:val="left"/>
        <w:rPr>
          <w:ins w:id="885249" w:author="Claude" w:date="2026-10-07T12:00:00Z"/>
        </w:rPr>
      </w:pPr>
      <w:ins w:id="886198" w:author="Claude" w:date="2026-10-07T12:00:00Z">
        <w:r>
          <w:rPr>
            <w:rFonts w:ascii="Consolas" w:hAnsi="Consolas" w:cs="Consolas"/>
            <w:sz w:val="14"/>
            <w:szCs w:val="14"/>
          </w:rPr>
          <w:t xml:space="preserve"> 949              while nome in lk:</w:t>
        </w:r>
      </w:ins>
    </w:p>
    <w:p>
      <w:pPr>
        <w:shd w:val="clear" w:color="auto" w:fill="F7F7F7"/>
        <w:spacing w:before="0" w:after="0" w:line="180" w:lineRule="exact"/>
        <w:ind w:left="0" w:firstLine="0"/>
        <w:jc w:val="left"/>
        <w:rPr>
          <w:ins w:id="885249" w:author="Claude" w:date="2026-10-07T12:00:00Z"/>
        </w:rPr>
      </w:pPr>
      <w:ins w:id="886199" w:author="Claude" w:date="2026-10-07T12:00:00Z">
        <w:r>
          <w:rPr>
            <w:rFonts w:ascii="Consolas" w:hAnsi="Consolas" w:cs="Consolas"/>
            <w:sz w:val="14"/>
            <w:szCs w:val="14"/>
          </w:rPr>
          <w:t xml:space="preserve"> 950                  P.saida("  ⚠ Já existe um avaliador com esse nome; informe outro.")</w:t>
        </w:r>
      </w:ins>
    </w:p>
    <w:p>
      <w:pPr>
        <w:shd w:val="clear" w:color="auto" w:fill="F7F7F7"/>
        <w:spacing w:before="0" w:after="0" w:line="180" w:lineRule="exact"/>
        <w:ind w:left="0" w:firstLine="0"/>
        <w:jc w:val="left"/>
        <w:rPr>
          <w:ins w:id="885249" w:author="Claude" w:date="2026-10-07T12:00:00Z"/>
        </w:rPr>
      </w:pPr>
      <w:ins w:id="886200" w:author="Claude" w:date="2026-10-07T12:00:00Z">
        <w:r>
          <w:rPr>
            <w:rFonts w:ascii="Consolas" w:hAnsi="Consolas" w:cs="Consolas"/>
            <w:sz w:val="14"/>
            <w:szCs w:val="14"/>
          </w:rPr>
          <w:t xml:space="preserve"> 951                  nome = P.texto(f"Nome/área do avaliador nº {i + 1}")</w:t>
        </w:r>
      </w:ins>
    </w:p>
    <w:p>
      <w:pPr>
        <w:shd w:val="clear" w:color="auto" w:fill="F7F7F7"/>
        <w:spacing w:before="0" w:after="0" w:line="180" w:lineRule="exact"/>
        <w:ind w:left="0" w:firstLine="0"/>
        <w:jc w:val="left"/>
        <w:rPr>
          <w:ins w:id="885249" w:author="Claude" w:date="2026-10-07T12:00:00Z"/>
        </w:rPr>
      </w:pPr>
      <w:ins w:id="886201" w:author="Claude" w:date="2026-10-07T12:00:00Z">
        <w:r>
          <w:rPr>
            <w:rFonts w:ascii="Consolas" w:hAnsi="Consolas" w:cs="Consolas"/>
            <w:sz w:val="14"/>
            <w:szCs w:val="14"/>
          </w:rPr>
          <w:t xml:space="preserve"> 952              lk[nome] = {}</w:t>
        </w:r>
      </w:ins>
    </w:p>
    <w:p>
      <w:pPr>
        <w:shd w:val="clear" w:color="auto" w:fill="F7F7F7"/>
        <w:spacing w:before="0" w:after="0" w:line="180" w:lineRule="exact"/>
        <w:ind w:left="0" w:firstLine="0"/>
        <w:jc w:val="left"/>
        <w:rPr>
          <w:ins w:id="885249" w:author="Claude" w:date="2026-10-07T12:00:00Z"/>
        </w:rPr>
      </w:pPr>
      <w:ins w:id="886202" w:author="Claude" w:date="2026-10-07T12:00:00Z">
        <w:r>
          <w:rPr>
            <w:rFonts w:ascii="Consolas" w:hAnsi="Consolas" w:cs="Consolas"/>
            <w:sz w:val="14"/>
            <w:szCs w:val="14"/>
          </w:rPr>
          <w:t xml:space="preserve"> 953              for d, rot in DIMENSOES_ROTULOS:</w:t>
        </w:r>
      </w:ins>
    </w:p>
    <w:p>
      <w:pPr>
        <w:shd w:val="clear" w:color="auto" w:fill="F7F7F7"/>
        <w:spacing w:before="0" w:after="0" w:line="180" w:lineRule="exact"/>
        <w:ind w:left="0" w:firstLine="0"/>
        <w:jc w:val="left"/>
        <w:rPr>
          <w:ins w:id="885249" w:author="Claude" w:date="2026-10-07T12:00:00Z"/>
        </w:rPr>
      </w:pPr>
      <w:ins w:id="886203" w:author="Claude" w:date="2026-10-07T12:00:00Z">
        <w:r>
          <w:rPr>
            <w:rFonts w:ascii="Consolas" w:hAnsi="Consolas" w:cs="Consolas"/>
            <w:sz w:val="14"/>
            <w:szCs w:val="14"/>
          </w:rPr>
          <w:t xml:space="preserve"> 954                  lk[nome][d], _ = P.numero(f"  {nome} — relevância da dimensão {rot}", esc_ant.get(d), 1, 5, inteiro=True)</w:t>
        </w:r>
      </w:ins>
    </w:p>
    <w:p>
      <w:pPr>
        <w:shd w:val="clear" w:color="auto" w:fill="F7F7F7"/>
        <w:spacing w:before="0" w:after="0" w:line="180" w:lineRule="exact"/>
        <w:ind w:left="0" w:firstLine="0"/>
        <w:jc w:val="left"/>
        <w:rPr>
          <w:ins w:id="885249" w:author="Claude" w:date="2026-10-07T12:00:00Z"/>
        </w:rPr>
      </w:pPr>
      <w:ins w:id="886204" w:author="Claude" w:date="2026-10-07T12:00:00Z">
        <w:r>
          <w:rPr>
            <w:rFonts w:ascii="Consolas" w:hAnsi="Consolas" w:cs="Consolas"/>
            <w:sz w:val="14"/>
            <w:szCs w:val="14"/>
          </w:rPr>
          <w:t xml:space="preserve"> 955          p.likert_dimensoes = lk</w:t>
        </w:r>
      </w:ins>
    </w:p>
    <w:p>
      <w:pPr>
        <w:shd w:val="clear" w:color="auto" w:fill="F7F7F7"/>
        <w:spacing w:before="0" w:after="0" w:line="180" w:lineRule="exact"/>
        <w:ind w:left="0" w:firstLine="0"/>
        <w:jc w:val="left"/>
        <w:rPr>
          <w:ins w:id="885249" w:author="Claude" w:date="2026-10-07T12:00:00Z"/>
        </w:rPr>
      </w:pPr>
      <w:ins w:id="886205" w:author="Claude" w:date="2026-10-07T12:00:00Z">
        <w:r>
          <w:rPr>
            <w:rFonts w:ascii="Consolas" w:hAnsi="Consolas" w:cs="Consolas"/>
            <w:sz w:val="14"/>
            <w:szCs w:val="14"/>
          </w:rPr>
          <w:t xml:space="preserve"> 956          usar_kpi, _ = P.sim_nao("Os avaliadores também pontuarão cada KPI dentro das dimensões?",</w:t>
        </w:r>
      </w:ins>
    </w:p>
    <w:p>
      <w:pPr>
        <w:shd w:val="clear" w:color="auto" w:fill="F7F7F7"/>
        <w:spacing w:before="0" w:after="0" w:line="180" w:lineRule="exact"/>
        <w:ind w:left="0" w:firstLine="0"/>
        <w:jc w:val="left"/>
        <w:rPr>
          <w:ins w:id="885249" w:author="Claude" w:date="2026-10-07T12:00:00Z"/>
        </w:rPr>
      </w:pPr>
      <w:ins w:id="886206" w:author="Claude" w:date="2026-10-07T12:00:00Z">
        <w:r>
          <w:rPr>
            <w:rFonts w:ascii="Consolas" w:hAnsi="Consolas" w:cs="Consolas"/>
            <w:sz w:val="14"/>
            <w:szCs w:val="14"/>
          </w:rPr>
          <w:t xml:space="preserve"> 957                                  bool(p.likert_kpis) if P.modo == "revisar" else None)</w:t>
        </w:r>
      </w:ins>
    </w:p>
    <w:p>
      <w:pPr>
        <w:shd w:val="clear" w:color="auto" w:fill="F7F7F7"/>
        <w:spacing w:before="0" w:after="0" w:line="180" w:lineRule="exact"/>
        <w:ind w:left="0" w:firstLine="0"/>
        <w:jc w:val="left"/>
        <w:rPr>
          <w:ins w:id="885249" w:author="Claude" w:date="2026-10-07T12:00:00Z"/>
        </w:rPr>
      </w:pPr>
      <w:ins w:id="886207" w:author="Claude" w:date="2026-10-07T12:00:00Z">
        <w:r>
          <w:rPr>
            <w:rFonts w:ascii="Consolas" w:hAnsi="Consolas" w:cs="Consolas"/>
            <w:sz w:val="14"/>
            <w:szCs w:val="14"/>
          </w:rPr>
          <w:t xml:space="preserve"> 958          if usar_kpi:</w:t>
        </w:r>
      </w:ins>
    </w:p>
    <w:p>
      <w:pPr>
        <w:shd w:val="clear" w:color="auto" w:fill="F7F7F7"/>
        <w:spacing w:before="0" w:after="0" w:line="180" w:lineRule="exact"/>
        <w:ind w:left="0" w:firstLine="0"/>
        <w:jc w:val="left"/>
        <w:rPr>
          <w:ins w:id="885249" w:author="Claude" w:date="2026-10-07T12:00:00Z"/>
        </w:rPr>
      </w:pPr>
      <w:ins w:id="886208" w:author="Claude" w:date="2026-10-07T12:00:00Z">
        <w:r>
          <w:rPr>
            <w:rFonts w:ascii="Consolas" w:hAnsi="Consolas" w:cs="Consolas"/>
            <w:sz w:val="14"/>
            <w:szCs w:val="14"/>
          </w:rPr>
          <w:t xml:space="preserve"> 959              kp = {}</w:t>
        </w:r>
      </w:ins>
    </w:p>
    <w:p>
      <w:pPr>
        <w:shd w:val="clear" w:color="auto" w:fill="F7F7F7"/>
        <w:spacing w:before="0" w:after="0" w:line="180" w:lineRule="exact"/>
        <w:ind w:left="0" w:firstLine="0"/>
        <w:jc w:val="left"/>
        <w:rPr>
          <w:ins w:id="885249" w:author="Claude" w:date="2026-10-07T12:00:00Z"/>
        </w:rPr>
      </w:pPr>
      <w:ins w:id="886209" w:author="Claude" w:date="2026-10-07T12:00:00Z">
        <w:r>
          <w:rPr>
            <w:rFonts w:ascii="Consolas" w:hAnsi="Consolas" w:cs="Consolas"/>
            <w:sz w:val="14"/>
            <w:szCs w:val="14"/>
          </w:rPr>
          <w:t xml:space="preserve"> 960              for nome in lk:</w:t>
        </w:r>
      </w:ins>
    </w:p>
    <w:p>
      <w:pPr>
        <w:shd w:val="clear" w:color="auto" w:fill="F7F7F7"/>
        <w:spacing w:before="0" w:after="0" w:line="180" w:lineRule="exact"/>
        <w:ind w:left="0" w:firstLine="0"/>
        <w:jc w:val="left"/>
        <w:rPr>
          <w:ins w:id="885249" w:author="Claude" w:date="2026-10-07T12:00:00Z"/>
        </w:rPr>
      </w:pPr>
      <w:ins w:id="886210" w:author="Claude" w:date="2026-10-07T12:00:00Z">
        <w:r>
          <w:rPr>
            <w:rFonts w:ascii="Consolas" w:hAnsi="Consolas" w:cs="Consolas"/>
            <w:sz w:val="14"/>
            <w:szCs w:val="14"/>
          </w:rPr>
          <w:t xml:space="preserve"> 961                  kp[nome] = {}</w:t>
        </w:r>
      </w:ins>
    </w:p>
    <w:p>
      <w:pPr>
        <w:shd w:val="clear" w:color="auto" w:fill="F7F7F7"/>
        <w:spacing w:before="0" w:after="0" w:line="180" w:lineRule="exact"/>
        <w:ind w:left="0" w:firstLine="0"/>
        <w:jc w:val="left"/>
        <w:rPr>
          <w:ins w:id="885249" w:author="Claude" w:date="2026-10-07T12:00:00Z"/>
        </w:rPr>
      </w:pPr>
      <w:ins w:id="886211" w:author="Claude" w:date="2026-10-07T12:00:00Z">
        <w:r>
          <w:rPr>
            <w:rFonts w:ascii="Consolas" w:hAnsi="Consolas" w:cs="Consolas"/>
            <w:sz w:val="14"/>
            <w:szCs w:val="14"/>
          </w:rPr>
          <w:t xml:space="preserve"> 962                  for d, kpis in KPIS_POR_DIMENSAO.items():</w:t>
        </w:r>
      </w:ins>
    </w:p>
    <w:p>
      <w:pPr>
        <w:shd w:val="clear" w:color="auto" w:fill="F7F7F7"/>
        <w:spacing w:before="0" w:after="0" w:line="180" w:lineRule="exact"/>
        <w:ind w:left="0" w:firstLine="0"/>
        <w:jc w:val="left"/>
        <w:rPr>
          <w:ins w:id="885249" w:author="Claude" w:date="2026-10-07T12:00:00Z"/>
        </w:rPr>
      </w:pPr>
      <w:ins w:id="886212" w:author="Claude" w:date="2026-10-07T12:00:00Z">
        <w:r>
          <w:rPr>
            <w:rFonts w:ascii="Consolas" w:hAnsi="Consolas" w:cs="Consolas"/>
            <w:sz w:val="14"/>
            <w:szCs w:val="14"/>
          </w:rPr>
          <w:t xml:space="preserve"> 963                      for k in kpis:</w:t>
        </w:r>
      </w:ins>
    </w:p>
    <w:p>
      <w:pPr>
        <w:shd w:val="clear" w:color="auto" w:fill="F7F7F7"/>
        <w:spacing w:before="0" w:after="0" w:line="180" w:lineRule="exact"/>
        <w:ind w:left="0" w:firstLine="0"/>
        <w:jc w:val="left"/>
        <w:rPr>
          <w:ins w:id="885249" w:author="Claude" w:date="2026-10-07T12:00:00Z"/>
        </w:rPr>
      </w:pPr>
      <w:ins w:id="886213" w:author="Claude" w:date="2026-10-07T12:00:00Z">
        <w:r>
          <w:rPr>
            <w:rFonts w:ascii="Consolas" w:hAnsi="Consolas" w:cs="Consolas"/>
            <w:sz w:val="14"/>
            <w:szCs w:val="14"/>
          </w:rPr>
          <w:t xml:space="preserve"> 964                          kp[nome][k], _ = P.numero(f"  {nome} — relevância do KPI {ROTULOS_KPI.get(k, k)} "</w:t>
        </w:r>
      </w:ins>
    </w:p>
    <w:p>
      <w:pPr>
        <w:shd w:val="clear" w:color="auto" w:fill="F7F7F7"/>
        <w:spacing w:before="0" w:after="0" w:line="180" w:lineRule="exact"/>
        <w:ind w:left="0" w:firstLine="0"/>
        <w:jc w:val="left"/>
        <w:rPr>
          <w:ins w:id="885249" w:author="Claude" w:date="2026-10-07T12:00:00Z"/>
        </w:rPr>
      </w:pPr>
      <w:ins w:id="886214" w:author="Claude" w:date="2026-10-07T12:00:00Z">
        <w:r>
          <w:rPr>
            <w:rFonts w:ascii="Consolas" w:hAnsi="Consolas" w:cs="Consolas"/>
            <w:sz w:val="14"/>
            <w:szCs w:val="14"/>
          </w:rPr>
          <w:t xml:space="preserve"> 965                                                    f"(dimensão {dict(DIMENSOES_ROTULOS)[d].lower()})",</w:t>
        </w:r>
      </w:ins>
    </w:p>
    <w:p>
      <w:pPr>
        <w:shd w:val="clear" w:color="auto" w:fill="F7F7F7"/>
        <w:spacing w:before="0" w:after="0" w:line="180" w:lineRule="exact"/>
        <w:ind w:left="0" w:firstLine="0"/>
        <w:jc w:val="left"/>
        <w:rPr>
          <w:ins w:id="885249" w:author="Claude" w:date="2026-10-07T12:00:00Z"/>
        </w:rPr>
      </w:pPr>
      <w:ins w:id="886215" w:author="Claude" w:date="2026-10-07T12:00:00Z">
        <w:r>
          <w:rPr>
            <w:rFonts w:ascii="Consolas" w:hAnsi="Consolas" w:cs="Consolas"/>
            <w:sz w:val="14"/>
            <w:szCs w:val="14"/>
          </w:rPr>
          <w:t xml:space="preserve"> 966                                                    p.likert_kpis.get(nome, {}).get(k), 1, 5, inteiro=True)</w:t>
        </w:r>
      </w:ins>
    </w:p>
    <w:p>
      <w:pPr>
        <w:shd w:val="clear" w:color="auto" w:fill="F7F7F7"/>
        <w:spacing w:before="0" w:after="0" w:line="180" w:lineRule="exact"/>
        <w:ind w:left="0" w:firstLine="0"/>
        <w:jc w:val="left"/>
        <w:rPr>
          <w:ins w:id="885249" w:author="Claude" w:date="2026-10-07T12:00:00Z"/>
        </w:rPr>
      </w:pPr>
      <w:ins w:id="886216" w:author="Claude" w:date="2026-10-07T12:00:00Z">
        <w:r>
          <w:rPr>
            <w:rFonts w:ascii="Consolas" w:hAnsi="Consolas" w:cs="Consolas"/>
            <w:sz w:val="14"/>
            <w:szCs w:val="14"/>
          </w:rPr>
          <w:t xml:space="preserve"> 967              p.likert_kpis = kp</w:t>
        </w:r>
      </w:ins>
    </w:p>
    <w:p>
      <w:pPr>
        <w:shd w:val="clear" w:color="auto" w:fill="F7F7F7"/>
        <w:spacing w:before="0" w:after="0" w:line="180" w:lineRule="exact"/>
        <w:ind w:left="0" w:firstLine="0"/>
        <w:jc w:val="left"/>
        <w:rPr>
          <w:ins w:id="885249" w:author="Claude" w:date="2026-10-07T12:00:00Z"/>
        </w:rPr>
      </w:pPr>
      <w:ins w:id="886217" w:author="Claude" w:date="2026-10-07T12:00:00Z">
        <w:r>
          <w:rPr>
            <w:rFonts w:ascii="Consolas" w:hAnsi="Consolas" w:cs="Consolas"/>
            <w:sz w:val="14"/>
            <w:szCs w:val="14"/>
          </w:rPr>
          <w:t xml:space="preserve"> 968          else:</w:t>
        </w:r>
      </w:ins>
    </w:p>
    <w:p>
      <w:pPr>
        <w:shd w:val="clear" w:color="auto" w:fill="F7F7F7"/>
        <w:spacing w:before="0" w:after="0" w:line="180" w:lineRule="exact"/>
        <w:ind w:left="0" w:firstLine="0"/>
        <w:jc w:val="left"/>
        <w:rPr>
          <w:ins w:id="885249" w:author="Claude" w:date="2026-10-07T12:00:00Z"/>
        </w:rPr>
      </w:pPr>
      <w:ins w:id="886218" w:author="Claude" w:date="2026-10-07T12:00:00Z">
        <w:r>
          <w:rPr>
            <w:rFonts w:ascii="Consolas" w:hAnsi="Consolas" w:cs="Consolas"/>
            <w:sz w:val="14"/>
            <w:szCs w:val="14"/>
          </w:rPr>
          <w:t xml:space="preserve"> 969              p.likert_kpis = {}</w:t>
        </w:r>
      </w:ins>
    </w:p>
    <w:p>
      <w:pPr>
        <w:shd w:val="clear" w:color="auto" w:fill="F7F7F7"/>
        <w:spacing w:before="0" w:after="0" w:line="180" w:lineRule="exact"/>
        <w:ind w:left="0" w:firstLine="0"/>
        <w:jc w:val="left"/>
        <w:rPr>
          <w:ins w:id="885249" w:author="Claude" w:date="2026-10-07T12:00:00Z"/>
        </w:rPr>
      </w:pPr>
      <w:ins w:id="886219" w:author="Claude" w:date="2026-10-07T12:00:00Z">
        <w:r>
          <w:rPr>
            <w:rFonts w:ascii="Consolas" w:hAnsi="Consolas" w:cs="Consolas"/>
            <w:sz w:val="14"/>
            <w:szCs w:val="14"/>
          </w:rPr>
          <w:t xml:space="preserve"> 970      else:</w:t>
        </w:r>
      </w:ins>
    </w:p>
    <w:p>
      <w:pPr>
        <w:shd w:val="clear" w:color="auto" w:fill="F7F7F7"/>
        <w:spacing w:before="0" w:after="0" w:line="180" w:lineRule="exact"/>
        <w:ind w:left="0" w:firstLine="0"/>
        <w:jc w:val="left"/>
        <w:rPr>
          <w:ins w:id="885249" w:author="Claude" w:date="2026-10-07T12:00:00Z"/>
        </w:rPr>
      </w:pPr>
      <w:ins w:id="886220" w:author="Claude" w:date="2026-10-07T12:00:00Z">
        <w:r>
          <w:rPr>
            <w:rFonts w:ascii="Consolas" w:hAnsi="Consolas" w:cs="Consolas"/>
            <w:sz w:val="14"/>
            <w:szCs w:val="14"/>
          </w:rPr>
          <w:t xml:space="preserve"> 971          from .ponderacao import pesos_ahp</w:t>
        </w:r>
      </w:ins>
    </w:p>
    <w:p>
      <w:pPr>
        <w:shd w:val="clear" w:color="auto" w:fill="F7F7F7"/>
        <w:spacing w:before="0" w:after="0" w:line="180" w:lineRule="exact"/>
        <w:ind w:left="0" w:firstLine="0"/>
        <w:jc w:val="left"/>
        <w:rPr>
          <w:ins w:id="885249" w:author="Claude" w:date="2026-10-07T12:00:00Z"/>
        </w:rPr>
      </w:pPr>
      <w:ins w:id="886221" w:author="Claude" w:date="2026-10-07T12:00:00Z">
        <w:r>
          <w:rPr>
            <w:rFonts w:ascii="Consolas" w:hAnsi="Consolas" w:cs="Consolas"/>
            <w:sz w:val="14"/>
            <w:szCs w:val="14"/>
          </w:rPr>
          <w:t xml:space="preserve"> 972          P.saida("Escala de Saaty: 1 igual · 3 moderada · 5 forte · 7 muito forte · 9 extrema; use 1/3, 1/5... quando a "</w:t>
        </w:r>
      </w:ins>
    </w:p>
    <w:p>
      <w:pPr>
        <w:shd w:val="clear" w:color="auto" w:fill="F7F7F7"/>
        <w:spacing w:before="0" w:after="0" w:line="180" w:lineRule="exact"/>
        <w:ind w:left="0" w:firstLine="0"/>
        <w:jc w:val="left"/>
        <w:rPr>
          <w:ins w:id="885249" w:author="Claude" w:date="2026-10-07T12:00:00Z"/>
        </w:rPr>
      </w:pPr>
      <w:ins w:id="886222" w:author="Claude" w:date="2026-10-07T12:00:00Z">
        <w:r>
          <w:rPr>
            <w:rFonts w:ascii="Consolas" w:hAnsi="Consolas" w:cs="Consolas"/>
            <w:sz w:val="14"/>
            <w:szCs w:val="14"/>
          </w:rPr>
          <w:t xml:space="preserve"> 973                  "segunda dimensão for mais importante.")</w:t>
        </w:r>
      </w:ins>
    </w:p>
    <w:p>
      <w:pPr>
        <w:shd w:val="clear" w:color="auto" w:fill="F7F7F7"/>
        <w:spacing w:before="0" w:after="0" w:line="180" w:lineRule="exact"/>
        <w:ind w:left="0" w:firstLine="0"/>
        <w:jc w:val="left"/>
        <w:rPr>
          <w:ins w:id="885249" w:author="Claude" w:date="2026-10-07T12:00:00Z"/>
        </w:rPr>
      </w:pPr>
      <w:ins w:id="886223" w:author="Claude" w:date="2026-10-07T12:00:00Z">
        <w:r>
          <w:rPr>
            <w:rFonts w:ascii="Consolas" w:hAnsi="Consolas" w:cs="Consolas"/>
            <w:sz w:val="14"/>
            <w:szCs w:val="14"/>
          </w:rPr>
          <w:t xml:space="preserve"> 974          while True:</w:t>
        </w:r>
      </w:ins>
    </w:p>
    <w:p>
      <w:pPr>
        <w:shd w:val="clear" w:color="auto" w:fill="F7F7F7"/>
        <w:spacing w:before="0" w:after="0" w:line="180" w:lineRule="exact"/>
        <w:ind w:left="0" w:firstLine="0"/>
        <w:jc w:val="left"/>
        <w:rPr>
          <w:ins w:id="885249" w:author="Claude" w:date="2026-10-07T12:00:00Z"/>
        </w:rPr>
      </w:pPr>
      <w:ins w:id="886224" w:author="Claude" w:date="2026-10-07T12:00:00Z">
        <w:r>
          <w:rPr>
            <w:rFonts w:ascii="Consolas" w:hAnsi="Consolas" w:cs="Consolas"/>
            <w:sz w:val="14"/>
            <w:szCs w:val="14"/>
          </w:rPr>
          <w:t xml:space="preserve"> 975              A = np.ones((4, 4))</w:t>
        </w:r>
      </w:ins>
    </w:p>
    <w:p>
      <w:pPr>
        <w:shd w:val="clear" w:color="auto" w:fill="F7F7F7"/>
        <w:spacing w:before="0" w:after="0" w:line="180" w:lineRule="exact"/>
        <w:ind w:left="0" w:firstLine="0"/>
        <w:jc w:val="left"/>
        <w:rPr>
          <w:ins w:id="885249" w:author="Claude" w:date="2026-10-07T12:00:00Z"/>
        </w:rPr>
      </w:pPr>
      <w:ins w:id="886225" w:author="Claude" w:date="2026-10-07T12:00:00Z">
        <w:r>
          <w:rPr>
            <w:rFonts w:ascii="Consolas" w:hAnsi="Consolas" w:cs="Consolas"/>
            <w:sz w:val="14"/>
            <w:szCs w:val="14"/>
          </w:rPr>
          <w:t xml:space="preserve"> 976              for i in range(4):</w:t>
        </w:r>
      </w:ins>
    </w:p>
    <w:p>
      <w:pPr>
        <w:shd w:val="clear" w:color="auto" w:fill="F7F7F7"/>
        <w:spacing w:before="0" w:after="0" w:line="180" w:lineRule="exact"/>
        <w:ind w:left="0" w:firstLine="0"/>
        <w:jc w:val="left"/>
        <w:rPr>
          <w:ins w:id="885249" w:author="Claude" w:date="2026-10-07T12:00:00Z"/>
        </w:rPr>
      </w:pPr>
      <w:ins w:id="886226" w:author="Claude" w:date="2026-10-07T12:00:00Z">
        <w:r>
          <w:rPr>
            <w:rFonts w:ascii="Consolas" w:hAnsi="Consolas" w:cs="Consolas"/>
            <w:sz w:val="14"/>
            <w:szCs w:val="14"/>
          </w:rPr>
          <w:t xml:space="preserve"> 977                  for j in range(i + 1, 4):</w:t>
        </w:r>
      </w:ins>
    </w:p>
    <w:p>
      <w:pPr>
        <w:shd w:val="clear" w:color="auto" w:fill="F7F7F7"/>
        <w:spacing w:before="0" w:after="0" w:line="180" w:lineRule="exact"/>
        <w:ind w:left="0" w:firstLine="0"/>
        <w:jc w:val="left"/>
        <w:rPr>
          <w:ins w:id="885249" w:author="Claude" w:date="2026-10-07T12:00:00Z"/>
        </w:rPr>
      </w:pPr>
      <w:ins w:id="886227" w:author="Claude" w:date="2026-10-07T12:00:00Z">
        <w:r>
          <w:rPr>
            <w:rFonts w:ascii="Consolas" w:hAnsi="Consolas" w:cs="Consolas"/>
            <w:sz w:val="14"/>
            <w:szCs w:val="14"/>
          </w:rPr>
          <w:t xml:space="preserve"> 978                      ant = p.ahp_matriz[i][j] if (P.modo == "revisar" and p.ahp_matriz) else None</w:t>
        </w:r>
      </w:ins>
    </w:p>
    <w:p>
      <w:pPr>
        <w:shd w:val="clear" w:color="auto" w:fill="F7F7F7"/>
        <w:spacing w:before="0" w:after="0" w:line="180" w:lineRule="exact"/>
        <w:ind w:left="0" w:firstLine="0"/>
        <w:jc w:val="left"/>
        <w:rPr>
          <w:ins w:id="885249" w:author="Claude" w:date="2026-10-07T12:00:00Z"/>
        </w:rPr>
      </w:pPr>
      <w:ins w:id="886228" w:author="Claude" w:date="2026-10-07T12:00:00Z">
        <w:r>
          <w:rPr>
            <w:rFonts w:ascii="Consolas" w:hAnsi="Consolas" w:cs="Consolas"/>
            <w:sz w:val="14"/>
            <w:szCs w:val="14"/>
          </w:rPr>
          <w:t xml:space="preserve"> 979                      v, _ = P.numero(f"Importância de {DIMENSOES_ROTULOS[i][1]} em relação a {DIMENSOES_ROTULOS[j][1]}", ant, 1 / 9, 9)</w:t>
        </w:r>
      </w:ins>
    </w:p>
    <w:p>
      <w:pPr>
        <w:shd w:val="clear" w:color="auto" w:fill="F7F7F7"/>
        <w:spacing w:before="0" w:after="0" w:line="180" w:lineRule="exact"/>
        <w:ind w:left="0" w:firstLine="0"/>
        <w:jc w:val="left"/>
        <w:rPr>
          <w:ins w:id="885249" w:author="Claude" w:date="2026-10-07T12:00:00Z"/>
        </w:rPr>
      </w:pPr>
      <w:ins w:id="886229" w:author="Claude" w:date="2026-10-07T12:00:00Z">
        <w:r>
          <w:rPr>
            <w:rFonts w:ascii="Consolas" w:hAnsi="Consolas" w:cs="Consolas"/>
            <w:sz w:val="14"/>
            <w:szCs w:val="14"/>
          </w:rPr>
          <w:t xml:space="preserve"> 980                      A[i, j], A[j, i] = v, 1 / v</w:t>
        </w:r>
      </w:ins>
    </w:p>
    <w:p>
      <w:pPr>
        <w:shd w:val="clear" w:color="auto" w:fill="F7F7F7"/>
        <w:spacing w:before="0" w:after="0" w:line="180" w:lineRule="exact"/>
        <w:ind w:left="0" w:firstLine="0"/>
        <w:jc w:val="left"/>
        <w:rPr>
          <w:ins w:id="885249" w:author="Claude" w:date="2026-10-07T12:00:00Z"/>
        </w:rPr>
      </w:pPr>
      <w:ins w:id="886230" w:author="Claude" w:date="2026-10-07T12:00:00Z">
        <w:r>
          <w:rPr>
            <w:rFonts w:ascii="Consolas" w:hAnsi="Consolas" w:cs="Consolas"/>
            <w:sz w:val="14"/>
            <w:szCs w:val="14"/>
          </w:rPr>
          <w:t xml:space="preserve"> 981              res = pesos_ahp(A)</w:t>
        </w:r>
      </w:ins>
    </w:p>
    <w:p>
      <w:pPr>
        <w:shd w:val="clear" w:color="auto" w:fill="F7F7F7"/>
        <w:spacing w:before="0" w:after="0" w:line="180" w:lineRule="exact"/>
        <w:ind w:left="0" w:firstLine="0"/>
        <w:jc w:val="left"/>
        <w:rPr>
          <w:ins w:id="885249" w:author="Claude" w:date="2026-10-07T12:00:00Z"/>
        </w:rPr>
      </w:pPr>
      <w:ins w:id="886231" w:author="Claude" w:date="2026-10-07T12:00:00Z">
        <w:r>
          <w:rPr>
            <w:rFonts w:ascii="Consolas" w:hAnsi="Consolas" w:cs="Consolas"/>
            <w:sz w:val="14"/>
            <w:szCs w:val="14"/>
          </w:rPr>
          <w:t xml:space="preserve"> 982              P.saida("  → Pesos: " + "; ".join(f"{n} {_fmt(round(float(w), 3))}" for (_, n), w in zip(DIMENSOES_ROTULOS, res["pesos"]))</w:t>
        </w:r>
      </w:ins>
    </w:p>
    <w:p>
      <w:pPr>
        <w:shd w:val="clear" w:color="auto" w:fill="F7F7F7"/>
        <w:spacing w:before="0" w:after="0" w:line="180" w:lineRule="exact"/>
        <w:ind w:left="0" w:firstLine="0"/>
        <w:jc w:val="left"/>
        <w:rPr>
          <w:ins w:id="885249" w:author="Claude" w:date="2026-10-07T12:00:00Z"/>
        </w:rPr>
      </w:pPr>
      <w:ins w:id="886232" w:author="Claude" w:date="2026-10-07T12:00:00Z">
        <w:r>
          <w:rPr>
            <w:rFonts w:ascii="Consolas" w:hAnsi="Consolas" w:cs="Consolas"/>
            <w:sz w:val="14"/>
            <w:szCs w:val="14"/>
          </w:rPr>
          <w:t xml:space="preserve"> 983                      + f" | razão de consistência = {_fmt(round(float(res['rc']), 3))}")</w:t>
        </w:r>
      </w:ins>
    </w:p>
    <w:p>
      <w:pPr>
        <w:shd w:val="clear" w:color="auto" w:fill="F7F7F7"/>
        <w:spacing w:before="0" w:after="0" w:line="180" w:lineRule="exact"/>
        <w:ind w:left="0" w:firstLine="0"/>
        <w:jc w:val="left"/>
        <w:rPr>
          <w:ins w:id="885249" w:author="Claude" w:date="2026-10-07T12:00:00Z"/>
        </w:rPr>
      </w:pPr>
      <w:ins w:id="886233" w:author="Claude" w:date="2026-10-07T12:00:00Z">
        <w:r>
          <w:rPr>
            <w:rFonts w:ascii="Consolas" w:hAnsi="Consolas" w:cs="Consolas"/>
            <w:sz w:val="14"/>
            <w:szCs w:val="14"/>
          </w:rPr>
          <w:t xml:space="preserve"> 984              p.ahp_matriz = A.tolist()</w:t>
        </w:r>
      </w:ins>
    </w:p>
    <w:p>
      <w:pPr>
        <w:shd w:val="clear" w:color="auto" w:fill="F7F7F7"/>
        <w:spacing w:before="0" w:after="0" w:line="180" w:lineRule="exact"/>
        <w:ind w:left="0" w:firstLine="0"/>
        <w:jc w:val="left"/>
        <w:rPr>
          <w:ins w:id="885249" w:author="Claude" w:date="2026-10-07T12:00:00Z"/>
        </w:rPr>
      </w:pPr>
      <w:ins w:id="886234" w:author="Claude" w:date="2026-10-07T12:00:00Z">
        <w:r>
          <w:rPr>
            <w:rFonts w:ascii="Consolas" w:hAnsi="Consolas" w:cs="Consolas"/>
            <w:sz w:val="14"/>
            <w:szCs w:val="14"/>
          </w:rPr>
          <w:t xml:space="preserve"> 985              if res["consistente"]:</w:t>
        </w:r>
      </w:ins>
    </w:p>
    <w:p>
      <w:pPr>
        <w:shd w:val="clear" w:color="auto" w:fill="F7F7F7"/>
        <w:spacing w:before="0" w:after="0" w:line="180" w:lineRule="exact"/>
        <w:ind w:left="0" w:firstLine="0"/>
        <w:jc w:val="left"/>
        <w:rPr>
          <w:ins w:id="885249" w:author="Claude" w:date="2026-10-07T12:00:00Z"/>
        </w:rPr>
      </w:pPr>
      <w:ins w:id="886235" w:author="Claude" w:date="2026-10-07T12:00:00Z">
        <w:r>
          <w:rPr>
            <w:rFonts w:ascii="Consolas" w:hAnsi="Consolas" w:cs="Consolas"/>
            <w:sz w:val="14"/>
            <w:szCs w:val="14"/>
          </w:rPr>
          <w:t xml:space="preserve"> 986                  break</w:t>
        </w:r>
      </w:ins>
    </w:p>
    <w:p>
      <w:pPr>
        <w:shd w:val="clear" w:color="auto" w:fill="F7F7F7"/>
        <w:spacing w:before="0" w:after="0" w:line="180" w:lineRule="exact"/>
        <w:ind w:left="0" w:firstLine="0"/>
        <w:jc w:val="left"/>
        <w:rPr>
          <w:ins w:id="885249" w:author="Claude" w:date="2026-10-07T12:00:00Z"/>
        </w:rPr>
      </w:pPr>
      <w:ins w:id="886236" w:author="Claude" w:date="2026-10-07T12:00:00Z">
        <w:r>
          <w:rPr>
            <w:rFonts w:ascii="Consolas" w:hAnsi="Consolas" w:cs="Consolas"/>
            <w:sz w:val="14"/>
            <w:szCs w:val="14"/>
          </w:rPr>
          <w:t xml:space="preserve"> 987              refazer, _ = P.sim_nao("  ⚠ RC &gt; 0,10 (julgamentos inconsistentes). Refazer as comparações?",</w:t>
        </w:r>
      </w:ins>
    </w:p>
    <w:p>
      <w:pPr>
        <w:shd w:val="clear" w:color="auto" w:fill="F7F7F7"/>
        <w:spacing w:before="0" w:after="0" w:line="180" w:lineRule="exact"/>
        <w:ind w:left="0" w:firstLine="0"/>
        <w:jc w:val="left"/>
        <w:rPr>
          <w:ins w:id="885249" w:author="Claude" w:date="2026-10-07T12:00:00Z"/>
        </w:rPr>
      </w:pPr>
      <w:ins w:id="886237" w:author="Claude" w:date="2026-10-07T12:00:00Z">
        <w:r>
          <w:rPr>
            <w:rFonts w:ascii="Consolas" w:hAnsi="Consolas" w:cs="Consolas"/>
            <w:sz w:val="14"/>
            <w:szCs w:val="14"/>
          </w:rPr>
          <w:t xml:space="preserve"> 988                                     False if P.modo == "revisar" else None)</w:t>
        </w:r>
      </w:ins>
    </w:p>
    <w:p>
      <w:pPr>
        <w:shd w:val="clear" w:color="auto" w:fill="F7F7F7"/>
        <w:spacing w:before="0" w:after="0" w:line="180" w:lineRule="exact"/>
        <w:ind w:left="0" w:firstLine="0"/>
        <w:jc w:val="left"/>
        <w:rPr>
          <w:ins w:id="885249" w:author="Claude" w:date="2026-10-07T12:00:00Z"/>
        </w:rPr>
      </w:pPr>
      <w:ins w:id="886238" w:author="Claude" w:date="2026-10-07T12:00:00Z">
        <w:r>
          <w:rPr>
            <w:rFonts w:ascii="Consolas" w:hAnsi="Consolas" w:cs="Consolas"/>
            <w:sz w:val="14"/>
            <w:szCs w:val="14"/>
          </w:rPr>
          <w:t xml:space="preserve"> 989              if not refazer:</w:t>
        </w:r>
      </w:ins>
    </w:p>
    <w:p>
      <w:pPr>
        <w:shd w:val="clear" w:color="auto" w:fill="F7F7F7"/>
        <w:spacing w:before="0" w:after="0" w:line="180" w:lineRule="exact"/>
        <w:ind w:left="0" w:firstLine="0"/>
        <w:jc w:val="left"/>
        <w:rPr>
          <w:ins w:id="885249" w:author="Claude" w:date="2026-10-07T12:00:00Z"/>
        </w:rPr>
      </w:pPr>
      <w:ins w:id="886239" w:author="Claude" w:date="2026-10-07T12:00:00Z">
        <w:r>
          <w:rPr>
            <w:rFonts w:ascii="Consolas" w:hAnsi="Consolas" w:cs="Consolas"/>
            <w:sz w:val="14"/>
            <w:szCs w:val="14"/>
          </w:rPr>
          <w:t xml:space="preserve"> 990                  break</w:t>
        </w:r>
      </w:ins>
    </w:p>
    <w:p>
      <w:pPr>
        <w:shd w:val="clear" w:color="auto" w:fill="F7F7F7"/>
        <w:spacing w:before="0" w:after="0" w:line="180" w:lineRule="exact"/>
        <w:ind w:left="0" w:firstLine="0"/>
        <w:jc w:val="left"/>
        <w:rPr>
          <w:ins w:id="885249" w:author="Claude" w:date="2026-10-07T12:00:00Z"/>
        </w:rPr>
      </w:pPr>
      <w:ins w:id="886240" w:author="Claude" w:date="2026-10-07T12:00:00Z">
        <w:r>
          <w:rPr>
            <w:rFonts w:ascii="Consolas" w:hAnsi="Consolas" w:cs="Consolas"/>
            <w:sz w:val="14"/>
            <w:szCs w:val="14"/>
          </w:rPr>
          <w:t xml:space="preserve"> 991      d = cfg.decisao</w:t>
        </w:r>
      </w:ins>
    </w:p>
    <w:p>
      <w:pPr>
        <w:shd w:val="clear" w:color="auto" w:fill="F7F7F7"/>
        <w:spacing w:before="0" w:after="0" w:line="180" w:lineRule="exact"/>
        <w:ind w:left="0" w:firstLine="0"/>
        <w:jc w:val="left"/>
        <w:rPr>
          <w:ins w:id="885249" w:author="Claude" w:date="2026-10-07T12:00:00Z"/>
        </w:rPr>
      </w:pPr>
      <w:ins w:id="886241" w:author="Claude" w:date="2026-10-07T12:00:00Z">
        <w:r>
          <w:rPr>
            <w:rFonts w:ascii="Consolas" w:hAnsi="Consolas" w:cs="Consolas"/>
            <w:sz w:val="14"/>
            <w:szCs w:val="14"/>
          </w:rPr>
          <w:t xml:space="preserve"> 992      P.campo(cfg, "decisao.limiar_indice_viavel", "Índice EVTEAS mínimo para 'VIÁVEL'", 0, 1, referencia=0.60, fonte_ref=FONTE_AUTOR)</w:t>
        </w:r>
      </w:ins>
    </w:p>
    <w:p>
      <w:pPr>
        <w:shd w:val="clear" w:color="auto" w:fill="F7F7F7"/>
        <w:spacing w:before="0" w:after="0" w:line="180" w:lineRule="exact"/>
        <w:ind w:left="0" w:firstLine="0"/>
        <w:jc w:val="left"/>
        <w:rPr>
          <w:ins w:id="885249" w:author="Claude" w:date="2026-10-07T12:00:00Z"/>
        </w:rPr>
      </w:pPr>
      <w:ins w:id="886242" w:author="Claude" w:date="2026-10-07T12:00:00Z">
        <w:r>
          <w:rPr>
            <w:rFonts w:ascii="Consolas" w:hAnsi="Consolas" w:cs="Consolas"/>
            <w:sz w:val="14"/>
            <w:szCs w:val="14"/>
          </w:rPr>
          <w:t xml:space="preserve"> 993      P.campo(cfg, "decisao.limiar_indice_ressalvas", "Índice EVTEAS mínimo para 'VIÁVEL COM RESSALVAS'", 0,</w:t>
        </w:r>
      </w:ins>
    </w:p>
    <w:p>
      <w:pPr>
        <w:shd w:val="clear" w:color="auto" w:fill="F7F7F7"/>
        <w:spacing w:before="0" w:after="0" w:line="180" w:lineRule="exact"/>
        <w:ind w:left="0" w:firstLine="0"/>
        <w:jc w:val="left"/>
        <w:rPr>
          <w:ins w:id="885249" w:author="Claude" w:date="2026-10-07T12:00:00Z"/>
        </w:rPr>
      </w:pPr>
      <w:ins w:id="886243" w:author="Claude" w:date="2026-10-07T12:00:00Z">
        <w:r>
          <w:rPr>
            <w:rFonts w:ascii="Consolas" w:hAnsi="Consolas" w:cs="Consolas"/>
            <w:sz w:val="14"/>
            <w:szCs w:val="14"/>
          </w:rPr>
          <w:t xml:space="preserve"> 994              d.limiar_indice_viavel, referencia=min(0.50, d.limiar_indice_viavel), fonte_ref=FONTE_AUTOR)</w:t>
        </w:r>
      </w:ins>
    </w:p>
    <w:p>
      <w:pPr>
        <w:shd w:val="clear" w:color="auto" w:fill="F7F7F7"/>
        <w:spacing w:before="0" w:after="0" w:line="180" w:lineRule="exact"/>
        <w:ind w:left="0" w:firstLine="0"/>
        <w:jc w:val="left"/>
        <w:rPr>
          <w:ins w:id="885249" w:author="Claude" w:date="2026-10-07T12:00:00Z"/>
        </w:rPr>
      </w:pPr>
      <w:ins w:id="886244" w:author="Claude" w:date="2026-10-07T12:00:00Z">
        <w:r>
          <w:rPr>
            <w:rFonts w:ascii="Consolas" w:hAnsi="Consolas" w:cs="Consolas"/>
            <w:sz w:val="14"/>
            <w:szCs w:val="14"/>
          </w:rPr>
          <w:t xml:space="preserve"> 995      pmin, origem = P.numero("Probabilidade mínima de VPL positivo no Monte Carlo",</w:t>
        </w:r>
      </w:ins>
    </w:p>
    <w:p>
      <w:pPr>
        <w:shd w:val="clear" w:color="auto" w:fill="F7F7F7"/>
        <w:spacing w:before="0" w:after="0" w:line="180" w:lineRule="exact"/>
        <w:ind w:left="0" w:firstLine="0"/>
        <w:jc w:val="left"/>
        <w:rPr>
          <w:ins w:id="885249" w:author="Claude" w:date="2026-10-07T12:00:00Z"/>
        </w:rPr>
      </w:pPr>
      <w:ins w:id="886245" w:author="Claude" w:date="2026-10-07T12:00:00Z">
        <w:r>
          <w:rPr>
            <w:rFonts w:ascii="Consolas" w:hAnsi="Consolas" w:cs="Consolas"/>
            <w:sz w:val="14"/>
            <w:szCs w:val="14"/>
          </w:rPr>
          <w:t xml:space="preserve"> 996                              d.prob_vpl_positivo_minima * 100 if P.modo == "revisar" else None, 0, 100,</w:t>
        </w:r>
      </w:ins>
    </w:p>
    <w:p>
      <w:pPr>
        <w:shd w:val="clear" w:color="auto" w:fill="F7F7F7"/>
        <w:spacing w:before="0" w:after="0" w:line="180" w:lineRule="exact"/>
        <w:ind w:left="0" w:firstLine="0"/>
        <w:jc w:val="left"/>
        <w:rPr>
          <w:ins w:id="885249" w:author="Claude" w:date="2026-10-07T12:00:00Z"/>
        </w:rPr>
      </w:pPr>
      <w:ins w:id="886246" w:author="Claude" w:date="2026-10-07T12:00:00Z">
        <w:r>
          <w:rPr>
            <w:rFonts w:ascii="Consolas" w:hAnsi="Consolas" w:cs="Consolas"/>
            <w:sz w:val="14"/>
            <w:szCs w:val="14"/>
          </w:rPr>
          <w:t xml:space="preserve"> 997                              referencia=70.0, unidade="%")</w:t>
        </w:r>
      </w:ins>
    </w:p>
    <w:p>
      <w:pPr>
        <w:shd w:val="clear" w:color="auto" w:fill="F7F7F7"/>
        <w:spacing w:before="0" w:after="0" w:line="180" w:lineRule="exact"/>
        <w:ind w:left="0" w:firstLine="0"/>
        <w:jc w:val="left"/>
        <w:rPr>
          <w:ins w:id="885249" w:author="Claude" w:date="2026-10-07T12:00:00Z"/>
        </w:rPr>
      </w:pPr>
      <w:ins w:id="886247" w:author="Claude" w:date="2026-10-07T12:00:00Z">
        <w:r>
          <w:rPr>
            <w:rFonts w:ascii="Consolas" w:hAnsi="Consolas" w:cs="Consolas"/>
            <w:sz w:val="14"/>
            <w:szCs w:val="14"/>
          </w:rPr>
          <w:t xml:space="preserve"> 998      d.prob_vpl_positivo_minima = pmin / 100</w:t>
        </w:r>
      </w:ins>
    </w:p>
    <w:p>
      <w:pPr>
        <w:shd w:val="clear" w:color="auto" w:fill="F7F7F7"/>
        <w:spacing w:before="0" w:after="0" w:line="180" w:lineRule="exact"/>
        <w:ind w:left="0" w:firstLine="0"/>
        <w:jc w:val="left"/>
        <w:rPr>
          <w:ins w:id="885249" w:author="Claude" w:date="2026-10-07T12:00:00Z"/>
        </w:rPr>
      </w:pPr>
      <w:ins w:id="886248" w:author="Claude" w:date="2026-10-07T12:00:00Z">
        <w:r>
          <w:rPr>
            <w:rFonts w:ascii="Consolas" w:hAnsi="Consolas" w:cs="Consolas"/>
            <w:sz w:val="14"/>
            <w:szCs w:val="14"/>
          </w:rPr>
          <w:t xml:space="preserve"> 999      P.campo(cfg, "decisao.lso_minimo", "LSO mínima (0–100)", 0, 100, referencia=40.0, fonte_ref=FONTE_AUTOR)</w:t>
        </w:r>
      </w:ins>
    </w:p>
    <w:p>
      <w:pPr>
        <w:shd w:val="clear" w:color="auto" w:fill="F7F7F7"/>
        <w:spacing w:before="0" w:after="0" w:line="180" w:lineRule="exact"/>
        <w:ind w:left="0" w:firstLine="0"/>
        <w:jc w:val="left"/>
        <w:rPr>
          <w:ins w:id="885249" w:author="Claude" w:date="2026-10-07T12:00:00Z"/>
        </w:rPr>
      </w:pPr>
      <w:ins w:id="886249" w:author="Claude" w:date="2026-10-07T12:00:00Z">
        <w:r>
          <w:rPr>
            <w:rFonts w:ascii="Consolas" w:hAnsi="Consolas" w:cs="Consolas"/>
            <w:sz w:val="14"/>
            <w:szCs w:val="14"/>
          </w:rPr>
          <w:t xml:space="preserve">1000      P.campo_sn(cfg, "decisao.aplicar_vetos", "Aplicar vetos não compensatórios (VPL &lt; 0, item eliminatório, LSO baixa)?",</w:t>
        </w:r>
      </w:ins>
    </w:p>
    <w:p>
      <w:pPr>
        <w:shd w:val="clear" w:color="auto" w:fill="F7F7F7"/>
        <w:spacing w:before="0" w:after="0" w:line="180" w:lineRule="exact"/>
        <w:ind w:left="0" w:firstLine="0"/>
        <w:jc w:val="left"/>
        <w:rPr>
          <w:ins w:id="885249" w:author="Claude" w:date="2026-10-07T12:00:00Z"/>
        </w:rPr>
      </w:pPr>
      <w:ins w:id="886250" w:author="Claude" w:date="2026-10-07T12:00:00Z">
        <w:r>
          <w:rPr>
            <w:rFonts w:ascii="Consolas" w:hAnsi="Consolas" w:cs="Consolas"/>
            <w:sz w:val="14"/>
            <w:szCs w:val="14"/>
          </w:rPr>
          <w:t xml:space="preserve">1001                 referencia=True)</w:t>
        </w:r>
      </w:ins>
    </w:p>
    <w:p>
      <w:pPr>
        <w:shd w:val="clear" w:color="auto" w:fill="F7F7F7"/>
        <w:spacing w:before="0" w:after="0" w:line="180" w:lineRule="exact"/>
        <w:ind w:left="0" w:firstLine="0"/>
        <w:jc w:val="left"/>
        <w:rPr>
          <w:ins w:id="885249" w:author="Claude" w:date="2026-10-07T12:00:00Z"/>
        </w:rPr>
      </w:pPr>
      <w:ins w:id="886251" w:author="Claude" w:date="2026-10-07T12:00:00Z">
        <w:r>
          <w:rPr>
            <w:rFonts w:ascii="Consolas" w:hAnsi="Consolas" w:cs="Consolas"/>
            <w:sz w:val="14"/>
            <w:szCs w:val="14"/>
          </w:rPr>
          <w:t xml:space="preserve">1002  </w:t>
        </w:r>
      </w:ins>
    </w:p>
    <w:p>
      <w:pPr>
        <w:shd w:val="clear" w:color="auto" w:fill="F7F7F7"/>
        <w:spacing w:before="0" w:after="0" w:line="180" w:lineRule="exact"/>
        <w:ind w:left="0" w:firstLine="0"/>
        <w:jc w:val="left"/>
        <w:rPr>
          <w:ins w:id="885249" w:author="Claude" w:date="2026-10-07T12:00:00Z"/>
        </w:rPr>
      </w:pPr>
      <w:ins w:id="886252" w:author="Claude" w:date="2026-10-07T12:00:00Z">
        <w:r>
          <w:rPr>
            <w:rFonts w:ascii="Consolas" w:hAnsi="Consolas" w:cs="Consolas"/>
            <w:sz w:val="14"/>
            <w:szCs w:val="14"/>
          </w:rPr>
          <w:t xml:space="preserve">1003  </w:t>
        </w:r>
      </w:ins>
    </w:p>
    <w:p>
      <w:pPr>
        <w:shd w:val="clear" w:color="auto" w:fill="F7F7F7"/>
        <w:spacing w:before="0" w:after="0" w:line="180" w:lineRule="exact"/>
        <w:ind w:left="0" w:firstLine="0"/>
        <w:jc w:val="left"/>
        <w:rPr>
          <w:ins w:id="885249" w:author="Claude" w:date="2026-10-07T12:00:00Z"/>
        </w:rPr>
      </w:pPr>
      <w:ins w:id="886253" w:author="Claude" w:date="2026-10-07T12:00:00Z">
        <w:r>
          <w:rPr>
            <w:rFonts w:ascii="Consolas" w:hAnsi="Consolas" w:cs="Consolas"/>
            <w:sz w:val="14"/>
            <w:szCs w:val="14"/>
          </w:rPr>
          <w:t xml:space="preserve">1004  VARIAVEIS_INCERTAS = [  # caminho, rótulo, escala de exibição (valor exibido = valor interno × escala)</w:t>
        </w:r>
      </w:ins>
    </w:p>
    <w:p>
      <w:pPr>
        <w:shd w:val="clear" w:color="auto" w:fill="F7F7F7"/>
        <w:spacing w:before="0" w:after="0" w:line="180" w:lineRule="exact"/>
        <w:ind w:left="0" w:firstLine="0"/>
        <w:jc w:val="left"/>
        <w:rPr>
          <w:ins w:id="885249" w:author="Claude" w:date="2026-10-07T12:00:00Z"/>
        </w:rPr>
      </w:pPr>
      <w:ins w:id="886254" w:author="Claude" w:date="2026-10-07T12:00:00Z">
        <w:r>
          <w:rPr>
            <w:rFonts w:ascii="Consolas" w:hAnsi="Consolas" w:cs="Consolas"/>
            <w:sz w:val="14"/>
            <w:szCs w:val="14"/>
          </w:rPr>
          <w:t xml:space="preserve">1005      ("economico.preco_venda_kg", "Preço de venda (R$/kg)", 1.0),</w:t>
        </w:r>
      </w:ins>
    </w:p>
    <w:p>
      <w:pPr>
        <w:shd w:val="clear" w:color="auto" w:fill="F7F7F7"/>
        <w:spacing w:before="0" w:after="0" w:line="180" w:lineRule="exact"/>
        <w:ind w:left="0" w:firstLine="0"/>
        <w:jc w:val="left"/>
        <w:rPr>
          <w:ins w:id="885249" w:author="Claude" w:date="2026-10-07T12:00:00Z"/>
        </w:rPr>
      </w:pPr>
      <w:ins w:id="886255" w:author="Claude" w:date="2026-10-07T12:00:00Z">
        <w:r>
          <w:rPr>
            <w:rFonts w:ascii="Consolas" w:hAnsi="Consolas" w:cs="Consolas"/>
            <w:sz w:val="14"/>
            <w:szCs w:val="14"/>
          </w:rPr>
          <w:t xml:space="preserve">1006      ("economico.custo_racao_kg", "Custo da ração (R$/kg)", 1.0),</w:t>
        </w:r>
      </w:ins>
    </w:p>
    <w:p>
      <w:pPr>
        <w:shd w:val="clear" w:color="auto" w:fill="F7F7F7"/>
        <w:spacing w:before="0" w:after="0" w:line="180" w:lineRule="exact"/>
        <w:ind w:left="0" w:firstLine="0"/>
        <w:jc w:val="left"/>
        <w:rPr>
          <w:ins w:id="885249" w:author="Claude" w:date="2026-10-07T12:00:00Z"/>
        </w:rPr>
      </w:pPr>
      <w:ins w:id="886256" w:author="Claude" w:date="2026-10-07T12:00:00Z">
        <w:r>
          <w:rPr>
            <w:rFonts w:ascii="Consolas" w:hAnsi="Consolas" w:cs="Consolas"/>
            <w:sz w:val="14"/>
            <w:szCs w:val="14"/>
          </w:rPr>
          <w:t xml:space="preserve">1007      ("economico.custo_alevino_milheiro", "Custo do alevino (R$/unidade)", 1 / 1000),</w:t>
        </w:r>
      </w:ins>
    </w:p>
    <w:p>
      <w:pPr>
        <w:shd w:val="clear" w:color="auto" w:fill="F7F7F7"/>
        <w:spacing w:before="0" w:after="0" w:line="180" w:lineRule="exact"/>
        <w:ind w:left="0" w:firstLine="0"/>
        <w:jc w:val="left"/>
        <w:rPr>
          <w:ins w:id="885249" w:author="Claude" w:date="2026-10-07T12:00:00Z"/>
        </w:rPr>
      </w:pPr>
      <w:ins w:id="886257" w:author="Claude" w:date="2026-10-07T12:00:00Z">
        <w:r>
          <w:rPr>
            <w:rFonts w:ascii="Consolas" w:hAnsi="Consolas" w:cs="Consolas"/>
            <w:sz w:val="14"/>
            <w:szCs w:val="14"/>
          </w:rPr>
          <w:t xml:space="preserve">1008      ("economico.tarifa_energia_kwh", "Tarifa de energia (R$/kWh)", 1.0),</w:t>
        </w:r>
      </w:ins>
    </w:p>
    <w:p>
      <w:pPr>
        <w:shd w:val="clear" w:color="auto" w:fill="F7F7F7"/>
        <w:spacing w:before="0" w:after="0" w:line="180" w:lineRule="exact"/>
        <w:ind w:left="0" w:firstLine="0"/>
        <w:jc w:val="left"/>
        <w:rPr>
          <w:ins w:id="885249" w:author="Claude" w:date="2026-10-07T12:00:00Z"/>
        </w:rPr>
      </w:pPr>
      <w:ins w:id="886258" w:author="Claude" w:date="2026-10-07T12:00:00Z">
        <w:r>
          <w:rPr>
            <w:rFonts w:ascii="Consolas" w:hAnsi="Consolas" w:cs="Consolas"/>
            <w:sz w:val="14"/>
            <w:szCs w:val="14"/>
          </w:rPr>
          <w:t xml:space="preserve">1009      ("economico.custos_fixos_fator", "Fator multiplicador dos custos fixos (1 = valor informado)", 1.0),</w:t>
        </w:r>
      </w:ins>
    </w:p>
    <w:p>
      <w:pPr>
        <w:shd w:val="clear" w:color="auto" w:fill="F7F7F7"/>
        <w:spacing w:before="0" w:after="0" w:line="180" w:lineRule="exact"/>
        <w:ind w:left="0" w:firstLine="0"/>
        <w:jc w:val="left"/>
        <w:rPr>
          <w:ins w:id="885249" w:author="Claude" w:date="2026-10-07T12:00:00Z"/>
        </w:rPr>
      </w:pPr>
      <w:ins w:id="886259" w:author="Claude" w:date="2026-10-07T12:00:00Z">
        <w:r>
          <w:rPr>
            <w:rFonts w:ascii="Consolas" w:hAnsi="Consolas" w:cs="Consolas"/>
            <w:sz w:val="14"/>
            <w:szCs w:val="14"/>
          </w:rPr>
          <w:t xml:space="preserve">1010      ("tecnico.fcr", "FCR", 1.0),</w:t>
        </w:r>
      </w:ins>
    </w:p>
    <w:p>
      <w:pPr>
        <w:shd w:val="clear" w:color="auto" w:fill="F7F7F7"/>
        <w:spacing w:before="0" w:after="0" w:line="180" w:lineRule="exact"/>
        <w:ind w:left="0" w:firstLine="0"/>
        <w:jc w:val="left"/>
        <w:rPr>
          <w:ins w:id="885249" w:author="Claude" w:date="2026-10-07T12:00:00Z"/>
        </w:rPr>
      </w:pPr>
      <w:ins w:id="886260" w:author="Claude" w:date="2026-10-07T12:00:00Z">
        <w:r>
          <w:rPr>
            <w:rFonts w:ascii="Consolas" w:hAnsi="Consolas" w:cs="Consolas"/>
            <w:sz w:val="14"/>
            <w:szCs w:val="14"/>
          </w:rPr>
          <w:t xml:space="preserve">1011      ("tecnico.mortalidade_pct", "Mortalidade (%)", 1.0),</w:t>
        </w:r>
      </w:ins>
    </w:p>
    <w:p>
      <w:pPr>
        <w:shd w:val="clear" w:color="auto" w:fill="F7F7F7"/>
        <w:spacing w:before="0" w:after="0" w:line="180" w:lineRule="exact"/>
        <w:ind w:left="0" w:firstLine="0"/>
        <w:jc w:val="left"/>
        <w:rPr>
          <w:ins w:id="885249" w:author="Claude" w:date="2026-10-07T12:00:00Z"/>
        </w:rPr>
      </w:pPr>
      <w:ins w:id="886261" w:author="Claude" w:date="2026-10-07T12:00:00Z">
        <w:r>
          <w:rPr>
            <w:rFonts w:ascii="Consolas" w:hAnsi="Consolas" w:cs="Consolas"/>
            <w:sz w:val="14"/>
            <w:szCs w:val="14"/>
          </w:rPr>
          <w:t xml:space="preserve">1012      ("tecnico.desempenho_crescimento_pct", "Desempenho de crescimento (%)", 1.0),</w:t>
        </w:r>
      </w:ins>
    </w:p>
    <w:p>
      <w:pPr>
        <w:shd w:val="clear" w:color="auto" w:fill="F7F7F7"/>
        <w:spacing w:before="0" w:after="0" w:line="180" w:lineRule="exact"/>
        <w:ind w:left="0" w:firstLine="0"/>
        <w:jc w:val="left"/>
        <w:rPr>
          <w:ins w:id="885249" w:author="Claude" w:date="2026-10-07T12:00:00Z"/>
        </w:rPr>
      </w:pPr>
      <w:ins w:id="886262" w:author="Claude" w:date="2026-10-07T12:00:00Z">
        <w:r>
          <w:rPr>
            <w:rFonts w:ascii="Consolas" w:hAnsi="Consolas" w:cs="Consolas"/>
            <w:sz w:val="14"/>
            <w:szCs w:val="14"/>
          </w:rPr>
          <w:t xml:space="preserve">1013  ]</w:t>
        </w:r>
      </w:ins>
    </w:p>
    <w:p>
      <w:pPr>
        <w:shd w:val="clear" w:color="auto" w:fill="F7F7F7"/>
        <w:spacing w:before="0" w:after="0" w:line="180" w:lineRule="exact"/>
        <w:ind w:left="0" w:firstLine="0"/>
        <w:jc w:val="left"/>
        <w:rPr>
          <w:ins w:id="885249" w:author="Claude" w:date="2026-10-07T12:00:00Z"/>
        </w:rPr>
      </w:pPr>
      <w:ins w:id="886263" w:author="Claude" w:date="2026-10-07T12:00:00Z">
        <w:r>
          <w:rPr>
            <w:rFonts w:ascii="Consolas" w:hAnsi="Consolas" w:cs="Consolas"/>
            <w:sz w:val="14"/>
            <w:szCs w:val="14"/>
          </w:rPr>
          <w:t xml:space="preserve">1014  DOMINIO_INCERTAS = {  # limites (na unidade exibida) dos mínimos e máximos das distribuições</w:t>
        </w:r>
      </w:ins>
    </w:p>
    <w:p>
      <w:pPr>
        <w:shd w:val="clear" w:color="auto" w:fill="F7F7F7"/>
        <w:spacing w:before="0" w:after="0" w:line="180" w:lineRule="exact"/>
        <w:ind w:left="0" w:firstLine="0"/>
        <w:jc w:val="left"/>
        <w:rPr>
          <w:ins w:id="885249" w:author="Claude" w:date="2026-10-07T12:00:00Z"/>
        </w:rPr>
      </w:pPr>
      <w:ins w:id="886264" w:author="Claude" w:date="2026-10-07T12:00:00Z">
        <w:r>
          <w:rPr>
            <w:rFonts w:ascii="Consolas" w:hAnsi="Consolas" w:cs="Consolas"/>
            <w:sz w:val="14"/>
            <w:szCs w:val="14"/>
          </w:rPr>
          <w:t xml:space="preserve">1015      "economico.preco_venda_kg": (0.0, None), "economico.custo_racao_kg": (0.0, None),</w:t>
        </w:r>
      </w:ins>
    </w:p>
    <w:p>
      <w:pPr>
        <w:shd w:val="clear" w:color="auto" w:fill="F7F7F7"/>
        <w:spacing w:before="0" w:after="0" w:line="180" w:lineRule="exact"/>
        <w:ind w:left="0" w:firstLine="0"/>
        <w:jc w:val="left"/>
        <w:rPr>
          <w:ins w:id="885249" w:author="Claude" w:date="2026-10-07T12:00:00Z"/>
        </w:rPr>
      </w:pPr>
      <w:ins w:id="886265" w:author="Claude" w:date="2026-10-07T12:00:00Z">
        <w:r>
          <w:rPr>
            <w:rFonts w:ascii="Consolas" w:hAnsi="Consolas" w:cs="Consolas"/>
            <w:sz w:val="14"/>
            <w:szCs w:val="14"/>
          </w:rPr>
          <w:t xml:space="preserve">1016      "economico.custo_alevino_milheiro": (0.0, None), "economico.tarifa_energia_kwh": (0.0, None),</w:t>
        </w:r>
      </w:ins>
    </w:p>
    <w:p>
      <w:pPr>
        <w:shd w:val="clear" w:color="auto" w:fill="F7F7F7"/>
        <w:spacing w:before="0" w:after="0" w:line="180" w:lineRule="exact"/>
        <w:ind w:left="0" w:firstLine="0"/>
        <w:jc w:val="left"/>
        <w:rPr>
          <w:ins w:id="885249" w:author="Claude" w:date="2026-10-07T12:00:00Z"/>
        </w:rPr>
      </w:pPr>
      <w:ins w:id="886266" w:author="Claude" w:date="2026-10-07T12:00:00Z">
        <w:r>
          <w:rPr>
            <w:rFonts w:ascii="Consolas" w:hAnsi="Consolas" w:cs="Consolas"/>
            <w:sz w:val="14"/>
            <w:szCs w:val="14"/>
          </w:rPr>
          <w:t xml:space="preserve">1017      "economico.custos_fixos_fator": (0.0, None), "economico.capex_fator": (0.01, None),</w:t>
        </w:r>
      </w:ins>
    </w:p>
    <w:p>
      <w:pPr>
        <w:shd w:val="clear" w:color="auto" w:fill="F7F7F7"/>
        <w:spacing w:before="0" w:after="0" w:line="180" w:lineRule="exact"/>
        <w:ind w:left="0" w:firstLine="0"/>
        <w:jc w:val="left"/>
        <w:rPr>
          <w:ins w:id="885249" w:author="Claude" w:date="2026-10-07T12:00:00Z"/>
        </w:rPr>
      </w:pPr>
      <w:ins w:id="886267" w:author="Claude" w:date="2026-10-07T12:00:00Z">
        <w:r>
          <w:rPr>
            <w:rFonts w:ascii="Consolas" w:hAnsi="Consolas" w:cs="Consolas"/>
            <w:sz w:val="14"/>
            <w:szCs w:val="14"/>
          </w:rPr>
          <w:t xml:space="preserve">1018      "tecnico.fcr": (0.3, 6.0), "tecnico.mortalidade_pct": (0.0, 99.0), "tecnico.desempenho_crescimento_pct": (1.0, 150.0),</w:t>
        </w:r>
      </w:ins>
    </w:p>
    <w:p>
      <w:pPr>
        <w:shd w:val="clear" w:color="auto" w:fill="F7F7F7"/>
        <w:spacing w:before="0" w:after="0" w:line="180" w:lineRule="exact"/>
        <w:ind w:left="0" w:firstLine="0"/>
        <w:jc w:val="left"/>
        <w:rPr>
          <w:ins w:id="885249" w:author="Claude" w:date="2026-10-07T12:00:00Z"/>
        </w:rPr>
      </w:pPr>
      <w:ins w:id="886268" w:author="Claude" w:date="2026-10-07T12:00:00Z">
        <w:r>
          <w:rPr>
            <w:rFonts w:ascii="Consolas" w:hAnsi="Consolas" w:cs="Consolas"/>
            <w:sz w:val="14"/>
            <w:szCs w:val="14"/>
          </w:rPr>
          <w:t xml:space="preserve">1019  }</w:t>
        </w:r>
      </w:ins>
    </w:p>
    <w:p>
      <w:pPr>
        <w:shd w:val="clear" w:color="auto" w:fill="F7F7F7"/>
        <w:spacing w:before="0" w:after="0" w:line="180" w:lineRule="exact"/>
        <w:ind w:left="0" w:firstLine="0"/>
        <w:jc w:val="left"/>
        <w:rPr>
          <w:ins w:id="885249" w:author="Claude" w:date="2026-10-07T12:00:00Z"/>
        </w:rPr>
      </w:pPr>
      <w:ins w:id="886269" w:author="Claude" w:date="2026-10-07T12:00:00Z">
        <w:r>
          <w:rPr>
            <w:rFonts w:ascii="Consolas" w:hAnsi="Consolas" w:cs="Consolas"/>
            <w:sz w:val="14"/>
            <w:szCs w:val="14"/>
          </w:rPr>
          <w:t xml:space="preserve">1020  DOMINIO_INTERNO = {c: tuple(None if v is None else v / escala for v in DOMINIO_INCERTAS[c])</w:t>
        </w:r>
      </w:ins>
    </w:p>
    <w:p>
      <w:pPr>
        <w:shd w:val="clear" w:color="auto" w:fill="F7F7F7"/>
        <w:spacing w:before="0" w:after="0" w:line="180" w:lineRule="exact"/>
        <w:ind w:left="0" w:firstLine="0"/>
        <w:jc w:val="left"/>
        <w:rPr>
          <w:ins w:id="885249" w:author="Claude" w:date="2026-10-07T12:00:00Z"/>
        </w:rPr>
      </w:pPr>
      <w:ins w:id="886270" w:author="Claude" w:date="2026-10-07T12:00:00Z">
        <w:r>
          <w:rPr>
            <w:rFonts w:ascii="Consolas" w:hAnsi="Consolas" w:cs="Consolas"/>
            <w:sz w:val="14"/>
            <w:szCs w:val="14"/>
          </w:rPr>
          <w:t xml:space="preserve">1021                     for c, _, escala in VARIAVEIS_INCERTAS}</w:t>
        </w:r>
      </w:ins>
    </w:p>
    <w:p>
      <w:pPr>
        <w:shd w:val="clear" w:color="auto" w:fill="F7F7F7"/>
        <w:spacing w:before="0" w:after="0" w:line="180" w:lineRule="exact"/>
        <w:ind w:left="0" w:firstLine="0"/>
        <w:jc w:val="left"/>
        <w:rPr>
          <w:ins w:id="885249" w:author="Claude" w:date="2026-10-07T12:00:00Z"/>
        </w:rPr>
      </w:pPr>
      <w:ins w:id="886271" w:author="Claude" w:date="2026-10-07T12:00:00Z">
        <w:r>
          <w:rPr>
            <w:rFonts w:ascii="Consolas" w:hAnsi="Consolas" w:cs="Consolas"/>
            <w:sz w:val="14"/>
            <w:szCs w:val="14"/>
          </w:rPr>
          <w:t xml:space="preserve">1022  DOMINIO_INTERNO["economico.capex_fator"] = DOMINIO_INCERTAS["economico.capex_fator"]</w:t>
        </w:r>
      </w:ins>
    </w:p>
    <w:p>
      <w:pPr>
        <w:shd w:val="clear" w:color="auto" w:fill="F7F7F7"/>
        <w:spacing w:before="0" w:after="0" w:line="180" w:lineRule="exact"/>
        <w:ind w:left="0" w:firstLine="0"/>
        <w:jc w:val="left"/>
        <w:rPr>
          <w:ins w:id="885249" w:author="Claude" w:date="2026-10-07T12:00:00Z"/>
        </w:rPr>
      </w:pPr>
      <w:ins w:id="886272" w:author="Claude" w:date="2026-10-07T12:00:00Z">
        <w:r>
          <w:rPr>
            <w:rFonts w:ascii="Consolas" w:hAnsi="Consolas" w:cs="Consolas"/>
            <w:sz w:val="14"/>
            <w:szCs w:val="14"/>
          </w:rPr>
          <w:t xml:space="preserve">1023  TIPOS_DIST = [("triangular", "Triangular (mínimo, mais provável, máximo)"),</w:t>
        </w:r>
      </w:ins>
    </w:p>
    <w:p>
      <w:pPr>
        <w:shd w:val="clear" w:color="auto" w:fill="F7F7F7"/>
        <w:spacing w:before="0" w:after="0" w:line="180" w:lineRule="exact"/>
        <w:ind w:left="0" w:firstLine="0"/>
        <w:jc w:val="left"/>
        <w:rPr>
          <w:ins w:id="885249" w:author="Claude" w:date="2026-10-07T12:00:00Z"/>
        </w:rPr>
      </w:pPr>
      <w:ins w:id="886273" w:author="Claude" w:date="2026-10-07T12:00:00Z">
        <w:r>
          <w:rPr>
            <w:rFonts w:ascii="Consolas" w:hAnsi="Consolas" w:cs="Consolas"/>
            <w:sz w:val="14"/>
            <w:szCs w:val="14"/>
          </w:rPr>
          <w:t xml:space="preserve">1024                ("uniforme", "Uniforme (apenas mínimo e máximo conhecidos)"),</w:t>
        </w:r>
      </w:ins>
    </w:p>
    <w:p>
      <w:pPr>
        <w:shd w:val="clear" w:color="auto" w:fill="F7F7F7"/>
        <w:spacing w:before="0" w:after="0" w:line="180" w:lineRule="exact"/>
        <w:ind w:left="0" w:firstLine="0"/>
        <w:jc w:val="left"/>
        <w:rPr>
          <w:ins w:id="885249" w:author="Claude" w:date="2026-10-07T12:00:00Z"/>
        </w:rPr>
      </w:pPr>
      <w:ins w:id="886274" w:author="Claude" w:date="2026-10-07T12:00:00Z">
        <w:r>
          <w:rPr>
            <w:rFonts w:ascii="Consolas" w:hAnsi="Consolas" w:cs="Consolas"/>
            <w:sz w:val="14"/>
            <w:szCs w:val="14"/>
          </w:rPr>
          <w:t xml:space="preserve">1025                ("normal", "Normal truncada em [mínimo, máximo]"),</w:t>
        </w:r>
      </w:ins>
    </w:p>
    <w:p>
      <w:pPr>
        <w:shd w:val="clear" w:color="auto" w:fill="F7F7F7"/>
        <w:spacing w:before="0" w:after="0" w:line="180" w:lineRule="exact"/>
        <w:ind w:left="0" w:firstLine="0"/>
        <w:jc w:val="left"/>
        <w:rPr>
          <w:ins w:id="885249" w:author="Claude" w:date="2026-10-07T12:00:00Z"/>
        </w:rPr>
      </w:pPr>
      <w:ins w:id="886275" w:author="Claude" w:date="2026-10-07T12:00:00Z">
        <w:r>
          <w:rPr>
            <w:rFonts w:ascii="Consolas" w:hAnsi="Consolas" w:cs="Consolas"/>
            <w:sz w:val="14"/>
            <w:szCs w:val="14"/>
          </w:rPr>
          <w:t xml:space="preserve">1026                ("fixa", "Sem incerteza (valor fixo)")]</w:t>
        </w:r>
      </w:ins>
    </w:p>
    <w:p>
      <w:pPr>
        <w:shd w:val="clear" w:color="auto" w:fill="F7F7F7"/>
        <w:spacing w:before="0" w:after="0" w:line="180" w:lineRule="exact"/>
        <w:ind w:left="0" w:firstLine="0"/>
        <w:jc w:val="left"/>
        <w:rPr>
          <w:ins w:id="885249" w:author="Claude" w:date="2026-10-07T12:00:00Z"/>
        </w:rPr>
      </w:pPr>
      <w:ins w:id="886276" w:author="Claude" w:date="2026-10-07T12:00:00Z">
        <w:r>
          <w:rPr>
            <w:rFonts w:ascii="Consolas" w:hAnsi="Consolas" w:cs="Consolas"/>
            <w:sz w:val="14"/>
            <w:szCs w:val="14"/>
          </w:rPr>
          <w:t xml:space="preserve">1027  </w:t>
        </w:r>
      </w:ins>
    </w:p>
    <w:p>
      <w:pPr>
        <w:shd w:val="clear" w:color="auto" w:fill="F7F7F7"/>
        <w:spacing w:before="0" w:after="0" w:line="180" w:lineRule="exact"/>
        <w:ind w:left="0" w:firstLine="0"/>
        <w:jc w:val="left"/>
        <w:rPr>
          <w:ins w:id="885249" w:author="Claude" w:date="2026-10-07T12:00:00Z"/>
        </w:rPr>
      </w:pPr>
      <w:ins w:id="886277" w:author="Claude" w:date="2026-10-07T12:00:00Z">
        <w:r>
          <w:rPr>
            <w:rFonts w:ascii="Consolas" w:hAnsi="Consolas" w:cs="Consolas"/>
            <w:sz w:val="14"/>
            <w:szCs w:val="14"/>
          </w:rPr>
          <w:t xml:space="preserve">1028  </w:t>
        </w:r>
      </w:ins>
    </w:p>
    <w:p>
      <w:pPr>
        <w:shd w:val="clear" w:color="auto" w:fill="F7F7F7"/>
        <w:spacing w:before="0" w:after="0" w:line="180" w:lineRule="exact"/>
        <w:ind w:left="0" w:firstLine="0"/>
        <w:jc w:val="left"/>
        <w:rPr>
          <w:ins w:id="885249" w:author="Claude" w:date="2026-10-07T12:00:00Z"/>
        </w:rPr>
      </w:pPr>
      <w:ins w:id="886278" w:author="Claude" w:date="2026-10-07T12:00:00Z">
        <w:r>
          <w:rPr>
            <w:rFonts w:ascii="Consolas" w:hAnsi="Consolas" w:cs="Consolas"/>
            <w:sz w:val="14"/>
            <w:szCs w:val="14"/>
          </w:rPr>
          <w:t xml:space="preserve">1029  def ajustar_distribuicao(d: Distribuicao, antigo: float, novo: float, caminho: Optional[str] = None) -&gt; Distribuicao:</w:t>
        </w:r>
      </w:ins>
    </w:p>
    <w:p>
      <w:pPr>
        <w:shd w:val="clear" w:color="auto" w:fill="F7F7F7"/>
        <w:spacing w:before="0" w:after="0" w:line="180" w:lineRule="exact"/>
        <w:ind w:left="0" w:firstLine="0"/>
        <w:jc w:val="left"/>
        <w:rPr>
          <w:ins w:id="885249" w:author="Claude" w:date="2026-10-07T12:00:00Z"/>
        </w:rPr>
      </w:pPr>
      <w:ins w:id="886279" w:author="Claude" w:date="2026-10-07T12:00:00Z">
        <w:r>
          <w:rPr>
            <w:rFonts w:ascii="Consolas" w:hAnsi="Consolas" w:cs="Consolas"/>
            <w:sz w:val="14"/>
            <w:szCs w:val="14"/>
          </w:rPr>
          <w:t xml:space="preserve">1030      """Reposiciona uma distribuição quando o valor determinístico muda (mantém a amplitude relativa,</w:t>
        </w:r>
      </w:ins>
    </w:p>
    <w:p>
      <w:pPr>
        <w:shd w:val="clear" w:color="auto" w:fill="F7F7F7"/>
        <w:spacing w:before="0" w:after="0" w:line="180" w:lineRule="exact"/>
        <w:ind w:left="0" w:firstLine="0"/>
        <w:jc w:val="left"/>
        <w:rPr>
          <w:ins w:id="885249" w:author="Claude" w:date="2026-10-07T12:00:00Z"/>
        </w:rPr>
      </w:pPr>
      <w:ins w:id="886280" w:author="Claude" w:date="2026-10-07T12:00:00Z">
        <w:r>
          <w:rPr>
            <w:rFonts w:ascii="Consolas" w:hAnsi="Consolas" w:cs="Consolas"/>
            <w:sz w:val="14"/>
            <w:szCs w:val="14"/>
          </w:rPr>
          <w:t xml:space="preserve">1031      dentro do domínio da variável)."""</w:t>
        </w:r>
      </w:ins>
    </w:p>
    <w:p>
      <w:pPr>
        <w:shd w:val="clear" w:color="auto" w:fill="F7F7F7"/>
        <w:spacing w:before="0" w:after="0" w:line="180" w:lineRule="exact"/>
        <w:ind w:left="0" w:firstLine="0"/>
        <w:jc w:val="left"/>
        <w:rPr>
          <w:ins w:id="885249" w:author="Claude" w:date="2026-10-07T12:00:00Z"/>
        </w:rPr>
      </w:pPr>
      <w:ins w:id="886281" w:author="Claude" w:date="2026-10-07T12:00:00Z">
        <w:r>
          <w:rPr>
            <w:rFonts w:ascii="Consolas" w:hAnsi="Consolas" w:cs="Consolas"/>
            <w:sz w:val="14"/>
            <w:szCs w:val="14"/>
          </w:rPr>
          <w:t xml:space="preserve">1032      if d.tipo == "fixa":</w:t>
        </w:r>
      </w:ins>
    </w:p>
    <w:p>
      <w:pPr>
        <w:shd w:val="clear" w:color="auto" w:fill="F7F7F7"/>
        <w:spacing w:before="0" w:after="0" w:line="180" w:lineRule="exact"/>
        <w:ind w:left="0" w:firstLine="0"/>
        <w:jc w:val="left"/>
        <w:rPr>
          <w:ins w:id="885249" w:author="Claude" w:date="2026-10-07T12:00:00Z"/>
        </w:rPr>
      </w:pPr>
      <w:ins w:id="886282" w:author="Claude" w:date="2026-10-07T12:00:00Z">
        <w:r>
          <w:rPr>
            <w:rFonts w:ascii="Consolas" w:hAnsi="Consolas" w:cs="Consolas"/>
            <w:sz w:val="14"/>
            <w:szCs w:val="14"/>
          </w:rPr>
          <w:t xml:space="preserve">1033          return Distribuicao("fixa", novo, novo, novo)</w:t>
        </w:r>
      </w:ins>
    </w:p>
    <w:p>
      <w:pPr>
        <w:shd w:val="clear" w:color="auto" w:fill="F7F7F7"/>
        <w:spacing w:before="0" w:after="0" w:line="180" w:lineRule="exact"/>
        <w:ind w:left="0" w:firstLine="0"/>
        <w:jc w:val="left"/>
        <w:rPr>
          <w:ins w:id="885249" w:author="Claude" w:date="2026-10-07T12:00:00Z"/>
        </w:rPr>
      </w:pPr>
      <w:ins w:id="886283" w:author="Claude" w:date="2026-10-07T12:00:00Z">
        <w:r>
          <w:rPr>
            <w:rFonts w:ascii="Consolas" w:hAnsi="Consolas" w:cs="Consolas"/>
            <w:sz w:val="14"/>
            <w:szCs w:val="14"/>
          </w:rPr>
          <w:t xml:space="preserve">1034      if antigo and novo:</w:t>
        </w:r>
      </w:ins>
    </w:p>
    <w:p>
      <w:pPr>
        <w:shd w:val="clear" w:color="auto" w:fill="F7F7F7"/>
        <w:spacing w:before="0" w:after="0" w:line="180" w:lineRule="exact"/>
        <w:ind w:left="0" w:firstLine="0"/>
        <w:jc w:val="left"/>
        <w:rPr>
          <w:ins w:id="885249" w:author="Claude" w:date="2026-10-07T12:00:00Z"/>
        </w:rPr>
      </w:pPr>
      <w:ins w:id="886284" w:author="Claude" w:date="2026-10-07T12:00:00Z">
        <w:r>
          <w:rPr>
            <w:rFonts w:ascii="Consolas" w:hAnsi="Consolas" w:cs="Consolas"/>
            <w:sz w:val="14"/>
            <w:szCs w:val="14"/>
          </w:rPr>
          <w:t xml:space="preserve">1035          f = novo / antigo</w:t>
        </w:r>
      </w:ins>
    </w:p>
    <w:p>
      <w:pPr>
        <w:shd w:val="clear" w:color="auto" w:fill="F7F7F7"/>
        <w:spacing w:before="0" w:after="0" w:line="180" w:lineRule="exact"/>
        <w:ind w:left="0" w:firstLine="0"/>
        <w:jc w:val="left"/>
        <w:rPr>
          <w:ins w:id="885249" w:author="Claude" w:date="2026-10-07T12:00:00Z"/>
        </w:rPr>
      </w:pPr>
      <w:ins w:id="886285" w:author="Claude" w:date="2026-10-07T12:00:00Z">
        <w:r>
          <w:rPr>
            <w:rFonts w:ascii="Consolas" w:hAnsi="Consolas" w:cs="Consolas"/>
            <w:sz w:val="14"/>
            <w:szCs w:val="14"/>
          </w:rPr>
          <w:t xml:space="preserve">1036          lo, hi = sorted((d.minimo * f, d.maximo * f))</w:t>
        </w:r>
      </w:ins>
    </w:p>
    <w:p>
      <w:pPr>
        <w:shd w:val="clear" w:color="auto" w:fill="F7F7F7"/>
        <w:spacing w:before="0" w:after="0" w:line="180" w:lineRule="exact"/>
        <w:ind w:left="0" w:firstLine="0"/>
        <w:jc w:val="left"/>
        <w:rPr>
          <w:ins w:id="885249" w:author="Claude" w:date="2026-10-07T12:00:00Z"/>
        </w:rPr>
      </w:pPr>
      <w:ins w:id="886286" w:author="Claude" w:date="2026-10-07T12:00:00Z">
        <w:r>
          <w:rPr>
            <w:rFonts w:ascii="Consolas" w:hAnsi="Consolas" w:cs="Consolas"/>
            <w:sz w:val="14"/>
            <w:szCs w:val="14"/>
          </w:rPr>
          <w:t xml:space="preserve">1037      else:   # com valor nulo, o fator proporcional colapsaria a distribuição: desloca a amplitude</w:t>
        </w:r>
      </w:ins>
    </w:p>
    <w:p>
      <w:pPr>
        <w:shd w:val="clear" w:color="auto" w:fill="F7F7F7"/>
        <w:spacing w:before="0" w:after="0" w:line="180" w:lineRule="exact"/>
        <w:ind w:left="0" w:firstLine="0"/>
        <w:jc w:val="left"/>
        <w:rPr>
          <w:ins w:id="885249" w:author="Claude" w:date="2026-10-07T12:00:00Z"/>
        </w:rPr>
      </w:pPr>
      <w:ins w:id="886287" w:author="Claude" w:date="2026-10-07T12:00:00Z">
        <w:r>
          <w:rPr>
            <w:rFonts w:ascii="Consolas" w:hAnsi="Consolas" w:cs="Consolas"/>
            <w:sz w:val="14"/>
            <w:szCs w:val="14"/>
          </w:rPr>
          <w:t xml:space="preserve">1038          lo, hi = d.minimo + (novo - antigo), d.maximo + (novo - antigo)</w:t>
        </w:r>
      </w:ins>
    </w:p>
    <w:p>
      <w:pPr>
        <w:shd w:val="clear" w:color="auto" w:fill="F7F7F7"/>
        <w:spacing w:before="0" w:after="0" w:line="180" w:lineRule="exact"/>
        <w:ind w:left="0" w:firstLine="0"/>
        <w:jc w:val="left"/>
        <w:rPr>
          <w:ins w:id="885249" w:author="Claude" w:date="2026-10-07T12:00:00Z"/>
        </w:rPr>
      </w:pPr>
      <w:ins w:id="886288" w:author="Claude" w:date="2026-10-07T12:00:00Z">
        <w:r>
          <w:rPr>
            <w:rFonts w:ascii="Consolas" w:hAnsi="Consolas" w:cs="Consolas"/>
            <w:sz w:val="14"/>
            <w:szCs w:val="14"/>
          </w:rPr>
          <w:t xml:space="preserve">1039      dom_lo, dom_hi = DOMINIO_INTERNO.get(caminho, (None, None))</w:t>
        </w:r>
      </w:ins>
    </w:p>
    <w:p>
      <w:pPr>
        <w:shd w:val="clear" w:color="auto" w:fill="F7F7F7"/>
        <w:spacing w:before="0" w:after="0" w:line="180" w:lineRule="exact"/>
        <w:ind w:left="0" w:firstLine="0"/>
        <w:jc w:val="left"/>
        <w:rPr>
          <w:ins w:id="885249" w:author="Claude" w:date="2026-10-07T12:00:00Z"/>
        </w:rPr>
      </w:pPr>
      <w:ins w:id="886289" w:author="Claude" w:date="2026-10-07T12:00:00Z">
        <w:r>
          <w:rPr>
            <w:rFonts w:ascii="Consolas" w:hAnsi="Consolas" w:cs="Consolas"/>
            <w:sz w:val="14"/>
            <w:szCs w:val="14"/>
          </w:rPr>
          <w:t xml:space="preserve">1040      if dom_lo is not None:</w:t>
        </w:r>
      </w:ins>
    </w:p>
    <w:p>
      <w:pPr>
        <w:shd w:val="clear" w:color="auto" w:fill="F7F7F7"/>
        <w:spacing w:before="0" w:after="0" w:line="180" w:lineRule="exact"/>
        <w:ind w:left="0" w:firstLine="0"/>
        <w:jc w:val="left"/>
        <w:rPr>
          <w:ins w:id="885249" w:author="Claude" w:date="2026-10-07T12:00:00Z"/>
        </w:rPr>
      </w:pPr>
      <w:ins w:id="886290" w:author="Claude" w:date="2026-10-07T12:00:00Z">
        <w:r>
          <w:rPr>
            <w:rFonts w:ascii="Consolas" w:hAnsi="Consolas" w:cs="Consolas"/>
            <w:sz w:val="14"/>
            <w:szCs w:val="14"/>
          </w:rPr>
          <w:t xml:space="preserve">1041          lo = max(lo, dom_lo)</w:t>
        </w:r>
      </w:ins>
    </w:p>
    <w:p>
      <w:pPr>
        <w:shd w:val="clear" w:color="auto" w:fill="F7F7F7"/>
        <w:spacing w:before="0" w:after="0" w:line="180" w:lineRule="exact"/>
        <w:ind w:left="0" w:firstLine="0"/>
        <w:jc w:val="left"/>
        <w:rPr>
          <w:ins w:id="885249" w:author="Claude" w:date="2026-10-07T12:00:00Z"/>
        </w:rPr>
      </w:pPr>
      <w:ins w:id="886291" w:author="Claude" w:date="2026-10-07T12:00:00Z">
        <w:r>
          <w:rPr>
            <w:rFonts w:ascii="Consolas" w:hAnsi="Consolas" w:cs="Consolas"/>
            <w:sz w:val="14"/>
            <w:szCs w:val="14"/>
          </w:rPr>
          <w:t xml:space="preserve">1042      if dom_hi is not None:</w:t>
        </w:r>
      </w:ins>
    </w:p>
    <w:p>
      <w:pPr>
        <w:shd w:val="clear" w:color="auto" w:fill="F7F7F7"/>
        <w:spacing w:before="0" w:after="0" w:line="180" w:lineRule="exact"/>
        <w:ind w:left="0" w:firstLine="0"/>
        <w:jc w:val="left"/>
        <w:rPr>
          <w:ins w:id="885249" w:author="Claude" w:date="2026-10-07T12:00:00Z"/>
        </w:rPr>
      </w:pPr>
      <w:ins w:id="886292" w:author="Claude" w:date="2026-10-07T12:00:00Z">
        <w:r>
          <w:rPr>
            <w:rFonts w:ascii="Consolas" w:hAnsi="Consolas" w:cs="Consolas"/>
            <w:sz w:val="14"/>
            <w:szCs w:val="14"/>
          </w:rPr>
          <w:t xml:space="preserve">1043          hi = min(hi, dom_hi)</w:t>
        </w:r>
      </w:ins>
    </w:p>
    <w:p>
      <w:pPr>
        <w:shd w:val="clear" w:color="auto" w:fill="F7F7F7"/>
        <w:spacing w:before="0" w:after="0" w:line="180" w:lineRule="exact"/>
        <w:ind w:left="0" w:firstLine="0"/>
        <w:jc w:val="left"/>
        <w:rPr>
          <w:ins w:id="885249" w:author="Claude" w:date="2026-10-07T12:00:00Z"/>
        </w:rPr>
      </w:pPr>
      <w:ins w:id="886293" w:author="Claude" w:date="2026-10-07T12:00:00Z">
        <w:r>
          <w:rPr>
            <w:rFonts w:ascii="Consolas" w:hAnsi="Consolas" w:cs="Consolas"/>
            <w:sz w:val="14"/>
            <w:szCs w:val="14"/>
          </w:rPr>
          <w:t xml:space="preserve">1044      moda = novo if d.tipo != "uniforme" else (lo + hi) / 2</w:t>
        </w:r>
      </w:ins>
    </w:p>
    <w:p>
      <w:pPr>
        <w:shd w:val="clear" w:color="auto" w:fill="F7F7F7"/>
        <w:spacing w:before="0" w:after="0" w:line="180" w:lineRule="exact"/>
        <w:ind w:left="0" w:firstLine="0"/>
        <w:jc w:val="left"/>
        <w:rPr>
          <w:ins w:id="885249" w:author="Claude" w:date="2026-10-07T12:00:00Z"/>
        </w:rPr>
      </w:pPr>
      <w:ins w:id="886294" w:author="Claude" w:date="2026-10-07T12:00:00Z">
        <w:r>
          <w:rPr>
            <w:rFonts w:ascii="Consolas" w:hAnsi="Consolas" w:cs="Consolas"/>
            <w:sz w:val="14"/>
            <w:szCs w:val="14"/>
          </w:rPr>
          <w:t xml:space="preserve">1045      return Distribuicao(d.tipo, min(lo, novo), moda, max(hi, novo))</w:t>
        </w:r>
      </w:ins>
    </w:p>
    <w:p>
      <w:pPr>
        <w:shd w:val="clear" w:color="auto" w:fill="F7F7F7"/>
        <w:spacing w:before="0" w:after="0" w:line="180" w:lineRule="exact"/>
        <w:ind w:left="0" w:firstLine="0"/>
        <w:jc w:val="left"/>
        <w:rPr>
          <w:ins w:id="885249" w:author="Claude" w:date="2026-10-07T12:00:00Z"/>
        </w:rPr>
      </w:pPr>
      <w:ins w:id="886295" w:author="Claude" w:date="2026-10-07T12:00:00Z">
        <w:r>
          <w:rPr>
            <w:rFonts w:ascii="Consolas" w:hAnsi="Consolas" w:cs="Consolas"/>
            <w:sz w:val="14"/>
            <w:szCs w:val="14"/>
          </w:rPr>
          <w:t xml:space="preserve">1046  </w:t>
        </w:r>
      </w:ins>
    </w:p>
    <w:p>
      <w:pPr>
        <w:shd w:val="clear" w:color="auto" w:fill="F7F7F7"/>
        <w:spacing w:before="0" w:after="0" w:line="180" w:lineRule="exact"/>
        <w:ind w:left="0" w:firstLine="0"/>
        <w:jc w:val="left"/>
        <w:rPr>
          <w:ins w:id="885249" w:author="Claude" w:date="2026-10-07T12:00:00Z"/>
        </w:rPr>
      </w:pPr>
      <w:ins w:id="886296" w:author="Claude" w:date="2026-10-07T12:00:00Z">
        <w:r>
          <w:rPr>
            <w:rFonts w:ascii="Consolas" w:hAnsi="Consolas" w:cs="Consolas"/>
            <w:sz w:val="14"/>
            <w:szCs w:val="14"/>
          </w:rPr>
          <w:t xml:space="preserve">1047  </w:t>
        </w:r>
      </w:ins>
    </w:p>
    <w:p>
      <w:pPr>
        <w:shd w:val="clear" w:color="auto" w:fill="F7F7F7"/>
        <w:spacing w:before="0" w:after="0" w:line="180" w:lineRule="exact"/>
        <w:ind w:left="0" w:firstLine="0"/>
        <w:jc w:val="left"/>
        <w:rPr>
          <w:ins w:id="885249" w:author="Claude" w:date="2026-10-07T12:00:00Z"/>
        </w:rPr>
      </w:pPr>
      <w:ins w:id="886297" w:author="Claude" w:date="2026-10-07T12:00:00Z">
        <w:r>
          <w:rPr>
            <w:rFonts w:ascii="Consolas" w:hAnsi="Consolas" w:cs="Consolas"/>
            <w:sz w:val="14"/>
            <w:szCs w:val="14"/>
          </w:rPr>
          <w:t xml:space="preserve">1048  def distribuicao_coerente(d: Distribuicao, valor: float, tol: float = 1e-9) -&gt; bool:</w:t>
        </w:r>
      </w:ins>
    </w:p>
    <w:p>
      <w:pPr>
        <w:shd w:val="clear" w:color="auto" w:fill="F7F7F7"/>
        <w:spacing w:before="0" w:after="0" w:line="180" w:lineRule="exact"/>
        <w:ind w:left="0" w:firstLine="0"/>
        <w:jc w:val="left"/>
        <w:rPr>
          <w:ins w:id="885249" w:author="Claude" w:date="2026-10-07T12:00:00Z"/>
        </w:rPr>
      </w:pPr>
      <w:ins w:id="886298" w:author="Claude" w:date="2026-10-07T12:00:00Z">
        <w:r>
          <w:rPr>
            <w:rFonts w:ascii="Consolas" w:hAnsi="Consolas" w:cs="Consolas"/>
            <w:sz w:val="14"/>
            <w:szCs w:val="14"/>
          </w:rPr>
          <w:t xml:space="preserve">1049      """O valor determinístico deve estar no intervalo e ser o mais provável (triangular/normal/fixa)."""</w:t>
        </w:r>
      </w:ins>
    </w:p>
    <w:p>
      <w:pPr>
        <w:shd w:val="clear" w:color="auto" w:fill="F7F7F7"/>
        <w:spacing w:before="0" w:after="0" w:line="180" w:lineRule="exact"/>
        <w:ind w:left="0" w:firstLine="0"/>
        <w:jc w:val="left"/>
        <w:rPr>
          <w:ins w:id="885249" w:author="Claude" w:date="2026-10-07T12:00:00Z"/>
        </w:rPr>
      </w:pPr>
      <w:ins w:id="886299" w:author="Claude" w:date="2026-10-07T12:00:00Z">
        <w:r>
          <w:rPr>
            <w:rFonts w:ascii="Consolas" w:hAnsi="Consolas" w:cs="Consolas"/>
            <w:sz w:val="14"/>
            <w:szCs w:val="14"/>
          </w:rPr>
          <w:t xml:space="preserve">1050      ok = d.minimo - tol &lt;= valor &lt;= d.maximo + tol</w:t>
        </w:r>
      </w:ins>
    </w:p>
    <w:p>
      <w:pPr>
        <w:shd w:val="clear" w:color="auto" w:fill="F7F7F7"/>
        <w:spacing w:before="0" w:after="0" w:line="180" w:lineRule="exact"/>
        <w:ind w:left="0" w:firstLine="0"/>
        <w:jc w:val="left"/>
        <w:rPr>
          <w:ins w:id="885249" w:author="Claude" w:date="2026-10-07T12:00:00Z"/>
        </w:rPr>
      </w:pPr>
      <w:ins w:id="886300" w:author="Claude" w:date="2026-10-07T12:00:00Z">
        <w:r>
          <w:rPr>
            <w:rFonts w:ascii="Consolas" w:hAnsi="Consolas" w:cs="Consolas"/>
            <w:sz w:val="14"/>
            <w:szCs w:val="14"/>
          </w:rPr>
          <w:t xml:space="preserve">1051      if d.tipo in ("triangular", "normal", "fixa"):</w:t>
        </w:r>
      </w:ins>
    </w:p>
    <w:p>
      <w:pPr>
        <w:shd w:val="clear" w:color="auto" w:fill="F7F7F7"/>
        <w:spacing w:before="0" w:after="0" w:line="180" w:lineRule="exact"/>
        <w:ind w:left="0" w:firstLine="0"/>
        <w:jc w:val="left"/>
        <w:rPr>
          <w:ins w:id="885249" w:author="Claude" w:date="2026-10-07T12:00:00Z"/>
        </w:rPr>
      </w:pPr>
      <w:ins w:id="886301" w:author="Claude" w:date="2026-10-07T12:00:00Z">
        <w:r>
          <w:rPr>
            <w:rFonts w:ascii="Consolas" w:hAnsi="Consolas" w:cs="Consolas"/>
            <w:sz w:val="14"/>
            <w:szCs w:val="14"/>
          </w:rPr>
          <w:t xml:space="preserve">1052          ok = ok and abs(d.moda - valor) &lt;= tol * max(1.0, abs(valor))</w:t>
        </w:r>
      </w:ins>
    </w:p>
    <w:p>
      <w:pPr>
        <w:shd w:val="clear" w:color="auto" w:fill="F7F7F7"/>
        <w:spacing w:before="0" w:after="0" w:line="180" w:lineRule="exact"/>
        <w:ind w:left="0" w:firstLine="0"/>
        <w:jc w:val="left"/>
        <w:rPr>
          <w:ins w:id="885249" w:author="Claude" w:date="2026-10-07T12:00:00Z"/>
        </w:rPr>
      </w:pPr>
      <w:ins w:id="886302" w:author="Claude" w:date="2026-10-07T12:00:00Z">
        <w:r>
          <w:rPr>
            <w:rFonts w:ascii="Consolas" w:hAnsi="Consolas" w:cs="Consolas"/>
            <w:sz w:val="14"/>
            <w:szCs w:val="14"/>
          </w:rPr>
          <w:t xml:space="preserve">1053      return ok</w:t>
        </w:r>
      </w:ins>
    </w:p>
    <w:p>
      <w:pPr>
        <w:shd w:val="clear" w:color="auto" w:fill="F7F7F7"/>
        <w:spacing w:before="0" w:after="0" w:line="180" w:lineRule="exact"/>
        <w:ind w:left="0" w:firstLine="0"/>
        <w:jc w:val="left"/>
        <w:rPr>
          <w:ins w:id="885249" w:author="Claude" w:date="2026-10-07T12:00:00Z"/>
        </w:rPr>
      </w:pPr>
      <w:ins w:id="886303" w:author="Claude" w:date="2026-10-07T12:00:00Z">
        <w:r>
          <w:rPr>
            <w:rFonts w:ascii="Consolas" w:hAnsi="Consolas" w:cs="Consolas"/>
            <w:sz w:val="14"/>
            <w:szCs w:val="14"/>
          </w:rPr>
          <w:t xml:space="preserve">1054  </w:t>
        </w:r>
      </w:ins>
    </w:p>
    <w:p>
      <w:pPr>
        <w:shd w:val="clear" w:color="auto" w:fill="F7F7F7"/>
        <w:spacing w:before="0" w:after="0" w:line="180" w:lineRule="exact"/>
        <w:ind w:left="0" w:firstLine="0"/>
        <w:jc w:val="left"/>
        <w:rPr>
          <w:ins w:id="885249" w:author="Claude" w:date="2026-10-07T12:00:00Z"/>
        </w:rPr>
      </w:pPr>
      <w:ins w:id="886304" w:author="Claude" w:date="2026-10-07T12:00:00Z">
        <w:r>
          <w:rPr>
            <w:rFonts w:ascii="Consolas" w:hAnsi="Consolas" w:cs="Consolas"/>
            <w:sz w:val="14"/>
            <w:szCs w:val="14"/>
          </w:rPr>
          <w:t xml:space="preserve">1055  </w:t>
        </w:r>
      </w:ins>
    </w:p>
    <w:p>
      <w:pPr>
        <w:shd w:val="clear" w:color="auto" w:fill="F7F7F7"/>
        <w:spacing w:before="0" w:after="0" w:line="180" w:lineRule="exact"/>
        <w:ind w:left="0" w:firstLine="0"/>
        <w:jc w:val="left"/>
        <w:rPr>
          <w:ins w:id="885249" w:author="Claude" w:date="2026-10-07T12:00:00Z"/>
        </w:rPr>
      </w:pPr>
      <w:ins w:id="886305" w:author="Claude" w:date="2026-10-07T12:00:00Z">
        <w:r>
          <w:rPr>
            <w:rFonts w:ascii="Consolas" w:hAnsi="Consolas" w:cs="Consolas"/>
            <w:sz w:val="14"/>
            <w:szCs w:val="14"/>
          </w:rPr>
          <w:t xml:space="preserve">1056  def _perguntar_distribuicao(P: Perguntador, cfg: EVTEASConfig, caminho: str, rotulo: str,</w:t>
        </w:r>
      </w:ins>
    </w:p>
    <w:p>
      <w:pPr>
        <w:shd w:val="clear" w:color="auto" w:fill="F7F7F7"/>
        <w:spacing w:before="0" w:after="0" w:line="180" w:lineRule="exact"/>
        <w:ind w:left="0" w:firstLine="0"/>
        <w:jc w:val="left"/>
        <w:rPr>
          <w:ins w:id="885249" w:author="Claude" w:date="2026-10-07T12:00:00Z"/>
        </w:rPr>
      </w:pPr>
      <w:ins w:id="886306" w:author="Claude" w:date="2026-10-07T12:00:00Z">
        <w:r>
          <w:rPr>
            <w:rFonts w:ascii="Consolas" w:hAnsi="Consolas" w:cs="Consolas"/>
            <w:sz w:val="14"/>
            <w:szCs w:val="14"/>
          </w:rPr>
          <w:t xml:space="preserve">1057                              atual: Optional[Distribuicao], escala: float = 1.0):</w:t>
        </w:r>
      </w:ins>
    </w:p>
    <w:p>
      <w:pPr>
        <w:shd w:val="clear" w:color="auto" w:fill="F7F7F7"/>
        <w:spacing w:before="0" w:after="0" w:line="180" w:lineRule="exact"/>
        <w:ind w:left="0" w:firstLine="0"/>
        <w:jc w:val="left"/>
        <w:rPr>
          <w:ins w:id="885249" w:author="Claude" w:date="2026-10-07T12:00:00Z"/>
        </w:rPr>
      </w:pPr>
      <w:ins w:id="886307" w:author="Claude" w:date="2026-10-07T12:00:00Z">
        <w:r>
          <w:rPr>
            <w:rFonts w:ascii="Consolas" w:hAnsi="Consolas" w:cs="Consolas"/>
            <w:sz w:val="14"/>
            <w:szCs w:val="14"/>
          </w:rPr>
          <w:t xml:space="preserve">1058      base = float(obter_por_caminho(cfg, caminho))</w:t>
        </w:r>
      </w:ins>
    </w:p>
    <w:p>
      <w:pPr>
        <w:shd w:val="clear" w:color="auto" w:fill="F7F7F7"/>
        <w:spacing w:before="0" w:after="0" w:line="180" w:lineRule="exact"/>
        <w:ind w:left="0" w:firstLine="0"/>
        <w:jc w:val="left"/>
        <w:rPr>
          <w:ins w:id="885249" w:author="Claude" w:date="2026-10-07T12:00:00Z"/>
        </w:rPr>
      </w:pPr>
      <w:ins w:id="886308" w:author="Claude" w:date="2026-10-07T12:00:00Z">
        <w:r>
          <w:rPr>
            <w:rFonts w:ascii="Consolas" w:hAnsi="Consolas" w:cs="Consolas"/>
            <w:sz w:val="14"/>
            <w:szCs w:val="14"/>
          </w:rPr>
          <w:t xml:space="preserve">1059      if P.modo == "revisar" and atual is not None and not distribuicao_coerente(atual, base):</w:t>
        </w:r>
      </w:ins>
    </w:p>
    <w:p>
      <w:pPr>
        <w:shd w:val="clear" w:color="auto" w:fill="F7F7F7"/>
        <w:spacing w:before="0" w:after="0" w:line="180" w:lineRule="exact"/>
        <w:ind w:left="0" w:firstLine="0"/>
        <w:jc w:val="left"/>
        <w:rPr>
          <w:ins w:id="885249" w:author="Claude" w:date="2026-10-07T12:00:00Z"/>
        </w:rPr>
      </w:pPr>
      <w:ins w:id="886309" w:author="Claude" w:date="2026-10-07T12:00:00Z">
        <w:r>
          <w:rPr>
            <w:rFonts w:ascii="Consolas" w:hAnsi="Consolas" w:cs="Consolas"/>
            <w:sz w:val="14"/>
            <w:szCs w:val="14"/>
          </w:rPr>
          <w:t xml:space="preserve">1060          referencia_antiga = atual.moda if atual.tipo != "uniforme" else (atual.minimo + atual.maximo) / 2</w:t>
        </w:r>
      </w:ins>
    </w:p>
    <w:p>
      <w:pPr>
        <w:shd w:val="clear" w:color="auto" w:fill="F7F7F7"/>
        <w:spacing w:before="0" w:after="0" w:line="180" w:lineRule="exact"/>
        <w:ind w:left="0" w:firstLine="0"/>
        <w:jc w:val="left"/>
        <w:rPr>
          <w:ins w:id="885249" w:author="Claude" w:date="2026-10-07T12:00:00Z"/>
        </w:rPr>
      </w:pPr>
      <w:ins w:id="886310" w:author="Claude" w:date="2026-10-07T12:00:00Z">
        <w:r>
          <w:rPr>
            <w:rFonts w:ascii="Consolas" w:hAnsi="Consolas" w:cs="Consolas"/>
            <w:sz w:val="14"/>
            <w:szCs w:val="14"/>
          </w:rPr>
          <w:t xml:space="preserve">1061          atual = ajustar_distribuicao(atual, referencia_antiga, base, caminho)</w:t>
        </w:r>
      </w:ins>
    </w:p>
    <w:p>
      <w:pPr>
        <w:shd w:val="clear" w:color="auto" w:fill="F7F7F7"/>
        <w:spacing w:before="0" w:after="0" w:line="180" w:lineRule="exact"/>
        <w:ind w:left="0" w:firstLine="0"/>
        <w:jc w:val="left"/>
        <w:rPr>
          <w:ins w:id="885249" w:author="Claude" w:date="2026-10-07T12:00:00Z"/>
        </w:rPr>
      </w:pPr>
      <w:ins w:id="886311" w:author="Claude" w:date="2026-10-07T12:00:00Z">
        <w:r>
          <w:rPr>
            <w:rFonts w:ascii="Consolas" w:hAnsi="Consolas" w:cs="Consolas"/>
            <w:sz w:val="14"/>
            <w:szCs w:val="14"/>
          </w:rPr>
          <w:t xml:space="preserve">1062          P.saida(f"  (a distribuição salva foi reposicionada proporcionalmente ao valor atual de {rotulo})")</w:t>
        </w:r>
      </w:ins>
    </w:p>
    <w:p>
      <w:pPr>
        <w:shd w:val="clear" w:color="auto" w:fill="F7F7F7"/>
        <w:spacing w:before="0" w:after="0" w:line="180" w:lineRule="exact"/>
        <w:ind w:left="0" w:firstLine="0"/>
        <w:jc w:val="left"/>
        <w:rPr>
          <w:ins w:id="885249" w:author="Claude" w:date="2026-10-07T12:00:00Z"/>
        </w:rPr>
      </w:pPr>
      <w:ins w:id="886312" w:author="Claude" w:date="2026-10-07T12:00:00Z">
        <w:r>
          <w:rPr>
            <w:rFonts w:ascii="Consolas" w:hAnsi="Consolas" w:cs="Consolas"/>
            <w:sz w:val="14"/>
            <w:szCs w:val="14"/>
          </w:rPr>
          <w:t xml:space="preserve">1063      vb = base * escala</w:t>
        </w:r>
      </w:ins>
    </w:p>
    <w:p>
      <w:pPr>
        <w:shd w:val="clear" w:color="auto" w:fill="F7F7F7"/>
        <w:spacing w:before="0" w:after="0" w:line="180" w:lineRule="exact"/>
        <w:ind w:left="0" w:firstLine="0"/>
        <w:jc w:val="left"/>
        <w:rPr>
          <w:ins w:id="885249" w:author="Claude" w:date="2026-10-07T12:00:00Z"/>
        </w:rPr>
      </w:pPr>
      <w:ins w:id="886313" w:author="Claude" w:date="2026-10-07T12:00:00Z">
        <w:r>
          <w:rPr>
            <w:rFonts w:ascii="Consolas" w:hAnsi="Consolas" w:cs="Consolas"/>
            <w:sz w:val="14"/>
            <w:szCs w:val="14"/>
          </w:rPr>
          <w:t xml:space="preserve">1064      P.saida(f"\n{rotulo} — valor determinístico informado: {_fmt(vb)}")</w:t>
        </w:r>
      </w:ins>
    </w:p>
    <w:p>
      <w:pPr>
        <w:shd w:val="clear" w:color="auto" w:fill="F7F7F7"/>
        <w:spacing w:before="0" w:after="0" w:line="180" w:lineRule="exact"/>
        <w:ind w:left="0" w:firstLine="0"/>
        <w:jc w:val="left"/>
        <w:rPr>
          <w:ins w:id="885249" w:author="Claude" w:date="2026-10-07T12:00:00Z"/>
        </w:rPr>
      </w:pPr>
      <w:ins w:id="886314" w:author="Claude" w:date="2026-10-07T12:00:00Z">
        <w:r>
          <w:rPr>
            <w:rFonts w:ascii="Consolas" w:hAnsi="Consolas" w:cs="Consolas"/>
            <w:sz w:val="14"/>
            <w:szCs w:val="14"/>
          </w:rPr>
          <w:t xml:space="preserve">1065      # no modo revisar, variável sem distribuição cadastrada continua fixa (Enter preserva o resultado)</w:t>
        </w:r>
      </w:ins>
    </w:p>
    <w:p>
      <w:pPr>
        <w:shd w:val="clear" w:color="auto" w:fill="F7F7F7"/>
        <w:spacing w:before="0" w:after="0" w:line="180" w:lineRule="exact"/>
        <w:ind w:left="0" w:firstLine="0"/>
        <w:jc w:val="left"/>
        <w:rPr>
          <w:ins w:id="885249" w:author="Claude" w:date="2026-10-07T12:00:00Z"/>
        </w:rPr>
      </w:pPr>
      <w:ins w:id="886315" w:author="Claude" w:date="2026-10-07T12:00:00Z">
        <w:r>
          <w:rPr>
            <w:rFonts w:ascii="Consolas" w:hAnsi="Consolas" w:cs="Consolas"/>
            <w:sz w:val="14"/>
            <w:szCs w:val="14"/>
          </w:rPr>
          <w:t xml:space="preserve">1066      tipo_atual = (atual.tipo if atual else "fixa") if P.modo == "revisar" else None</w:t>
        </w:r>
      </w:ins>
    </w:p>
    <w:p>
      <w:pPr>
        <w:shd w:val="clear" w:color="auto" w:fill="F7F7F7"/>
        <w:spacing w:before="0" w:after="0" w:line="180" w:lineRule="exact"/>
        <w:ind w:left="0" w:firstLine="0"/>
        <w:jc w:val="left"/>
        <w:rPr>
          <w:ins w:id="885249" w:author="Claude" w:date="2026-10-07T12:00:00Z"/>
        </w:rPr>
      </w:pPr>
      <w:ins w:id="886316" w:author="Claude" w:date="2026-10-07T12:00:00Z">
        <w:r>
          <w:rPr>
            <w:rFonts w:ascii="Consolas" w:hAnsi="Consolas" w:cs="Consolas"/>
            <w:sz w:val="14"/>
            <w:szCs w:val="14"/>
          </w:rPr>
          <w:t xml:space="preserve">1067      tipo, _ = P.opcao("  Tipo de distribuição:", TIPOS_DIST, tipo_atual)</w:t>
        </w:r>
      </w:ins>
    </w:p>
    <w:p>
      <w:pPr>
        <w:shd w:val="clear" w:color="auto" w:fill="F7F7F7"/>
        <w:spacing w:before="0" w:after="0" w:line="180" w:lineRule="exact"/>
        <w:ind w:left="0" w:firstLine="0"/>
        <w:jc w:val="left"/>
        <w:rPr>
          <w:ins w:id="885249" w:author="Claude" w:date="2026-10-07T12:00:00Z"/>
        </w:rPr>
      </w:pPr>
      <w:ins w:id="886317" w:author="Claude" w:date="2026-10-07T12:00:00Z">
        <w:r>
          <w:rPr>
            <w:rFonts w:ascii="Consolas" w:hAnsi="Consolas" w:cs="Consolas"/>
            <w:sz w:val="14"/>
            <w:szCs w:val="14"/>
          </w:rPr>
          <w:t xml:space="preserve">1068      if tipo == "fixa":</w:t>
        </w:r>
      </w:ins>
    </w:p>
    <w:p>
      <w:pPr>
        <w:shd w:val="clear" w:color="auto" w:fill="F7F7F7"/>
        <w:spacing w:before="0" w:after="0" w:line="180" w:lineRule="exact"/>
        <w:ind w:left="0" w:firstLine="0"/>
        <w:jc w:val="left"/>
        <w:rPr>
          <w:ins w:id="885249" w:author="Claude" w:date="2026-10-07T12:00:00Z"/>
        </w:rPr>
      </w:pPr>
      <w:ins w:id="886318" w:author="Claude" w:date="2026-10-07T12:00:00Z">
        <w:r>
          <w:rPr>
            <w:rFonts w:ascii="Consolas" w:hAnsi="Consolas" w:cs="Consolas"/>
            <w:sz w:val="14"/>
            <w:szCs w:val="14"/>
          </w:rPr>
          <w:t xml:space="preserve">1069          return Distribuicao("fixa", base, base, base)</w:t>
        </w:r>
      </w:ins>
    </w:p>
    <w:p>
      <w:pPr>
        <w:shd w:val="clear" w:color="auto" w:fill="F7F7F7"/>
        <w:spacing w:before="0" w:after="0" w:line="180" w:lineRule="exact"/>
        <w:ind w:left="0" w:firstLine="0"/>
        <w:jc w:val="left"/>
        <w:rPr>
          <w:ins w:id="885249" w:author="Claude" w:date="2026-10-07T12:00:00Z"/>
        </w:rPr>
      </w:pPr>
      <w:ins w:id="886319" w:author="Claude" w:date="2026-10-07T12:00:00Z">
        <w:r>
          <w:rPr>
            <w:rFonts w:ascii="Consolas" w:hAnsi="Consolas" w:cs="Consolas"/>
            <w:sz w:val="14"/>
            <w:szCs w:val="14"/>
          </w:rPr>
          <w:t xml:space="preserve">1070      if tipo in ("triangular", "normal"):</w:t>
        </w:r>
      </w:ins>
    </w:p>
    <w:p>
      <w:pPr>
        <w:shd w:val="clear" w:color="auto" w:fill="F7F7F7"/>
        <w:spacing w:before="0" w:after="0" w:line="180" w:lineRule="exact"/>
        <w:ind w:left="0" w:firstLine="0"/>
        <w:jc w:val="left"/>
        <w:rPr>
          <w:ins w:id="885249" w:author="Claude" w:date="2026-10-07T12:00:00Z"/>
        </w:rPr>
      </w:pPr>
      <w:ins w:id="886320" w:author="Claude" w:date="2026-10-07T12:00:00Z">
        <w:r>
          <w:rPr>
            <w:rFonts w:ascii="Consolas" w:hAnsi="Consolas" w:cs="Consolas"/>
            <w:sz w:val="14"/>
            <w:szCs w:val="14"/>
          </w:rPr>
          <w:t xml:space="preserve">1071          P.saida(f"  Valor mais provável = valor determinístico informado ({_fmt(vb)})")</w:t>
        </w:r>
      </w:ins>
    </w:p>
    <w:p>
      <w:pPr>
        <w:shd w:val="clear" w:color="auto" w:fill="F7F7F7"/>
        <w:spacing w:before="0" w:after="0" w:line="180" w:lineRule="exact"/>
        <w:ind w:left="0" w:firstLine="0"/>
        <w:jc w:val="left"/>
        <w:rPr>
          <w:ins w:id="885249" w:author="Claude" w:date="2026-10-07T12:00:00Z"/>
        </w:rPr>
      </w:pPr>
      <w:ins w:id="886321" w:author="Claude" w:date="2026-10-07T12:00:00Z">
        <w:r>
          <w:rPr>
            <w:rFonts w:ascii="Consolas" w:hAnsi="Consolas" w:cs="Consolas"/>
            <w:sz w:val="14"/>
            <w:szCs w:val="14"/>
          </w:rPr>
          <w:t xml:space="preserve">1072      lo_dom, hi_dom = DOMINIO_INCERTAS.get(caminho, (None, None))</w:t>
        </w:r>
      </w:ins>
    </w:p>
    <w:p>
      <w:pPr>
        <w:shd w:val="clear" w:color="auto" w:fill="F7F7F7"/>
        <w:spacing w:before="0" w:after="0" w:line="180" w:lineRule="exact"/>
        <w:ind w:left="0" w:firstLine="0"/>
        <w:jc w:val="left"/>
        <w:rPr>
          <w:ins w:id="885249" w:author="Claude" w:date="2026-10-07T12:00:00Z"/>
        </w:rPr>
      </w:pPr>
      <w:ins w:id="886322" w:author="Claude" w:date="2026-10-07T12:00:00Z">
        <w:r>
          <w:rPr>
            <w:rFonts w:ascii="Consolas" w:hAnsi="Consolas" w:cs="Consolas"/>
            <w:sz w:val="14"/>
            <w:szCs w:val="14"/>
          </w:rPr>
          <w:t xml:space="preserve">1073      revisa = P.modo == "revisar" and atual is not None and atual.tipo != "fixa"</w:t>
        </w:r>
      </w:ins>
    </w:p>
    <w:p>
      <w:pPr>
        <w:shd w:val="clear" w:color="auto" w:fill="F7F7F7"/>
        <w:spacing w:before="0" w:after="0" w:line="180" w:lineRule="exact"/>
        <w:ind w:left="0" w:firstLine="0"/>
        <w:jc w:val="left"/>
        <w:rPr>
          <w:ins w:id="885249" w:author="Claude" w:date="2026-10-07T12:00:00Z"/>
        </w:rPr>
      </w:pPr>
      <w:ins w:id="886323" w:author="Claude" w:date="2026-10-07T12:00:00Z">
        <w:r>
          <w:rPr>
            <w:rFonts w:ascii="Consolas" w:hAnsi="Consolas" w:cs="Consolas"/>
            <w:sz w:val="14"/>
            <w:szCs w:val="14"/>
          </w:rPr>
          <w:t xml:space="preserve">1074      tol = 1e-9 * max(1.0, abs(vb))</w:t>
        </w:r>
      </w:ins>
    </w:p>
    <w:p>
      <w:pPr>
        <w:shd w:val="clear" w:color="auto" w:fill="F7F7F7"/>
        <w:spacing w:before="0" w:after="0" w:line="180" w:lineRule="exact"/>
        <w:ind w:left="0" w:firstLine="0"/>
        <w:jc w:val="left"/>
        <w:rPr>
          <w:ins w:id="885249" w:author="Claude" w:date="2026-10-07T12:00:00Z"/>
        </w:rPr>
      </w:pPr>
      <w:ins w:id="886324" w:author="Claude" w:date="2026-10-07T12:00:00Z">
        <w:r>
          <w:rPr>
            <w:rFonts w:ascii="Consolas" w:hAnsi="Consolas" w:cs="Consolas"/>
            <w:sz w:val="14"/>
            <w:szCs w:val="14"/>
          </w:rPr>
          <w:t xml:space="preserve">1075      while True:</w:t>
        </w:r>
      </w:ins>
    </w:p>
    <w:p>
      <w:pPr>
        <w:shd w:val="clear" w:color="auto" w:fill="F7F7F7"/>
        <w:spacing w:before="0" w:after="0" w:line="180" w:lineRule="exact"/>
        <w:ind w:left="0" w:firstLine="0"/>
        <w:jc w:val="left"/>
        <w:rPr>
          <w:ins w:id="885249" w:author="Claude" w:date="2026-10-07T12:00:00Z"/>
        </w:rPr>
      </w:pPr>
      <w:ins w:id="886325" w:author="Claude" w:date="2026-10-07T12:00:00Z">
        <w:r>
          <w:rPr>
            <w:rFonts w:ascii="Consolas" w:hAnsi="Consolas" w:cs="Consolas"/>
            <w:sz w:val="14"/>
            <w:szCs w:val="14"/>
          </w:rPr>
          <w:t xml:space="preserve">1076          mn, _ = P.numero("  Mínimo", atual.minimo * escala if revisa else None, lo_dom, hi_dom)</w:t>
        </w:r>
      </w:ins>
    </w:p>
    <w:p>
      <w:pPr>
        <w:shd w:val="clear" w:color="auto" w:fill="F7F7F7"/>
        <w:spacing w:before="0" w:after="0" w:line="180" w:lineRule="exact"/>
        <w:ind w:left="0" w:firstLine="0"/>
        <w:jc w:val="left"/>
        <w:rPr>
          <w:ins w:id="885249" w:author="Claude" w:date="2026-10-07T12:00:00Z"/>
        </w:rPr>
      </w:pPr>
      <w:ins w:id="886326" w:author="Claude" w:date="2026-10-07T12:00:00Z">
        <w:r>
          <w:rPr>
            <w:rFonts w:ascii="Consolas" w:hAnsi="Consolas" w:cs="Consolas"/>
            <w:sz w:val="14"/>
            <w:szCs w:val="14"/>
          </w:rPr>
          <w:t xml:space="preserve">1077          mx, _ = P.numero("  Máximo", atual.maximo * escala if revisa else None, lo_dom, hi_dom)</w:t>
        </w:r>
      </w:ins>
    </w:p>
    <w:p>
      <w:pPr>
        <w:shd w:val="clear" w:color="auto" w:fill="F7F7F7"/>
        <w:spacing w:before="0" w:after="0" w:line="180" w:lineRule="exact"/>
        <w:ind w:left="0" w:firstLine="0"/>
        <w:jc w:val="left"/>
        <w:rPr>
          <w:ins w:id="885249" w:author="Claude" w:date="2026-10-07T12:00:00Z"/>
        </w:rPr>
      </w:pPr>
      <w:ins w:id="886327" w:author="Claude" w:date="2026-10-07T12:00:00Z">
        <w:r>
          <w:rPr>
            <w:rFonts w:ascii="Consolas" w:hAnsi="Consolas" w:cs="Consolas"/>
            <w:sz w:val="14"/>
            <w:szCs w:val="14"/>
          </w:rPr>
          <w:t xml:space="preserve">1078          if not (mn - tol &lt;= vb &lt;= mx + tol):</w:t>
        </w:r>
      </w:ins>
    </w:p>
    <w:p>
      <w:pPr>
        <w:shd w:val="clear" w:color="auto" w:fill="F7F7F7"/>
        <w:spacing w:before="0" w:after="0" w:line="180" w:lineRule="exact"/>
        <w:ind w:left="0" w:firstLine="0"/>
        <w:jc w:val="left"/>
        <w:rPr>
          <w:ins w:id="885249" w:author="Claude" w:date="2026-10-07T12:00:00Z"/>
        </w:rPr>
      </w:pPr>
      <w:ins w:id="886328" w:author="Claude" w:date="2026-10-07T12:00:00Z">
        <w:r>
          <w:rPr>
            <w:rFonts w:ascii="Consolas" w:hAnsi="Consolas" w:cs="Consolas"/>
            <w:sz w:val="14"/>
            <w:szCs w:val="14"/>
          </w:rPr>
          <w:t xml:space="preserve">1079              P.saida(f"  ⚠ O intervalo deve conter o valor determinístico ({_fmt(vb)}). Informe novamente.")</w:t>
        </w:r>
      </w:ins>
    </w:p>
    <w:p>
      <w:pPr>
        <w:shd w:val="clear" w:color="auto" w:fill="F7F7F7"/>
        <w:spacing w:before="0" w:after="0" w:line="180" w:lineRule="exact"/>
        <w:ind w:left="0" w:firstLine="0"/>
        <w:jc w:val="left"/>
        <w:rPr>
          <w:ins w:id="885249" w:author="Claude" w:date="2026-10-07T12:00:00Z"/>
        </w:rPr>
      </w:pPr>
      <w:ins w:id="886329" w:author="Claude" w:date="2026-10-07T12:00:00Z">
        <w:r>
          <w:rPr>
            <w:rFonts w:ascii="Consolas" w:hAnsi="Consolas" w:cs="Consolas"/>
            <w:sz w:val="14"/>
            <w:szCs w:val="14"/>
          </w:rPr>
          <w:t xml:space="preserve">1080              continue</w:t>
        </w:r>
      </w:ins>
    </w:p>
    <w:p>
      <w:pPr>
        <w:shd w:val="clear" w:color="auto" w:fill="F7F7F7"/>
        <w:spacing w:before="0" w:after="0" w:line="180" w:lineRule="exact"/>
        <w:ind w:left="0" w:firstLine="0"/>
        <w:jc w:val="left"/>
        <w:rPr>
          <w:ins w:id="885249" w:author="Claude" w:date="2026-10-07T12:00:00Z"/>
        </w:rPr>
      </w:pPr>
      <w:ins w:id="886330" w:author="Claude" w:date="2026-10-07T12:00:00Z">
        <w:r>
          <w:rPr>
            <w:rFonts w:ascii="Consolas" w:hAnsi="Consolas" w:cs="Consolas"/>
            <w:sz w:val="14"/>
            <w:szCs w:val="14"/>
          </w:rPr>
          <w:t xml:space="preserve">1081          try:</w:t>
        </w:r>
      </w:ins>
    </w:p>
    <w:p>
      <w:pPr>
        <w:shd w:val="clear" w:color="auto" w:fill="F7F7F7"/>
        <w:spacing w:before="0" w:after="0" w:line="180" w:lineRule="exact"/>
        <w:ind w:left="0" w:firstLine="0"/>
        <w:jc w:val="left"/>
        <w:rPr>
          <w:ins w:id="885249" w:author="Claude" w:date="2026-10-07T12:00:00Z"/>
        </w:rPr>
      </w:pPr>
      <w:ins w:id="886331" w:author="Claude" w:date="2026-10-07T12:00:00Z">
        <w:r>
          <w:rPr>
            <w:rFonts w:ascii="Consolas" w:hAnsi="Consolas" w:cs="Consolas"/>
            <w:sz w:val="14"/>
            <w:szCs w:val="14"/>
          </w:rPr>
          <w:t xml:space="preserve">1082              moda = base if tipo != "uniforme" else (mn + mx) / 2 / escala</w:t>
        </w:r>
      </w:ins>
    </w:p>
    <w:p>
      <w:pPr>
        <w:shd w:val="clear" w:color="auto" w:fill="F7F7F7"/>
        <w:spacing w:before="0" w:after="0" w:line="180" w:lineRule="exact"/>
        <w:ind w:left="0" w:firstLine="0"/>
        <w:jc w:val="left"/>
        <w:rPr>
          <w:ins w:id="885249" w:author="Claude" w:date="2026-10-07T12:00:00Z"/>
        </w:rPr>
      </w:pPr>
      <w:ins w:id="886332" w:author="Claude" w:date="2026-10-07T12:00:00Z">
        <w:r>
          <w:rPr>
            <w:rFonts w:ascii="Consolas" w:hAnsi="Consolas" w:cs="Consolas"/>
            <w:sz w:val="14"/>
            <w:szCs w:val="14"/>
          </w:rPr>
          <w:t xml:space="preserve">1083              # valores digitados na unidade exibida: o arredondamento da escala não pode excluir o valor-base</w:t>
        </w:r>
      </w:ins>
    </w:p>
    <w:p>
      <w:pPr>
        <w:shd w:val="clear" w:color="auto" w:fill="F7F7F7"/>
        <w:spacing w:before="0" w:after="0" w:line="180" w:lineRule="exact"/>
        <w:ind w:left="0" w:firstLine="0"/>
        <w:jc w:val="left"/>
        <w:rPr>
          <w:ins w:id="885249" w:author="Claude" w:date="2026-10-07T12:00:00Z"/>
        </w:rPr>
      </w:pPr>
      <w:ins w:id="886333" w:author="Claude" w:date="2026-10-07T12:00:00Z">
        <w:r>
          <w:rPr>
            <w:rFonts w:ascii="Consolas" w:hAnsi="Consolas" w:cs="Consolas"/>
            <w:sz w:val="14"/>
            <w:szCs w:val="14"/>
          </w:rPr>
          <w:t xml:space="preserve">1084              return Distribuicao(tipo, min(mn / escala, base), moda, max(mx / escala, base)).validar()</w:t>
        </w:r>
      </w:ins>
    </w:p>
    <w:p>
      <w:pPr>
        <w:shd w:val="clear" w:color="auto" w:fill="F7F7F7"/>
        <w:spacing w:before="0" w:after="0" w:line="180" w:lineRule="exact"/>
        <w:ind w:left="0" w:firstLine="0"/>
        <w:jc w:val="left"/>
        <w:rPr>
          <w:ins w:id="885249" w:author="Claude" w:date="2026-10-07T12:00:00Z"/>
        </w:rPr>
      </w:pPr>
      <w:ins w:id="886334" w:author="Claude" w:date="2026-10-07T12:00:00Z">
        <w:r>
          <w:rPr>
            <w:rFonts w:ascii="Consolas" w:hAnsi="Consolas" w:cs="Consolas"/>
            <w:sz w:val="14"/>
            <w:szCs w:val="14"/>
          </w:rPr>
          <w:t xml:space="preserve">1085          except ValueError as exc:</w:t>
        </w:r>
      </w:ins>
    </w:p>
    <w:p>
      <w:pPr>
        <w:shd w:val="clear" w:color="auto" w:fill="F7F7F7"/>
        <w:spacing w:before="0" w:after="0" w:line="180" w:lineRule="exact"/>
        <w:ind w:left="0" w:firstLine="0"/>
        <w:jc w:val="left"/>
        <w:rPr>
          <w:ins w:id="885249" w:author="Claude" w:date="2026-10-07T12:00:00Z"/>
        </w:rPr>
      </w:pPr>
      <w:ins w:id="886335" w:author="Claude" w:date="2026-10-07T12:00:00Z">
        <w:r>
          <w:rPr>
            <w:rFonts w:ascii="Consolas" w:hAnsi="Consolas" w:cs="Consolas"/>
            <w:sz w:val="14"/>
            <w:szCs w:val="14"/>
          </w:rPr>
          <w:t xml:space="preserve">1086              P.saida(f"  ⚠ {exc}. Informe novamente.")</w:t>
        </w:r>
      </w:ins>
    </w:p>
    <w:p>
      <w:pPr>
        <w:shd w:val="clear" w:color="auto" w:fill="F7F7F7"/>
        <w:spacing w:before="0" w:after="0" w:line="180" w:lineRule="exact"/>
        <w:ind w:left="0" w:firstLine="0"/>
        <w:jc w:val="left"/>
        <w:rPr>
          <w:ins w:id="885249" w:author="Claude" w:date="2026-10-07T12:00:00Z"/>
        </w:rPr>
      </w:pPr>
      <w:ins w:id="886336" w:author="Claude" w:date="2026-10-07T12:00:00Z">
        <w:r>
          <w:rPr>
            <w:rFonts w:ascii="Consolas" w:hAnsi="Consolas" w:cs="Consolas"/>
            <w:sz w:val="14"/>
            <w:szCs w:val="14"/>
          </w:rPr>
          <w:t xml:space="preserve">1087  </w:t>
        </w:r>
      </w:ins>
    </w:p>
    <w:p>
      <w:pPr>
        <w:shd w:val="clear" w:color="auto" w:fill="F7F7F7"/>
        <w:spacing w:before="0" w:after="0" w:line="180" w:lineRule="exact"/>
        <w:ind w:left="0" w:firstLine="0"/>
        <w:jc w:val="left"/>
        <w:rPr>
          <w:ins w:id="885249" w:author="Claude" w:date="2026-10-07T12:00:00Z"/>
        </w:rPr>
      </w:pPr>
      <w:ins w:id="886337" w:author="Claude" w:date="2026-10-07T12:00:00Z">
        <w:r>
          <w:rPr>
            <w:rFonts w:ascii="Consolas" w:hAnsi="Consolas" w:cs="Consolas"/>
            <w:sz w:val="14"/>
            <w:szCs w:val="14"/>
          </w:rPr>
          <w:t xml:space="preserve">1088  </w:t>
        </w:r>
      </w:ins>
    </w:p>
    <w:p>
      <w:pPr>
        <w:shd w:val="clear" w:color="auto" w:fill="F7F7F7"/>
        <w:spacing w:before="0" w:after="0" w:line="180" w:lineRule="exact"/>
        <w:ind w:left="0" w:firstLine="0"/>
        <w:jc w:val="left"/>
        <w:rPr>
          <w:ins w:id="885249" w:author="Claude" w:date="2026-10-07T12:00:00Z"/>
        </w:rPr>
      </w:pPr>
      <w:ins w:id="886338" w:author="Claude" w:date="2026-10-07T12:00:00Z">
        <w:r>
          <w:rPr>
            <w:rFonts w:ascii="Consolas" w:hAnsi="Consolas" w:cs="Consolas"/>
            <w:sz w:val="14"/>
            <w:szCs w:val="14"/>
          </w:rPr>
          <w:t xml:space="preserve">1089  def bloco_incerteza(P: Perguntador, cfg: EVTEASConfig):</w:t>
        </w:r>
      </w:ins>
    </w:p>
    <w:p>
      <w:pPr>
        <w:shd w:val="clear" w:color="auto" w:fill="F7F7F7"/>
        <w:spacing w:before="0" w:after="0" w:line="180" w:lineRule="exact"/>
        <w:ind w:left="0" w:firstLine="0"/>
        <w:jc w:val="left"/>
        <w:rPr>
          <w:ins w:id="885249" w:author="Claude" w:date="2026-10-07T12:00:00Z"/>
        </w:rPr>
      </w:pPr>
      <w:ins w:id="886339" w:author="Claude" w:date="2026-10-07T12:00:00Z">
        <w:r>
          <w:rPr>
            <w:rFonts w:ascii="Consolas" w:hAnsi="Consolas" w:cs="Consolas"/>
            <w:sz w:val="14"/>
            <w:szCs w:val="14"/>
          </w:rPr>
          <w:t xml:space="preserve">1090      mc = cfg.monte_carlo</w:t>
        </w:r>
      </w:ins>
    </w:p>
    <w:p>
      <w:pPr>
        <w:shd w:val="clear" w:color="auto" w:fill="F7F7F7"/>
        <w:spacing w:before="0" w:after="0" w:line="180" w:lineRule="exact"/>
        <w:ind w:left="0" w:firstLine="0"/>
        <w:jc w:val="left"/>
        <w:rPr>
          <w:ins w:id="885249" w:author="Claude" w:date="2026-10-07T12:00:00Z"/>
        </w:rPr>
      </w:pPr>
      <w:ins w:id="886340" w:author="Claude" w:date="2026-10-07T12:00:00Z">
        <w:r>
          <w:rPr>
            <w:rFonts w:ascii="Consolas" w:hAnsi="Consolas" w:cs="Consolas"/>
            <w:sz w:val="14"/>
            <w:szCs w:val="14"/>
          </w:rPr>
          <w:t xml:space="preserve">1091      P.bloco("16. INCERTEZA — SIMULAÇÃO DE MONTE CARLO")</w:t>
        </w:r>
      </w:ins>
    </w:p>
    <w:p>
      <w:pPr>
        <w:shd w:val="clear" w:color="auto" w:fill="F7F7F7"/>
        <w:spacing w:before="0" w:after="0" w:line="180" w:lineRule="exact"/>
        <w:ind w:left="0" w:firstLine="0"/>
        <w:jc w:val="left"/>
        <w:rPr>
          <w:ins w:id="885249" w:author="Claude" w:date="2026-10-07T12:00:00Z"/>
        </w:rPr>
      </w:pPr>
      <w:ins w:id="886341" w:author="Claude" w:date="2026-10-07T12:00:00Z">
        <w:r>
          <w:rPr>
            <w:rFonts w:ascii="Consolas" w:hAnsi="Consolas" w:cs="Consolas"/>
            <w:sz w:val="14"/>
            <w:szCs w:val="14"/>
          </w:rPr>
          <w:t xml:space="preserve">1092      P.saida("Para cada variável, escolha a distribuição: uniforme quando só os limites são conhecidos; triangular "</w:t>
        </w:r>
      </w:ins>
    </w:p>
    <w:p>
      <w:pPr>
        <w:shd w:val="clear" w:color="auto" w:fill="F7F7F7"/>
        <w:spacing w:before="0" w:after="0" w:line="180" w:lineRule="exact"/>
        <w:ind w:left="0" w:firstLine="0"/>
        <w:jc w:val="left"/>
        <w:rPr>
          <w:ins w:id="885249" w:author="Claude" w:date="2026-10-07T12:00:00Z"/>
        </w:rPr>
      </w:pPr>
      <w:ins w:id="886342" w:author="Claude" w:date="2026-10-07T12:00:00Z">
        <w:r>
          <w:rPr>
            <w:rFonts w:ascii="Consolas" w:hAnsi="Consolas" w:cs="Consolas"/>
            <w:sz w:val="14"/>
            <w:szCs w:val="14"/>
          </w:rPr>
          <w:t xml:space="preserve">1093              "quando também há um valor mais provável (Oliveira; Medeiros Neto, 2012).")</w:t>
        </w:r>
      </w:ins>
    </w:p>
    <w:p>
      <w:pPr>
        <w:shd w:val="clear" w:color="auto" w:fill="F7F7F7"/>
        <w:spacing w:before="0" w:after="0" w:line="180" w:lineRule="exact"/>
        <w:ind w:left="0" w:firstLine="0"/>
        <w:jc w:val="left"/>
        <w:rPr>
          <w:ins w:id="885249" w:author="Claude" w:date="2026-10-07T12:00:00Z"/>
        </w:rPr>
      </w:pPr>
      <w:ins w:id="886343" w:author="Claude" w:date="2026-10-07T12:00:00Z">
        <w:r>
          <w:rPr>
            <w:rFonts w:ascii="Consolas" w:hAnsi="Consolas" w:cs="Consolas"/>
            <w:sz w:val="14"/>
            <w:szCs w:val="14"/>
          </w:rPr>
          <w:t xml:space="preserve">1094      P.campo(cfg, "monte_carlo.iteracoes", "Número de iterações", minimo=100, maximo=200000, inteiro=True,</w:t>
        </w:r>
      </w:ins>
    </w:p>
    <w:p>
      <w:pPr>
        <w:shd w:val="clear" w:color="auto" w:fill="F7F7F7"/>
        <w:spacing w:before="0" w:after="0" w:line="180" w:lineRule="exact"/>
        <w:ind w:left="0" w:firstLine="0"/>
        <w:jc w:val="left"/>
        <w:rPr>
          <w:ins w:id="885249" w:author="Claude" w:date="2026-10-07T12:00:00Z"/>
        </w:rPr>
      </w:pPr>
      <w:ins w:id="886344" w:author="Claude" w:date="2026-10-07T12:00:00Z">
        <w:r>
          <w:rPr>
            <w:rFonts w:ascii="Consolas" w:hAnsi="Consolas" w:cs="Consolas"/>
            <w:sz w:val="14"/>
            <w:szCs w:val="14"/>
          </w:rPr>
          <w:t xml:space="preserve">1095              referencia=10000, fonte_ref=FONTE_AUTOR)</w:t>
        </w:r>
      </w:ins>
    </w:p>
    <w:p>
      <w:pPr>
        <w:shd w:val="clear" w:color="auto" w:fill="F7F7F7"/>
        <w:spacing w:before="0" w:after="0" w:line="180" w:lineRule="exact"/>
        <w:ind w:left="0" w:firstLine="0"/>
        <w:jc w:val="left"/>
        <w:rPr>
          <w:ins w:id="885249" w:author="Claude" w:date="2026-10-07T12:00:00Z"/>
        </w:rPr>
      </w:pPr>
      <w:ins w:id="886345" w:author="Claude" w:date="2026-10-07T12:00:00Z">
        <w:r>
          <w:rPr>
            <w:rFonts w:ascii="Consolas" w:hAnsi="Consolas" w:cs="Consolas"/>
            <w:sz w:val="14"/>
            <w:szCs w:val="14"/>
          </w:rPr>
          <w:t xml:space="preserve">1096      P.campo(cfg, "monte_carlo.seed", "Semente aleatória (seed) para reprodutibilidade", minimo=0, inteiro=True,</w:t>
        </w:r>
      </w:ins>
    </w:p>
    <w:p>
      <w:pPr>
        <w:shd w:val="clear" w:color="auto" w:fill="F7F7F7"/>
        <w:spacing w:before="0" w:after="0" w:line="180" w:lineRule="exact"/>
        <w:ind w:left="0" w:firstLine="0"/>
        <w:jc w:val="left"/>
        <w:rPr>
          <w:ins w:id="885249" w:author="Claude" w:date="2026-10-07T12:00:00Z"/>
        </w:rPr>
      </w:pPr>
      <w:ins w:id="886346" w:author="Claude" w:date="2026-10-07T12:00:00Z">
        <w:r>
          <w:rPr>
            <w:rFonts w:ascii="Consolas" w:hAnsi="Consolas" w:cs="Consolas"/>
            <w:sz w:val="14"/>
            <w:szCs w:val="14"/>
          </w:rPr>
          <w:t xml:space="preserve">1097              referencia=20260612, fonte_ref=FONTE_AUTOR)</w:t>
        </w:r>
      </w:ins>
    </w:p>
    <w:p>
      <w:pPr>
        <w:shd w:val="clear" w:color="auto" w:fill="F7F7F7"/>
        <w:spacing w:before="0" w:after="0" w:line="180" w:lineRule="exact"/>
        <w:ind w:left="0" w:firstLine="0"/>
        <w:jc w:val="left"/>
        <w:rPr>
          <w:ins w:id="885249" w:author="Claude" w:date="2026-10-07T12:00:00Z"/>
        </w:rPr>
      </w:pPr>
      <w:ins w:id="886347" w:author="Claude" w:date="2026-10-07T12:00:00Z">
        <w:r>
          <w:rPr>
            <w:rFonts w:ascii="Consolas" w:hAnsi="Consolas" w:cs="Consolas"/>
            <w:sz w:val="14"/>
            <w:szCs w:val="14"/>
          </w:rPr>
          <w:t xml:space="preserve">1098      novas: Dict[str, Distribuicao] = {}</w:t>
        </w:r>
      </w:ins>
    </w:p>
    <w:p>
      <w:pPr>
        <w:shd w:val="clear" w:color="auto" w:fill="F7F7F7"/>
        <w:spacing w:before="0" w:after="0" w:line="180" w:lineRule="exact"/>
        <w:ind w:left="0" w:firstLine="0"/>
        <w:jc w:val="left"/>
        <w:rPr>
          <w:ins w:id="885249" w:author="Claude" w:date="2026-10-07T12:00:00Z"/>
        </w:rPr>
      </w:pPr>
      <w:ins w:id="886348" w:author="Claude" w:date="2026-10-07T12:00:00Z">
        <w:r>
          <w:rPr>
            <w:rFonts w:ascii="Consolas" w:hAnsi="Consolas" w:cs="Consolas"/>
            <w:sz w:val="14"/>
            <w:szCs w:val="14"/>
          </w:rPr>
          <w:t xml:space="preserve">1099      for caminho, rotulo, escala in VARIAVEIS_INCERTAS:</w:t>
        </w:r>
      </w:ins>
    </w:p>
    <w:p>
      <w:pPr>
        <w:shd w:val="clear" w:color="auto" w:fill="F7F7F7"/>
        <w:spacing w:before="0" w:after="0" w:line="180" w:lineRule="exact"/>
        <w:ind w:left="0" w:firstLine="0"/>
        <w:jc w:val="left"/>
        <w:rPr>
          <w:ins w:id="885249" w:author="Claude" w:date="2026-10-07T12:00:00Z"/>
        </w:rPr>
      </w:pPr>
      <w:ins w:id="886349" w:author="Claude" w:date="2026-10-07T12:00:00Z">
        <w:r>
          <w:rPr>
            <w:rFonts w:ascii="Consolas" w:hAnsi="Consolas" w:cs="Consolas"/>
            <w:sz w:val="14"/>
            <w:szCs w:val="14"/>
          </w:rPr>
          <w:t xml:space="preserve">1100          novas[caminho] = _perguntar_distribuicao(P, cfg, caminho, rotulo, mc.distribuicoes.get(caminho), escala)</w:t>
        </w:r>
      </w:ins>
    </w:p>
    <w:p>
      <w:pPr>
        <w:shd w:val="clear" w:color="auto" w:fill="F7F7F7"/>
        <w:spacing w:before="0" w:after="0" w:line="180" w:lineRule="exact"/>
        <w:ind w:left="0" w:firstLine="0"/>
        <w:jc w:val="left"/>
        <w:rPr>
          <w:ins w:id="885249" w:author="Claude" w:date="2026-10-07T12:00:00Z"/>
        </w:rPr>
      </w:pPr>
      <w:ins w:id="886350" w:author="Claude" w:date="2026-10-07T12:00:00Z">
        <w:r>
          <w:rPr>
            <w:rFonts w:ascii="Consolas" w:hAnsi="Consolas" w:cs="Consolas"/>
            <w:sz w:val="14"/>
            <w:szCs w:val="14"/>
          </w:rPr>
          <w:t xml:space="preserve">1101      lo, hi = FAIXAS_AACE[int(cfg.economico.classe_estimativa_aace)]</w:t>
        </w:r>
      </w:ins>
    </w:p>
    <w:p>
      <w:pPr>
        <w:shd w:val="clear" w:color="auto" w:fill="F7F7F7"/>
        <w:spacing w:before="0" w:after="0" w:line="180" w:lineRule="exact"/>
        <w:ind w:left="0" w:firstLine="0"/>
        <w:jc w:val="left"/>
        <w:rPr>
          <w:ins w:id="885249" w:author="Claude" w:date="2026-10-07T12:00:00Z"/>
        </w:rPr>
      </w:pPr>
      <w:ins w:id="886351" w:author="Claude" w:date="2026-10-07T12:00:00Z">
        <w:r>
          <w:rPr>
            <w:rFonts w:ascii="Consolas" w:hAnsi="Consolas" w:cs="Consolas"/>
            <w:sz w:val="14"/>
            <w:szCs w:val="14"/>
          </w:rPr>
          <w:t xml:space="preserve">1102      P.saida(f"\nCAPEX: a estimativa Classe {cfg.economico.classe_estimativa_aace} da AACE implica faixa de "</w:t>
        </w:r>
      </w:ins>
    </w:p>
    <w:p>
      <w:pPr>
        <w:shd w:val="clear" w:color="auto" w:fill="F7F7F7"/>
        <w:spacing w:before="0" w:after="0" w:line="180" w:lineRule="exact"/>
        <w:ind w:left="0" w:firstLine="0"/>
        <w:jc w:val="left"/>
        <w:rPr>
          <w:ins w:id="885249" w:author="Claude" w:date="2026-10-07T12:00:00Z"/>
        </w:rPr>
      </w:pPr>
      <w:ins w:id="886352" w:author="Claude" w:date="2026-10-07T12:00:00Z">
        <w:r>
          <w:rPr>
            <w:rFonts w:ascii="Consolas" w:hAnsi="Consolas" w:cs="Consolas"/>
            <w:sz w:val="14"/>
            <w:szCs w:val="14"/>
          </w:rPr>
          <w:t xml:space="preserve">1103              f"{int(lo * 100)}% a +{int(hi * 100)}%.")</w:t>
        </w:r>
      </w:ins>
    </w:p>
    <w:p>
      <w:pPr>
        <w:shd w:val="clear" w:color="auto" w:fill="F7F7F7"/>
        <w:spacing w:before="0" w:after="0" w:line="180" w:lineRule="exact"/>
        <w:ind w:left="0" w:firstLine="0"/>
        <w:jc w:val="left"/>
        <w:rPr>
          <w:ins w:id="885249" w:author="Claude" w:date="2026-10-07T12:00:00Z"/>
        </w:rPr>
      </w:pPr>
      <w:ins w:id="886353" w:author="Claude" w:date="2026-10-07T12:00:00Z">
        <w:r>
          <w:rPr>
            <w:rFonts w:ascii="Consolas" w:hAnsi="Consolas" w:cs="Consolas"/>
            <w:sz w:val="14"/>
            <w:szCs w:val="14"/>
          </w:rPr>
          <w:t xml:space="preserve">1104      usar_aace, _ = P.sim_nao("Usar essa faixa para a incerteza do CAPEX?",</w:t>
        </w:r>
      </w:ins>
    </w:p>
    <w:p>
      <w:pPr>
        <w:shd w:val="clear" w:color="auto" w:fill="F7F7F7"/>
        <w:spacing w:before="0" w:after="0" w:line="180" w:lineRule="exact"/>
        <w:ind w:left="0" w:firstLine="0"/>
        <w:jc w:val="left"/>
        <w:rPr>
          <w:ins w:id="885249" w:author="Claude" w:date="2026-10-07T12:00:00Z"/>
        </w:rPr>
      </w:pPr>
      <w:ins w:id="886354" w:author="Claude" w:date="2026-10-07T12:00:00Z">
        <w:r>
          <w:rPr>
            <w:rFonts w:ascii="Consolas" w:hAnsi="Consolas" w:cs="Consolas"/>
            <w:sz w:val="14"/>
            <w:szCs w:val="14"/>
          </w:rPr>
          <w:t xml:space="preserve">1105                               ("economico.capex_fator" not in mc.distribuicoes) if P.modo == "revisar" else True)</w:t>
        </w:r>
      </w:ins>
    </w:p>
    <w:p>
      <w:pPr>
        <w:shd w:val="clear" w:color="auto" w:fill="F7F7F7"/>
        <w:spacing w:before="0" w:after="0" w:line="180" w:lineRule="exact"/>
        <w:ind w:left="0" w:firstLine="0"/>
        <w:jc w:val="left"/>
        <w:rPr>
          <w:ins w:id="885249" w:author="Claude" w:date="2026-10-07T12:00:00Z"/>
        </w:rPr>
      </w:pPr>
      <w:ins w:id="886355" w:author="Claude" w:date="2026-10-07T12:00:00Z">
        <w:r>
          <w:rPr>
            <w:rFonts w:ascii="Consolas" w:hAnsi="Consolas" w:cs="Consolas"/>
            <w:sz w:val="14"/>
            <w:szCs w:val="14"/>
          </w:rPr>
          <w:t xml:space="preserve">1106      mc.incluir_capex_aace = usar_aace</w:t>
        </w:r>
      </w:ins>
    </w:p>
    <w:p>
      <w:pPr>
        <w:shd w:val="clear" w:color="auto" w:fill="F7F7F7"/>
        <w:spacing w:before="0" w:after="0" w:line="180" w:lineRule="exact"/>
        <w:ind w:left="0" w:firstLine="0"/>
        <w:jc w:val="left"/>
        <w:rPr>
          <w:ins w:id="885249" w:author="Claude" w:date="2026-10-07T12:00:00Z"/>
        </w:rPr>
      </w:pPr>
      <w:ins w:id="886356" w:author="Claude" w:date="2026-10-07T12:00:00Z">
        <w:r>
          <w:rPr>
            <w:rFonts w:ascii="Consolas" w:hAnsi="Consolas" w:cs="Consolas"/>
            <w:sz w:val="14"/>
            <w:szCs w:val="14"/>
          </w:rPr>
          <w:t xml:space="preserve">1107      if not usar_aace:</w:t>
        </w:r>
      </w:ins>
    </w:p>
    <w:p>
      <w:pPr>
        <w:shd w:val="clear" w:color="auto" w:fill="F7F7F7"/>
        <w:spacing w:before="0" w:after="0" w:line="180" w:lineRule="exact"/>
        <w:ind w:left="0" w:firstLine="0"/>
        <w:jc w:val="left"/>
        <w:rPr>
          <w:ins w:id="885249" w:author="Claude" w:date="2026-10-07T12:00:00Z"/>
        </w:rPr>
      </w:pPr>
      <w:ins w:id="886357" w:author="Claude" w:date="2026-10-07T12:00:00Z">
        <w:r>
          <w:rPr>
            <w:rFonts w:ascii="Consolas" w:hAnsi="Consolas" w:cs="Consolas"/>
            <w:sz w:val="14"/>
            <w:szCs w:val="14"/>
          </w:rPr>
          <w:t xml:space="preserve">1108          novas["economico.capex_fator"] = _perguntar_distribuicao(P, cfg, "economico.capex_fator",</w:t>
        </w:r>
      </w:ins>
    </w:p>
    <w:p>
      <w:pPr>
        <w:shd w:val="clear" w:color="auto" w:fill="F7F7F7"/>
        <w:spacing w:before="0" w:after="0" w:line="180" w:lineRule="exact"/>
        <w:ind w:left="0" w:firstLine="0"/>
        <w:jc w:val="left"/>
        <w:rPr>
          <w:ins w:id="885249" w:author="Claude" w:date="2026-10-07T12:00:00Z"/>
        </w:rPr>
      </w:pPr>
      <w:ins w:id="886358" w:author="Claude" w:date="2026-10-07T12:00:00Z">
        <w:r>
          <w:rPr>
            <w:rFonts w:ascii="Consolas" w:hAnsi="Consolas" w:cs="Consolas"/>
            <w:sz w:val="14"/>
            <w:szCs w:val="14"/>
          </w:rPr>
          <w:t xml:space="preserve">1109                                                                   "Fator multiplicador do CAPEX (1 = valor informado)",</w:t>
        </w:r>
      </w:ins>
    </w:p>
    <w:p>
      <w:pPr>
        <w:shd w:val="clear" w:color="auto" w:fill="F7F7F7"/>
        <w:spacing w:before="0" w:after="0" w:line="180" w:lineRule="exact"/>
        <w:ind w:left="0" w:firstLine="0"/>
        <w:jc w:val="left"/>
        <w:rPr>
          <w:ins w:id="885249" w:author="Claude" w:date="2026-10-07T12:00:00Z"/>
        </w:rPr>
      </w:pPr>
      <w:ins w:id="886359" w:author="Claude" w:date="2026-10-07T12:00:00Z">
        <w:r>
          <w:rPr>
            <w:rFonts w:ascii="Consolas" w:hAnsi="Consolas" w:cs="Consolas"/>
            <w:sz w:val="14"/>
            <w:szCs w:val="14"/>
          </w:rPr>
          <w:t xml:space="preserve">1110                                                                   mc.distribuicoes.get("economico.capex_fator"))</w:t>
        </w:r>
      </w:ins>
    </w:p>
    <w:p>
      <w:pPr>
        <w:shd w:val="clear" w:color="auto" w:fill="F7F7F7"/>
        <w:spacing w:before="0" w:after="0" w:line="180" w:lineRule="exact"/>
        <w:ind w:left="0" w:firstLine="0"/>
        <w:jc w:val="left"/>
        <w:rPr>
          <w:ins w:id="885249" w:author="Claude" w:date="2026-10-07T12:00:00Z"/>
        </w:rPr>
      </w:pPr>
      <w:ins w:id="886360" w:author="Claude" w:date="2026-10-07T12:00:00Z">
        <w:r>
          <w:rPr>
            <w:rFonts w:ascii="Consolas" w:hAnsi="Consolas" w:cs="Consolas"/>
            <w:sz w:val="14"/>
            <w:szCs w:val="14"/>
          </w:rPr>
          <w:t xml:space="preserve">1111      # Só as variáveis que o motor amostra (VARIAVEIS_ESTOCASTICAS) têm efeito no Monte Carlo; distribuições</w:t>
        </w:r>
      </w:ins>
    </w:p>
    <w:p>
      <w:pPr>
        <w:shd w:val="clear" w:color="auto" w:fill="F7F7F7"/>
        <w:spacing w:before="0" w:after="0" w:line="180" w:lineRule="exact"/>
        <w:ind w:left="0" w:firstLine="0"/>
        <w:jc w:val="left"/>
        <w:rPr>
          <w:ins w:id="885249" w:author="Claude" w:date="2026-10-07T12:00:00Z"/>
        </w:rPr>
      </w:pPr>
      <w:ins w:id="886361" w:author="Claude" w:date="2026-10-07T12:00:00Z">
        <w:r>
          <w:rPr>
            <w:rFonts w:ascii="Consolas" w:hAnsi="Consolas" w:cs="Consolas"/>
            <w:sz w:val="14"/>
            <w:szCs w:val="14"/>
          </w:rPr>
          <w:t xml:space="preserve">1112      # em outros parâmetros (arquivos antigos) são descartadas com aviso.</w:t>
        </w:r>
      </w:ins>
    </w:p>
    <w:p>
      <w:pPr>
        <w:shd w:val="clear" w:color="auto" w:fill="F7F7F7"/>
        <w:spacing w:before="0" w:after="0" w:line="180" w:lineRule="exact"/>
        <w:ind w:left="0" w:firstLine="0"/>
        <w:jc w:val="left"/>
        <w:rPr>
          <w:ins w:id="885249" w:author="Claude" w:date="2026-10-07T12:00:00Z"/>
        </w:rPr>
      </w:pPr>
      <w:ins w:id="886362" w:author="Claude" w:date="2026-10-07T12:00:00Z">
        <w:r>
          <w:rPr>
            <w:rFonts w:ascii="Consolas" w:hAnsi="Consolas" w:cs="Consolas"/>
            <w:sz w:val="14"/>
            <w:szCs w:val="14"/>
          </w:rPr>
          <w:t xml:space="preserve">1113      ignoradas = [c for c in mc.distribuicoes if c not in novas and c not in VARIAVEIS_ESTOCASTICAS]</w:t>
        </w:r>
      </w:ins>
    </w:p>
    <w:p>
      <w:pPr>
        <w:shd w:val="clear" w:color="auto" w:fill="F7F7F7"/>
        <w:spacing w:before="0" w:after="0" w:line="180" w:lineRule="exact"/>
        <w:ind w:left="0" w:firstLine="0"/>
        <w:jc w:val="left"/>
        <w:rPr>
          <w:ins w:id="885249" w:author="Claude" w:date="2026-10-07T12:00:00Z"/>
        </w:rPr>
      </w:pPr>
      <w:ins w:id="886363" w:author="Claude" w:date="2026-10-07T12:00:00Z">
        <w:r>
          <w:rPr>
            <w:rFonts w:ascii="Consolas" w:hAnsi="Consolas" w:cs="Consolas"/>
            <w:sz w:val="14"/>
            <w:szCs w:val="14"/>
          </w:rPr>
          <w:t xml:space="preserve">1114      if ignoradas:</w:t>
        </w:r>
      </w:ins>
    </w:p>
    <w:p>
      <w:pPr>
        <w:shd w:val="clear" w:color="auto" w:fill="F7F7F7"/>
        <w:spacing w:before="0" w:after="0" w:line="180" w:lineRule="exact"/>
        <w:ind w:left="0" w:firstLine="0"/>
        <w:jc w:val="left"/>
        <w:rPr>
          <w:ins w:id="885249" w:author="Claude" w:date="2026-10-07T12:00:00Z"/>
        </w:rPr>
      </w:pPr>
      <w:ins w:id="886364" w:author="Claude" w:date="2026-10-07T12:00:00Z">
        <w:r>
          <w:rPr>
            <w:rFonts w:ascii="Consolas" w:hAnsi="Consolas" w:cs="Consolas"/>
            <w:sz w:val="14"/>
            <w:szCs w:val="14"/>
          </w:rPr>
          <w:t xml:space="preserve">1115          P.saida("  ⚠ Distribuições descartadas (o modelo não amostra esses parâmetros): "</w:t>
        </w:r>
      </w:ins>
    </w:p>
    <w:p>
      <w:pPr>
        <w:shd w:val="clear" w:color="auto" w:fill="F7F7F7"/>
        <w:spacing w:before="0" w:after="0" w:line="180" w:lineRule="exact"/>
        <w:ind w:left="0" w:firstLine="0"/>
        <w:jc w:val="left"/>
        <w:rPr>
          <w:ins w:id="885249" w:author="Claude" w:date="2026-10-07T12:00:00Z"/>
        </w:rPr>
      </w:pPr>
      <w:ins w:id="886365" w:author="Claude" w:date="2026-10-07T12:00:00Z">
        <w:r>
          <w:rPr>
            <w:rFonts w:ascii="Consolas" w:hAnsi="Consolas" w:cs="Consolas"/>
            <w:sz w:val="14"/>
            <w:szCs w:val="14"/>
          </w:rPr>
          <w:t xml:space="preserve">1116                  + ", ".join(P.rotulos.get(c, c) for c in ignoradas))</w:t>
        </w:r>
      </w:ins>
    </w:p>
    <w:p>
      <w:pPr>
        <w:shd w:val="clear" w:color="auto" w:fill="F7F7F7"/>
        <w:spacing w:before="0" w:after="0" w:line="180" w:lineRule="exact"/>
        <w:ind w:left="0" w:firstLine="0"/>
        <w:jc w:val="left"/>
        <w:rPr>
          <w:ins w:id="885249" w:author="Claude" w:date="2026-10-07T12:00:00Z"/>
        </w:rPr>
      </w:pPr>
      <w:ins w:id="886366" w:author="Claude" w:date="2026-10-07T12:00:00Z">
        <w:r>
          <w:rPr>
            <w:rFonts w:ascii="Consolas" w:hAnsi="Consolas" w:cs="Consolas"/>
            <w:sz w:val="14"/>
            <w:szCs w:val="14"/>
          </w:rPr>
          <w:t xml:space="preserve">1117      mc.distribuicoes = {c: d for c, d in novas.items() if c in VARIAVEIS_ESTOCASTICAS}</w:t>
        </w:r>
      </w:ins>
    </w:p>
    <w:p>
      <w:pPr>
        <w:shd w:val="clear" w:color="auto" w:fill="F7F7F7"/>
        <w:spacing w:before="0" w:after="0" w:line="180" w:lineRule="exact"/>
        <w:ind w:left="0" w:firstLine="0"/>
        <w:jc w:val="left"/>
        <w:rPr>
          <w:ins w:id="885249" w:author="Claude" w:date="2026-10-07T12:00:00Z"/>
        </w:rPr>
      </w:pPr>
      <w:ins w:id="886367" w:author="Claude" w:date="2026-10-07T12:00:00Z">
        <w:r>
          <w:rPr>
            <w:rFonts w:ascii="Consolas" w:hAnsi="Consolas" w:cs="Consolas"/>
            <w:sz w:val="14"/>
            <w:szCs w:val="14"/>
          </w:rPr>
          <w:t xml:space="preserve">1118  </w:t>
        </w:r>
      </w:ins>
    </w:p>
    <w:p>
      <w:pPr>
        <w:shd w:val="clear" w:color="auto" w:fill="F7F7F7"/>
        <w:spacing w:before="0" w:after="0" w:line="180" w:lineRule="exact"/>
        <w:ind w:left="0" w:firstLine="0"/>
        <w:jc w:val="left"/>
        <w:rPr>
          <w:ins w:id="885249" w:author="Claude" w:date="2026-10-07T12:00:00Z"/>
        </w:rPr>
      </w:pPr>
      <w:ins w:id="886368" w:author="Claude" w:date="2026-10-07T12:00:00Z">
        <w:r>
          <w:rPr>
            <w:rFonts w:ascii="Consolas" w:hAnsi="Consolas" w:cs="Consolas"/>
            <w:sz w:val="14"/>
            <w:szCs w:val="14"/>
          </w:rPr>
          <w:t xml:space="preserve">1119  </w:t>
        </w:r>
      </w:ins>
    </w:p>
    <w:p>
      <w:pPr>
        <w:shd w:val="clear" w:color="auto" w:fill="F7F7F7"/>
        <w:spacing w:before="0" w:after="0" w:line="180" w:lineRule="exact"/>
        <w:ind w:left="0" w:firstLine="0"/>
        <w:jc w:val="left"/>
        <w:rPr>
          <w:ins w:id="885249" w:author="Claude" w:date="2026-10-07T12:00:00Z"/>
        </w:rPr>
      </w:pPr>
      <w:ins w:id="886369" w:author="Claude" w:date="2026-10-07T12:00:00Z">
        <w:r>
          <w:rPr>
            <w:rFonts w:ascii="Consolas" w:hAnsi="Consolas" w:cs="Consolas"/>
            <w:sz w:val="14"/>
            <w:szCs w:val="14"/>
          </w:rPr>
          <w:t xml:space="preserve">1120  BLOCOS = [</w:t>
        </w:r>
      </w:ins>
    </w:p>
    <w:p>
      <w:pPr>
        <w:shd w:val="clear" w:color="auto" w:fill="F7F7F7"/>
        <w:spacing w:before="0" w:after="0" w:line="180" w:lineRule="exact"/>
        <w:ind w:left="0" w:firstLine="0"/>
        <w:jc w:val="left"/>
        <w:rPr>
          <w:ins w:id="885249" w:author="Claude" w:date="2026-10-07T12:00:00Z"/>
        </w:rPr>
      </w:pPr>
      <w:ins w:id="886370" w:author="Claude" w:date="2026-10-07T12:00:00Z">
        <w:r>
          <w:rPr>
            <w:rFonts w:ascii="Consolas" w:hAnsi="Consolas" w:cs="Consolas"/>
            <w:sz w:val="14"/>
            <w:szCs w:val="14"/>
          </w:rPr>
          <w:t xml:space="preserve">1121      ("Identificação", bloco_identificacao), ("Técnico", bloco_tecnico), ("Investimento", bloco_investimento),</w:t>
        </w:r>
      </w:ins>
    </w:p>
    <w:p>
      <w:pPr>
        <w:shd w:val="clear" w:color="auto" w:fill="F7F7F7"/>
        <w:spacing w:before="0" w:after="0" w:line="180" w:lineRule="exact"/>
        <w:ind w:left="0" w:firstLine="0"/>
        <w:jc w:val="left"/>
        <w:rPr>
          <w:ins w:id="885249" w:author="Claude" w:date="2026-10-07T12:00:00Z"/>
        </w:rPr>
      </w:pPr>
      <w:ins w:id="886371" w:author="Claude" w:date="2026-10-07T12:00:00Z">
        <w:r>
          <w:rPr>
            <w:rFonts w:ascii="Consolas" w:hAnsi="Consolas" w:cs="Consolas"/>
            <w:sz w:val="14"/>
            <w:szCs w:val="14"/>
          </w:rPr>
          <w:t xml:space="preserve">1122      ("Mix e receitas", bloco_receitas), ("Custos operacionais", bloco_custos), ("Pessoas", bloco_pessoas),</w:t>
        </w:r>
      </w:ins>
    </w:p>
    <w:p>
      <w:pPr>
        <w:shd w:val="clear" w:color="auto" w:fill="F7F7F7"/>
        <w:spacing w:before="0" w:after="0" w:line="180" w:lineRule="exact"/>
        <w:ind w:left="0" w:firstLine="0"/>
        <w:jc w:val="left"/>
        <w:rPr>
          <w:ins w:id="885249" w:author="Claude" w:date="2026-10-07T12:00:00Z"/>
        </w:rPr>
      </w:pPr>
      <w:ins w:id="886372" w:author="Claude" w:date="2026-10-07T12:00:00Z">
        <w:r>
          <w:rPr>
            <w:rFonts w:ascii="Consolas" w:hAnsi="Consolas" w:cs="Consolas"/>
            <w:sz w:val="14"/>
            <w:szCs w:val="14"/>
          </w:rPr>
          <w:t xml:space="preserve">1123      ("Tributos", bloco_tributos), ("Projeção e TMA", bloco_projecao), ("Ambiental", bloco_ambiental),</w:t>
        </w:r>
      </w:ins>
    </w:p>
    <w:p>
      <w:pPr>
        <w:shd w:val="clear" w:color="auto" w:fill="F7F7F7"/>
        <w:spacing w:before="0" w:after="0" w:line="180" w:lineRule="exact"/>
        <w:ind w:left="0" w:firstLine="0"/>
        <w:jc w:val="left"/>
        <w:rPr>
          <w:ins w:id="885249" w:author="Claude" w:date="2026-10-07T12:00:00Z"/>
        </w:rPr>
      </w:pPr>
      <w:ins w:id="886373" w:author="Claude" w:date="2026-10-07T12:00:00Z">
        <w:r>
          <w:rPr>
            <w:rFonts w:ascii="Consolas" w:hAnsi="Consolas" w:cs="Consolas"/>
            <w:sz w:val="14"/>
            <w:szCs w:val="14"/>
          </w:rPr>
          <w:t xml:space="preserve">1124      ("Social e governança", bloco_social), ("Pesos e decisão", bloco_pesos), ("Incerteza (Monte Carlo)", bloco_incerteza),</w:t>
        </w:r>
      </w:ins>
    </w:p>
    <w:p>
      <w:pPr>
        <w:shd w:val="clear" w:color="auto" w:fill="F7F7F7"/>
        <w:spacing w:before="0" w:after="0" w:line="180" w:lineRule="exact"/>
        <w:ind w:left="0" w:firstLine="0"/>
        <w:jc w:val="left"/>
        <w:rPr>
          <w:ins w:id="885249" w:author="Claude" w:date="2026-10-07T12:00:00Z"/>
        </w:rPr>
      </w:pPr>
      <w:ins w:id="886374" w:author="Claude" w:date="2026-10-07T12:00:00Z">
        <w:r>
          <w:rPr>
            <w:rFonts w:ascii="Consolas" w:hAnsi="Consolas" w:cs="Consolas"/>
            <w:sz w:val="14"/>
            <w:szCs w:val="14"/>
          </w:rPr>
          <w:t xml:space="preserve">1125  ]</w:t>
        </w:r>
      </w:ins>
    </w:p>
    <w:p>
      <w:pPr>
        <w:shd w:val="clear" w:color="auto" w:fill="F7F7F7"/>
        <w:spacing w:before="0" w:after="0" w:line="180" w:lineRule="exact"/>
        <w:ind w:left="0" w:firstLine="0"/>
        <w:jc w:val="left"/>
        <w:rPr>
          <w:ins w:id="885249" w:author="Claude" w:date="2026-10-07T12:00:00Z"/>
        </w:rPr>
      </w:pPr>
      <w:ins w:id="886375" w:author="Claude" w:date="2026-10-07T12:00:00Z">
        <w:r>
          <w:rPr>
            <w:rFonts w:ascii="Consolas" w:hAnsi="Consolas" w:cs="Consolas"/>
            <w:sz w:val="14"/>
            <w:szCs w:val="14"/>
          </w:rPr>
          <w:t xml:space="preserve">1126  </w:t>
        </w:r>
      </w:ins>
    </w:p>
    <w:p>
      <w:pPr>
        <w:shd w:val="clear" w:color="auto" w:fill="F7F7F7"/>
        <w:spacing w:before="0" w:after="0" w:line="180" w:lineRule="exact"/>
        <w:ind w:left="0" w:firstLine="0"/>
        <w:jc w:val="left"/>
        <w:rPr>
          <w:ins w:id="885249" w:author="Claude" w:date="2026-10-07T12:00:00Z"/>
        </w:rPr>
      </w:pPr>
      <w:ins w:id="886376" w:author="Claude" w:date="2026-10-07T12:00:00Z">
        <w:r>
          <w:rPr>
            <w:rFonts w:ascii="Consolas" w:hAnsi="Consolas" w:cs="Consolas"/>
            <w:sz w:val="14"/>
            <w:szCs w:val="14"/>
          </w:rPr>
          <w:t xml:space="preserve">1127  </w:t>
        </w:r>
      </w:ins>
    </w:p>
    <w:p>
      <w:pPr>
        <w:shd w:val="clear" w:color="auto" w:fill="F7F7F7"/>
        <w:spacing w:before="0" w:after="0" w:line="180" w:lineRule="exact"/>
        <w:ind w:left="0" w:firstLine="0"/>
        <w:jc w:val="left"/>
        <w:rPr>
          <w:ins w:id="885249" w:author="Claude" w:date="2026-10-07T12:00:00Z"/>
        </w:rPr>
      </w:pPr>
      <w:ins w:id="886377" w:author="Claude" w:date="2026-10-07T12:00:00Z">
        <w:r>
          <w:rPr>
            <w:rFonts w:ascii="Consolas" w:hAnsi="Consolas" w:cs="Consolas"/>
            <w:sz w:val="14"/>
            <w:szCs w:val="14"/>
          </w:rPr>
          <w:t xml:space="preserve">1128  # ---------------------------------------------------------------------------</w:t>
        </w:r>
      </w:ins>
    </w:p>
    <w:p>
      <w:pPr>
        <w:shd w:val="clear" w:color="auto" w:fill="F7F7F7"/>
        <w:spacing w:before="0" w:after="0" w:line="180" w:lineRule="exact"/>
        <w:ind w:left="0" w:firstLine="0"/>
        <w:jc w:val="left"/>
        <w:rPr>
          <w:ins w:id="885249" w:author="Claude" w:date="2026-10-07T12:00:00Z"/>
        </w:rPr>
      </w:pPr>
      <w:ins w:id="886378" w:author="Claude" w:date="2026-10-07T12:00:00Z">
        <w:r>
          <w:rPr>
            <w:rFonts w:ascii="Consolas" w:hAnsi="Consolas" w:cs="Consolas"/>
            <w:sz w:val="14"/>
            <w:szCs w:val="14"/>
          </w:rPr>
          <w:t xml:space="preserve">1129  # Resumo, confirmação e ponto de entrada</w:t>
        </w:r>
      </w:ins>
    </w:p>
    <w:p>
      <w:pPr>
        <w:shd w:val="clear" w:color="auto" w:fill="F7F7F7"/>
        <w:spacing w:before="0" w:after="0" w:line="180" w:lineRule="exact"/>
        <w:ind w:left="0" w:firstLine="0"/>
        <w:jc w:val="left"/>
        <w:rPr>
          <w:ins w:id="885249" w:author="Claude" w:date="2026-10-07T12:00:00Z"/>
        </w:rPr>
      </w:pPr>
      <w:ins w:id="886379" w:author="Claude" w:date="2026-10-07T12:00:00Z">
        <w:r>
          <w:rPr>
            <w:rFonts w:ascii="Consolas" w:hAnsi="Consolas" w:cs="Consolas"/>
            <w:sz w:val="14"/>
            <w:szCs w:val="14"/>
          </w:rPr>
          <w:t xml:space="preserve">1130  # ---------------------------------------------------------------------------</w:t>
        </w:r>
      </w:ins>
    </w:p>
    <w:p>
      <w:pPr>
        <w:shd w:val="clear" w:color="auto" w:fill="F7F7F7"/>
        <w:spacing w:before="0" w:after="0" w:line="180" w:lineRule="exact"/>
        <w:ind w:left="0" w:firstLine="0"/>
        <w:jc w:val="left"/>
        <w:rPr>
          <w:ins w:id="885249" w:author="Claude" w:date="2026-10-07T12:00:00Z"/>
        </w:rPr>
      </w:pPr>
      <w:ins w:id="886380" w:author="Claude" w:date="2026-10-07T12:00:00Z">
        <w:r>
          <w:rPr>
            <w:rFonts w:ascii="Consolas" w:hAnsi="Consolas" w:cs="Consolas"/>
            <w:sz w:val="14"/>
            <w:szCs w:val="14"/>
          </w:rPr>
          <w:t xml:space="preserve">1131  </w:t>
        </w:r>
      </w:ins>
    </w:p>
    <w:p>
      <w:pPr>
        <w:shd w:val="clear" w:color="auto" w:fill="F7F7F7"/>
        <w:spacing w:before="0" w:after="0" w:line="180" w:lineRule="exact"/>
        <w:ind w:left="0" w:firstLine="0"/>
        <w:jc w:val="left"/>
        <w:rPr>
          <w:ins w:id="885249" w:author="Claude" w:date="2026-10-07T12:00:00Z"/>
        </w:rPr>
      </w:pPr>
      <w:ins w:id="886381" w:author="Claude" w:date="2026-10-07T12:00:00Z">
        <w:r>
          <w:rPr>
            <w:rFonts w:ascii="Consolas" w:hAnsi="Consolas" w:cs="Consolas"/>
            <w:sz w:val="14"/>
            <w:szCs w:val="14"/>
          </w:rPr>
          <w:t xml:space="preserve">1132  def resumo_entradas(cfg: EVTEASConfig) -&gt; pd.DataFrame:</w:t>
        </w:r>
      </w:ins>
    </w:p>
    <w:p>
      <w:pPr>
        <w:shd w:val="clear" w:color="auto" w:fill="F7F7F7"/>
        <w:spacing w:before="0" w:after="0" w:line="180" w:lineRule="exact"/>
        <w:ind w:left="0" w:firstLine="0"/>
        <w:jc w:val="left"/>
        <w:rPr>
          <w:ins w:id="885249" w:author="Claude" w:date="2026-10-07T12:00:00Z"/>
        </w:rPr>
      </w:pPr>
      <w:ins w:id="886382" w:author="Claude" w:date="2026-10-07T12:00:00Z">
        <w:r>
          <w:rPr>
            <w:rFonts w:ascii="Consolas" w:hAnsi="Consolas" w:cs="Consolas"/>
            <w:sz w:val="14"/>
            <w:szCs w:val="14"/>
          </w:rPr>
          <w:t xml:space="preserve">1133      from .modelo import Contexto, aliquotas_configuradas, calcular_tecnico, remuneracao_mensal</w:t>
        </w:r>
      </w:ins>
    </w:p>
    <w:p>
      <w:pPr>
        <w:shd w:val="clear" w:color="auto" w:fill="F7F7F7"/>
        <w:spacing w:before="0" w:after="0" w:line="180" w:lineRule="exact"/>
        <w:ind w:left="0" w:firstLine="0"/>
        <w:jc w:val="left"/>
        <w:rPr>
          <w:ins w:id="885249" w:author="Claude" w:date="2026-10-07T12:00:00Z"/>
        </w:rPr>
      </w:pPr>
      <w:ins w:id="886383" w:author="Claude" w:date="2026-10-07T12:00:00Z">
        <w:r>
          <w:rPr>
            <w:rFonts w:ascii="Consolas" w:hAnsi="Consolas" w:cs="Consolas"/>
            <w:sz w:val="14"/>
            <w:szCs w:val="14"/>
          </w:rPr>
          <w:t xml:space="preserve">1134      t, e, a = cfg.tecnico, cfg.economico, cfg.ambiental</w:t>
        </w:r>
      </w:ins>
    </w:p>
    <w:p>
      <w:pPr>
        <w:shd w:val="clear" w:color="auto" w:fill="F7F7F7"/>
        <w:spacing w:before="0" w:after="0" w:line="180" w:lineRule="exact"/>
        <w:ind w:left="0" w:firstLine="0"/>
        <w:jc w:val="left"/>
        <w:rPr>
          <w:ins w:id="885249" w:author="Claude" w:date="2026-10-07T12:00:00Z"/>
        </w:rPr>
      </w:pPr>
      <w:ins w:id="886384" w:author="Claude" w:date="2026-10-07T12:00:00Z">
        <w:r>
          <w:rPr>
            <w:rFonts w:ascii="Consolas" w:hAnsi="Consolas" w:cs="Consolas"/>
            <w:sz w:val="14"/>
            <w:szCs w:val="14"/>
          </w:rPr>
          <w:t xml:space="preserve">1135      tec = calcular_tecnico(Contexto(cfg))</w:t>
        </w:r>
      </w:ins>
    </w:p>
    <w:p>
      <w:pPr>
        <w:shd w:val="clear" w:color="auto" w:fill="F7F7F7"/>
        <w:spacing w:before="0" w:after="0" w:line="180" w:lineRule="exact"/>
        <w:ind w:left="0" w:firstLine="0"/>
        <w:jc w:val="left"/>
        <w:rPr>
          <w:ins w:id="885249" w:author="Claude" w:date="2026-10-07T12:00:00Z"/>
        </w:rPr>
      </w:pPr>
      <w:ins w:id="886385" w:author="Claude" w:date="2026-10-07T12:00:00Z">
        <w:r>
          <w:rPr>
            <w:rFonts w:ascii="Consolas" w:hAnsi="Consolas" w:cs="Consolas"/>
            <w:sz w:val="14"/>
            <w:szCs w:val="14"/>
          </w:rPr>
          <w:t xml:space="preserve">1136      rem = remuneracao_mensal(cfg)</w:t>
        </w:r>
      </w:ins>
    </w:p>
    <w:p>
      <w:pPr>
        <w:shd w:val="clear" w:color="auto" w:fill="F7F7F7"/>
        <w:spacing w:before="0" w:after="0" w:line="180" w:lineRule="exact"/>
        <w:ind w:left="0" w:firstLine="0"/>
        <w:jc w:val="left"/>
        <w:rPr>
          <w:ins w:id="885249" w:author="Claude" w:date="2026-10-07T12:00:00Z"/>
        </w:rPr>
      </w:pPr>
      <w:ins w:id="886386" w:author="Claude" w:date="2026-10-07T12:00:00Z">
        <w:r>
          <w:rPr>
            <w:rFonts w:ascii="Consolas" w:hAnsi="Consolas" w:cs="Consolas"/>
            <w:sz w:val="14"/>
            <w:szCs w:val="14"/>
          </w:rPr>
          <w:t xml:space="preserve">1137      aq = aliquotas_configuradas(cfg)</w:t>
        </w:r>
      </w:ins>
    </w:p>
    <w:p>
      <w:pPr>
        <w:shd w:val="clear" w:color="auto" w:fill="F7F7F7"/>
        <w:spacing w:before="0" w:after="0" w:line="180" w:lineRule="exact"/>
        <w:ind w:left="0" w:firstLine="0"/>
        <w:jc w:val="left"/>
        <w:rPr>
          <w:ins w:id="885249" w:author="Claude" w:date="2026-10-07T12:00:00Z"/>
        </w:rPr>
      </w:pPr>
      <w:ins w:id="886387" w:author="Claude" w:date="2026-10-07T12:00:00Z">
        <w:r>
          <w:rPr>
            <w:rFonts w:ascii="Consolas" w:hAnsi="Consolas" w:cs="Consolas"/>
            <w:sz w:val="14"/>
            <w:szCs w:val="14"/>
          </w:rPr>
          <w:t xml:space="preserve">1138      linhas = [</w:t>
        </w:r>
      </w:ins>
    </w:p>
    <w:p>
      <w:pPr>
        <w:shd w:val="clear" w:color="auto" w:fill="F7F7F7"/>
        <w:spacing w:before="0" w:after="0" w:line="180" w:lineRule="exact"/>
        <w:ind w:left="0" w:firstLine="0"/>
        <w:jc w:val="left"/>
        <w:rPr>
          <w:ins w:id="885249" w:author="Claude" w:date="2026-10-07T12:00:00Z"/>
        </w:rPr>
      </w:pPr>
      <w:ins w:id="886388" w:author="Claude" w:date="2026-10-07T12:00:00Z">
        <w:r>
          <w:rPr>
            <w:rFonts w:ascii="Consolas" w:hAnsi="Consolas" w:cs="Consolas"/>
            <w:sz w:val="14"/>
            <w:szCs w:val="14"/>
          </w:rPr>
          <w:t xml:space="preserve">1139          ("Projeto", cfg.projeto), ("Organização", dict(TIPOS_ORGANIZACAO).get(e.tipo_organizacao, e.tipo_organizacao)),</w:t>
        </w:r>
      </w:ins>
    </w:p>
    <w:p>
      <w:pPr>
        <w:shd w:val="clear" w:color="auto" w:fill="F7F7F7"/>
        <w:spacing w:before="0" w:after="0" w:line="180" w:lineRule="exact"/>
        <w:ind w:left="0" w:firstLine="0"/>
        <w:jc w:val="left"/>
        <w:rPr>
          <w:ins w:id="885249" w:author="Claude" w:date="2026-10-07T12:00:00Z"/>
        </w:rPr>
      </w:pPr>
      <w:ins w:id="886389" w:author="Claude" w:date="2026-10-07T12:00:00Z">
        <w:r>
          <w:rPr>
            <w:rFonts w:ascii="Consolas" w:hAnsi="Consolas" w:cs="Consolas"/>
            <w:sz w:val="14"/>
            <w:szCs w:val="14"/>
          </w:rPr>
          <w:t xml:space="preserve">1140          ("Sistema / espécie", f"{t.sistema_produtivo} / {t.especie}"),</w:t>
        </w:r>
      </w:ins>
    </w:p>
    <w:p>
      <w:pPr>
        <w:shd w:val="clear" w:color="auto" w:fill="F7F7F7"/>
        <w:spacing w:before="0" w:after="0" w:line="180" w:lineRule="exact"/>
        <w:ind w:left="0" w:firstLine="0"/>
        <w:jc w:val="left"/>
        <w:rPr>
          <w:ins w:id="885249" w:author="Claude" w:date="2026-10-07T12:00:00Z"/>
        </w:rPr>
      </w:pPr>
      <w:ins w:id="886390" w:author="Claude" w:date="2026-10-07T12:00:00Z">
        <w:r>
          <w:rPr>
            <w:rFonts w:ascii="Consolas" w:hAnsi="Consolas" w:cs="Consolas"/>
            <w:sz w:val="14"/>
            <w:szCs w:val="14"/>
          </w:rPr>
          <w:t xml:space="preserve">1141          ("Lâmina d'água / volume", f"{_fmt(t.area_lamina_m2)} m² / {_fmt(round(t.volume_util_m3, 1))} m³"),</w:t>
        </w:r>
      </w:ins>
    </w:p>
    <w:p>
      <w:pPr>
        <w:shd w:val="clear" w:color="auto" w:fill="F7F7F7"/>
        <w:spacing w:before="0" w:after="0" w:line="180" w:lineRule="exact"/>
        <w:ind w:left="0" w:firstLine="0"/>
        <w:jc w:val="left"/>
        <w:rPr>
          <w:ins w:id="885249" w:author="Claude" w:date="2026-10-07T12:00:00Z"/>
        </w:rPr>
      </w:pPr>
      <w:ins w:id="886391" w:author="Claude" w:date="2026-10-07T12:00:00Z">
        <w:r>
          <w:rPr>
            <w:rFonts w:ascii="Consolas" w:hAnsi="Consolas" w:cs="Consolas"/>
            <w:sz w:val="14"/>
            <w:szCs w:val="14"/>
          </w:rPr>
          <w:t xml:space="preserve">1142          ("Viveiros (ativos/total)", f"{t.tanques_ativos}/{t.numero_tanques}"),</w:t>
        </w:r>
      </w:ins>
    </w:p>
    <w:p>
      <w:pPr>
        <w:shd w:val="clear" w:color="auto" w:fill="F7F7F7"/>
        <w:spacing w:before="0" w:after="0" w:line="180" w:lineRule="exact"/>
        <w:ind w:left="0" w:firstLine="0"/>
        <w:jc w:val="left"/>
        <w:rPr>
          <w:ins w:id="885249" w:author="Claude" w:date="2026-10-07T12:00:00Z"/>
        </w:rPr>
      </w:pPr>
      <w:ins w:id="886392" w:author="Claude" w:date="2026-10-07T12:00:00Z">
        <w:r>
          <w:rPr>
            <w:rFonts w:ascii="Consolas" w:hAnsi="Consolas" w:cs="Consolas"/>
            <w:sz w:val="14"/>
            <w:szCs w:val="14"/>
          </w:rPr>
          <w:t xml:space="preserve">1143          ("Peso inicial → final; ciclo", f"{_fmt(t.peso_inicial_g)} g → {_fmt(t.peso_final_g)} g; {t.ciclo_dias} dias; {_fmt(t.ciclos_ano)} ciclos/ano"),</w:t>
        </w:r>
      </w:ins>
    </w:p>
    <w:p>
      <w:pPr>
        <w:shd w:val="clear" w:color="auto" w:fill="F7F7F7"/>
        <w:spacing w:before="0" w:after="0" w:line="180" w:lineRule="exact"/>
        <w:ind w:left="0" w:firstLine="0"/>
        <w:jc w:val="left"/>
        <w:rPr>
          <w:ins w:id="885249" w:author="Claude" w:date="2026-10-07T12:00:00Z"/>
        </w:rPr>
      </w:pPr>
      <w:ins w:id="886393" w:author="Claude" w:date="2026-10-07T12:00:00Z">
        <w:r>
          <w:rPr>
            <w:rFonts w:ascii="Consolas" w:hAnsi="Consolas" w:cs="Consolas"/>
            <w:sz w:val="14"/>
            <w:szCs w:val="14"/>
          </w:rPr>
          <w:t xml:space="preserve">1144          ("FCR; mortalidade", f"{_fmt(t.fcr)}; {_fmt(t.mortalidade_pct)}%"),</w:t>
        </w:r>
      </w:ins>
    </w:p>
    <w:p>
      <w:pPr>
        <w:shd w:val="clear" w:color="auto" w:fill="F7F7F7"/>
        <w:spacing w:before="0" w:after="0" w:line="180" w:lineRule="exact"/>
        <w:ind w:left="0" w:firstLine="0"/>
        <w:jc w:val="left"/>
        <w:rPr>
          <w:ins w:id="885249" w:author="Claude" w:date="2026-10-07T12:00:00Z"/>
        </w:rPr>
      </w:pPr>
      <w:ins w:id="886394" w:author="Claude" w:date="2026-10-07T12:00:00Z">
        <w:r>
          <w:rPr>
            <w:rFonts w:ascii="Consolas" w:hAnsi="Consolas" w:cs="Consolas"/>
            <w:sz w:val="14"/>
            <w:szCs w:val="14"/>
          </w:rPr>
          <w:t xml:space="preserve">1145          ("Produção técnica estimada", f"{_fmt(round(float(tec['producao_kg_ano'][0]), 1))} kg/ano"),</w:t>
        </w:r>
      </w:ins>
    </w:p>
    <w:p>
      <w:pPr>
        <w:shd w:val="clear" w:color="auto" w:fill="F7F7F7"/>
        <w:spacing w:before="0" w:after="0" w:line="180" w:lineRule="exact"/>
        <w:ind w:left="0" w:firstLine="0"/>
        <w:jc w:val="left"/>
        <w:rPr>
          <w:ins w:id="885249" w:author="Claude" w:date="2026-10-07T12:00:00Z"/>
        </w:rPr>
      </w:pPr>
      <w:ins w:id="886395" w:author="Claude" w:date="2026-10-07T12:00:00Z">
        <w:r>
          <w:rPr>
            <w:rFonts w:ascii="Consolas" w:hAnsi="Consolas" w:cs="Consolas"/>
            <w:sz w:val="14"/>
            <w:szCs w:val="14"/>
          </w:rPr>
          <w:t xml:space="preserve">1146          ("Volume de vendas", "mix informado" if e.producao_vendas_kg_mes &gt; 0 else "produção técnica"),</w:t>
        </w:r>
      </w:ins>
    </w:p>
    <w:p>
      <w:pPr>
        <w:shd w:val="clear" w:color="auto" w:fill="F7F7F7"/>
        <w:spacing w:before="0" w:after="0" w:line="180" w:lineRule="exact"/>
        <w:ind w:left="0" w:firstLine="0"/>
        <w:jc w:val="left"/>
        <w:rPr>
          <w:ins w:id="885249" w:author="Claude" w:date="2026-10-07T12:00:00Z"/>
        </w:rPr>
      </w:pPr>
      <w:ins w:id="886396" w:author="Claude" w:date="2026-10-07T12:00:00Z">
        <w:r>
          <w:rPr>
            <w:rFonts w:ascii="Consolas" w:hAnsi="Consolas" w:cs="Consolas"/>
            <w:sz w:val="14"/>
            <w:szCs w:val="14"/>
          </w:rPr>
          <w:t xml:space="preserve">1147          ("Preço médio", f"R$ {_fmt(round(e.preco_venda_kg, 4))}/kg"),</w:t>
        </w:r>
      </w:ins>
    </w:p>
    <w:p>
      <w:pPr>
        <w:shd w:val="clear" w:color="auto" w:fill="F7F7F7"/>
        <w:spacing w:before="0" w:after="0" w:line="180" w:lineRule="exact"/>
        <w:ind w:left="0" w:firstLine="0"/>
        <w:jc w:val="left"/>
        <w:rPr>
          <w:ins w:id="885249" w:author="Claude" w:date="2026-10-07T12:00:00Z"/>
        </w:rPr>
      </w:pPr>
      <w:ins w:id="886397" w:author="Claude" w:date="2026-10-07T12:00:00Z">
        <w:r>
          <w:rPr>
            <w:rFonts w:ascii="Consolas" w:hAnsi="Consolas" w:cs="Consolas"/>
            <w:sz w:val="14"/>
            <w:szCs w:val="14"/>
          </w:rPr>
          <w:t xml:space="preserve">1148          ("CAPEX (classe AACE)", f"R$ {_fmt(e.capex_total)} (Classe {e.classe_estimativa_aace})"),</w:t>
        </w:r>
      </w:ins>
    </w:p>
    <w:p>
      <w:pPr>
        <w:shd w:val="clear" w:color="auto" w:fill="F7F7F7"/>
        <w:spacing w:before="0" w:after="0" w:line="180" w:lineRule="exact"/>
        <w:ind w:left="0" w:firstLine="0"/>
        <w:jc w:val="left"/>
        <w:rPr>
          <w:ins w:id="885249" w:author="Claude" w:date="2026-10-07T12:00:00Z"/>
        </w:rPr>
      </w:pPr>
      <w:ins w:id="886398" w:author="Claude" w:date="2026-10-07T12:00:00Z">
        <w:r>
          <w:rPr>
            <w:rFonts w:ascii="Consolas" w:hAnsi="Consolas" w:cs="Consolas"/>
            <w:sz w:val="14"/>
            <w:szCs w:val="14"/>
          </w:rPr>
          <w:t xml:space="preserve">1149          ("Fomento não reembolsável", f"{_fmt(e.fomento_nao_reembolsavel_pct)}% do CAPEX"),</w:t>
        </w:r>
      </w:ins>
    </w:p>
    <w:p>
      <w:pPr>
        <w:shd w:val="clear" w:color="auto" w:fill="F7F7F7"/>
        <w:spacing w:before="0" w:after="0" w:line="180" w:lineRule="exact"/>
        <w:ind w:left="0" w:firstLine="0"/>
        <w:jc w:val="left"/>
        <w:rPr>
          <w:ins w:id="885249" w:author="Claude" w:date="2026-10-07T12:00:00Z"/>
        </w:rPr>
      </w:pPr>
      <w:ins w:id="886399" w:author="Claude" w:date="2026-10-07T12:00:00Z">
        <w:r>
          <w:rPr>
            <w:rFonts w:ascii="Consolas" w:hAnsi="Consolas" w:cs="Consolas"/>
            <w:sz w:val="14"/>
            <w:szCs w:val="14"/>
          </w:rPr>
          <w:t xml:space="preserve">1150          ("Ração; alevino; energia", f"R$ {_fmt(e.custo_racao_kg)}/kg; R$ {_fmt(e.custo_alevino_milheiro / 1000)}/un; R$ {_fmt(e.tarifa_energia_kwh)}/kWh"),</w:t>
        </w:r>
      </w:ins>
    </w:p>
    <w:p>
      <w:pPr>
        <w:shd w:val="clear" w:color="auto" w:fill="F7F7F7"/>
        <w:spacing w:before="0" w:after="0" w:line="180" w:lineRule="exact"/>
        <w:ind w:left="0" w:firstLine="0"/>
        <w:jc w:val="left"/>
        <w:rPr>
          <w:ins w:id="885249" w:author="Claude" w:date="2026-10-07T12:00:00Z"/>
        </w:rPr>
      </w:pPr>
      <w:ins w:id="886400" w:author="Claude" w:date="2026-10-07T12:00:00Z">
        <w:r>
          <w:rPr>
            <w:rFonts w:ascii="Consolas" w:hAnsi="Consolas" w:cs="Consolas"/>
            <w:sz w:val="14"/>
            <w:szCs w:val="14"/>
          </w:rPr>
          <w:t xml:space="preserve">1151          ("Remuneração mensal (CLT / retiradas / outras)", f"R$ {_fmt(rem['clt'])} / R$ {_fmt(rem['retirada'])} / R$ {_fmt(rem['outros'])}"),</w:t>
        </w:r>
      </w:ins>
    </w:p>
    <w:p>
      <w:pPr>
        <w:shd w:val="clear" w:color="auto" w:fill="F7F7F7"/>
        <w:spacing w:before="0" w:after="0" w:line="180" w:lineRule="exact"/>
        <w:ind w:left="0" w:firstLine="0"/>
        <w:jc w:val="left"/>
        <w:rPr>
          <w:ins w:id="885249" w:author="Claude" w:date="2026-10-07T12:00:00Z"/>
        </w:rPr>
      </w:pPr>
      <w:ins w:id="886401" w:author="Claude" w:date="2026-10-07T12:00:00Z">
        <w:r>
          <w:rPr>
            <w:rFonts w:ascii="Consolas" w:hAnsi="Consolas" w:cs="Consolas"/>
            <w:sz w:val="14"/>
            <w:szCs w:val="14"/>
          </w:rPr>
          <w:t xml:space="preserve">1152          ("Tributos (faturamento / lucro)", f"{_fmt(round((aq['faturamento'] + aq['produtos']) * 100, 4))}% / {_fmt(round(aq['lucro'] * 100, 4))}%"),</w:t>
        </w:r>
      </w:ins>
    </w:p>
    <w:p>
      <w:pPr>
        <w:shd w:val="clear" w:color="auto" w:fill="F7F7F7"/>
        <w:spacing w:before="0" w:after="0" w:line="180" w:lineRule="exact"/>
        <w:ind w:left="0" w:firstLine="0"/>
        <w:jc w:val="left"/>
        <w:rPr>
          <w:ins w:id="885249" w:author="Claude" w:date="2026-10-07T12:00:00Z"/>
        </w:rPr>
      </w:pPr>
      <w:ins w:id="886402" w:author="Claude" w:date="2026-10-07T12:00:00Z">
        <w:r>
          <w:rPr>
            <w:rFonts w:ascii="Consolas" w:hAnsi="Consolas" w:cs="Consolas"/>
            <w:sz w:val="14"/>
            <w:szCs w:val="14"/>
          </w:rPr>
          <w:t xml:space="preserve">1153          ("TMA; horizonte", f"{_fmt(e.tma_aa_pct)}% a.a.; {e.horizonte_anos} anos"),</w:t>
        </w:r>
      </w:ins>
    </w:p>
    <w:p>
      <w:pPr>
        <w:shd w:val="clear" w:color="auto" w:fill="F7F7F7"/>
        <w:spacing w:before="0" w:after="0" w:line="180" w:lineRule="exact"/>
        <w:ind w:left="0" w:firstLine="0"/>
        <w:jc w:val="left"/>
        <w:rPr>
          <w:ins w:id="885249" w:author="Claude" w:date="2026-10-07T12:00:00Z"/>
        </w:rPr>
      </w:pPr>
      <w:ins w:id="886403" w:author="Claude" w:date="2026-10-07T12:00:00Z">
        <w:r>
          <w:rPr>
            <w:rFonts w:ascii="Consolas" w:hAnsi="Consolas" w:cs="Consolas"/>
            <w:sz w:val="14"/>
            <w:szCs w:val="14"/>
          </w:rPr>
          <w:t xml:space="preserve">1154          ("Energia; remoção de P", f"{dict(FONTES_ENERGIA).get(a.fonte_energia, a.fonte_energia)}; {_fmt(a.remocao_p_tratamento_pct)}%"),</w:t>
        </w:r>
      </w:ins>
    </w:p>
    <w:p>
      <w:pPr>
        <w:shd w:val="clear" w:color="auto" w:fill="F7F7F7"/>
        <w:spacing w:before="0" w:after="0" w:line="180" w:lineRule="exact"/>
        <w:ind w:left="0" w:firstLine="0"/>
        <w:jc w:val="left"/>
        <w:rPr>
          <w:ins w:id="885249" w:author="Claude" w:date="2026-10-07T12:00:00Z"/>
        </w:rPr>
      </w:pPr>
      <w:ins w:id="886404" w:author="Claude" w:date="2026-10-07T12:00:00Z">
        <w:r>
          <w:rPr>
            <w:rFonts w:ascii="Consolas" w:hAnsi="Consolas" w:cs="Consolas"/>
            <w:sz w:val="14"/>
            <w:szCs w:val="14"/>
          </w:rPr>
          <w:t xml:space="preserve">1155          ("Pesos", dict(METODOS_PESOS).get(cfg.pesos.metodo, cfg.pesos.metodo)),</w:t>
        </w:r>
      </w:ins>
    </w:p>
    <w:p>
      <w:pPr>
        <w:shd w:val="clear" w:color="auto" w:fill="F7F7F7"/>
        <w:spacing w:before="0" w:after="0" w:line="180" w:lineRule="exact"/>
        <w:ind w:left="0" w:firstLine="0"/>
        <w:jc w:val="left"/>
        <w:rPr>
          <w:ins w:id="885249" w:author="Claude" w:date="2026-10-07T12:00:00Z"/>
        </w:rPr>
      </w:pPr>
      <w:ins w:id="886405" w:author="Claude" w:date="2026-10-07T12:00:00Z">
        <w:r>
          <w:rPr>
            <w:rFonts w:ascii="Consolas" w:hAnsi="Consolas" w:cs="Consolas"/>
            <w:sz w:val="14"/>
            <w:szCs w:val="14"/>
          </w:rPr>
          <w:t xml:space="preserve">1156          ("Monte Carlo", f"{_fmt(cfg.monte_carlo.iteracoes)} iterações; {len(cfg.monte_carlo.distribuicoes)} variáveis incertas"),</w:t>
        </w:r>
      </w:ins>
    </w:p>
    <w:p>
      <w:pPr>
        <w:shd w:val="clear" w:color="auto" w:fill="F7F7F7"/>
        <w:spacing w:before="0" w:after="0" w:line="180" w:lineRule="exact"/>
        <w:ind w:left="0" w:firstLine="0"/>
        <w:jc w:val="left"/>
        <w:rPr>
          <w:ins w:id="885249" w:author="Claude" w:date="2026-10-07T12:00:00Z"/>
        </w:rPr>
      </w:pPr>
      <w:ins w:id="886406" w:author="Claude" w:date="2026-10-07T12:00:00Z">
        <w:r>
          <w:rPr>
            <w:rFonts w:ascii="Consolas" w:hAnsi="Consolas" w:cs="Consolas"/>
            <w:sz w:val="14"/>
            <w:szCs w:val="14"/>
          </w:rPr>
          <w:t xml:space="preserve">1157          ("Premissas com origem registrada", str(len(cfg.fontes))),</w:t>
        </w:r>
      </w:ins>
    </w:p>
    <w:p>
      <w:pPr>
        <w:shd w:val="clear" w:color="auto" w:fill="F7F7F7"/>
        <w:spacing w:before="0" w:after="0" w:line="180" w:lineRule="exact"/>
        <w:ind w:left="0" w:firstLine="0"/>
        <w:jc w:val="left"/>
        <w:rPr>
          <w:ins w:id="885249" w:author="Claude" w:date="2026-10-07T12:00:00Z"/>
        </w:rPr>
      </w:pPr>
      <w:ins w:id="886407" w:author="Claude" w:date="2026-10-07T12:00:00Z">
        <w:r>
          <w:rPr>
            <w:rFonts w:ascii="Consolas" w:hAnsi="Consolas" w:cs="Consolas"/>
            <w:sz w:val="14"/>
            <w:szCs w:val="14"/>
          </w:rPr>
          <w:t xml:space="preserve">1158      ]</w:t>
        </w:r>
      </w:ins>
    </w:p>
    <w:p>
      <w:pPr>
        <w:shd w:val="clear" w:color="auto" w:fill="F7F7F7"/>
        <w:spacing w:before="0" w:after="0" w:line="180" w:lineRule="exact"/>
        <w:ind w:left="0" w:firstLine="0"/>
        <w:jc w:val="left"/>
        <w:rPr>
          <w:ins w:id="885249" w:author="Claude" w:date="2026-10-07T12:00:00Z"/>
        </w:rPr>
      </w:pPr>
      <w:ins w:id="886408" w:author="Claude" w:date="2026-10-07T12:00:00Z">
        <w:r>
          <w:rPr>
            <w:rFonts w:ascii="Consolas" w:hAnsi="Consolas" w:cs="Consolas"/>
            <w:sz w:val="14"/>
            <w:szCs w:val="14"/>
          </w:rPr>
          <w:t xml:space="preserve">1159      return pd.DataFrame(linhas, columns=["Entrada", "Valor"])</w:t>
        </w:r>
      </w:ins>
    </w:p>
    <w:p>
      <w:pPr>
        <w:shd w:val="clear" w:color="auto" w:fill="F7F7F7"/>
        <w:spacing w:before="0" w:after="0" w:line="180" w:lineRule="exact"/>
        <w:ind w:left="0" w:firstLine="0"/>
        <w:jc w:val="left"/>
        <w:rPr>
          <w:ins w:id="885249" w:author="Claude" w:date="2026-10-07T12:00:00Z"/>
        </w:rPr>
      </w:pPr>
      <w:ins w:id="886409" w:author="Claude" w:date="2026-10-07T12:00:00Z">
        <w:r>
          <w:rPr>
            <w:rFonts w:ascii="Consolas" w:hAnsi="Consolas" w:cs="Consolas"/>
            <w:sz w:val="14"/>
            <w:szCs w:val="14"/>
          </w:rPr>
          <w:t xml:space="preserve">1160  </w:t>
        </w:r>
      </w:ins>
    </w:p>
    <w:p>
      <w:pPr>
        <w:shd w:val="clear" w:color="auto" w:fill="F7F7F7"/>
        <w:spacing w:before="0" w:after="0" w:line="180" w:lineRule="exact"/>
        <w:ind w:left="0" w:firstLine="0"/>
        <w:jc w:val="left"/>
        <w:rPr>
          <w:ins w:id="885249" w:author="Claude" w:date="2026-10-07T12:00:00Z"/>
        </w:rPr>
      </w:pPr>
      <w:ins w:id="886410" w:author="Claude" w:date="2026-10-07T12:00:00Z">
        <w:r>
          <w:rPr>
            <w:rFonts w:ascii="Consolas" w:hAnsi="Consolas" w:cs="Consolas"/>
            <w:sz w:val="14"/>
            <w:szCs w:val="14"/>
          </w:rPr>
          <w:t xml:space="preserve">1161  </w:t>
        </w:r>
      </w:ins>
    </w:p>
    <w:p>
      <w:pPr>
        <w:shd w:val="clear" w:color="auto" w:fill="F7F7F7"/>
        <w:spacing w:before="0" w:after="0" w:line="180" w:lineRule="exact"/>
        <w:ind w:left="0" w:firstLine="0"/>
        <w:jc w:val="left"/>
        <w:rPr>
          <w:ins w:id="885249" w:author="Claude" w:date="2026-10-07T12:00:00Z"/>
        </w:rPr>
      </w:pPr>
      <w:ins w:id="886411" w:author="Claude" w:date="2026-10-07T12:00:00Z">
        <w:r>
          <w:rPr>
            <w:rFonts w:ascii="Consolas" w:hAnsi="Consolas" w:cs="Consolas"/>
            <w:sz w:val="14"/>
            <w:szCs w:val="14"/>
          </w:rPr>
          <w:t xml:space="preserve">1162  BLOCOS_EM_BRANCO = ("tecnico", "economico", "ambiental", "social", "decisao", "monte_carlo")</w:t>
        </w:r>
      </w:ins>
    </w:p>
    <w:p>
      <w:pPr>
        <w:shd w:val="clear" w:color="auto" w:fill="F7F7F7"/>
        <w:spacing w:before="0" w:after="0" w:line="180" w:lineRule="exact"/>
        <w:ind w:left="0" w:firstLine="0"/>
        <w:jc w:val="left"/>
        <w:rPr>
          <w:ins w:id="885249" w:author="Claude" w:date="2026-10-07T12:00:00Z"/>
        </w:rPr>
      </w:pPr>
      <w:ins w:id="886412" w:author="Claude" w:date="2026-10-07T12:00:00Z">
        <w:r>
          <w:rPr>
            <w:rFonts w:ascii="Consolas" w:hAnsi="Consolas" w:cs="Consolas"/>
            <w:sz w:val="14"/>
            <w:szCs w:val="14"/>
          </w:rPr>
          <w:t xml:space="preserve">1163  NEUTROS = {  # parâmetros que não são perguntas (multiplicadores da incerteza) ou só se aplicam em certos casos</w:t>
        </w:r>
      </w:ins>
    </w:p>
    <w:p>
      <w:pPr>
        <w:shd w:val="clear" w:color="auto" w:fill="F7F7F7"/>
        <w:spacing w:before="0" w:after="0" w:line="180" w:lineRule="exact"/>
        <w:ind w:left="0" w:firstLine="0"/>
        <w:jc w:val="left"/>
        <w:rPr>
          <w:ins w:id="885249" w:author="Claude" w:date="2026-10-07T12:00:00Z"/>
        </w:rPr>
      </w:pPr>
      <w:ins w:id="886413" w:author="Claude" w:date="2026-10-07T12:00:00Z">
        <w:r>
          <w:rPr>
            <w:rFonts w:ascii="Consolas" w:hAnsi="Consolas" w:cs="Consolas"/>
            <w:sz w:val="14"/>
            <w:szCs w:val="14"/>
          </w:rPr>
          <w:t xml:space="preserve">1164      "economico.capex_fator": 1.0, "economico.custos_fixos_fator": 1.0,</w:t>
        </w:r>
      </w:ins>
    </w:p>
    <w:p>
      <w:pPr>
        <w:shd w:val="clear" w:color="auto" w:fill="F7F7F7"/>
        <w:spacing w:before="0" w:after="0" w:line="180" w:lineRule="exact"/>
        <w:ind w:left="0" w:firstLine="0"/>
        <w:jc w:val="left"/>
        <w:rPr>
          <w:ins w:id="885249" w:author="Claude" w:date="2026-10-07T12:00:00Z"/>
        </w:rPr>
      </w:pPr>
      <w:ins w:id="886414" w:author="Claude" w:date="2026-10-07T12:00:00Z">
        <w:r>
          <w:rPr>
            <w:rFonts w:ascii="Consolas" w:hAnsi="Consolas" w:cs="Consolas"/>
            <w:sz w:val="14"/>
            <w:szCs w:val="14"/>
          </w:rPr>
          <w:t xml:space="preserve">1165  }</w:t>
        </w:r>
      </w:ins>
    </w:p>
    <w:p>
      <w:pPr>
        <w:shd w:val="clear" w:color="auto" w:fill="F7F7F7"/>
        <w:spacing w:before="0" w:after="0" w:line="180" w:lineRule="exact"/>
        <w:ind w:left="0" w:firstLine="0"/>
        <w:jc w:val="left"/>
        <w:rPr>
          <w:ins w:id="885249" w:author="Claude" w:date="2026-10-07T12:00:00Z"/>
        </w:rPr>
      </w:pPr>
      <w:ins w:id="886415" w:author="Claude" w:date="2026-10-07T12:00:00Z">
        <w:r>
          <w:rPr>
            <w:rFonts w:ascii="Consolas" w:hAnsi="Consolas" w:cs="Consolas"/>
            <w:sz w:val="14"/>
            <w:szCs w:val="14"/>
          </w:rPr>
          <w:t xml:space="preserve">1166  </w:t>
        </w:r>
      </w:ins>
    </w:p>
    <w:p>
      <w:pPr>
        <w:shd w:val="clear" w:color="auto" w:fill="F7F7F7"/>
        <w:spacing w:before="0" w:after="0" w:line="180" w:lineRule="exact"/>
        <w:ind w:left="0" w:firstLine="0"/>
        <w:jc w:val="left"/>
        <w:rPr>
          <w:ins w:id="885249" w:author="Claude" w:date="2026-10-07T12:00:00Z"/>
        </w:rPr>
      </w:pPr>
      <w:ins w:id="886416" w:author="Claude" w:date="2026-10-07T12:00:00Z">
        <w:r>
          <w:rPr>
            <w:rFonts w:ascii="Consolas" w:hAnsi="Consolas" w:cs="Consolas"/>
            <w:sz w:val="14"/>
            <w:szCs w:val="14"/>
          </w:rPr>
          <w:t xml:space="preserve">1167  </w:t>
        </w:r>
      </w:ins>
    </w:p>
    <w:p>
      <w:pPr>
        <w:shd w:val="clear" w:color="auto" w:fill="F7F7F7"/>
        <w:spacing w:before="0" w:after="0" w:line="180" w:lineRule="exact"/>
        <w:ind w:left="0" w:firstLine="0"/>
        <w:jc w:val="left"/>
        <w:rPr>
          <w:ins w:id="885249" w:author="Claude" w:date="2026-10-07T12:00:00Z"/>
        </w:rPr>
      </w:pPr>
      <w:ins w:id="886417" w:author="Claude" w:date="2026-10-07T12:00:00Z">
        <w:r>
          <w:rPr>
            <w:rFonts w:ascii="Consolas" w:hAnsi="Consolas" w:cs="Consolas"/>
            <w:sz w:val="14"/>
            <w:szCs w:val="14"/>
          </w:rPr>
          <w:t xml:space="preserve">1168  def config_em_branco() -&gt; EVTEASConfig:</w:t>
        </w:r>
      </w:ins>
    </w:p>
    <w:p>
      <w:pPr>
        <w:shd w:val="clear" w:color="auto" w:fill="F7F7F7"/>
        <w:spacing w:before="0" w:after="0" w:line="180" w:lineRule="exact"/>
        <w:ind w:left="0" w:firstLine="0"/>
        <w:jc w:val="left"/>
        <w:rPr>
          <w:ins w:id="885249" w:author="Claude" w:date="2026-10-07T12:00:00Z"/>
        </w:rPr>
      </w:pPr>
      <w:ins w:id="886418" w:author="Claude" w:date="2026-10-07T12:00:00Z">
        <w:r>
          <w:rPr>
            <w:rFonts w:ascii="Consolas" w:hAnsi="Consolas" w:cs="Consolas"/>
            <w:sz w:val="14"/>
            <w:szCs w:val="14"/>
          </w:rPr>
          <w:t xml:space="preserve">1169      """Configuração sem nenhum valor numérico: todo parâmetro precisa vir da entrada."""</w:t>
        </w:r>
      </w:ins>
    </w:p>
    <w:p>
      <w:pPr>
        <w:shd w:val="clear" w:color="auto" w:fill="F7F7F7"/>
        <w:spacing w:before="0" w:after="0" w:line="180" w:lineRule="exact"/>
        <w:ind w:left="0" w:firstLine="0"/>
        <w:jc w:val="left"/>
        <w:rPr>
          <w:ins w:id="885249" w:author="Claude" w:date="2026-10-07T12:00:00Z"/>
        </w:rPr>
      </w:pPr>
      <w:ins w:id="886419" w:author="Claude" w:date="2026-10-07T12:00:00Z">
        <w:r>
          <w:rPr>
            <w:rFonts w:ascii="Consolas" w:hAnsi="Consolas" w:cs="Consolas"/>
            <w:sz w:val="14"/>
            <w:szCs w:val="14"/>
          </w:rPr>
          <w:t xml:space="preserve">1170      from dataclasses import fields as campos</w:t>
        </w:r>
      </w:ins>
    </w:p>
    <w:p>
      <w:pPr>
        <w:shd w:val="clear" w:color="auto" w:fill="F7F7F7"/>
        <w:spacing w:before="0" w:after="0" w:line="180" w:lineRule="exact"/>
        <w:ind w:left="0" w:firstLine="0"/>
        <w:jc w:val="left"/>
        <w:rPr>
          <w:ins w:id="885249" w:author="Claude" w:date="2026-10-07T12:00:00Z"/>
        </w:rPr>
      </w:pPr>
      <w:ins w:id="886420" w:author="Claude" w:date="2026-10-07T12:00:00Z">
        <w:r>
          <w:rPr>
            <w:rFonts w:ascii="Consolas" w:hAnsi="Consolas" w:cs="Consolas"/>
            <w:sz w:val="14"/>
            <w:szCs w:val="14"/>
          </w:rPr>
          <w:t xml:space="preserve">1171      cfg = EVTEASConfig(projeto="", autor="")</w:t>
        </w:r>
      </w:ins>
    </w:p>
    <w:p>
      <w:pPr>
        <w:shd w:val="clear" w:color="auto" w:fill="F7F7F7"/>
        <w:spacing w:before="0" w:after="0" w:line="180" w:lineRule="exact"/>
        <w:ind w:left="0" w:firstLine="0"/>
        <w:jc w:val="left"/>
        <w:rPr>
          <w:ins w:id="885249" w:author="Claude" w:date="2026-10-07T12:00:00Z"/>
        </w:rPr>
      </w:pPr>
      <w:ins w:id="886421" w:author="Claude" w:date="2026-10-07T12:00:00Z">
        <w:r>
          <w:rPr>
            <w:rFonts w:ascii="Consolas" w:hAnsi="Consolas" w:cs="Consolas"/>
            <w:sz w:val="14"/>
            <w:szCs w:val="14"/>
          </w:rPr>
          <w:t xml:space="preserve">1172      for bloco in BLOCOS_EM_BRANCO:</w:t>
        </w:r>
      </w:ins>
    </w:p>
    <w:p>
      <w:pPr>
        <w:shd w:val="clear" w:color="auto" w:fill="F7F7F7"/>
        <w:spacing w:before="0" w:after="0" w:line="180" w:lineRule="exact"/>
        <w:ind w:left="0" w:firstLine="0"/>
        <w:jc w:val="left"/>
        <w:rPr>
          <w:ins w:id="885249" w:author="Claude" w:date="2026-10-07T12:00:00Z"/>
        </w:rPr>
      </w:pPr>
      <w:ins w:id="886422" w:author="Claude" w:date="2026-10-07T12:00:00Z">
        <w:r>
          <w:rPr>
            <w:rFonts w:ascii="Consolas" w:hAnsi="Consolas" w:cs="Consolas"/>
            <w:sz w:val="14"/>
            <w:szCs w:val="14"/>
          </w:rPr>
          <w:t xml:space="preserve">1173          obj = getattr(cfg, bloco)</w:t>
        </w:r>
      </w:ins>
    </w:p>
    <w:p>
      <w:pPr>
        <w:shd w:val="clear" w:color="auto" w:fill="F7F7F7"/>
        <w:spacing w:before="0" w:after="0" w:line="180" w:lineRule="exact"/>
        <w:ind w:left="0" w:firstLine="0"/>
        <w:jc w:val="left"/>
        <w:rPr>
          <w:ins w:id="885249" w:author="Claude" w:date="2026-10-07T12:00:00Z"/>
        </w:rPr>
      </w:pPr>
      <w:ins w:id="886423" w:author="Claude" w:date="2026-10-07T12:00:00Z">
        <w:r>
          <w:rPr>
            <w:rFonts w:ascii="Consolas" w:hAnsi="Consolas" w:cs="Consolas"/>
            <w:sz w:val="14"/>
            <w:szCs w:val="14"/>
          </w:rPr>
          <w:t xml:space="preserve">1174          for f in campos(obj):</w:t>
        </w:r>
      </w:ins>
    </w:p>
    <w:p>
      <w:pPr>
        <w:shd w:val="clear" w:color="auto" w:fill="F7F7F7"/>
        <w:spacing w:before="0" w:after="0" w:line="180" w:lineRule="exact"/>
        <w:ind w:left="0" w:firstLine="0"/>
        <w:jc w:val="left"/>
        <w:rPr>
          <w:ins w:id="885249" w:author="Claude" w:date="2026-10-07T12:00:00Z"/>
        </w:rPr>
      </w:pPr>
      <w:ins w:id="886424" w:author="Claude" w:date="2026-10-07T12:00:00Z">
        <w:r>
          <w:rPr>
            <w:rFonts w:ascii="Consolas" w:hAnsi="Consolas" w:cs="Consolas"/>
            <w:sz w:val="14"/>
            <w:szCs w:val="14"/>
          </w:rPr>
          <w:t xml:space="preserve">1175              v = getattr(obj, f.name)</w:t>
        </w:r>
      </w:ins>
    </w:p>
    <w:p>
      <w:pPr>
        <w:shd w:val="clear" w:color="auto" w:fill="F7F7F7"/>
        <w:spacing w:before="0" w:after="0" w:line="180" w:lineRule="exact"/>
        <w:ind w:left="0" w:firstLine="0"/>
        <w:jc w:val="left"/>
        <w:rPr>
          <w:ins w:id="885249" w:author="Claude" w:date="2026-10-07T12:00:00Z"/>
        </w:rPr>
      </w:pPr>
      <w:ins w:id="886425" w:author="Claude" w:date="2026-10-07T12:00:00Z">
        <w:r>
          <w:rPr>
            <w:rFonts w:ascii="Consolas" w:hAnsi="Consolas" w:cs="Consolas"/>
            <w:sz w:val="14"/>
            <w:szCs w:val="14"/>
          </w:rPr>
          <w:t xml:space="preserve">1176              if (isinstance(v, (int, float)) and not isinstance(v, bool)) or (v is None and bloco == "tecnico"):</w:t>
        </w:r>
      </w:ins>
    </w:p>
    <w:p>
      <w:pPr>
        <w:shd w:val="clear" w:color="auto" w:fill="F7F7F7"/>
        <w:spacing w:before="0" w:after="0" w:line="180" w:lineRule="exact"/>
        <w:ind w:left="0" w:firstLine="0"/>
        <w:jc w:val="left"/>
        <w:rPr>
          <w:ins w:id="885249" w:author="Claude" w:date="2026-10-07T12:00:00Z"/>
        </w:rPr>
      </w:pPr>
      <w:ins w:id="886426" w:author="Claude" w:date="2026-10-07T12:00:00Z">
        <w:r>
          <w:rPr>
            <w:rFonts w:ascii="Consolas" w:hAnsi="Consolas" w:cs="Consolas"/>
            <w:sz w:val="14"/>
            <w:szCs w:val="14"/>
          </w:rPr>
          <w:t xml:space="preserve">1177                  setattr(obj, f.name, float("nan"))</w:t>
        </w:r>
      </w:ins>
    </w:p>
    <w:p>
      <w:pPr>
        <w:shd w:val="clear" w:color="auto" w:fill="F7F7F7"/>
        <w:spacing w:before="0" w:after="0" w:line="180" w:lineRule="exact"/>
        <w:ind w:left="0" w:firstLine="0"/>
        <w:jc w:val="left"/>
        <w:rPr>
          <w:ins w:id="885249" w:author="Claude" w:date="2026-10-07T12:00:00Z"/>
        </w:rPr>
      </w:pPr>
      <w:ins w:id="886427" w:author="Claude" w:date="2026-10-07T12:00:00Z">
        <w:r>
          <w:rPr>
            <w:rFonts w:ascii="Consolas" w:hAnsi="Consolas" w:cs="Consolas"/>
            <w:sz w:val="14"/>
            <w:szCs w:val="14"/>
          </w:rPr>
          <w:t xml:space="preserve">1178              elif isinstance(v, bool):</w:t>
        </w:r>
      </w:ins>
    </w:p>
    <w:p>
      <w:pPr>
        <w:shd w:val="clear" w:color="auto" w:fill="F7F7F7"/>
        <w:spacing w:before="0" w:after="0" w:line="180" w:lineRule="exact"/>
        <w:ind w:left="0" w:firstLine="0"/>
        <w:jc w:val="left"/>
        <w:rPr>
          <w:ins w:id="885249" w:author="Claude" w:date="2026-10-07T12:00:00Z"/>
        </w:rPr>
      </w:pPr>
      <w:ins w:id="886428" w:author="Claude" w:date="2026-10-07T12:00:00Z">
        <w:r>
          <w:rPr>
            <w:rFonts w:ascii="Consolas" w:hAnsi="Consolas" w:cs="Consolas"/>
            <w:sz w:val="14"/>
            <w:szCs w:val="14"/>
          </w:rPr>
          <w:t xml:space="preserve">1179                  setattr(obj, f.name, None)</w:t>
        </w:r>
      </w:ins>
    </w:p>
    <w:p>
      <w:pPr>
        <w:shd w:val="clear" w:color="auto" w:fill="F7F7F7"/>
        <w:spacing w:before="0" w:after="0" w:line="180" w:lineRule="exact"/>
        <w:ind w:left="0" w:firstLine="0"/>
        <w:jc w:val="left"/>
        <w:rPr>
          <w:ins w:id="885249" w:author="Claude" w:date="2026-10-07T12:00:00Z"/>
        </w:rPr>
      </w:pPr>
      <w:ins w:id="886429" w:author="Claude" w:date="2026-10-07T12:00:00Z">
        <w:r>
          <w:rPr>
            <w:rFonts w:ascii="Consolas" w:hAnsi="Consolas" w:cs="Consolas"/>
            <w:sz w:val="14"/>
            <w:szCs w:val="14"/>
          </w:rPr>
          <w:t xml:space="preserve">1180      e = cfg.economico</w:t>
        </w:r>
      </w:ins>
    </w:p>
    <w:p>
      <w:pPr>
        <w:shd w:val="clear" w:color="auto" w:fill="F7F7F7"/>
        <w:spacing w:before="0" w:after="0" w:line="180" w:lineRule="exact"/>
        <w:ind w:left="0" w:firstLine="0"/>
        <w:jc w:val="left"/>
        <w:rPr>
          <w:ins w:id="885249" w:author="Claude" w:date="2026-10-07T12:00:00Z"/>
        </w:rPr>
      </w:pPr>
      <w:ins w:id="886430" w:author="Claude" w:date="2026-10-07T12:00:00Z">
        <w:r>
          <w:rPr>
            <w:rFonts w:ascii="Consolas" w:hAnsi="Consolas" w:cs="Consolas"/>
            <w:sz w:val="14"/>
            <w:szCs w:val="14"/>
          </w:rPr>
          <w:t xml:space="preserve">1181      e.capex_itens, e.mix_produtos, e.impostos_configurados, e.salarios_clt_por_cargo = {}, [], [], {}</w:t>
        </w:r>
      </w:ins>
    </w:p>
    <w:p>
      <w:pPr>
        <w:shd w:val="clear" w:color="auto" w:fill="F7F7F7"/>
        <w:spacing w:before="0" w:after="0" w:line="180" w:lineRule="exact"/>
        <w:ind w:left="0" w:firstLine="0"/>
        <w:jc w:val="left"/>
        <w:rPr>
          <w:ins w:id="885249" w:author="Claude" w:date="2026-10-07T12:00:00Z"/>
        </w:rPr>
      </w:pPr>
      <w:ins w:id="886431" w:author="Claude" w:date="2026-10-07T12:00:00Z">
        <w:r>
          <w:rPr>
            <w:rFonts w:ascii="Consolas" w:hAnsi="Consolas" w:cs="Consolas"/>
            <w:sz w:val="14"/>
            <w:szCs w:val="14"/>
          </w:rPr>
          <w:t xml:space="preserve">1182      cfg.ambiental.checklist = {k: None for k in cfg.ambiental.checklist}</w:t>
        </w:r>
      </w:ins>
    </w:p>
    <w:p>
      <w:pPr>
        <w:shd w:val="clear" w:color="auto" w:fill="F7F7F7"/>
        <w:spacing w:before="0" w:after="0" w:line="180" w:lineRule="exact"/>
        <w:ind w:left="0" w:firstLine="0"/>
        <w:jc w:val="left"/>
        <w:rPr>
          <w:ins w:id="885249" w:author="Claude" w:date="2026-10-07T12:00:00Z"/>
        </w:rPr>
      </w:pPr>
      <w:ins w:id="886432" w:author="Claude" w:date="2026-10-07T12:00:00Z">
        <w:r>
          <w:rPr>
            <w:rFonts w:ascii="Consolas" w:hAnsi="Consolas" w:cs="Consolas"/>
            <w:sz w:val="14"/>
            <w:szCs w:val="14"/>
          </w:rPr>
          <w:t xml:space="preserve">1183      cfg.ambiental.renovacao_pct_dia = cfg.ambiental.energia_kwh_kg = float("nan")</w:t>
        </w:r>
      </w:ins>
    </w:p>
    <w:p>
      <w:pPr>
        <w:shd w:val="clear" w:color="auto" w:fill="F7F7F7"/>
        <w:spacing w:before="0" w:after="0" w:line="180" w:lineRule="exact"/>
        <w:ind w:left="0" w:firstLine="0"/>
        <w:jc w:val="left"/>
        <w:rPr>
          <w:ins w:id="885249" w:author="Claude" w:date="2026-10-07T12:00:00Z"/>
        </w:rPr>
      </w:pPr>
      <w:ins w:id="886433" w:author="Claude" w:date="2026-10-07T12:00:00Z">
        <w:r>
          <w:rPr>
            <w:rFonts w:ascii="Consolas" w:hAnsi="Consolas" w:cs="Consolas"/>
            <w:sz w:val="14"/>
            <w:szCs w:val="14"/>
          </w:rPr>
          <w:t xml:space="preserve">1184      cfg.governanca.itens = {k: None for k in cfg.governanca.itens}</w:t>
        </w:r>
      </w:ins>
    </w:p>
    <w:p>
      <w:pPr>
        <w:shd w:val="clear" w:color="auto" w:fill="F7F7F7"/>
        <w:spacing w:before="0" w:after="0" w:line="180" w:lineRule="exact"/>
        <w:ind w:left="0" w:firstLine="0"/>
        <w:jc w:val="left"/>
        <w:rPr>
          <w:ins w:id="885249" w:author="Claude" w:date="2026-10-07T12:00:00Z"/>
        </w:rPr>
      </w:pPr>
      <w:ins w:id="886434" w:author="Claude" w:date="2026-10-07T12:00:00Z">
        <w:r>
          <w:rPr>
            <w:rFonts w:ascii="Consolas" w:hAnsi="Consolas" w:cs="Consolas"/>
            <w:sz w:val="14"/>
            <w:szCs w:val="14"/>
          </w:rPr>
          <w:t xml:space="preserve">1185      cfg.monte_carlo.distribuicoes = {}</w:t>
        </w:r>
      </w:ins>
    </w:p>
    <w:p>
      <w:pPr>
        <w:shd w:val="clear" w:color="auto" w:fill="F7F7F7"/>
        <w:spacing w:before="0" w:after="0" w:line="180" w:lineRule="exact"/>
        <w:ind w:left="0" w:firstLine="0"/>
        <w:jc w:val="left"/>
        <w:rPr>
          <w:ins w:id="885249" w:author="Claude" w:date="2026-10-07T12:00:00Z"/>
        </w:rPr>
      </w:pPr>
      <w:ins w:id="886435" w:author="Claude" w:date="2026-10-07T12:00:00Z">
        <w:r>
          <w:rPr>
            <w:rFonts w:ascii="Consolas" w:hAnsi="Consolas" w:cs="Consolas"/>
            <w:sz w:val="14"/>
            <w:szCs w:val="14"/>
          </w:rPr>
          <w:t xml:space="preserve">1186      cfg.fontes = {}</w:t>
        </w:r>
      </w:ins>
    </w:p>
    <w:p>
      <w:pPr>
        <w:shd w:val="clear" w:color="auto" w:fill="F7F7F7"/>
        <w:spacing w:before="0" w:after="0" w:line="180" w:lineRule="exact"/>
        <w:ind w:left="0" w:firstLine="0"/>
        <w:jc w:val="left"/>
        <w:rPr>
          <w:ins w:id="885249" w:author="Claude" w:date="2026-10-07T12:00:00Z"/>
        </w:rPr>
      </w:pPr>
      <w:ins w:id="886436" w:author="Claude" w:date="2026-10-07T12:00:00Z">
        <w:r>
          <w:rPr>
            <w:rFonts w:ascii="Consolas" w:hAnsi="Consolas" w:cs="Consolas"/>
            <w:sz w:val="14"/>
            <w:szCs w:val="14"/>
          </w:rPr>
          <w:t xml:space="preserve">1187      for caminho, valor in NEUTROS.items():</w:t>
        </w:r>
      </w:ins>
    </w:p>
    <w:p>
      <w:pPr>
        <w:shd w:val="clear" w:color="auto" w:fill="F7F7F7"/>
        <w:spacing w:before="0" w:after="0" w:line="180" w:lineRule="exact"/>
        <w:ind w:left="0" w:firstLine="0"/>
        <w:jc w:val="left"/>
        <w:rPr>
          <w:ins w:id="885249" w:author="Claude" w:date="2026-10-07T12:00:00Z"/>
        </w:rPr>
      </w:pPr>
      <w:ins w:id="886437" w:author="Claude" w:date="2026-10-07T12:00:00Z">
        <w:r>
          <w:rPr>
            <w:rFonts w:ascii="Consolas" w:hAnsi="Consolas" w:cs="Consolas"/>
            <w:sz w:val="14"/>
            <w:szCs w:val="14"/>
          </w:rPr>
          <w:t xml:space="preserve">1188          definir_por_caminho(cfg, caminho, valor)</w:t>
        </w:r>
      </w:ins>
    </w:p>
    <w:p>
      <w:pPr>
        <w:shd w:val="clear" w:color="auto" w:fill="F7F7F7"/>
        <w:spacing w:before="0" w:after="0" w:line="180" w:lineRule="exact"/>
        <w:ind w:left="0" w:firstLine="0"/>
        <w:jc w:val="left"/>
        <w:rPr>
          <w:ins w:id="885249" w:author="Claude" w:date="2026-10-07T12:00:00Z"/>
        </w:rPr>
      </w:pPr>
      <w:ins w:id="886438" w:author="Claude" w:date="2026-10-07T12:00:00Z">
        <w:r>
          <w:rPr>
            <w:rFonts w:ascii="Consolas" w:hAnsi="Consolas" w:cs="Consolas"/>
            <w:sz w:val="14"/>
            <w:szCs w:val="14"/>
          </w:rPr>
          <w:t xml:space="preserve">1189      return cfg</w:t>
        </w:r>
      </w:ins>
    </w:p>
    <w:p>
      <w:pPr>
        <w:shd w:val="clear" w:color="auto" w:fill="F7F7F7"/>
        <w:spacing w:before="0" w:after="0" w:line="180" w:lineRule="exact"/>
        <w:ind w:left="0" w:firstLine="0"/>
        <w:jc w:val="left"/>
        <w:rPr>
          <w:ins w:id="885249" w:author="Claude" w:date="2026-10-07T12:00:00Z"/>
        </w:rPr>
      </w:pPr>
      <w:ins w:id="886439" w:author="Claude" w:date="2026-10-07T12:00:00Z">
        <w:r>
          <w:rPr>
            <w:rFonts w:ascii="Consolas" w:hAnsi="Consolas" w:cs="Consolas"/>
            <w:sz w:val="14"/>
            <w:szCs w:val="14"/>
          </w:rPr>
          <w:t xml:space="preserve">1190  </w:t>
        </w:r>
      </w:ins>
    </w:p>
    <w:p>
      <w:pPr>
        <w:shd w:val="clear" w:color="auto" w:fill="F7F7F7"/>
        <w:spacing w:before="0" w:after="0" w:line="180" w:lineRule="exact"/>
        <w:ind w:left="0" w:firstLine="0"/>
        <w:jc w:val="left"/>
        <w:rPr>
          <w:ins w:id="885249" w:author="Claude" w:date="2026-10-07T12:00:00Z"/>
        </w:rPr>
      </w:pPr>
      <w:ins w:id="886440" w:author="Claude" w:date="2026-10-07T12:00:00Z">
        <w:r>
          <w:rPr>
            <w:rFonts w:ascii="Consolas" w:hAnsi="Consolas" w:cs="Consolas"/>
            <w:sz w:val="14"/>
            <w:szCs w:val="14"/>
          </w:rPr>
          <w:t xml:space="preserve">1191  </w:t>
        </w:r>
      </w:ins>
    </w:p>
    <w:p>
      <w:pPr>
        <w:shd w:val="clear" w:color="auto" w:fill="F7F7F7"/>
        <w:spacing w:before="0" w:after="0" w:line="180" w:lineRule="exact"/>
        <w:ind w:left="0" w:firstLine="0"/>
        <w:jc w:val="left"/>
        <w:rPr>
          <w:ins w:id="885249" w:author="Claude" w:date="2026-10-07T12:00:00Z"/>
        </w:rPr>
      </w:pPr>
      <w:ins w:id="886441" w:author="Claude" w:date="2026-10-07T12:00:00Z">
        <w:r>
          <w:rPr>
            <w:rFonts w:ascii="Consolas" w:hAnsi="Consolas" w:cs="Consolas"/>
            <w:sz w:val="14"/>
            <w:szCs w:val="14"/>
          </w:rPr>
          <w:t xml:space="preserve">1192  OPCIONAIS = {  # None é válido: usa a referência do sistema produtivo ou o percentual correspondente</w:t>
        </w:r>
      </w:ins>
    </w:p>
    <w:p>
      <w:pPr>
        <w:shd w:val="clear" w:color="auto" w:fill="F7F7F7"/>
        <w:spacing w:before="0" w:after="0" w:line="180" w:lineRule="exact"/>
        <w:ind w:left="0" w:firstLine="0"/>
        <w:jc w:val="left"/>
        <w:rPr>
          <w:ins w:id="885249" w:author="Claude" w:date="2026-10-07T12:00:00Z"/>
        </w:rPr>
      </w:pPr>
      <w:ins w:id="886442" w:author="Claude" w:date="2026-10-07T12:00:00Z">
        <w:r>
          <w:rPr>
            <w:rFonts w:ascii="Consolas" w:hAnsi="Consolas" w:cs="Consolas"/>
            <w:sz w:val="14"/>
            <w:szCs w:val="14"/>
          </w:rPr>
          <w:t xml:space="preserve">1193      "tecnico.capacidade_suporte_kg_m3", "ambiental.renovacao_pct_dia", "ambiental.energia_kwh_kg",</w:t>
        </w:r>
      </w:ins>
    </w:p>
    <w:p>
      <w:pPr>
        <w:shd w:val="clear" w:color="auto" w:fill="F7F7F7"/>
        <w:spacing w:before="0" w:after="0" w:line="180" w:lineRule="exact"/>
        <w:ind w:left="0" w:firstLine="0"/>
        <w:jc w:val="left"/>
        <w:rPr>
          <w:ins w:id="885249" w:author="Claude" w:date="2026-10-07T12:00:00Z"/>
        </w:rPr>
      </w:pPr>
      <w:ins w:id="886443" w:author="Claude" w:date="2026-10-07T12:00:00Z">
        <w:r>
          <w:rPr>
            <w:rFonts w:ascii="Consolas" w:hAnsi="Consolas" w:cs="Consolas"/>
            <w:sz w:val="14"/>
            <w:szCs w:val="14"/>
          </w:rPr>
          <w:t xml:space="preserve">1194      "economico.valor_residual_rs", "economico.manutencao_mes",</w:t>
        </w:r>
      </w:ins>
    </w:p>
    <w:p>
      <w:pPr>
        <w:shd w:val="clear" w:color="auto" w:fill="F7F7F7"/>
        <w:spacing w:before="0" w:after="0" w:line="180" w:lineRule="exact"/>
        <w:ind w:left="0" w:firstLine="0"/>
        <w:jc w:val="left"/>
        <w:rPr>
          <w:ins w:id="885249" w:author="Claude" w:date="2026-10-07T12:00:00Z"/>
        </w:rPr>
      </w:pPr>
      <w:ins w:id="886444" w:author="Claude" w:date="2026-10-07T12:00:00Z">
        <w:r>
          <w:rPr>
            <w:rFonts w:ascii="Consolas" w:hAnsi="Consolas" w:cs="Consolas"/>
            <w:sz w:val="14"/>
            <w:szCs w:val="14"/>
          </w:rPr>
          <w:t xml:space="preserve">1195  }</w:t>
        </w:r>
      </w:ins>
    </w:p>
    <w:p>
      <w:pPr>
        <w:shd w:val="clear" w:color="auto" w:fill="F7F7F7"/>
        <w:spacing w:before="0" w:after="0" w:line="180" w:lineRule="exact"/>
        <w:ind w:left="0" w:firstLine="0"/>
        <w:jc w:val="left"/>
        <w:rPr>
          <w:ins w:id="885249" w:author="Claude" w:date="2026-10-07T12:00:00Z"/>
        </w:rPr>
      </w:pPr>
      <w:ins w:id="886445" w:author="Claude" w:date="2026-10-07T12:00:00Z">
        <w:r>
          <w:rPr>
            <w:rFonts w:ascii="Consolas" w:hAnsi="Consolas" w:cs="Consolas"/>
            <w:sz w:val="14"/>
            <w:szCs w:val="14"/>
          </w:rPr>
          <w:t xml:space="preserve">1196  </w:t>
        </w:r>
      </w:ins>
    </w:p>
    <w:p>
      <w:pPr>
        <w:shd w:val="clear" w:color="auto" w:fill="F7F7F7"/>
        <w:spacing w:before="0" w:after="0" w:line="180" w:lineRule="exact"/>
        <w:ind w:left="0" w:firstLine="0"/>
        <w:jc w:val="left"/>
        <w:rPr>
          <w:ins w:id="885249" w:author="Claude" w:date="2026-10-07T12:00:00Z"/>
        </w:rPr>
      </w:pPr>
      <w:ins w:id="886446" w:author="Claude" w:date="2026-10-07T12:00:00Z">
        <w:r>
          <w:rPr>
            <w:rFonts w:ascii="Consolas" w:hAnsi="Consolas" w:cs="Consolas"/>
            <w:sz w:val="14"/>
            <w:szCs w:val="14"/>
          </w:rPr>
          <w:t xml:space="preserve">1197  </w:t>
        </w:r>
      </w:ins>
    </w:p>
    <w:p>
      <w:pPr>
        <w:shd w:val="clear" w:color="auto" w:fill="F7F7F7"/>
        <w:spacing w:before="0" w:after="0" w:line="180" w:lineRule="exact"/>
        <w:ind w:left="0" w:firstLine="0"/>
        <w:jc w:val="left"/>
        <w:rPr>
          <w:ins w:id="885249" w:author="Claude" w:date="2026-10-07T12:00:00Z"/>
        </w:rPr>
      </w:pPr>
      <w:ins w:id="886447" w:author="Claude" w:date="2026-10-07T12:00:00Z">
        <w:r>
          <w:rPr>
            <w:rFonts w:ascii="Consolas" w:hAnsi="Consolas" w:cs="Consolas"/>
            <w:sz w:val="14"/>
            <w:szCs w:val="14"/>
          </w:rPr>
          <w:t xml:space="preserve">1198  def entradas_pendentes(cfg: EVTEASConfig) -&gt; List[str]:</w:t>
        </w:r>
      </w:ins>
    </w:p>
    <w:p>
      <w:pPr>
        <w:shd w:val="clear" w:color="auto" w:fill="F7F7F7"/>
        <w:spacing w:before="0" w:after="0" w:line="180" w:lineRule="exact"/>
        <w:ind w:left="0" w:firstLine="0"/>
        <w:jc w:val="left"/>
        <w:rPr>
          <w:ins w:id="885249" w:author="Claude" w:date="2026-10-07T12:00:00Z"/>
        </w:rPr>
      </w:pPr>
      <w:ins w:id="886448" w:author="Claude" w:date="2026-10-07T12:00:00Z">
        <w:r>
          <w:rPr>
            <w:rFonts w:ascii="Consolas" w:hAnsi="Consolas" w:cs="Consolas"/>
            <w:sz w:val="14"/>
            <w:szCs w:val="14"/>
          </w:rPr>
          <w:t xml:space="preserve">1199      """Lista parâmetros que continuam sem valor (NaN, ou None fora dos opcionais)."""</w:t>
        </w:r>
      </w:ins>
    </w:p>
    <w:p>
      <w:pPr>
        <w:shd w:val="clear" w:color="auto" w:fill="F7F7F7"/>
        <w:spacing w:before="0" w:after="0" w:line="180" w:lineRule="exact"/>
        <w:ind w:left="0" w:firstLine="0"/>
        <w:jc w:val="left"/>
        <w:rPr>
          <w:ins w:id="885249" w:author="Claude" w:date="2026-10-07T12:00:00Z"/>
        </w:rPr>
      </w:pPr>
      <w:ins w:id="886449" w:author="Claude" w:date="2026-10-07T12:00:00Z">
        <w:r>
          <w:rPr>
            <w:rFonts w:ascii="Consolas" w:hAnsi="Consolas" w:cs="Consolas"/>
            <w:sz w:val="14"/>
            <w:szCs w:val="14"/>
          </w:rPr>
          <w:t xml:space="preserve">1200      from dataclasses import fields as campos</w:t>
        </w:r>
      </w:ins>
    </w:p>
    <w:p>
      <w:pPr>
        <w:shd w:val="clear" w:color="auto" w:fill="F7F7F7"/>
        <w:spacing w:before="0" w:after="0" w:line="180" w:lineRule="exact"/>
        <w:ind w:left="0" w:firstLine="0"/>
        <w:jc w:val="left"/>
        <w:rPr>
          <w:ins w:id="885249" w:author="Claude" w:date="2026-10-07T12:00:00Z"/>
        </w:rPr>
      </w:pPr>
      <w:ins w:id="886450" w:author="Claude" w:date="2026-10-07T12:00:00Z">
        <w:r>
          <w:rPr>
            <w:rFonts w:ascii="Consolas" w:hAnsi="Consolas" w:cs="Consolas"/>
            <w:sz w:val="14"/>
            <w:szCs w:val="14"/>
          </w:rPr>
          <w:t xml:space="preserve">1201      faltam = []</w:t>
        </w:r>
      </w:ins>
    </w:p>
    <w:p>
      <w:pPr>
        <w:shd w:val="clear" w:color="auto" w:fill="F7F7F7"/>
        <w:spacing w:before="0" w:after="0" w:line="180" w:lineRule="exact"/>
        <w:ind w:left="0" w:firstLine="0"/>
        <w:jc w:val="left"/>
        <w:rPr>
          <w:ins w:id="885249" w:author="Claude" w:date="2026-10-07T12:00:00Z"/>
        </w:rPr>
      </w:pPr>
      <w:ins w:id="886451" w:author="Claude" w:date="2026-10-07T12:00:00Z">
        <w:r>
          <w:rPr>
            <w:rFonts w:ascii="Consolas" w:hAnsi="Consolas" w:cs="Consolas"/>
            <w:sz w:val="14"/>
            <w:szCs w:val="14"/>
          </w:rPr>
          <w:t xml:space="preserve">1202      for bloco in BLOCOS_EM_BRANCO:</w:t>
        </w:r>
      </w:ins>
    </w:p>
    <w:p>
      <w:pPr>
        <w:shd w:val="clear" w:color="auto" w:fill="F7F7F7"/>
        <w:spacing w:before="0" w:after="0" w:line="180" w:lineRule="exact"/>
        <w:ind w:left="0" w:firstLine="0"/>
        <w:jc w:val="left"/>
        <w:rPr>
          <w:ins w:id="885249" w:author="Claude" w:date="2026-10-07T12:00:00Z"/>
        </w:rPr>
      </w:pPr>
      <w:ins w:id="886452" w:author="Claude" w:date="2026-10-07T12:00:00Z">
        <w:r>
          <w:rPr>
            <w:rFonts w:ascii="Consolas" w:hAnsi="Consolas" w:cs="Consolas"/>
            <w:sz w:val="14"/>
            <w:szCs w:val="14"/>
          </w:rPr>
          <w:t xml:space="preserve">1203          obj = getattr(cfg, bloco)</w:t>
        </w:r>
      </w:ins>
    </w:p>
    <w:p>
      <w:pPr>
        <w:shd w:val="clear" w:color="auto" w:fill="F7F7F7"/>
        <w:spacing w:before="0" w:after="0" w:line="180" w:lineRule="exact"/>
        <w:ind w:left="0" w:firstLine="0"/>
        <w:jc w:val="left"/>
        <w:rPr>
          <w:ins w:id="885249" w:author="Claude" w:date="2026-10-07T12:00:00Z"/>
        </w:rPr>
      </w:pPr>
      <w:ins w:id="886453" w:author="Claude" w:date="2026-10-07T12:00:00Z">
        <w:r>
          <w:rPr>
            <w:rFonts w:ascii="Consolas" w:hAnsi="Consolas" w:cs="Consolas"/>
            <w:sz w:val="14"/>
            <w:szCs w:val="14"/>
          </w:rPr>
          <w:t xml:space="preserve">1204          for f in campos(obj):</w:t>
        </w:r>
      </w:ins>
    </w:p>
    <w:p>
      <w:pPr>
        <w:shd w:val="clear" w:color="auto" w:fill="F7F7F7"/>
        <w:spacing w:before="0" w:after="0" w:line="180" w:lineRule="exact"/>
        <w:ind w:left="0" w:firstLine="0"/>
        <w:jc w:val="left"/>
        <w:rPr>
          <w:ins w:id="885249" w:author="Claude" w:date="2026-10-07T12:00:00Z"/>
        </w:rPr>
      </w:pPr>
      <w:ins w:id="886454" w:author="Claude" w:date="2026-10-07T12:00:00Z">
        <w:r>
          <w:rPr>
            <w:rFonts w:ascii="Consolas" w:hAnsi="Consolas" w:cs="Consolas"/>
            <w:sz w:val="14"/>
            <w:szCs w:val="14"/>
          </w:rPr>
          <w:t xml:space="preserve">1205              v, caminho = getattr(obj, f.name), f"{bloco}.{f.name}"</w:t>
        </w:r>
      </w:ins>
    </w:p>
    <w:p>
      <w:pPr>
        <w:shd w:val="clear" w:color="auto" w:fill="F7F7F7"/>
        <w:spacing w:before="0" w:after="0" w:line="180" w:lineRule="exact"/>
        <w:ind w:left="0" w:firstLine="0"/>
        <w:jc w:val="left"/>
        <w:rPr>
          <w:ins w:id="885249" w:author="Claude" w:date="2026-10-07T12:00:00Z"/>
        </w:rPr>
      </w:pPr>
      <w:ins w:id="886455" w:author="Claude" w:date="2026-10-07T12:00:00Z">
        <w:r>
          <w:rPr>
            <w:rFonts w:ascii="Consolas" w:hAnsi="Consolas" w:cs="Consolas"/>
            <w:sz w:val="14"/>
            <w:szCs w:val="14"/>
          </w:rPr>
          <w:t xml:space="preserve">1206              if (v is None and caminho not in OPCIONAIS) or (isinstance(v, float) and math.isnan(v)):</w:t>
        </w:r>
      </w:ins>
    </w:p>
    <w:p>
      <w:pPr>
        <w:shd w:val="clear" w:color="auto" w:fill="F7F7F7"/>
        <w:spacing w:before="0" w:after="0" w:line="180" w:lineRule="exact"/>
        <w:ind w:left="0" w:firstLine="0"/>
        <w:jc w:val="left"/>
        <w:rPr>
          <w:ins w:id="885249" w:author="Claude" w:date="2026-10-07T12:00:00Z"/>
        </w:rPr>
      </w:pPr>
      <w:ins w:id="886456" w:author="Claude" w:date="2026-10-07T12:00:00Z">
        <w:r>
          <w:rPr>
            <w:rFonts w:ascii="Consolas" w:hAnsi="Consolas" w:cs="Consolas"/>
            <w:sz w:val="14"/>
            <w:szCs w:val="14"/>
          </w:rPr>
          <w:t xml:space="preserve">1207                  faltam.append(caminho)</w:t>
        </w:r>
      </w:ins>
    </w:p>
    <w:p>
      <w:pPr>
        <w:shd w:val="clear" w:color="auto" w:fill="F7F7F7"/>
        <w:spacing w:before="0" w:after="0" w:line="180" w:lineRule="exact"/>
        <w:ind w:left="0" w:firstLine="0"/>
        <w:jc w:val="left"/>
        <w:rPr>
          <w:ins w:id="885249" w:author="Claude" w:date="2026-10-07T12:00:00Z"/>
        </w:rPr>
      </w:pPr>
      <w:ins w:id="886457" w:author="Claude" w:date="2026-10-07T12:00:00Z">
        <w:r>
          <w:rPr>
            <w:rFonts w:ascii="Consolas" w:hAnsi="Consolas" w:cs="Consolas"/>
            <w:sz w:val="14"/>
            <w:szCs w:val="14"/>
          </w:rPr>
          <w:t xml:space="preserve">1208      faltam += [f"ambiental.checklist.{k}" for k, v in cfg.ambiental.checklist.items() if v is None]</w:t>
        </w:r>
      </w:ins>
    </w:p>
    <w:p>
      <w:pPr>
        <w:shd w:val="clear" w:color="auto" w:fill="F7F7F7"/>
        <w:spacing w:before="0" w:after="0" w:line="180" w:lineRule="exact"/>
        <w:ind w:left="0" w:firstLine="0"/>
        <w:jc w:val="left"/>
        <w:rPr>
          <w:ins w:id="885249" w:author="Claude" w:date="2026-10-07T12:00:00Z"/>
        </w:rPr>
      </w:pPr>
      <w:ins w:id="886458" w:author="Claude" w:date="2026-10-07T12:00:00Z">
        <w:r>
          <w:rPr>
            <w:rFonts w:ascii="Consolas" w:hAnsi="Consolas" w:cs="Consolas"/>
            <w:sz w:val="14"/>
            <w:szCs w:val="14"/>
          </w:rPr>
          <w:t xml:space="preserve">1209      faltam += [f"governanca.itens.{k}" for k, v in cfg.governanca.itens.items() if v is None]</w:t>
        </w:r>
      </w:ins>
    </w:p>
    <w:p>
      <w:pPr>
        <w:shd w:val="clear" w:color="auto" w:fill="F7F7F7"/>
        <w:spacing w:before="0" w:after="0" w:line="180" w:lineRule="exact"/>
        <w:ind w:left="0" w:firstLine="0"/>
        <w:jc w:val="left"/>
        <w:rPr>
          <w:ins w:id="885249" w:author="Claude" w:date="2026-10-07T12:00:00Z"/>
        </w:rPr>
      </w:pPr>
      <w:ins w:id="886459" w:author="Claude" w:date="2026-10-07T12:00:00Z">
        <w:r>
          <w:rPr>
            <w:rFonts w:ascii="Consolas" w:hAnsi="Consolas" w:cs="Consolas"/>
            <w:sz w:val="14"/>
            <w:szCs w:val="14"/>
          </w:rPr>
          <w:t xml:space="preserve">1210      if not cfg.economico.capex_itens:</w:t>
        </w:r>
      </w:ins>
    </w:p>
    <w:p>
      <w:pPr>
        <w:shd w:val="clear" w:color="auto" w:fill="F7F7F7"/>
        <w:spacing w:before="0" w:after="0" w:line="180" w:lineRule="exact"/>
        <w:ind w:left="0" w:firstLine="0"/>
        <w:jc w:val="left"/>
        <w:rPr>
          <w:ins w:id="885249" w:author="Claude" w:date="2026-10-07T12:00:00Z"/>
        </w:rPr>
      </w:pPr>
      <w:ins w:id="886460" w:author="Claude" w:date="2026-10-07T12:00:00Z">
        <w:r>
          <w:rPr>
            <w:rFonts w:ascii="Consolas" w:hAnsi="Consolas" w:cs="Consolas"/>
            <w:sz w:val="14"/>
            <w:szCs w:val="14"/>
          </w:rPr>
          <w:t xml:space="preserve">1211          faltam.append("economico.capex_itens")</w:t>
        </w:r>
      </w:ins>
    </w:p>
    <w:p>
      <w:pPr>
        <w:shd w:val="clear" w:color="auto" w:fill="F7F7F7"/>
        <w:spacing w:before="0" w:after="0" w:line="180" w:lineRule="exact"/>
        <w:ind w:left="0" w:firstLine="0"/>
        <w:jc w:val="left"/>
        <w:rPr>
          <w:ins w:id="885249" w:author="Claude" w:date="2026-10-07T12:00:00Z"/>
        </w:rPr>
      </w:pPr>
      <w:ins w:id="886461" w:author="Claude" w:date="2026-10-07T12:00:00Z">
        <w:r>
          <w:rPr>
            <w:rFonts w:ascii="Consolas" w:hAnsi="Consolas" w:cs="Consolas"/>
            <w:sz w:val="14"/>
            <w:szCs w:val="14"/>
          </w:rPr>
          <w:t xml:space="preserve">1212      if not cfg.economico.mix_produtos and vazio(cfg.economico.preco_venda_kg):</w:t>
        </w:r>
      </w:ins>
    </w:p>
    <w:p>
      <w:pPr>
        <w:shd w:val="clear" w:color="auto" w:fill="F7F7F7"/>
        <w:spacing w:before="0" w:after="0" w:line="180" w:lineRule="exact"/>
        <w:ind w:left="0" w:firstLine="0"/>
        <w:jc w:val="left"/>
        <w:rPr>
          <w:ins w:id="885249" w:author="Claude" w:date="2026-10-07T12:00:00Z"/>
        </w:rPr>
      </w:pPr>
      <w:ins w:id="886462" w:author="Claude" w:date="2026-10-07T12:00:00Z">
        <w:r>
          <w:rPr>
            <w:rFonts w:ascii="Consolas" w:hAnsi="Consolas" w:cs="Consolas"/>
            <w:sz w:val="14"/>
            <w:szCs w:val="14"/>
          </w:rPr>
          <w:t xml:space="preserve">1213          faltam.append("economico.mix_produtos")</w:t>
        </w:r>
      </w:ins>
    </w:p>
    <w:p>
      <w:pPr>
        <w:shd w:val="clear" w:color="auto" w:fill="F7F7F7"/>
        <w:spacing w:before="0" w:after="0" w:line="180" w:lineRule="exact"/>
        <w:ind w:left="0" w:firstLine="0"/>
        <w:jc w:val="left"/>
        <w:rPr>
          <w:ins w:id="885249" w:author="Claude" w:date="2026-10-07T12:00:00Z"/>
        </w:rPr>
      </w:pPr>
      <w:ins w:id="886463" w:author="Claude" w:date="2026-10-07T12:00:00Z">
        <w:r>
          <w:rPr>
            <w:rFonts w:ascii="Consolas" w:hAnsi="Consolas" w:cs="Consolas"/>
            <w:sz w:val="14"/>
            <w:szCs w:val="14"/>
          </w:rPr>
          <w:t xml:space="preserve">1214      for p in cfg.economico.mix_produtos:</w:t>
        </w:r>
      </w:ins>
    </w:p>
    <w:p>
      <w:pPr>
        <w:shd w:val="clear" w:color="auto" w:fill="F7F7F7"/>
        <w:spacing w:before="0" w:after="0" w:line="180" w:lineRule="exact"/>
        <w:ind w:left="0" w:firstLine="0"/>
        <w:jc w:val="left"/>
        <w:rPr>
          <w:ins w:id="885249" w:author="Claude" w:date="2026-10-07T12:00:00Z"/>
        </w:rPr>
      </w:pPr>
      <w:ins w:id="886464" w:author="Claude" w:date="2026-10-07T12:00:00Z">
        <w:r>
          <w:rPr>
            <w:rFonts w:ascii="Consolas" w:hAnsi="Consolas" w:cs="Consolas"/>
            <w:sz w:val="14"/>
            <w:szCs w:val="14"/>
          </w:rPr>
          <w:t xml:space="preserve">1215          if any(vazio(p.get(k)) for k in ("preco_kg",)):</w:t>
        </w:r>
      </w:ins>
    </w:p>
    <w:p>
      <w:pPr>
        <w:shd w:val="clear" w:color="auto" w:fill="F7F7F7"/>
        <w:spacing w:before="0" w:after="0" w:line="180" w:lineRule="exact"/>
        <w:ind w:left="0" w:firstLine="0"/>
        <w:jc w:val="left"/>
        <w:rPr>
          <w:ins w:id="885249" w:author="Claude" w:date="2026-10-07T12:00:00Z"/>
        </w:rPr>
      </w:pPr>
      <w:ins w:id="886465" w:author="Claude" w:date="2026-10-07T12:00:00Z">
        <w:r>
          <w:rPr>
            <w:rFonts w:ascii="Consolas" w:hAnsi="Consolas" w:cs="Consolas"/>
            <w:sz w:val="14"/>
            <w:szCs w:val="14"/>
          </w:rPr>
          <w:t xml:space="preserve">1216              faltam.append("economico.mix_produtos")</w:t>
        </w:r>
      </w:ins>
    </w:p>
    <w:p>
      <w:pPr>
        <w:shd w:val="clear" w:color="auto" w:fill="F7F7F7"/>
        <w:spacing w:before="0" w:after="0" w:line="180" w:lineRule="exact"/>
        <w:ind w:left="0" w:firstLine="0"/>
        <w:jc w:val="left"/>
        <w:rPr>
          <w:ins w:id="885249" w:author="Claude" w:date="2026-10-07T12:00:00Z"/>
        </w:rPr>
      </w:pPr>
      <w:ins w:id="886466" w:author="Claude" w:date="2026-10-07T12:00:00Z">
        <w:r>
          <w:rPr>
            <w:rFonts w:ascii="Consolas" w:hAnsi="Consolas" w:cs="Consolas"/>
            <w:sz w:val="14"/>
            <w:szCs w:val="14"/>
          </w:rPr>
          <w:t xml:space="preserve">1217              break</w:t>
        </w:r>
      </w:ins>
    </w:p>
    <w:p>
      <w:pPr>
        <w:shd w:val="clear" w:color="auto" w:fill="F7F7F7"/>
        <w:spacing w:before="0" w:after="0" w:line="180" w:lineRule="exact"/>
        <w:ind w:left="0" w:firstLine="0"/>
        <w:jc w:val="left"/>
        <w:rPr>
          <w:ins w:id="885249" w:author="Claude" w:date="2026-10-07T12:00:00Z"/>
        </w:rPr>
      </w:pPr>
      <w:ins w:id="886467" w:author="Claude" w:date="2026-10-07T12:00:00Z">
        <w:r>
          <w:rPr>
            <w:rFonts w:ascii="Consolas" w:hAnsi="Consolas" w:cs="Consolas"/>
            <w:sz w:val="14"/>
            <w:szCs w:val="14"/>
          </w:rPr>
          <w:t xml:space="preserve">1218      return faltam</w:t>
        </w:r>
      </w:ins>
    </w:p>
    <w:p>
      <w:pPr>
        <w:shd w:val="clear" w:color="auto" w:fill="F7F7F7"/>
        <w:spacing w:before="0" w:after="0" w:line="180" w:lineRule="exact"/>
        <w:ind w:left="0" w:firstLine="0"/>
        <w:jc w:val="left"/>
        <w:rPr>
          <w:ins w:id="885249" w:author="Claude" w:date="2026-10-07T12:00:00Z"/>
        </w:rPr>
      </w:pPr>
      <w:ins w:id="886468" w:author="Claude" w:date="2026-10-07T12:00:00Z">
        <w:r>
          <w:rPr>
            <w:rFonts w:ascii="Consolas" w:hAnsi="Consolas" w:cs="Consolas"/>
            <w:sz w:val="14"/>
            <w:szCs w:val="14"/>
          </w:rPr>
          <w:t xml:space="preserve">1219  </w:t>
        </w:r>
      </w:ins>
    </w:p>
    <w:p>
      <w:pPr>
        <w:shd w:val="clear" w:color="auto" w:fill="F7F7F7"/>
        <w:spacing w:before="0" w:after="0" w:line="180" w:lineRule="exact"/>
        <w:ind w:left="0" w:firstLine="0"/>
        <w:jc w:val="left"/>
        <w:rPr>
          <w:ins w:id="885249" w:author="Claude" w:date="2026-10-07T12:00:00Z"/>
        </w:rPr>
      </w:pPr>
      <w:ins w:id="886469" w:author="Claude" w:date="2026-10-07T12:00:00Z">
        <w:r>
          <w:rPr>
            <w:rFonts w:ascii="Consolas" w:hAnsi="Consolas" w:cs="Consolas"/>
            <w:sz w:val="14"/>
            <w:szCs w:val="14"/>
          </w:rPr>
          <w:t xml:space="preserve">1220  </w:t>
        </w:r>
      </w:ins>
    </w:p>
    <w:p>
      <w:pPr>
        <w:shd w:val="clear" w:color="auto" w:fill="F7F7F7"/>
        <w:spacing w:before="0" w:after="0" w:line="180" w:lineRule="exact"/>
        <w:ind w:left="0" w:firstLine="0"/>
        <w:jc w:val="left"/>
        <w:rPr>
          <w:ins w:id="885249" w:author="Claude" w:date="2026-10-07T12:00:00Z"/>
        </w:rPr>
      </w:pPr>
      <w:ins w:id="886470" w:author="Claude" w:date="2026-10-07T12:00:00Z">
        <w:r>
          <w:rPr>
            <w:rFonts w:ascii="Consolas" w:hAnsi="Consolas" w:cs="Consolas"/>
            <w:sz w:val="14"/>
            <w:szCs w:val="14"/>
          </w:rPr>
          <w:t xml:space="preserve">1221  # ---------------------------------------------------------------------------</w:t>
        </w:r>
      </w:ins>
    </w:p>
    <w:p>
      <w:pPr>
        <w:shd w:val="clear" w:color="auto" w:fill="F7F7F7"/>
        <w:spacing w:before="0" w:after="0" w:line="180" w:lineRule="exact"/>
        <w:ind w:left="0" w:firstLine="0"/>
        <w:jc w:val="left"/>
        <w:rPr>
          <w:ins w:id="885249" w:author="Claude" w:date="2026-10-07T12:00:00Z"/>
        </w:rPr>
      </w:pPr>
      <w:ins w:id="886471" w:author="Claude" w:date="2026-10-07T12:00:00Z">
        <w:r>
          <w:rPr>
            <w:rFonts w:ascii="Consolas" w:hAnsi="Consolas" w:cs="Consolas"/>
            <w:sz w:val="14"/>
            <w:szCs w:val="14"/>
          </w:rPr>
          <w:t xml:space="preserve">1222  # Leitura de arquivos de entradas (inclusive de versões anteriores)</w:t>
        </w:r>
      </w:ins>
    </w:p>
    <w:p>
      <w:pPr>
        <w:shd w:val="clear" w:color="auto" w:fill="F7F7F7"/>
        <w:spacing w:before="0" w:after="0" w:line="180" w:lineRule="exact"/>
        <w:ind w:left="0" w:firstLine="0"/>
        <w:jc w:val="left"/>
        <w:rPr>
          <w:ins w:id="885249" w:author="Claude" w:date="2026-10-07T12:00:00Z"/>
        </w:rPr>
      </w:pPr>
      <w:ins w:id="886472" w:author="Claude" w:date="2026-10-07T12:00:00Z">
        <w:r>
          <w:rPr>
            <w:rFonts w:ascii="Consolas" w:hAnsi="Consolas" w:cs="Consolas"/>
            <w:sz w:val="14"/>
            <w:szCs w:val="14"/>
          </w:rPr>
          <w:t xml:space="preserve">1223  # ---------------------------------------------------------------------------</w:t>
        </w:r>
      </w:ins>
    </w:p>
    <w:p>
      <w:pPr>
        <w:shd w:val="clear" w:color="auto" w:fill="F7F7F7"/>
        <w:spacing w:before="0" w:after="0" w:line="180" w:lineRule="exact"/>
        <w:ind w:left="0" w:firstLine="0"/>
        <w:jc w:val="left"/>
        <w:rPr>
          <w:ins w:id="885249" w:author="Claude" w:date="2026-10-07T12:00:00Z"/>
        </w:rPr>
      </w:pPr>
      <w:ins w:id="886473" w:author="Claude" w:date="2026-10-07T12:00:00Z">
        <w:r>
          <w:rPr>
            <w:rFonts w:ascii="Consolas" w:hAnsi="Consolas" w:cs="Consolas"/>
            <w:sz w:val="14"/>
            <w:szCs w:val="14"/>
          </w:rPr>
          <w:t xml:space="preserve">1224  </w:t>
        </w:r>
      </w:ins>
    </w:p>
    <w:p>
      <w:pPr>
        <w:shd w:val="clear" w:color="auto" w:fill="F7F7F7"/>
        <w:spacing w:before="0" w:after="0" w:line="180" w:lineRule="exact"/>
        <w:ind w:left="0" w:firstLine="0"/>
        <w:jc w:val="left"/>
        <w:rPr>
          <w:ins w:id="885249" w:author="Claude" w:date="2026-10-07T12:00:00Z"/>
        </w:rPr>
      </w:pPr>
      <w:ins w:id="886474" w:author="Claude" w:date="2026-10-07T12:00:00Z">
        <w:r>
          <w:rPr>
            <w:rFonts w:ascii="Consolas" w:hAnsi="Consolas" w:cs="Consolas"/>
            <w:sz w:val="14"/>
            <w:szCs w:val="14"/>
          </w:rPr>
          <w:t xml:space="preserve">1225  SECOES_CONFIG = ("tecnico", "economico", "ambiental", "social", "governanca", "pesos", "decisao", "monte_carlo")</w:t>
        </w:r>
      </w:ins>
    </w:p>
    <w:p>
      <w:pPr>
        <w:shd w:val="clear" w:color="auto" w:fill="F7F7F7"/>
        <w:spacing w:before="0" w:after="0" w:line="180" w:lineRule="exact"/>
        <w:ind w:left="0" w:firstLine="0"/>
        <w:jc w:val="left"/>
        <w:rPr>
          <w:ins w:id="885249" w:author="Claude" w:date="2026-10-07T12:00:00Z"/>
        </w:rPr>
      </w:pPr>
      <w:ins w:id="886475" w:author="Claude" w:date="2026-10-07T12:00:00Z">
        <w:r>
          <w:rPr>
            <w:rFonts w:ascii="Consolas" w:hAnsi="Consolas" w:cs="Consolas"/>
            <w:sz w:val="14"/>
            <w:szCs w:val="14"/>
          </w:rPr>
          <w:t xml:space="preserve">1226  NEUTROS_AUSENTES = {"carencia_automatica", "incluir_capex_aace"}   # opções com padrão neutro em arquivos antigos</w:t>
        </w:r>
      </w:ins>
    </w:p>
    <w:p>
      <w:pPr>
        <w:shd w:val="clear" w:color="auto" w:fill="F7F7F7"/>
        <w:spacing w:before="0" w:after="0" w:line="180" w:lineRule="exact"/>
        <w:ind w:left="0" w:firstLine="0"/>
        <w:jc w:val="left"/>
        <w:rPr>
          <w:ins w:id="885249" w:author="Claude" w:date="2026-10-07T12:00:00Z"/>
        </w:rPr>
      </w:pPr>
      <w:ins w:id="886476" w:author="Claude" w:date="2026-10-07T12:00:00Z">
        <w:r>
          <w:rPr>
            <w:rFonts w:ascii="Consolas" w:hAnsi="Consolas" w:cs="Consolas"/>
            <w:sz w:val="14"/>
            <w:szCs w:val="14"/>
          </w:rPr>
          <w:t xml:space="preserve">1227  </w:t>
        </w:r>
      </w:ins>
    </w:p>
    <w:p>
      <w:pPr>
        <w:shd w:val="clear" w:color="auto" w:fill="F7F7F7"/>
        <w:spacing w:before="0" w:after="0" w:line="180" w:lineRule="exact"/>
        <w:ind w:left="0" w:firstLine="0"/>
        <w:jc w:val="left"/>
        <w:rPr>
          <w:ins w:id="885249" w:author="Claude" w:date="2026-10-07T12:00:00Z"/>
        </w:rPr>
      </w:pPr>
      <w:ins w:id="886477" w:author="Claude" w:date="2026-10-07T12:00:00Z">
        <w:r>
          <w:rPr>
            <w:rFonts w:ascii="Consolas" w:hAnsi="Consolas" w:cs="Consolas"/>
            <w:sz w:val="14"/>
            <w:szCs w:val="14"/>
          </w:rPr>
          <w:t xml:space="preserve">1228  </w:t>
        </w:r>
      </w:ins>
    </w:p>
    <w:p>
      <w:pPr>
        <w:shd w:val="clear" w:color="auto" w:fill="F7F7F7"/>
        <w:spacing w:before="0" w:after="0" w:line="180" w:lineRule="exact"/>
        <w:ind w:left="0" w:firstLine="0"/>
        <w:jc w:val="left"/>
        <w:rPr>
          <w:ins w:id="885249" w:author="Claude" w:date="2026-10-07T12:00:00Z"/>
        </w:rPr>
      </w:pPr>
      <w:ins w:id="886478" w:author="Claude" w:date="2026-10-07T12:00:00Z">
        <w:r>
          <w:rPr>
            <w:rFonts w:ascii="Consolas" w:hAnsi="Consolas" w:cs="Consolas"/>
            <w:sz w:val="14"/>
            <w:szCs w:val="14"/>
          </w:rPr>
          <w:t xml:space="preserve">1229  def _neutro(nome: str, padrao) -&gt; bool:</w:t>
        </w:r>
      </w:ins>
    </w:p>
    <w:p>
      <w:pPr>
        <w:shd w:val="clear" w:color="auto" w:fill="F7F7F7"/>
        <w:spacing w:before="0" w:after="0" w:line="180" w:lineRule="exact"/>
        <w:ind w:left="0" w:firstLine="0"/>
        <w:jc w:val="left"/>
        <w:rPr>
          <w:ins w:id="885249" w:author="Claude" w:date="2026-10-07T12:00:00Z"/>
        </w:rPr>
      </w:pPr>
      <w:ins w:id="886479" w:author="Claude" w:date="2026-10-07T12:00:00Z">
        <w:r>
          <w:rPr>
            <w:rFonts w:ascii="Consolas" w:hAnsi="Consolas" w:cs="Consolas"/>
            <w:sz w:val="14"/>
            <w:szCs w:val="14"/>
          </w:rPr>
          <w:t xml:space="preserve">1230      """Campos acrescentados em versões recentes cujo valor padrão não altera o estudo (0, vazio, None, fator 1)."""</w:t>
        </w:r>
      </w:ins>
    </w:p>
    <w:p>
      <w:pPr>
        <w:shd w:val="clear" w:color="auto" w:fill="F7F7F7"/>
        <w:spacing w:before="0" w:after="0" w:line="180" w:lineRule="exact"/>
        <w:ind w:left="0" w:firstLine="0"/>
        <w:jc w:val="left"/>
        <w:rPr>
          <w:ins w:id="885249" w:author="Claude" w:date="2026-10-07T12:00:00Z"/>
        </w:rPr>
      </w:pPr>
      <w:ins w:id="886480" w:author="Claude" w:date="2026-10-07T12:00:00Z">
        <w:r>
          <w:rPr>
            <w:rFonts w:ascii="Consolas" w:hAnsi="Consolas" w:cs="Consolas"/>
            <w:sz w:val="14"/>
            <w:szCs w:val="14"/>
          </w:rPr>
          <w:t xml:space="preserve">1231      if nome in NEUTROS_AUSENTES or nome.endswith("_fator"):</w:t>
        </w:r>
      </w:ins>
    </w:p>
    <w:p>
      <w:pPr>
        <w:shd w:val="clear" w:color="auto" w:fill="F7F7F7"/>
        <w:spacing w:before="0" w:after="0" w:line="180" w:lineRule="exact"/>
        <w:ind w:left="0" w:firstLine="0"/>
        <w:jc w:val="left"/>
        <w:rPr>
          <w:ins w:id="885249" w:author="Claude" w:date="2026-10-07T12:00:00Z"/>
        </w:rPr>
      </w:pPr>
      <w:ins w:id="886481" w:author="Claude" w:date="2026-10-07T12:00:00Z">
        <w:r>
          <w:rPr>
            <w:rFonts w:ascii="Consolas" w:hAnsi="Consolas" w:cs="Consolas"/>
            <w:sz w:val="14"/>
            <w:szCs w:val="14"/>
          </w:rPr>
          <w:t xml:space="preserve">1232          return True</w:t>
        </w:r>
      </w:ins>
    </w:p>
    <w:p>
      <w:pPr>
        <w:shd w:val="clear" w:color="auto" w:fill="F7F7F7"/>
        <w:spacing w:before="0" w:after="0" w:line="180" w:lineRule="exact"/>
        <w:ind w:left="0" w:firstLine="0"/>
        <w:jc w:val="left"/>
        <w:rPr>
          <w:ins w:id="885249" w:author="Claude" w:date="2026-10-07T12:00:00Z"/>
        </w:rPr>
      </w:pPr>
      <w:ins w:id="886482" w:author="Claude" w:date="2026-10-07T12:00:00Z">
        <w:r>
          <w:rPr>
            <w:rFonts w:ascii="Consolas" w:hAnsi="Consolas" w:cs="Consolas"/>
            <w:sz w:val="14"/>
            <w:szCs w:val="14"/>
          </w:rPr>
          <w:t xml:space="preserve">1233      if isinstance(padrao, bool):</w:t>
        </w:r>
      </w:ins>
    </w:p>
    <w:p>
      <w:pPr>
        <w:shd w:val="clear" w:color="auto" w:fill="F7F7F7"/>
        <w:spacing w:before="0" w:after="0" w:line="180" w:lineRule="exact"/>
        <w:ind w:left="0" w:firstLine="0"/>
        <w:jc w:val="left"/>
        <w:rPr>
          <w:ins w:id="885249" w:author="Claude" w:date="2026-10-07T12:00:00Z"/>
        </w:rPr>
      </w:pPr>
      <w:ins w:id="886483" w:author="Claude" w:date="2026-10-07T12:00:00Z">
        <w:r>
          <w:rPr>
            <w:rFonts w:ascii="Consolas" w:hAnsi="Consolas" w:cs="Consolas"/>
            <w:sz w:val="14"/>
            <w:szCs w:val="14"/>
          </w:rPr>
          <w:t xml:space="preserve">1234          return False</w:t>
        </w:r>
      </w:ins>
    </w:p>
    <w:p>
      <w:pPr>
        <w:shd w:val="clear" w:color="auto" w:fill="F7F7F7"/>
        <w:spacing w:before="0" w:after="0" w:line="180" w:lineRule="exact"/>
        <w:ind w:left="0" w:firstLine="0"/>
        <w:jc w:val="left"/>
        <w:rPr>
          <w:ins w:id="885249" w:author="Claude" w:date="2026-10-07T12:00:00Z"/>
        </w:rPr>
      </w:pPr>
      <w:ins w:id="886484" w:author="Claude" w:date="2026-10-07T12:00:00Z">
        <w:r>
          <w:rPr>
            <w:rFonts w:ascii="Consolas" w:hAnsi="Consolas" w:cs="Consolas"/>
            <w:sz w:val="14"/>
            <w:szCs w:val="14"/>
          </w:rPr>
          <w:t xml:space="preserve">1235      return padrao is None or padrao == "" or (isinstance(padrao, (int, float)) and padrao == 0) or \</w:t>
        </w:r>
      </w:ins>
    </w:p>
    <w:p>
      <w:pPr>
        <w:shd w:val="clear" w:color="auto" w:fill="F7F7F7"/>
        <w:spacing w:before="0" w:after="0" w:line="180" w:lineRule="exact"/>
        <w:ind w:left="0" w:firstLine="0"/>
        <w:jc w:val="left"/>
        <w:rPr>
          <w:ins w:id="885249" w:author="Claude" w:date="2026-10-07T12:00:00Z"/>
        </w:rPr>
      </w:pPr>
      <w:ins w:id="886485" w:author="Claude" w:date="2026-10-07T12:00:00Z">
        <w:r>
          <w:rPr>
            <w:rFonts w:ascii="Consolas" w:hAnsi="Consolas" w:cs="Consolas"/>
            <w:sz w:val="14"/>
            <w:szCs w:val="14"/>
          </w:rPr>
          <w:t xml:space="preserve">1236          (isinstance(padrao, (list, dict)) and not padrao)</w:t>
        </w:r>
      </w:ins>
    </w:p>
    <w:p>
      <w:pPr>
        <w:shd w:val="clear" w:color="auto" w:fill="F7F7F7"/>
        <w:spacing w:before="0" w:after="0" w:line="180" w:lineRule="exact"/>
        <w:ind w:left="0" w:firstLine="0"/>
        <w:jc w:val="left"/>
        <w:rPr>
          <w:ins w:id="885249" w:author="Claude" w:date="2026-10-07T12:00:00Z"/>
        </w:rPr>
      </w:pPr>
      <w:ins w:id="886486" w:author="Claude" w:date="2026-10-07T12:00:00Z">
        <w:r>
          <w:rPr>
            <w:rFonts w:ascii="Consolas" w:hAnsi="Consolas" w:cs="Consolas"/>
            <w:sz w:val="14"/>
            <w:szCs w:val="14"/>
          </w:rPr>
          <w:t xml:space="preserve">1237  </w:t>
        </w:r>
      </w:ins>
    </w:p>
    <w:p>
      <w:pPr>
        <w:shd w:val="clear" w:color="auto" w:fill="F7F7F7"/>
        <w:spacing w:before="0" w:after="0" w:line="180" w:lineRule="exact"/>
        <w:ind w:left="0" w:firstLine="0"/>
        <w:jc w:val="left"/>
        <w:rPr>
          <w:ins w:id="885249" w:author="Claude" w:date="2026-10-07T12:00:00Z"/>
        </w:rPr>
      </w:pPr>
      <w:ins w:id="886487" w:author="Claude" w:date="2026-10-07T12:00:00Z">
        <w:r>
          <w:rPr>
            <w:rFonts w:ascii="Consolas" w:hAnsi="Consolas" w:cs="Consolas"/>
            <w:sz w:val="14"/>
            <w:szCs w:val="14"/>
          </w:rPr>
          <w:t xml:space="preserve">1238  </w:t>
        </w:r>
      </w:ins>
    </w:p>
    <w:p>
      <w:pPr>
        <w:shd w:val="clear" w:color="auto" w:fill="F7F7F7"/>
        <w:spacing w:before="0" w:after="0" w:line="180" w:lineRule="exact"/>
        <w:ind w:left="0" w:firstLine="0"/>
        <w:jc w:val="left"/>
        <w:rPr>
          <w:ins w:id="885249" w:author="Claude" w:date="2026-10-07T12:00:00Z"/>
        </w:rPr>
      </w:pPr>
      <w:ins w:id="886488" w:author="Claude" w:date="2026-10-07T12:00:00Z">
        <w:r>
          <w:rPr>
            <w:rFonts w:ascii="Consolas" w:hAnsi="Consolas" w:cs="Consolas"/>
            <w:sz w:val="14"/>
            <w:szCs w:val="14"/>
          </w:rPr>
          <w:t xml:space="preserve">1239  def _normalizar_formatos_antigos(dados: Dict[str, Any], avisos: List[str]) -&gt; Dict[str, Any]:</w:t>
        </w:r>
      </w:ins>
    </w:p>
    <w:p>
      <w:pPr>
        <w:shd w:val="clear" w:color="auto" w:fill="F7F7F7"/>
        <w:spacing w:before="0" w:after="0" w:line="180" w:lineRule="exact"/>
        <w:ind w:left="0" w:firstLine="0"/>
        <w:jc w:val="left"/>
        <w:rPr>
          <w:ins w:id="885249" w:author="Claude" w:date="2026-10-07T12:00:00Z"/>
        </w:rPr>
      </w:pPr>
      <w:ins w:id="886489" w:author="Claude" w:date="2026-10-07T12:00:00Z">
        <w:r>
          <w:rPr>
            <w:rFonts w:ascii="Consolas" w:hAnsi="Consolas" w:cs="Consolas"/>
            <w:sz w:val="14"/>
            <w:szCs w:val="14"/>
          </w:rPr>
          <w:t xml:space="preserve">1240      """Tributos com 'aliquota' em fração e bases com nomes antigos; produtos do mix sem nome."""</w:t>
        </w:r>
      </w:ins>
    </w:p>
    <w:p>
      <w:pPr>
        <w:shd w:val="clear" w:color="auto" w:fill="F7F7F7"/>
        <w:spacing w:before="0" w:after="0" w:line="180" w:lineRule="exact"/>
        <w:ind w:left="0" w:firstLine="0"/>
        <w:jc w:val="left"/>
        <w:rPr>
          <w:ins w:id="885249" w:author="Claude" w:date="2026-10-07T12:00:00Z"/>
        </w:rPr>
      </w:pPr>
      <w:ins w:id="886490" w:author="Claude" w:date="2026-10-07T12:00:00Z">
        <w:r>
          <w:rPr>
            <w:rFonts w:ascii="Consolas" w:hAnsi="Consolas" w:cs="Consolas"/>
            <w:sz w:val="14"/>
            <w:szCs w:val="14"/>
          </w:rPr>
          <w:t xml:space="preserve">1241      from .modelo import BASES_TRIBUTARIAS</w:t>
        </w:r>
      </w:ins>
    </w:p>
    <w:p>
      <w:pPr>
        <w:shd w:val="clear" w:color="auto" w:fill="F7F7F7"/>
        <w:spacing w:before="0" w:after="0" w:line="180" w:lineRule="exact"/>
        <w:ind w:left="0" w:firstLine="0"/>
        <w:jc w:val="left"/>
        <w:rPr>
          <w:ins w:id="885249" w:author="Claude" w:date="2026-10-07T12:00:00Z"/>
        </w:rPr>
      </w:pPr>
      <w:ins w:id="886491" w:author="Claude" w:date="2026-10-07T12:00:00Z">
        <w:r>
          <w:rPr>
            <w:rFonts w:ascii="Consolas" w:hAnsi="Consolas" w:cs="Consolas"/>
            <w:sz w:val="14"/>
            <w:szCs w:val="14"/>
          </w:rPr>
          <w:t xml:space="preserve">1242      apelidos = {a: k for k, v in BASES_TRIBUTARIAS.items() for a in v}</w:t>
        </w:r>
      </w:ins>
    </w:p>
    <w:p>
      <w:pPr>
        <w:shd w:val="clear" w:color="auto" w:fill="F7F7F7"/>
        <w:spacing w:before="0" w:after="0" w:line="180" w:lineRule="exact"/>
        <w:ind w:left="0" w:firstLine="0"/>
        <w:jc w:val="left"/>
        <w:rPr>
          <w:ins w:id="885249" w:author="Claude" w:date="2026-10-07T12:00:00Z"/>
        </w:rPr>
      </w:pPr>
      <w:ins w:id="886492" w:author="Claude" w:date="2026-10-07T12:00:00Z">
        <w:r>
          <w:rPr>
            <w:rFonts w:ascii="Consolas" w:hAnsi="Consolas" w:cs="Consolas"/>
            <w:sz w:val="14"/>
            <w:szCs w:val="14"/>
          </w:rPr>
          <w:t xml:space="preserve">1243      e = dados.get("economico")</w:t>
        </w:r>
      </w:ins>
    </w:p>
    <w:p>
      <w:pPr>
        <w:shd w:val="clear" w:color="auto" w:fill="F7F7F7"/>
        <w:spacing w:before="0" w:after="0" w:line="180" w:lineRule="exact"/>
        <w:ind w:left="0" w:firstLine="0"/>
        <w:jc w:val="left"/>
        <w:rPr>
          <w:ins w:id="885249" w:author="Claude" w:date="2026-10-07T12:00:00Z"/>
        </w:rPr>
      </w:pPr>
      <w:ins w:id="886493" w:author="Claude" w:date="2026-10-07T12:00:00Z">
        <w:r>
          <w:rPr>
            <w:rFonts w:ascii="Consolas" w:hAnsi="Consolas" w:cs="Consolas"/>
            <w:sz w:val="14"/>
            <w:szCs w:val="14"/>
          </w:rPr>
          <w:t xml:space="preserve">1244      if not isinstance(e, dict):</w:t>
        </w:r>
      </w:ins>
    </w:p>
    <w:p>
      <w:pPr>
        <w:shd w:val="clear" w:color="auto" w:fill="F7F7F7"/>
        <w:spacing w:before="0" w:after="0" w:line="180" w:lineRule="exact"/>
        <w:ind w:left="0" w:firstLine="0"/>
        <w:jc w:val="left"/>
        <w:rPr>
          <w:ins w:id="885249" w:author="Claude" w:date="2026-10-07T12:00:00Z"/>
        </w:rPr>
      </w:pPr>
      <w:ins w:id="886494" w:author="Claude" w:date="2026-10-07T12:00:00Z">
        <w:r>
          <w:rPr>
            <w:rFonts w:ascii="Consolas" w:hAnsi="Consolas" w:cs="Consolas"/>
            <w:sz w:val="14"/>
            <w:szCs w:val="14"/>
          </w:rPr>
          <w:t xml:space="preserve">1245          return dados</w:t>
        </w:r>
      </w:ins>
    </w:p>
    <w:p>
      <w:pPr>
        <w:shd w:val="clear" w:color="auto" w:fill="F7F7F7"/>
        <w:spacing w:before="0" w:after="0" w:line="180" w:lineRule="exact"/>
        <w:ind w:left="0" w:firstLine="0"/>
        <w:jc w:val="left"/>
        <w:rPr>
          <w:ins w:id="885249" w:author="Claude" w:date="2026-10-07T12:00:00Z"/>
        </w:rPr>
      </w:pPr>
      <w:ins w:id="886495" w:author="Claude" w:date="2026-10-07T12:00:00Z">
        <w:r>
          <w:rPr>
            <w:rFonts w:ascii="Consolas" w:hAnsi="Consolas" w:cs="Consolas"/>
            <w:sz w:val="14"/>
            <w:szCs w:val="14"/>
          </w:rPr>
          <w:t xml:space="preserve">1246      convertidos = 0</w:t>
        </w:r>
      </w:ins>
    </w:p>
    <w:p>
      <w:pPr>
        <w:shd w:val="clear" w:color="auto" w:fill="F7F7F7"/>
        <w:spacing w:before="0" w:after="0" w:line="180" w:lineRule="exact"/>
        <w:ind w:left="0" w:firstLine="0"/>
        <w:jc w:val="left"/>
        <w:rPr>
          <w:ins w:id="885249" w:author="Claude" w:date="2026-10-07T12:00:00Z"/>
        </w:rPr>
      </w:pPr>
      <w:ins w:id="886496" w:author="Claude" w:date="2026-10-07T12:00:00Z">
        <w:r>
          <w:rPr>
            <w:rFonts w:ascii="Consolas" w:hAnsi="Consolas" w:cs="Consolas"/>
            <w:sz w:val="14"/>
            <w:szCs w:val="14"/>
          </w:rPr>
          <w:t xml:space="preserve">1247      for i, imp in enumerate(e.get("impostos_configurados") or []):</w:t>
        </w:r>
      </w:ins>
    </w:p>
    <w:p>
      <w:pPr>
        <w:shd w:val="clear" w:color="auto" w:fill="F7F7F7"/>
        <w:spacing w:before="0" w:after="0" w:line="180" w:lineRule="exact"/>
        <w:ind w:left="0" w:firstLine="0"/>
        <w:jc w:val="left"/>
        <w:rPr>
          <w:ins w:id="885249" w:author="Claude" w:date="2026-10-07T12:00:00Z"/>
        </w:rPr>
      </w:pPr>
      <w:ins w:id="886497" w:author="Claude" w:date="2026-10-07T12:00:00Z">
        <w:r>
          <w:rPr>
            <w:rFonts w:ascii="Consolas" w:hAnsi="Consolas" w:cs="Consolas"/>
            <w:sz w:val="14"/>
            <w:szCs w:val="14"/>
          </w:rPr>
          <w:t xml:space="preserve">1248          if not isinstance(imp, dict):</w:t>
        </w:r>
      </w:ins>
    </w:p>
    <w:p>
      <w:pPr>
        <w:shd w:val="clear" w:color="auto" w:fill="F7F7F7"/>
        <w:spacing w:before="0" w:after="0" w:line="180" w:lineRule="exact"/>
        <w:ind w:left="0" w:firstLine="0"/>
        <w:jc w:val="left"/>
        <w:rPr>
          <w:ins w:id="885249" w:author="Claude" w:date="2026-10-07T12:00:00Z"/>
        </w:rPr>
      </w:pPr>
      <w:ins w:id="886498" w:author="Claude" w:date="2026-10-07T12:00:00Z">
        <w:r>
          <w:rPr>
            <w:rFonts w:ascii="Consolas" w:hAnsi="Consolas" w:cs="Consolas"/>
            <w:sz w:val="14"/>
            <w:szCs w:val="14"/>
          </w:rPr>
          <w:t xml:space="preserve">1249              raise ValueError("tributo em formato inválido no arquivo")</w:t>
        </w:r>
      </w:ins>
    </w:p>
    <w:p>
      <w:pPr>
        <w:shd w:val="clear" w:color="auto" w:fill="F7F7F7"/>
        <w:spacing w:before="0" w:after="0" w:line="180" w:lineRule="exact"/>
        <w:ind w:left="0" w:firstLine="0"/>
        <w:jc w:val="left"/>
        <w:rPr>
          <w:ins w:id="885249" w:author="Claude" w:date="2026-10-07T12:00:00Z"/>
        </w:rPr>
      </w:pPr>
      <w:ins w:id="886499" w:author="Claude" w:date="2026-10-07T12:00:00Z">
        <w:r>
          <w:rPr>
            <w:rFonts w:ascii="Consolas" w:hAnsi="Consolas" w:cs="Consolas"/>
            <w:sz w:val="14"/>
            <w:szCs w:val="14"/>
          </w:rPr>
          <w:t xml:space="preserve">1250          if "aliquota_pct" not in imp and "aliquota" in imp:</w:t>
        </w:r>
      </w:ins>
    </w:p>
    <w:p>
      <w:pPr>
        <w:shd w:val="clear" w:color="auto" w:fill="F7F7F7"/>
        <w:spacing w:before="0" w:after="0" w:line="180" w:lineRule="exact"/>
        <w:ind w:left="0" w:firstLine="0"/>
        <w:jc w:val="left"/>
        <w:rPr>
          <w:ins w:id="885249" w:author="Claude" w:date="2026-10-07T12:00:00Z"/>
        </w:rPr>
      </w:pPr>
      <w:ins w:id="886500" w:author="Claude" w:date="2026-10-07T12:00:00Z">
        <w:r>
          <w:rPr>
            <w:rFonts w:ascii="Consolas" w:hAnsi="Consolas" w:cs="Consolas"/>
            <w:sz w:val="14"/>
            <w:szCs w:val="14"/>
          </w:rPr>
          <w:t xml:space="preserve">1251              imp["aliquota_pct"] = float(imp.pop("aliquota")) * 100</w:t>
        </w:r>
      </w:ins>
    </w:p>
    <w:p>
      <w:pPr>
        <w:shd w:val="clear" w:color="auto" w:fill="F7F7F7"/>
        <w:spacing w:before="0" w:after="0" w:line="180" w:lineRule="exact"/>
        <w:ind w:left="0" w:firstLine="0"/>
        <w:jc w:val="left"/>
        <w:rPr>
          <w:ins w:id="885249" w:author="Claude" w:date="2026-10-07T12:00:00Z"/>
        </w:rPr>
      </w:pPr>
      <w:ins w:id="886501" w:author="Claude" w:date="2026-10-07T12:00:00Z">
        <w:r>
          <w:rPr>
            <w:rFonts w:ascii="Consolas" w:hAnsi="Consolas" w:cs="Consolas"/>
            <w:sz w:val="14"/>
            <w:szCs w:val="14"/>
          </w:rPr>
          <w:t xml:space="preserve">1252              convertidos += 1</w:t>
        </w:r>
      </w:ins>
    </w:p>
    <w:p>
      <w:pPr>
        <w:shd w:val="clear" w:color="auto" w:fill="F7F7F7"/>
        <w:spacing w:before="0" w:after="0" w:line="180" w:lineRule="exact"/>
        <w:ind w:left="0" w:firstLine="0"/>
        <w:jc w:val="left"/>
        <w:rPr>
          <w:ins w:id="885249" w:author="Claude" w:date="2026-10-07T12:00:00Z"/>
        </w:rPr>
      </w:pPr>
      <w:ins w:id="886502" w:author="Claude" w:date="2026-10-07T12:00:00Z">
        <w:r>
          <w:rPr>
            <w:rFonts w:ascii="Consolas" w:hAnsi="Consolas" w:cs="Consolas"/>
            <w:sz w:val="14"/>
            <w:szCs w:val="14"/>
          </w:rPr>
          <w:t xml:space="preserve">1253          if imp.get("base", "faturamento") in apelidos:</w:t>
        </w:r>
      </w:ins>
    </w:p>
    <w:p>
      <w:pPr>
        <w:shd w:val="clear" w:color="auto" w:fill="F7F7F7"/>
        <w:spacing w:before="0" w:after="0" w:line="180" w:lineRule="exact"/>
        <w:ind w:left="0" w:firstLine="0"/>
        <w:jc w:val="left"/>
        <w:rPr>
          <w:ins w:id="885249" w:author="Claude" w:date="2026-10-07T12:00:00Z"/>
        </w:rPr>
      </w:pPr>
      <w:ins w:id="886503" w:author="Claude" w:date="2026-10-07T12:00:00Z">
        <w:r>
          <w:rPr>
            <w:rFonts w:ascii="Consolas" w:hAnsi="Consolas" w:cs="Consolas"/>
            <w:sz w:val="14"/>
            <w:szCs w:val="14"/>
          </w:rPr>
          <w:t xml:space="preserve">1254              imp["base"] = apelidos[imp.get("base", "faturamento")]</w:t>
        </w:r>
      </w:ins>
    </w:p>
    <w:p>
      <w:pPr>
        <w:shd w:val="clear" w:color="auto" w:fill="F7F7F7"/>
        <w:spacing w:before="0" w:after="0" w:line="180" w:lineRule="exact"/>
        <w:ind w:left="0" w:firstLine="0"/>
        <w:jc w:val="left"/>
        <w:rPr>
          <w:ins w:id="885249" w:author="Claude" w:date="2026-10-07T12:00:00Z"/>
        </w:rPr>
      </w:pPr>
      <w:ins w:id="886504" w:author="Claude" w:date="2026-10-07T12:00:00Z">
        <w:r>
          <w:rPr>
            <w:rFonts w:ascii="Consolas" w:hAnsi="Consolas" w:cs="Consolas"/>
            <w:sz w:val="14"/>
            <w:szCs w:val="14"/>
          </w:rPr>
          <w:t xml:space="preserve">1255          imp.setdefault("nome", f"Tributo {i + 1}")</w:t>
        </w:r>
      </w:ins>
    </w:p>
    <w:p>
      <w:pPr>
        <w:shd w:val="clear" w:color="auto" w:fill="F7F7F7"/>
        <w:spacing w:before="0" w:after="0" w:line="180" w:lineRule="exact"/>
        <w:ind w:left="0" w:firstLine="0"/>
        <w:jc w:val="left"/>
        <w:rPr>
          <w:ins w:id="885249" w:author="Claude" w:date="2026-10-07T12:00:00Z"/>
        </w:rPr>
      </w:pPr>
      <w:ins w:id="886505" w:author="Claude" w:date="2026-10-07T12:00:00Z">
        <w:r>
          <w:rPr>
            <w:rFonts w:ascii="Consolas" w:hAnsi="Consolas" w:cs="Consolas"/>
            <w:sz w:val="14"/>
            <w:szCs w:val="14"/>
          </w:rPr>
          <w:t xml:space="preserve">1256      if convertidos:</w:t>
        </w:r>
      </w:ins>
    </w:p>
    <w:p>
      <w:pPr>
        <w:shd w:val="clear" w:color="auto" w:fill="F7F7F7"/>
        <w:spacing w:before="0" w:after="0" w:line="180" w:lineRule="exact"/>
        <w:ind w:left="0" w:firstLine="0"/>
        <w:jc w:val="left"/>
        <w:rPr>
          <w:ins w:id="885249" w:author="Claude" w:date="2026-10-07T12:00:00Z"/>
        </w:rPr>
      </w:pPr>
      <w:ins w:id="886506" w:author="Claude" w:date="2026-10-07T12:00:00Z">
        <w:r>
          <w:rPr>
            <w:rFonts w:ascii="Consolas" w:hAnsi="Consolas" w:cs="Consolas"/>
            <w:sz w:val="14"/>
            <w:szCs w:val="14"/>
          </w:rPr>
          <w:t xml:space="preserve">1257          avisos.append(f"{convertidos} tributo(s) com alíquota em fração (formato anterior) convertido(s) para %.")</w:t>
        </w:r>
      </w:ins>
    </w:p>
    <w:p>
      <w:pPr>
        <w:shd w:val="clear" w:color="auto" w:fill="F7F7F7"/>
        <w:spacing w:before="0" w:after="0" w:line="180" w:lineRule="exact"/>
        <w:ind w:left="0" w:firstLine="0"/>
        <w:jc w:val="left"/>
        <w:rPr>
          <w:ins w:id="885249" w:author="Claude" w:date="2026-10-07T12:00:00Z"/>
        </w:rPr>
      </w:pPr>
      <w:ins w:id="886507" w:author="Claude" w:date="2026-10-07T12:00:00Z">
        <w:r>
          <w:rPr>
            <w:rFonts w:ascii="Consolas" w:hAnsi="Consolas" w:cs="Consolas"/>
            <w:sz w:val="14"/>
            <w:szCs w:val="14"/>
          </w:rPr>
          <w:t xml:space="preserve">1258      for i, prod in enumerate(e.get("mix_produtos") or []):</w:t>
        </w:r>
      </w:ins>
    </w:p>
    <w:p>
      <w:pPr>
        <w:shd w:val="clear" w:color="auto" w:fill="F7F7F7"/>
        <w:spacing w:before="0" w:after="0" w:line="180" w:lineRule="exact"/>
        <w:ind w:left="0" w:firstLine="0"/>
        <w:jc w:val="left"/>
        <w:rPr>
          <w:ins w:id="885249" w:author="Claude" w:date="2026-10-07T12:00:00Z"/>
        </w:rPr>
      </w:pPr>
      <w:ins w:id="886508" w:author="Claude" w:date="2026-10-07T12:00:00Z">
        <w:r>
          <w:rPr>
            <w:rFonts w:ascii="Consolas" w:hAnsi="Consolas" w:cs="Consolas"/>
            <w:sz w:val="14"/>
            <w:szCs w:val="14"/>
          </w:rPr>
          <w:t xml:space="preserve">1259          if isinstance(prod, dict) and not prod.get("nome"):</w:t>
        </w:r>
      </w:ins>
    </w:p>
    <w:p>
      <w:pPr>
        <w:shd w:val="clear" w:color="auto" w:fill="F7F7F7"/>
        <w:spacing w:before="0" w:after="0" w:line="180" w:lineRule="exact"/>
        <w:ind w:left="0" w:firstLine="0"/>
        <w:jc w:val="left"/>
        <w:rPr>
          <w:ins w:id="885249" w:author="Claude" w:date="2026-10-07T12:00:00Z"/>
        </w:rPr>
      </w:pPr>
      <w:ins w:id="886509" w:author="Claude" w:date="2026-10-07T12:00:00Z">
        <w:r>
          <w:rPr>
            <w:rFonts w:ascii="Consolas" w:hAnsi="Consolas" w:cs="Consolas"/>
            <w:sz w:val="14"/>
            <w:szCs w:val="14"/>
          </w:rPr>
          <w:t xml:space="preserve">1260              prod["nome"] = f"Produto {i + 1}"</w:t>
        </w:r>
      </w:ins>
    </w:p>
    <w:p>
      <w:pPr>
        <w:shd w:val="clear" w:color="auto" w:fill="F7F7F7"/>
        <w:spacing w:before="0" w:after="0" w:line="180" w:lineRule="exact"/>
        <w:ind w:left="0" w:firstLine="0"/>
        <w:jc w:val="left"/>
        <w:rPr>
          <w:ins w:id="885249" w:author="Claude" w:date="2026-10-07T12:00:00Z"/>
        </w:rPr>
      </w:pPr>
      <w:ins w:id="886510" w:author="Claude" w:date="2026-10-07T12:00:00Z">
        <w:r>
          <w:rPr>
            <w:rFonts w:ascii="Consolas" w:hAnsi="Consolas" w:cs="Consolas"/>
            <w:sz w:val="14"/>
            <w:szCs w:val="14"/>
          </w:rPr>
          <w:t xml:space="preserve">1261      return dados</w:t>
        </w:r>
      </w:ins>
    </w:p>
    <w:p>
      <w:pPr>
        <w:shd w:val="clear" w:color="auto" w:fill="F7F7F7"/>
        <w:spacing w:before="0" w:after="0" w:line="180" w:lineRule="exact"/>
        <w:ind w:left="0" w:firstLine="0"/>
        <w:jc w:val="left"/>
        <w:rPr>
          <w:ins w:id="885249" w:author="Claude" w:date="2026-10-07T12:00:00Z"/>
        </w:rPr>
      </w:pPr>
      <w:ins w:id="886511" w:author="Claude" w:date="2026-10-07T12:00:00Z">
        <w:r>
          <w:rPr>
            <w:rFonts w:ascii="Consolas" w:hAnsi="Consolas" w:cs="Consolas"/>
            <w:sz w:val="14"/>
            <w:szCs w:val="14"/>
          </w:rPr>
          <w:t xml:space="preserve">1262  </w:t>
        </w:r>
      </w:ins>
    </w:p>
    <w:p>
      <w:pPr>
        <w:shd w:val="clear" w:color="auto" w:fill="F7F7F7"/>
        <w:spacing w:before="0" w:after="0" w:line="180" w:lineRule="exact"/>
        <w:ind w:left="0" w:firstLine="0"/>
        <w:jc w:val="left"/>
        <w:rPr>
          <w:ins w:id="885249" w:author="Claude" w:date="2026-10-07T12:00:00Z"/>
        </w:rPr>
      </w:pPr>
      <w:ins w:id="886512" w:author="Claude" w:date="2026-10-07T12:00:00Z">
        <w:r>
          <w:rPr>
            <w:rFonts w:ascii="Consolas" w:hAnsi="Consolas" w:cs="Consolas"/>
            <w:sz w:val="14"/>
            <w:szCs w:val="14"/>
          </w:rPr>
          <w:t xml:space="preserve">1263  </w:t>
        </w:r>
      </w:ins>
    </w:p>
    <w:p>
      <w:pPr>
        <w:shd w:val="clear" w:color="auto" w:fill="F7F7F7"/>
        <w:spacing w:before="0" w:after="0" w:line="180" w:lineRule="exact"/>
        <w:ind w:left="0" w:firstLine="0"/>
        <w:jc w:val="left"/>
        <w:rPr>
          <w:ins w:id="885249" w:author="Claude" w:date="2026-10-07T12:00:00Z"/>
        </w:rPr>
      </w:pPr>
      <w:ins w:id="886513" w:author="Claude" w:date="2026-10-07T12:00:00Z">
        <w:r>
          <w:rPr>
            <w:rFonts w:ascii="Consolas" w:hAnsi="Consolas" w:cs="Consolas"/>
            <w:sz w:val="14"/>
            <w:szCs w:val="14"/>
          </w:rPr>
          <w:t xml:space="preserve">1264  def _valor_lido(secao: str, nome: str, valor, atual):</w:t>
        </w:r>
      </w:ins>
    </w:p>
    <w:p>
      <w:pPr>
        <w:shd w:val="clear" w:color="auto" w:fill="F7F7F7"/>
        <w:spacing w:before="0" w:after="0" w:line="180" w:lineRule="exact"/>
        <w:ind w:left="0" w:firstLine="0"/>
        <w:jc w:val="left"/>
        <w:rPr>
          <w:ins w:id="885249" w:author="Claude" w:date="2026-10-07T12:00:00Z"/>
        </w:rPr>
      </w:pPr>
      <w:ins w:id="886514" w:author="Claude" w:date="2026-10-07T12:00:00Z">
        <w:r>
          <w:rPr>
            <w:rFonts w:ascii="Consolas" w:hAnsi="Consolas" w:cs="Consolas"/>
            <w:sz w:val="14"/>
            <w:szCs w:val="14"/>
          </w:rPr>
          <w:t xml:space="preserve">1265      if nome == "distribuicoes":</w:t>
        </w:r>
      </w:ins>
    </w:p>
    <w:p>
      <w:pPr>
        <w:shd w:val="clear" w:color="auto" w:fill="F7F7F7"/>
        <w:spacing w:before="0" w:after="0" w:line="180" w:lineRule="exact"/>
        <w:ind w:left="0" w:firstLine="0"/>
        <w:jc w:val="left"/>
        <w:rPr>
          <w:ins w:id="885249" w:author="Claude" w:date="2026-10-07T12:00:00Z"/>
        </w:rPr>
      </w:pPr>
      <w:ins w:id="886515" w:author="Claude" w:date="2026-10-07T12:00:00Z">
        <w:r>
          <w:rPr>
            <w:rFonts w:ascii="Consolas" w:hAnsi="Consolas" w:cs="Consolas"/>
            <w:sz w:val="14"/>
            <w:szCs w:val="14"/>
          </w:rPr>
          <w:t xml:space="preserve">1266          if not isinstance(valor, dict):</w:t>
        </w:r>
      </w:ins>
    </w:p>
    <w:p>
      <w:pPr>
        <w:shd w:val="clear" w:color="auto" w:fill="F7F7F7"/>
        <w:spacing w:before="0" w:after="0" w:line="180" w:lineRule="exact"/>
        <w:ind w:left="0" w:firstLine="0"/>
        <w:jc w:val="left"/>
        <w:rPr>
          <w:ins w:id="885249" w:author="Claude" w:date="2026-10-07T12:00:00Z"/>
        </w:rPr>
      </w:pPr>
      <w:ins w:id="886516" w:author="Claude" w:date="2026-10-07T12:00:00Z">
        <w:r>
          <w:rPr>
            <w:rFonts w:ascii="Consolas" w:hAnsi="Consolas" w:cs="Consolas"/>
            <w:sz w:val="14"/>
            <w:szCs w:val="14"/>
          </w:rPr>
          <w:t xml:space="preserve">1267              raise ValueError("distribuições do Monte Carlo em formato inválido")</w:t>
        </w:r>
      </w:ins>
    </w:p>
    <w:p>
      <w:pPr>
        <w:shd w:val="clear" w:color="auto" w:fill="F7F7F7"/>
        <w:spacing w:before="0" w:after="0" w:line="180" w:lineRule="exact"/>
        <w:ind w:left="0" w:firstLine="0"/>
        <w:jc w:val="left"/>
        <w:rPr>
          <w:ins w:id="885249" w:author="Claude" w:date="2026-10-07T12:00:00Z"/>
        </w:rPr>
      </w:pPr>
      <w:ins w:id="886517" w:author="Claude" w:date="2026-10-07T12:00:00Z">
        <w:r>
          <w:rPr>
            <w:rFonts w:ascii="Consolas" w:hAnsi="Consolas" w:cs="Consolas"/>
            <w:sz w:val="14"/>
            <w:szCs w:val="14"/>
          </w:rPr>
          <w:t xml:space="preserve">1268          saida = {}</w:t>
        </w:r>
      </w:ins>
    </w:p>
    <w:p>
      <w:pPr>
        <w:shd w:val="clear" w:color="auto" w:fill="F7F7F7"/>
        <w:spacing w:before="0" w:after="0" w:line="180" w:lineRule="exact"/>
        <w:ind w:left="0" w:firstLine="0"/>
        <w:jc w:val="left"/>
        <w:rPr>
          <w:ins w:id="885249" w:author="Claude" w:date="2026-10-07T12:00:00Z"/>
        </w:rPr>
      </w:pPr>
      <w:ins w:id="886518" w:author="Claude" w:date="2026-10-07T12:00:00Z">
        <w:r>
          <w:rPr>
            <w:rFonts w:ascii="Consolas" w:hAnsi="Consolas" w:cs="Consolas"/>
            <w:sz w:val="14"/>
            <w:szCs w:val="14"/>
          </w:rPr>
          <w:t xml:space="preserve">1269          for c, d in valor.items():</w:t>
        </w:r>
      </w:ins>
    </w:p>
    <w:p>
      <w:pPr>
        <w:shd w:val="clear" w:color="auto" w:fill="F7F7F7"/>
        <w:spacing w:before="0" w:after="0" w:line="180" w:lineRule="exact"/>
        <w:ind w:left="0" w:firstLine="0"/>
        <w:jc w:val="left"/>
        <w:rPr>
          <w:ins w:id="885249" w:author="Claude" w:date="2026-10-07T12:00:00Z"/>
        </w:rPr>
      </w:pPr>
      <w:ins w:id="886519" w:author="Claude" w:date="2026-10-07T12:00:00Z">
        <w:r>
          <w:rPr>
            <w:rFonts w:ascii="Consolas" w:hAnsi="Consolas" w:cs="Consolas"/>
            <w:sz w:val="14"/>
            <w:szCs w:val="14"/>
          </w:rPr>
          <w:t xml:space="preserve">1270              extras = set(d) - {"tipo", "minimo", "moda", "maximo"} if isinstance(d, dict) else {"?"}</w:t>
        </w:r>
      </w:ins>
    </w:p>
    <w:p>
      <w:pPr>
        <w:shd w:val="clear" w:color="auto" w:fill="F7F7F7"/>
        <w:spacing w:before="0" w:after="0" w:line="180" w:lineRule="exact"/>
        <w:ind w:left="0" w:firstLine="0"/>
        <w:jc w:val="left"/>
        <w:rPr>
          <w:ins w:id="885249" w:author="Claude" w:date="2026-10-07T12:00:00Z"/>
        </w:rPr>
      </w:pPr>
      <w:ins w:id="886520" w:author="Claude" w:date="2026-10-07T12:00:00Z">
        <w:r>
          <w:rPr>
            <w:rFonts w:ascii="Consolas" w:hAnsi="Consolas" w:cs="Consolas"/>
            <w:sz w:val="14"/>
            <w:szCs w:val="14"/>
          </w:rPr>
          <w:t xml:space="preserve">1271              if extras:</w:t>
        </w:r>
      </w:ins>
    </w:p>
    <w:p>
      <w:pPr>
        <w:shd w:val="clear" w:color="auto" w:fill="F7F7F7"/>
        <w:spacing w:before="0" w:after="0" w:line="180" w:lineRule="exact"/>
        <w:ind w:left="0" w:firstLine="0"/>
        <w:jc w:val="left"/>
        <w:rPr>
          <w:ins w:id="885249" w:author="Claude" w:date="2026-10-07T12:00:00Z"/>
        </w:rPr>
      </w:pPr>
      <w:ins w:id="886521" w:author="Claude" w:date="2026-10-07T12:00:00Z">
        <w:r>
          <w:rPr>
            <w:rFonts w:ascii="Consolas" w:hAnsi="Consolas" w:cs="Consolas"/>
            <w:sz w:val="14"/>
            <w:szCs w:val="14"/>
          </w:rPr>
          <w:t xml:space="preserve">1272                  raise ValueError(f"distribuição de {c} com campos desconhecidos: {', '.join(sorted(map(str, extras)))}")</w:t>
        </w:r>
      </w:ins>
    </w:p>
    <w:p>
      <w:pPr>
        <w:shd w:val="clear" w:color="auto" w:fill="F7F7F7"/>
        <w:spacing w:before="0" w:after="0" w:line="180" w:lineRule="exact"/>
        <w:ind w:left="0" w:firstLine="0"/>
        <w:jc w:val="left"/>
        <w:rPr>
          <w:ins w:id="885249" w:author="Claude" w:date="2026-10-07T12:00:00Z"/>
        </w:rPr>
      </w:pPr>
      <w:ins w:id="886522" w:author="Claude" w:date="2026-10-07T12:00:00Z">
        <w:r>
          <w:rPr>
            <w:rFonts w:ascii="Consolas" w:hAnsi="Consolas" w:cs="Consolas"/>
            <w:sz w:val="14"/>
            <w:szCs w:val="14"/>
          </w:rPr>
          <w:t xml:space="preserve">1273              saida[c] = Distribuicao(**d)</w:t>
        </w:r>
      </w:ins>
    </w:p>
    <w:p>
      <w:pPr>
        <w:shd w:val="clear" w:color="auto" w:fill="F7F7F7"/>
        <w:spacing w:before="0" w:after="0" w:line="180" w:lineRule="exact"/>
        <w:ind w:left="0" w:firstLine="0"/>
        <w:jc w:val="left"/>
        <w:rPr>
          <w:ins w:id="885249" w:author="Claude" w:date="2026-10-07T12:00:00Z"/>
        </w:rPr>
      </w:pPr>
      <w:ins w:id="886523" w:author="Claude" w:date="2026-10-07T12:00:00Z">
        <w:r>
          <w:rPr>
            <w:rFonts w:ascii="Consolas" w:hAnsi="Consolas" w:cs="Consolas"/>
            <w:sz w:val="14"/>
            <w:szCs w:val="14"/>
          </w:rPr>
          <w:t xml:space="preserve">1274          return saida</w:t>
        </w:r>
      </w:ins>
    </w:p>
    <w:p>
      <w:pPr>
        <w:shd w:val="clear" w:color="auto" w:fill="F7F7F7"/>
        <w:spacing w:before="0" w:after="0" w:line="180" w:lineRule="exact"/>
        <w:ind w:left="0" w:firstLine="0"/>
        <w:jc w:val="left"/>
        <w:rPr>
          <w:ins w:id="885249" w:author="Claude" w:date="2026-10-07T12:00:00Z"/>
        </w:rPr>
      </w:pPr>
      <w:ins w:id="886524" w:author="Claude" w:date="2026-10-07T12:00:00Z">
        <w:r>
          <w:rPr>
            <w:rFonts w:ascii="Consolas" w:hAnsi="Consolas" w:cs="Consolas"/>
            <w:sz w:val="14"/>
            <w:szCs w:val="14"/>
          </w:rPr>
          <w:t xml:space="preserve">1275      if (secao, nome) in (("governanca", "itens"), ("ambiental", "checklist")) and isinstance(valor, dict):</w:t>
        </w:r>
      </w:ins>
    </w:p>
    <w:p>
      <w:pPr>
        <w:shd w:val="clear" w:color="auto" w:fill="F7F7F7"/>
        <w:spacing w:before="0" w:after="0" w:line="180" w:lineRule="exact"/>
        <w:ind w:left="0" w:firstLine="0"/>
        <w:jc w:val="left"/>
        <w:rPr>
          <w:ins w:id="885249" w:author="Claude" w:date="2026-10-07T12:00:00Z"/>
        </w:rPr>
      </w:pPr>
      <w:ins w:id="886525" w:author="Claude" w:date="2026-10-07T12:00:00Z">
        <w:r>
          <w:rPr>
            <w:rFonts w:ascii="Consolas" w:hAnsi="Consolas" w:cs="Consolas"/>
            <w:sz w:val="14"/>
            <w:szCs w:val="14"/>
          </w:rPr>
          <w:t xml:space="preserve">1276          return {**{k: None for k in atual}, **valor}       # item ausente fica pendente</w:t>
        </w:r>
      </w:ins>
    </w:p>
    <w:p>
      <w:pPr>
        <w:shd w:val="clear" w:color="auto" w:fill="F7F7F7"/>
        <w:spacing w:before="0" w:after="0" w:line="180" w:lineRule="exact"/>
        <w:ind w:left="0" w:firstLine="0"/>
        <w:jc w:val="left"/>
        <w:rPr>
          <w:ins w:id="885249" w:author="Claude" w:date="2026-10-07T12:00:00Z"/>
        </w:rPr>
      </w:pPr>
      <w:ins w:id="886526" w:author="Claude" w:date="2026-10-07T12:00:00Z">
        <w:r>
          <w:rPr>
            <w:rFonts w:ascii="Consolas" w:hAnsi="Consolas" w:cs="Consolas"/>
            <w:sz w:val="14"/>
            <w:szCs w:val="14"/>
          </w:rPr>
          <w:t xml:space="preserve">1277      return valor</w:t>
        </w:r>
      </w:ins>
    </w:p>
    <w:p>
      <w:pPr>
        <w:shd w:val="clear" w:color="auto" w:fill="F7F7F7"/>
        <w:spacing w:before="0" w:after="0" w:line="180" w:lineRule="exact"/>
        <w:ind w:left="0" w:firstLine="0"/>
        <w:jc w:val="left"/>
        <w:rPr>
          <w:ins w:id="885249" w:author="Claude" w:date="2026-10-07T12:00:00Z"/>
        </w:rPr>
      </w:pPr>
      <w:ins w:id="886527" w:author="Claude" w:date="2026-10-07T12:00:00Z">
        <w:r>
          <w:rPr>
            <w:rFonts w:ascii="Consolas" w:hAnsi="Consolas" w:cs="Consolas"/>
            <w:sz w:val="14"/>
            <w:szCs w:val="14"/>
          </w:rPr>
          <w:t xml:space="preserve">1278  </w:t>
        </w:r>
      </w:ins>
    </w:p>
    <w:p>
      <w:pPr>
        <w:shd w:val="clear" w:color="auto" w:fill="F7F7F7"/>
        <w:spacing w:before="0" w:after="0" w:line="180" w:lineRule="exact"/>
        <w:ind w:left="0" w:firstLine="0"/>
        <w:jc w:val="left"/>
        <w:rPr>
          <w:ins w:id="885249" w:author="Claude" w:date="2026-10-07T12:00:00Z"/>
        </w:rPr>
      </w:pPr>
      <w:ins w:id="886528" w:author="Claude" w:date="2026-10-07T12:00:00Z">
        <w:r>
          <w:rPr>
            <w:rFonts w:ascii="Consolas" w:hAnsi="Consolas" w:cs="Consolas"/>
            <w:sz w:val="14"/>
            <w:szCs w:val="14"/>
          </w:rPr>
          <w:t xml:space="preserve">1279  </w:t>
        </w:r>
      </w:ins>
    </w:p>
    <w:p>
      <w:pPr>
        <w:shd w:val="clear" w:color="auto" w:fill="F7F7F7"/>
        <w:spacing w:before="0" w:after="0" w:line="180" w:lineRule="exact"/>
        <w:ind w:left="0" w:firstLine="0"/>
        <w:jc w:val="left"/>
        <w:rPr>
          <w:ins w:id="885249" w:author="Claude" w:date="2026-10-07T12:00:00Z"/>
        </w:rPr>
      </w:pPr>
      <w:ins w:id="886529" w:author="Claude" w:date="2026-10-07T12:00:00Z">
        <w:r>
          <w:rPr>
            <w:rFonts w:ascii="Consolas" w:hAnsi="Consolas" w:cs="Consolas"/>
            <w:sz w:val="14"/>
            <w:szCs w:val="14"/>
          </w:rPr>
          <w:t xml:space="preserve">1280  def ler_entradas(dados) -&gt; Tuple[EVTEASConfig, List[str], List[str]]:</w:t>
        </w:r>
      </w:ins>
    </w:p>
    <w:p>
      <w:pPr>
        <w:shd w:val="clear" w:color="auto" w:fill="F7F7F7"/>
        <w:spacing w:before="0" w:after="0" w:line="180" w:lineRule="exact"/>
        <w:ind w:left="0" w:firstLine="0"/>
        <w:jc w:val="left"/>
        <w:rPr>
          <w:ins w:id="885249" w:author="Claude" w:date="2026-10-07T12:00:00Z"/>
        </w:rPr>
      </w:pPr>
      <w:ins w:id="886530" w:author="Claude" w:date="2026-10-07T12:00:00Z">
        <w:r>
          <w:rPr>
            <w:rFonts w:ascii="Consolas" w:hAnsi="Consolas" w:cs="Consolas"/>
            <w:sz w:val="14"/>
            <w:szCs w:val="14"/>
          </w:rPr>
          <w:t xml:space="preserve">1281      """Monta a configuração a partir do conteúdo de um arquivo de entradas, sem completar o que falta com</w:t>
        </w:r>
      </w:ins>
    </w:p>
    <w:p>
      <w:pPr>
        <w:shd w:val="clear" w:color="auto" w:fill="F7F7F7"/>
        <w:spacing w:before="0" w:after="0" w:line="180" w:lineRule="exact"/>
        <w:ind w:left="0" w:firstLine="0"/>
        <w:jc w:val="left"/>
        <w:rPr>
          <w:ins w:id="885249" w:author="Claude" w:date="2026-10-07T12:00:00Z"/>
        </w:rPr>
      </w:pPr>
      <w:ins w:id="886531" w:author="Claude" w:date="2026-10-07T12:00:00Z">
        <w:r>
          <w:rPr>
            <w:rFonts w:ascii="Consolas" w:hAnsi="Consolas" w:cs="Consolas"/>
            <w:sz w:val="14"/>
            <w:szCs w:val="14"/>
          </w:rPr>
          <w:t xml:space="preserve">1282      o caso ilustrativo. Devolve (configuração, avisos, entradas pendentes)."""</w:t>
        </w:r>
      </w:ins>
    </w:p>
    <w:p>
      <w:pPr>
        <w:shd w:val="clear" w:color="auto" w:fill="F7F7F7"/>
        <w:spacing w:before="0" w:after="0" w:line="180" w:lineRule="exact"/>
        <w:ind w:left="0" w:firstLine="0"/>
        <w:jc w:val="left"/>
        <w:rPr>
          <w:ins w:id="885249" w:author="Claude" w:date="2026-10-07T12:00:00Z"/>
        </w:rPr>
      </w:pPr>
      <w:ins w:id="886532" w:author="Claude" w:date="2026-10-07T12:00:00Z">
        <w:r>
          <w:rPr>
            <w:rFonts w:ascii="Consolas" w:hAnsi="Consolas" w:cs="Consolas"/>
            <w:sz w:val="14"/>
            <w:szCs w:val="14"/>
          </w:rPr>
          <w:t xml:space="preserve">1283      import copy</w:t>
        </w:r>
      </w:ins>
    </w:p>
    <w:p>
      <w:pPr>
        <w:shd w:val="clear" w:color="auto" w:fill="F7F7F7"/>
        <w:spacing w:before="0" w:after="0" w:line="180" w:lineRule="exact"/>
        <w:ind w:left="0" w:firstLine="0"/>
        <w:jc w:val="left"/>
        <w:rPr>
          <w:ins w:id="885249" w:author="Claude" w:date="2026-10-07T12:00:00Z"/>
        </w:rPr>
      </w:pPr>
      <w:ins w:id="886533" w:author="Claude" w:date="2026-10-07T12:00:00Z">
        <w:r>
          <w:rPr>
            <w:rFonts w:ascii="Consolas" w:hAnsi="Consolas" w:cs="Consolas"/>
            <w:sz w:val="14"/>
            <w:szCs w:val="14"/>
          </w:rPr>
          <w:t xml:space="preserve">1284      from dataclasses import fields as campos</w:t>
        </w:r>
      </w:ins>
    </w:p>
    <w:p>
      <w:pPr>
        <w:shd w:val="clear" w:color="auto" w:fill="F7F7F7"/>
        <w:spacing w:before="0" w:after="0" w:line="180" w:lineRule="exact"/>
        <w:ind w:left="0" w:firstLine="0"/>
        <w:jc w:val="left"/>
        <w:rPr>
          <w:ins w:id="885249" w:author="Claude" w:date="2026-10-07T12:00:00Z"/>
        </w:rPr>
      </w:pPr>
      <w:ins w:id="886534" w:author="Claude" w:date="2026-10-07T12:00:00Z">
        <w:r>
          <w:rPr>
            <w:rFonts w:ascii="Consolas" w:hAnsi="Consolas" w:cs="Consolas"/>
            <w:sz w:val="14"/>
            <w:szCs w:val="14"/>
          </w:rPr>
          <w:t xml:space="preserve">1285      avisos: List[str] = []</w:t>
        </w:r>
      </w:ins>
    </w:p>
    <w:p>
      <w:pPr>
        <w:shd w:val="clear" w:color="auto" w:fill="F7F7F7"/>
        <w:spacing w:before="0" w:after="0" w:line="180" w:lineRule="exact"/>
        <w:ind w:left="0" w:firstLine="0"/>
        <w:jc w:val="left"/>
        <w:rPr>
          <w:ins w:id="885249" w:author="Claude" w:date="2026-10-07T12:00:00Z"/>
        </w:rPr>
      </w:pPr>
      <w:ins w:id="886535" w:author="Claude" w:date="2026-10-07T12:00:00Z">
        <w:r>
          <w:rPr>
            <w:rFonts w:ascii="Consolas" w:hAnsi="Consolas" w:cs="Consolas"/>
            <w:sz w:val="14"/>
            <w:szCs w:val="14"/>
          </w:rPr>
          <w:t xml:space="preserve">1286      if isinstance(dados, dict) and isinstance(dados.get("config"), dict) and "vv" in dados:</w:t>
        </w:r>
      </w:ins>
    </w:p>
    <w:p>
      <w:pPr>
        <w:shd w:val="clear" w:color="auto" w:fill="F7F7F7"/>
        <w:spacing w:before="0" w:after="0" w:line="180" w:lineRule="exact"/>
        <w:ind w:left="0" w:firstLine="0"/>
        <w:jc w:val="left"/>
        <w:rPr>
          <w:ins w:id="885249" w:author="Claude" w:date="2026-10-07T12:00:00Z"/>
        </w:rPr>
      </w:pPr>
      <w:ins w:id="886536" w:author="Claude" w:date="2026-10-07T12:00:00Z">
        <w:r>
          <w:rPr>
            <w:rFonts w:ascii="Consolas" w:hAnsi="Consolas" w:cs="Consolas"/>
            <w:sz w:val="14"/>
            <w:szCs w:val="14"/>
          </w:rPr>
          <w:t xml:space="preserve">1287          avisos.append("O arquivo é de resultados do EVTEAS-Py: foram usadas as entradas registradas nele.")</w:t>
        </w:r>
      </w:ins>
    </w:p>
    <w:p>
      <w:pPr>
        <w:shd w:val="clear" w:color="auto" w:fill="F7F7F7"/>
        <w:spacing w:before="0" w:after="0" w:line="180" w:lineRule="exact"/>
        <w:ind w:left="0" w:firstLine="0"/>
        <w:jc w:val="left"/>
        <w:rPr>
          <w:ins w:id="885249" w:author="Claude" w:date="2026-10-07T12:00:00Z"/>
        </w:rPr>
      </w:pPr>
      <w:ins w:id="886537" w:author="Claude" w:date="2026-10-07T12:00:00Z">
        <w:r>
          <w:rPr>
            <w:rFonts w:ascii="Consolas" w:hAnsi="Consolas" w:cs="Consolas"/>
            <w:sz w:val="14"/>
            <w:szCs w:val="14"/>
          </w:rPr>
          <w:t xml:space="preserve">1288          dados = dados["config"]</w:t>
        </w:r>
      </w:ins>
    </w:p>
    <w:p>
      <w:pPr>
        <w:shd w:val="clear" w:color="auto" w:fill="F7F7F7"/>
        <w:spacing w:before="0" w:after="0" w:line="180" w:lineRule="exact"/>
        <w:ind w:left="0" w:firstLine="0"/>
        <w:jc w:val="left"/>
        <w:rPr>
          <w:ins w:id="885249" w:author="Claude" w:date="2026-10-07T12:00:00Z"/>
        </w:rPr>
      </w:pPr>
      <w:ins w:id="886538" w:author="Claude" w:date="2026-10-07T12:00:00Z">
        <w:r>
          <w:rPr>
            <w:rFonts w:ascii="Consolas" w:hAnsi="Consolas" w:cs="Consolas"/>
            <w:sz w:val="14"/>
            <w:szCs w:val="14"/>
          </w:rPr>
          <w:t xml:space="preserve">1289      if not isinstance(dados, dict) or not all(isinstance(dados.get(k), dict) for k in ("tecnico", "economico")):</w:t>
        </w:r>
      </w:ins>
    </w:p>
    <w:p>
      <w:pPr>
        <w:shd w:val="clear" w:color="auto" w:fill="F7F7F7"/>
        <w:spacing w:before="0" w:after="0" w:line="180" w:lineRule="exact"/>
        <w:ind w:left="0" w:firstLine="0"/>
        <w:jc w:val="left"/>
        <w:rPr>
          <w:ins w:id="885249" w:author="Claude" w:date="2026-10-07T12:00:00Z"/>
        </w:rPr>
      </w:pPr>
      <w:ins w:id="886539" w:author="Claude" w:date="2026-10-07T12:00:00Z">
        <w:r>
          <w:rPr>
            <w:rFonts w:ascii="Consolas" w:hAnsi="Consolas" w:cs="Consolas"/>
            <w:sz w:val="14"/>
            <w:szCs w:val="14"/>
          </w:rPr>
          <w:t xml:space="preserve">1290          raise ValueError("não é um arquivo de entradas do EVTEAS-Py (faltam as seções 'tecnico' e 'economico')")</w:t>
        </w:r>
      </w:ins>
    </w:p>
    <w:p>
      <w:pPr>
        <w:shd w:val="clear" w:color="auto" w:fill="F7F7F7"/>
        <w:spacing w:before="0" w:after="0" w:line="180" w:lineRule="exact"/>
        <w:ind w:left="0" w:firstLine="0"/>
        <w:jc w:val="left"/>
        <w:rPr>
          <w:ins w:id="885249" w:author="Claude" w:date="2026-10-07T12:00:00Z"/>
        </w:rPr>
      </w:pPr>
      <w:ins w:id="886540" w:author="Claude" w:date="2026-10-07T12:00:00Z">
        <w:r>
          <w:rPr>
            <w:rFonts w:ascii="Consolas" w:hAnsi="Consolas" w:cs="Consolas"/>
            <w:sz w:val="14"/>
            <w:szCs w:val="14"/>
          </w:rPr>
          <w:t xml:space="preserve">1291      dados = _normalizar_formatos_antigos(copy.deepcopy(dados), avisos)</w:t>
        </w:r>
      </w:ins>
    </w:p>
    <w:p>
      <w:pPr>
        <w:shd w:val="clear" w:color="auto" w:fill="F7F7F7"/>
        <w:spacing w:before="0" w:after="0" w:line="180" w:lineRule="exact"/>
        <w:ind w:left="0" w:firstLine="0"/>
        <w:jc w:val="left"/>
        <w:rPr>
          <w:ins w:id="885249" w:author="Claude" w:date="2026-10-07T12:00:00Z"/>
        </w:rPr>
      </w:pPr>
      <w:ins w:id="886541" w:author="Claude" w:date="2026-10-07T12:00:00Z">
        <w:r>
          <w:rPr>
            <w:rFonts w:ascii="Consolas" w:hAnsi="Consolas" w:cs="Consolas"/>
            <w:sz w:val="14"/>
            <w:szCs w:val="14"/>
          </w:rPr>
          <w:t xml:space="preserve">1292      cfg, padrao = config_em_branco(), EVTEASConfig()</w:t>
        </w:r>
      </w:ins>
    </w:p>
    <w:p>
      <w:pPr>
        <w:shd w:val="clear" w:color="auto" w:fill="F7F7F7"/>
        <w:spacing w:before="0" w:after="0" w:line="180" w:lineRule="exact"/>
        <w:ind w:left="0" w:firstLine="0"/>
        <w:jc w:val="left"/>
        <w:rPr>
          <w:ins w:id="885249" w:author="Claude" w:date="2026-10-07T12:00:00Z"/>
        </w:rPr>
      </w:pPr>
      <w:ins w:id="886542" w:author="Claude" w:date="2026-10-07T12:00:00Z">
        <w:r>
          <w:rPr>
            <w:rFonts w:ascii="Consolas" w:hAnsi="Consolas" w:cs="Consolas"/>
            <w:sz w:val="14"/>
            <w:szCs w:val="14"/>
          </w:rPr>
          <w:t xml:space="preserve">1293      conhecidas = {f.name for f in campos(EVTEASConfig)}</w:t>
        </w:r>
      </w:ins>
    </w:p>
    <w:p>
      <w:pPr>
        <w:shd w:val="clear" w:color="auto" w:fill="F7F7F7"/>
        <w:spacing w:before="0" w:after="0" w:line="180" w:lineRule="exact"/>
        <w:ind w:left="0" w:firstLine="0"/>
        <w:jc w:val="left"/>
        <w:rPr>
          <w:ins w:id="885249" w:author="Claude" w:date="2026-10-07T12:00:00Z"/>
        </w:rPr>
      </w:pPr>
      <w:ins w:id="886543" w:author="Claude" w:date="2026-10-07T12:00:00Z">
        <w:r>
          <w:rPr>
            <w:rFonts w:ascii="Consolas" w:hAnsi="Consolas" w:cs="Consolas"/>
            <w:sz w:val="14"/>
            <w:szCs w:val="14"/>
          </w:rPr>
          <w:t xml:space="preserve">1294      desconhecidas = [k for k in dados if k not in conhecidas]</w:t>
        </w:r>
      </w:ins>
    </w:p>
    <w:p>
      <w:pPr>
        <w:shd w:val="clear" w:color="auto" w:fill="F7F7F7"/>
        <w:spacing w:before="0" w:after="0" w:line="180" w:lineRule="exact"/>
        <w:ind w:left="0" w:firstLine="0"/>
        <w:jc w:val="left"/>
        <w:rPr>
          <w:ins w:id="885249" w:author="Claude" w:date="2026-10-07T12:00:00Z"/>
        </w:rPr>
      </w:pPr>
      <w:ins w:id="886544" w:author="Claude" w:date="2026-10-07T12:00:00Z">
        <w:r>
          <w:rPr>
            <w:rFonts w:ascii="Consolas" w:hAnsi="Consolas" w:cs="Consolas"/>
            <w:sz w:val="14"/>
            <w:szCs w:val="14"/>
          </w:rPr>
          <w:t xml:space="preserve">1295      neutros, faltam_texto = [], []</w:t>
        </w:r>
      </w:ins>
    </w:p>
    <w:p>
      <w:pPr>
        <w:shd w:val="clear" w:color="auto" w:fill="F7F7F7"/>
        <w:spacing w:before="0" w:after="0" w:line="180" w:lineRule="exact"/>
        <w:ind w:left="0" w:firstLine="0"/>
        <w:jc w:val="left"/>
        <w:rPr>
          <w:ins w:id="885249" w:author="Claude" w:date="2026-10-07T12:00:00Z"/>
        </w:rPr>
      </w:pPr>
      <w:ins w:id="886545" w:author="Claude" w:date="2026-10-07T12:00:00Z">
        <w:r>
          <w:rPr>
            <w:rFonts w:ascii="Consolas" w:hAnsi="Consolas" w:cs="Consolas"/>
            <w:sz w:val="14"/>
            <w:szCs w:val="14"/>
          </w:rPr>
          <w:t xml:space="preserve">1296      cfg.projeto, cfg.autor = str(dados.get("projeto") or ""), str(dados.get("autor") or "")</w:t>
        </w:r>
      </w:ins>
    </w:p>
    <w:p>
      <w:pPr>
        <w:shd w:val="clear" w:color="auto" w:fill="F7F7F7"/>
        <w:spacing w:before="0" w:after="0" w:line="180" w:lineRule="exact"/>
        <w:ind w:left="0" w:firstLine="0"/>
        <w:jc w:val="left"/>
        <w:rPr>
          <w:ins w:id="885249" w:author="Claude" w:date="2026-10-07T12:00:00Z"/>
        </w:rPr>
      </w:pPr>
      <w:ins w:id="886546" w:author="Claude" w:date="2026-10-07T12:00:00Z">
        <w:r>
          <w:rPr>
            <w:rFonts w:ascii="Consolas" w:hAnsi="Consolas" w:cs="Consolas"/>
            <w:sz w:val="14"/>
            <w:szCs w:val="14"/>
          </w:rPr>
          <w:t xml:space="preserve">1297      for secao in SECOES_CONFIG:</w:t>
        </w:r>
      </w:ins>
    </w:p>
    <w:p>
      <w:pPr>
        <w:shd w:val="clear" w:color="auto" w:fill="F7F7F7"/>
        <w:spacing w:before="0" w:after="0" w:line="180" w:lineRule="exact"/>
        <w:ind w:left="0" w:firstLine="0"/>
        <w:jc w:val="left"/>
        <w:rPr>
          <w:ins w:id="885249" w:author="Claude" w:date="2026-10-07T12:00:00Z"/>
        </w:rPr>
      </w:pPr>
      <w:ins w:id="886547" w:author="Claude" w:date="2026-10-07T12:00:00Z">
        <w:r>
          <w:rPr>
            <w:rFonts w:ascii="Consolas" w:hAnsi="Consolas" w:cs="Consolas"/>
            <w:sz w:val="14"/>
            <w:szCs w:val="14"/>
          </w:rPr>
          <w:t xml:space="preserve">1298          bruto = dados.get(secao)</w:t>
        </w:r>
      </w:ins>
    </w:p>
    <w:p>
      <w:pPr>
        <w:shd w:val="clear" w:color="auto" w:fill="F7F7F7"/>
        <w:spacing w:before="0" w:after="0" w:line="180" w:lineRule="exact"/>
        <w:ind w:left="0" w:firstLine="0"/>
        <w:jc w:val="left"/>
        <w:rPr>
          <w:ins w:id="885249" w:author="Claude" w:date="2026-10-07T12:00:00Z"/>
        </w:rPr>
      </w:pPr>
      <w:ins w:id="886548" w:author="Claude" w:date="2026-10-07T12:00:00Z">
        <w:r>
          <w:rPr>
            <w:rFonts w:ascii="Consolas" w:hAnsi="Consolas" w:cs="Consolas"/>
            <w:sz w:val="14"/>
            <w:szCs w:val="14"/>
          </w:rPr>
          <w:t xml:space="preserve">1299          if bruto is None:</w:t>
        </w:r>
      </w:ins>
    </w:p>
    <w:p>
      <w:pPr>
        <w:shd w:val="clear" w:color="auto" w:fill="F7F7F7"/>
        <w:spacing w:before="0" w:after="0" w:line="180" w:lineRule="exact"/>
        <w:ind w:left="0" w:firstLine="0"/>
        <w:jc w:val="left"/>
        <w:rPr>
          <w:ins w:id="885249" w:author="Claude" w:date="2026-10-07T12:00:00Z"/>
        </w:rPr>
      </w:pPr>
      <w:ins w:id="886549" w:author="Claude" w:date="2026-10-07T12:00:00Z">
        <w:r>
          <w:rPr>
            <w:rFonts w:ascii="Consolas" w:hAnsi="Consolas" w:cs="Consolas"/>
            <w:sz w:val="14"/>
            <w:szCs w:val="14"/>
          </w:rPr>
          <w:t xml:space="preserve">1300              if secao == "pesos":</w:t>
        </w:r>
      </w:ins>
    </w:p>
    <w:p>
      <w:pPr>
        <w:shd w:val="clear" w:color="auto" w:fill="F7F7F7"/>
        <w:spacing w:before="0" w:after="0" w:line="180" w:lineRule="exact"/>
        <w:ind w:left="0" w:firstLine="0"/>
        <w:jc w:val="left"/>
        <w:rPr>
          <w:ins w:id="885249" w:author="Claude" w:date="2026-10-07T12:00:00Z"/>
        </w:rPr>
      </w:pPr>
      <w:ins w:id="886550" w:author="Claude" w:date="2026-10-07T12:00:00Z">
        <w:r>
          <w:rPr>
            <w:rFonts w:ascii="Consolas" w:hAnsi="Consolas" w:cs="Consolas"/>
            <w:sz w:val="14"/>
            <w:szCs w:val="14"/>
          </w:rPr>
          <w:t xml:space="preserve">1301                  avisos.append("O arquivo não traz os pesos: adotado o preset do EVTEAS-Py (revise no bloco 'Pesos').")</w:t>
        </w:r>
      </w:ins>
    </w:p>
    <w:p>
      <w:pPr>
        <w:shd w:val="clear" w:color="auto" w:fill="F7F7F7"/>
        <w:spacing w:before="0" w:after="0" w:line="180" w:lineRule="exact"/>
        <w:ind w:left="0" w:firstLine="0"/>
        <w:jc w:val="left"/>
        <w:rPr>
          <w:ins w:id="885249" w:author="Claude" w:date="2026-10-07T12:00:00Z"/>
        </w:rPr>
      </w:pPr>
      <w:ins w:id="886551" w:author="Claude" w:date="2026-10-07T12:00:00Z">
        <w:r>
          <w:rPr>
            <w:rFonts w:ascii="Consolas" w:hAnsi="Consolas" w:cs="Consolas"/>
            <w:sz w:val="14"/>
            <w:szCs w:val="14"/>
          </w:rPr>
          <w:t xml:space="preserve">1302              continue</w:t>
        </w:r>
      </w:ins>
    </w:p>
    <w:p>
      <w:pPr>
        <w:shd w:val="clear" w:color="auto" w:fill="F7F7F7"/>
        <w:spacing w:before="0" w:after="0" w:line="180" w:lineRule="exact"/>
        <w:ind w:left="0" w:firstLine="0"/>
        <w:jc w:val="left"/>
        <w:rPr>
          <w:ins w:id="885249" w:author="Claude" w:date="2026-10-07T12:00:00Z"/>
        </w:rPr>
      </w:pPr>
      <w:ins w:id="886552" w:author="Claude" w:date="2026-10-07T12:00:00Z">
        <w:r>
          <w:rPr>
            <w:rFonts w:ascii="Consolas" w:hAnsi="Consolas" w:cs="Consolas"/>
            <w:sz w:val="14"/>
            <w:szCs w:val="14"/>
          </w:rPr>
          <w:t xml:space="preserve">1303          if not isinstance(bruto, dict):</w:t>
        </w:r>
      </w:ins>
    </w:p>
    <w:p>
      <w:pPr>
        <w:shd w:val="clear" w:color="auto" w:fill="F7F7F7"/>
        <w:spacing w:before="0" w:after="0" w:line="180" w:lineRule="exact"/>
        <w:ind w:left="0" w:firstLine="0"/>
        <w:jc w:val="left"/>
        <w:rPr>
          <w:ins w:id="885249" w:author="Claude" w:date="2026-10-07T12:00:00Z"/>
        </w:rPr>
      </w:pPr>
      <w:ins w:id="886553" w:author="Claude" w:date="2026-10-07T12:00:00Z">
        <w:r>
          <w:rPr>
            <w:rFonts w:ascii="Consolas" w:hAnsi="Consolas" w:cs="Consolas"/>
            <w:sz w:val="14"/>
            <w:szCs w:val="14"/>
          </w:rPr>
          <w:t xml:space="preserve">1304              raise ValueError(f"a seção '{secao}' do arquivo está em formato inválido")</w:t>
        </w:r>
      </w:ins>
    </w:p>
    <w:p>
      <w:pPr>
        <w:shd w:val="clear" w:color="auto" w:fill="F7F7F7"/>
        <w:spacing w:before="0" w:after="0" w:line="180" w:lineRule="exact"/>
        <w:ind w:left="0" w:firstLine="0"/>
        <w:jc w:val="left"/>
        <w:rPr>
          <w:ins w:id="885249" w:author="Claude" w:date="2026-10-07T12:00:00Z"/>
        </w:rPr>
      </w:pPr>
      <w:ins w:id="886554" w:author="Claude" w:date="2026-10-07T12:00:00Z">
        <w:r>
          <w:rPr>
            <w:rFonts w:ascii="Consolas" w:hAnsi="Consolas" w:cs="Consolas"/>
            <w:sz w:val="14"/>
            <w:szCs w:val="14"/>
          </w:rPr>
          <w:t xml:space="preserve">1305          obj, ref = getattr(cfg, secao), getattr(padrao, secao)</w:t>
        </w:r>
      </w:ins>
    </w:p>
    <w:p>
      <w:pPr>
        <w:shd w:val="clear" w:color="auto" w:fill="F7F7F7"/>
        <w:spacing w:before="0" w:after="0" w:line="180" w:lineRule="exact"/>
        <w:ind w:left="0" w:firstLine="0"/>
        <w:jc w:val="left"/>
        <w:rPr>
          <w:ins w:id="885249" w:author="Claude" w:date="2026-10-07T12:00:00Z"/>
        </w:rPr>
      </w:pPr>
      <w:ins w:id="886555" w:author="Claude" w:date="2026-10-07T12:00:00Z">
        <w:r>
          <w:rPr>
            <w:rFonts w:ascii="Consolas" w:hAnsi="Consolas" w:cs="Consolas"/>
            <w:sz w:val="14"/>
            <w:szCs w:val="14"/>
          </w:rPr>
          <w:t xml:space="preserve">1306          nomes = {f.name for f in campos(obj)}</w:t>
        </w:r>
      </w:ins>
    </w:p>
    <w:p>
      <w:pPr>
        <w:shd w:val="clear" w:color="auto" w:fill="F7F7F7"/>
        <w:spacing w:before="0" w:after="0" w:line="180" w:lineRule="exact"/>
        <w:ind w:left="0" w:firstLine="0"/>
        <w:jc w:val="left"/>
        <w:rPr>
          <w:ins w:id="885249" w:author="Claude" w:date="2026-10-07T12:00:00Z"/>
        </w:rPr>
      </w:pPr>
      <w:ins w:id="886556" w:author="Claude" w:date="2026-10-07T12:00:00Z">
        <w:r>
          <w:rPr>
            <w:rFonts w:ascii="Consolas" w:hAnsi="Consolas" w:cs="Consolas"/>
            <w:sz w:val="14"/>
            <w:szCs w:val="14"/>
          </w:rPr>
          <w:t xml:space="preserve">1307          desconhecidas += [f"{secao}.{k}" for k in bruto if k not in nomes]</w:t>
        </w:r>
      </w:ins>
    </w:p>
    <w:p>
      <w:pPr>
        <w:shd w:val="clear" w:color="auto" w:fill="F7F7F7"/>
        <w:spacing w:before="0" w:after="0" w:line="180" w:lineRule="exact"/>
        <w:ind w:left="0" w:firstLine="0"/>
        <w:jc w:val="left"/>
        <w:rPr>
          <w:ins w:id="885249" w:author="Claude" w:date="2026-10-07T12:00:00Z"/>
        </w:rPr>
      </w:pPr>
      <w:ins w:id="886557" w:author="Claude" w:date="2026-10-07T12:00:00Z">
        <w:r>
          <w:rPr>
            <w:rFonts w:ascii="Consolas" w:hAnsi="Consolas" w:cs="Consolas"/>
            <w:sz w:val="14"/>
            <w:szCs w:val="14"/>
          </w:rPr>
          <w:t xml:space="preserve">1308          for f in campos(obj):</w:t>
        </w:r>
      </w:ins>
    </w:p>
    <w:p>
      <w:pPr>
        <w:shd w:val="clear" w:color="auto" w:fill="F7F7F7"/>
        <w:spacing w:before="0" w:after="0" w:line="180" w:lineRule="exact"/>
        <w:ind w:left="0" w:firstLine="0"/>
        <w:jc w:val="left"/>
        <w:rPr>
          <w:ins w:id="885249" w:author="Claude" w:date="2026-10-07T12:00:00Z"/>
        </w:rPr>
      </w:pPr>
      <w:ins w:id="886558" w:author="Claude" w:date="2026-10-07T12:00:00Z">
        <w:r>
          <w:rPr>
            <w:rFonts w:ascii="Consolas" w:hAnsi="Consolas" w:cs="Consolas"/>
            <w:sz w:val="14"/>
            <w:szCs w:val="14"/>
          </w:rPr>
          <w:t xml:space="preserve">1309              if f.name in bruto:</w:t>
        </w:r>
      </w:ins>
    </w:p>
    <w:p>
      <w:pPr>
        <w:shd w:val="clear" w:color="auto" w:fill="F7F7F7"/>
        <w:spacing w:before="0" w:after="0" w:line="180" w:lineRule="exact"/>
        <w:ind w:left="0" w:firstLine="0"/>
        <w:jc w:val="left"/>
        <w:rPr>
          <w:ins w:id="885249" w:author="Claude" w:date="2026-10-07T12:00:00Z"/>
        </w:rPr>
      </w:pPr>
      <w:ins w:id="886559" w:author="Claude" w:date="2026-10-07T12:00:00Z">
        <w:r>
          <w:rPr>
            <w:rFonts w:ascii="Consolas" w:hAnsi="Consolas" w:cs="Consolas"/>
            <w:sz w:val="14"/>
            <w:szCs w:val="14"/>
          </w:rPr>
          <w:t xml:space="preserve">1310                  setattr(obj, f.name, _valor_lido(secao, f.name, bruto[f.name], getattr(obj, f.name)))</w:t>
        </w:r>
      </w:ins>
    </w:p>
    <w:p>
      <w:pPr>
        <w:shd w:val="clear" w:color="auto" w:fill="F7F7F7"/>
        <w:spacing w:before="0" w:after="0" w:line="180" w:lineRule="exact"/>
        <w:ind w:left="0" w:firstLine="0"/>
        <w:jc w:val="left"/>
        <w:rPr>
          <w:ins w:id="885249" w:author="Claude" w:date="2026-10-07T12:00:00Z"/>
        </w:rPr>
      </w:pPr>
      <w:ins w:id="886560" w:author="Claude" w:date="2026-10-07T12:00:00Z">
        <w:r>
          <w:rPr>
            <w:rFonts w:ascii="Consolas" w:hAnsi="Consolas" w:cs="Consolas"/>
            <w:sz w:val="14"/>
            <w:szCs w:val="14"/>
          </w:rPr>
          <w:t xml:space="preserve">1311              elif _neutro(f.name, getattr(ref, f.name)):</w:t>
        </w:r>
      </w:ins>
    </w:p>
    <w:p>
      <w:pPr>
        <w:shd w:val="clear" w:color="auto" w:fill="F7F7F7"/>
        <w:spacing w:before="0" w:after="0" w:line="180" w:lineRule="exact"/>
        <w:ind w:left="0" w:firstLine="0"/>
        <w:jc w:val="left"/>
        <w:rPr>
          <w:ins w:id="885249" w:author="Claude" w:date="2026-10-07T12:00:00Z"/>
        </w:rPr>
      </w:pPr>
      <w:ins w:id="886561" w:author="Claude" w:date="2026-10-07T12:00:00Z">
        <w:r>
          <w:rPr>
            <w:rFonts w:ascii="Consolas" w:hAnsi="Consolas" w:cs="Consolas"/>
            <w:sz w:val="14"/>
            <w:szCs w:val="14"/>
          </w:rPr>
          <w:t xml:space="preserve">1312                  setattr(obj, f.name, copy.deepcopy(getattr(ref, f.name)))</w:t>
        </w:r>
      </w:ins>
    </w:p>
    <w:p>
      <w:pPr>
        <w:shd w:val="clear" w:color="auto" w:fill="F7F7F7"/>
        <w:spacing w:before="0" w:after="0" w:line="180" w:lineRule="exact"/>
        <w:ind w:left="0" w:firstLine="0"/>
        <w:jc w:val="left"/>
        <w:rPr>
          <w:ins w:id="885249" w:author="Claude" w:date="2026-10-07T12:00:00Z"/>
        </w:rPr>
      </w:pPr>
      <w:ins w:id="886562" w:author="Claude" w:date="2026-10-07T12:00:00Z">
        <w:r>
          <w:rPr>
            <w:rFonts w:ascii="Consolas" w:hAnsi="Consolas" w:cs="Consolas"/>
            <w:sz w:val="14"/>
            <w:szCs w:val="14"/>
          </w:rPr>
          <w:t xml:space="preserve">1313                  neutros.append(f"{secao}.{f.name}")</w:t>
        </w:r>
      </w:ins>
    </w:p>
    <w:p>
      <w:pPr>
        <w:shd w:val="clear" w:color="auto" w:fill="F7F7F7"/>
        <w:spacing w:before="0" w:after="0" w:line="180" w:lineRule="exact"/>
        <w:ind w:left="0" w:firstLine="0"/>
        <w:jc w:val="left"/>
        <w:rPr>
          <w:ins w:id="885249" w:author="Claude" w:date="2026-10-07T12:00:00Z"/>
        </w:rPr>
      </w:pPr>
      <w:ins w:id="886563" w:author="Claude" w:date="2026-10-07T12:00:00Z">
        <w:r>
          <w:rPr>
            <w:rFonts w:ascii="Consolas" w:hAnsi="Consolas" w:cs="Consolas"/>
            <w:sz w:val="14"/>
            <w:szCs w:val="14"/>
          </w:rPr>
          <w:t xml:space="preserve">1314              elif isinstance(getattr(ref, f.name), str):</w:t>
        </w:r>
      </w:ins>
    </w:p>
    <w:p>
      <w:pPr>
        <w:shd w:val="clear" w:color="auto" w:fill="F7F7F7"/>
        <w:spacing w:before="0" w:after="0" w:line="180" w:lineRule="exact"/>
        <w:ind w:left="0" w:firstLine="0"/>
        <w:jc w:val="left"/>
        <w:rPr>
          <w:ins w:id="885249" w:author="Claude" w:date="2026-10-07T12:00:00Z"/>
        </w:rPr>
      </w:pPr>
      <w:ins w:id="886564" w:author="Claude" w:date="2026-10-07T12:00:00Z">
        <w:r>
          <w:rPr>
            <w:rFonts w:ascii="Consolas" w:hAnsi="Consolas" w:cs="Consolas"/>
            <w:sz w:val="14"/>
            <w:szCs w:val="14"/>
          </w:rPr>
          <w:t xml:space="preserve">1315                  setattr(obj, f.name, None)                   # texto ausente: pendente</w:t>
        </w:r>
      </w:ins>
    </w:p>
    <w:p>
      <w:pPr>
        <w:shd w:val="clear" w:color="auto" w:fill="F7F7F7"/>
        <w:spacing w:before="0" w:after="0" w:line="180" w:lineRule="exact"/>
        <w:ind w:left="0" w:firstLine="0"/>
        <w:jc w:val="left"/>
        <w:rPr>
          <w:ins w:id="885249" w:author="Claude" w:date="2026-10-07T12:00:00Z"/>
        </w:rPr>
      </w:pPr>
      <w:ins w:id="886565" w:author="Claude" w:date="2026-10-07T12:00:00Z">
        <w:r>
          <w:rPr>
            <w:rFonts w:ascii="Consolas" w:hAnsi="Consolas" w:cs="Consolas"/>
            <w:sz w:val="14"/>
            <w:szCs w:val="14"/>
          </w:rPr>
          <w:t xml:space="preserve">1316                  faltam_texto.append(f"{secao}.{f.name}")</w:t>
        </w:r>
      </w:ins>
    </w:p>
    <w:p>
      <w:pPr>
        <w:shd w:val="clear" w:color="auto" w:fill="F7F7F7"/>
        <w:spacing w:before="0" w:after="0" w:line="180" w:lineRule="exact"/>
        <w:ind w:left="0" w:firstLine="0"/>
        <w:jc w:val="left"/>
        <w:rPr>
          <w:ins w:id="885249" w:author="Claude" w:date="2026-10-07T12:00:00Z"/>
        </w:rPr>
      </w:pPr>
      <w:ins w:id="886566" w:author="Claude" w:date="2026-10-07T12:00:00Z">
        <w:r>
          <w:rPr>
            <w:rFonts w:ascii="Consolas" w:hAnsi="Consolas" w:cs="Consolas"/>
            <w:sz w:val="14"/>
            <w:szCs w:val="14"/>
          </w:rPr>
          <w:t xml:space="preserve">1317      fontes = dados.get("fontes") or {}</w:t>
        </w:r>
      </w:ins>
    </w:p>
    <w:p>
      <w:pPr>
        <w:shd w:val="clear" w:color="auto" w:fill="F7F7F7"/>
        <w:spacing w:before="0" w:after="0" w:line="180" w:lineRule="exact"/>
        <w:ind w:left="0" w:firstLine="0"/>
        <w:jc w:val="left"/>
        <w:rPr>
          <w:ins w:id="885249" w:author="Claude" w:date="2026-10-07T12:00:00Z"/>
        </w:rPr>
      </w:pPr>
      <w:ins w:id="886567" w:author="Claude" w:date="2026-10-07T12:00:00Z">
        <w:r>
          <w:rPr>
            <w:rFonts w:ascii="Consolas" w:hAnsi="Consolas" w:cs="Consolas"/>
            <w:sz w:val="14"/>
            <w:szCs w:val="14"/>
          </w:rPr>
          <w:t xml:space="preserve">1318      if not isinstance(fontes, dict):</w:t>
        </w:r>
      </w:ins>
    </w:p>
    <w:p>
      <w:pPr>
        <w:shd w:val="clear" w:color="auto" w:fill="F7F7F7"/>
        <w:spacing w:before="0" w:after="0" w:line="180" w:lineRule="exact"/>
        <w:ind w:left="0" w:firstLine="0"/>
        <w:jc w:val="left"/>
        <w:rPr>
          <w:ins w:id="885249" w:author="Claude" w:date="2026-10-07T12:00:00Z"/>
        </w:rPr>
      </w:pPr>
      <w:ins w:id="886568" w:author="Claude" w:date="2026-10-07T12:00:00Z">
        <w:r>
          <w:rPr>
            <w:rFonts w:ascii="Consolas" w:hAnsi="Consolas" w:cs="Consolas"/>
            <w:sz w:val="14"/>
            <w:szCs w:val="14"/>
          </w:rPr>
          <w:t xml:space="preserve">1319          raise ValueError("registro de fontes em formato inválido")</w:t>
        </w:r>
      </w:ins>
    </w:p>
    <w:p>
      <w:pPr>
        <w:shd w:val="clear" w:color="auto" w:fill="F7F7F7"/>
        <w:spacing w:before="0" w:after="0" w:line="180" w:lineRule="exact"/>
        <w:ind w:left="0" w:firstLine="0"/>
        <w:jc w:val="left"/>
        <w:rPr>
          <w:ins w:id="885249" w:author="Claude" w:date="2026-10-07T12:00:00Z"/>
        </w:rPr>
      </w:pPr>
      <w:ins w:id="886569" w:author="Claude" w:date="2026-10-07T12:00:00Z">
        <w:r>
          <w:rPr>
            <w:rFonts w:ascii="Consolas" w:hAnsi="Consolas" w:cs="Consolas"/>
            <w:sz w:val="14"/>
            <w:szCs w:val="14"/>
          </w:rPr>
          <w:t xml:space="preserve">1320      cfg.fontes = {k: Fonte(**v) for k, v in fontes.items() if isinstance(v, dict)}</w:t>
        </w:r>
      </w:ins>
    </w:p>
    <w:p>
      <w:pPr>
        <w:shd w:val="clear" w:color="auto" w:fill="F7F7F7"/>
        <w:spacing w:before="0" w:after="0" w:line="180" w:lineRule="exact"/>
        <w:ind w:left="0" w:firstLine="0"/>
        <w:jc w:val="left"/>
        <w:rPr>
          <w:ins w:id="885249" w:author="Claude" w:date="2026-10-07T12:00:00Z"/>
        </w:rPr>
      </w:pPr>
      <w:ins w:id="886570" w:author="Claude" w:date="2026-10-07T12:00:00Z">
        <w:r>
          <w:rPr>
            <w:rFonts w:ascii="Consolas" w:hAnsi="Consolas" w:cs="Consolas"/>
            <w:sz w:val="14"/>
            <w:szCs w:val="14"/>
          </w:rPr>
          <w:t xml:space="preserve">1321      # distribuições: só variáveis amostradas pelo motor, coerentes com o valor determinístico</w:t>
        </w:r>
      </w:ins>
    </w:p>
    <w:p>
      <w:pPr>
        <w:shd w:val="clear" w:color="auto" w:fill="F7F7F7"/>
        <w:spacing w:before="0" w:after="0" w:line="180" w:lineRule="exact"/>
        <w:ind w:left="0" w:firstLine="0"/>
        <w:jc w:val="left"/>
        <w:rPr>
          <w:ins w:id="885249" w:author="Claude" w:date="2026-10-07T12:00:00Z"/>
        </w:rPr>
      </w:pPr>
      <w:ins w:id="886571" w:author="Claude" w:date="2026-10-07T12:00:00Z">
        <w:r>
          <w:rPr>
            <w:rFonts w:ascii="Consolas" w:hAnsi="Consolas" w:cs="Consolas"/>
            <w:sz w:val="14"/>
            <w:szCs w:val="14"/>
          </w:rPr>
          <w:t xml:space="preserve">1322      mc = cfg.monte_carlo</w:t>
        </w:r>
      </w:ins>
    </w:p>
    <w:p>
      <w:pPr>
        <w:shd w:val="clear" w:color="auto" w:fill="F7F7F7"/>
        <w:spacing w:before="0" w:after="0" w:line="180" w:lineRule="exact"/>
        <w:ind w:left="0" w:firstLine="0"/>
        <w:jc w:val="left"/>
        <w:rPr>
          <w:ins w:id="885249" w:author="Claude" w:date="2026-10-07T12:00:00Z"/>
        </w:rPr>
      </w:pPr>
      <w:ins w:id="886572" w:author="Claude" w:date="2026-10-07T12:00:00Z">
        <w:r>
          <w:rPr>
            <w:rFonts w:ascii="Consolas" w:hAnsi="Consolas" w:cs="Consolas"/>
            <w:sz w:val="14"/>
            <w:szCs w:val="14"/>
          </w:rPr>
          <w:t xml:space="preserve">1323      for c in list(mc.distribuicoes):</w:t>
        </w:r>
      </w:ins>
    </w:p>
    <w:p>
      <w:pPr>
        <w:shd w:val="clear" w:color="auto" w:fill="F7F7F7"/>
        <w:spacing w:before="0" w:after="0" w:line="180" w:lineRule="exact"/>
        <w:ind w:left="0" w:firstLine="0"/>
        <w:jc w:val="left"/>
        <w:rPr>
          <w:ins w:id="885249" w:author="Claude" w:date="2026-10-07T12:00:00Z"/>
        </w:rPr>
      </w:pPr>
      <w:ins w:id="886573" w:author="Claude" w:date="2026-10-07T12:00:00Z">
        <w:r>
          <w:rPr>
            <w:rFonts w:ascii="Consolas" w:hAnsi="Consolas" w:cs="Consolas"/>
            <w:sz w:val="14"/>
            <w:szCs w:val="14"/>
          </w:rPr>
          <w:t xml:space="preserve">1324          if c not in VARIAVEIS_ESTOCASTICAS:</w:t>
        </w:r>
      </w:ins>
    </w:p>
    <w:p>
      <w:pPr>
        <w:shd w:val="clear" w:color="auto" w:fill="F7F7F7"/>
        <w:spacing w:before="0" w:after="0" w:line="180" w:lineRule="exact"/>
        <w:ind w:left="0" w:firstLine="0"/>
        <w:jc w:val="left"/>
        <w:rPr>
          <w:ins w:id="885249" w:author="Claude" w:date="2026-10-07T12:00:00Z"/>
        </w:rPr>
      </w:pPr>
      <w:ins w:id="886574" w:author="Claude" w:date="2026-10-07T12:00:00Z">
        <w:r>
          <w:rPr>
            <w:rFonts w:ascii="Consolas" w:hAnsi="Consolas" w:cs="Consolas"/>
            <w:sz w:val="14"/>
            <w:szCs w:val="14"/>
          </w:rPr>
          <w:t xml:space="preserve">1325              del mc.distribuicoes[c]</w:t>
        </w:r>
      </w:ins>
    </w:p>
    <w:p>
      <w:pPr>
        <w:shd w:val="clear" w:color="auto" w:fill="F7F7F7"/>
        <w:spacing w:before="0" w:after="0" w:line="180" w:lineRule="exact"/>
        <w:ind w:left="0" w:firstLine="0"/>
        <w:jc w:val="left"/>
        <w:rPr>
          <w:ins w:id="885249" w:author="Claude" w:date="2026-10-07T12:00:00Z"/>
        </w:rPr>
      </w:pPr>
      <w:ins w:id="886575" w:author="Claude" w:date="2026-10-07T12:00:00Z">
        <w:r>
          <w:rPr>
            <w:rFonts w:ascii="Consolas" w:hAnsi="Consolas" w:cs="Consolas"/>
            <w:sz w:val="14"/>
            <w:szCs w:val="14"/>
          </w:rPr>
          <w:t xml:space="preserve">1326              avisos.append(f"Distribuição de {c} descartada: o modelo não amostra esse parâmetro no Monte Carlo.")</w:t>
        </w:r>
      </w:ins>
    </w:p>
    <w:p>
      <w:pPr>
        <w:shd w:val="clear" w:color="auto" w:fill="F7F7F7"/>
        <w:spacing w:before="0" w:after="0" w:line="180" w:lineRule="exact"/>
        <w:ind w:left="0" w:firstLine="0"/>
        <w:jc w:val="left"/>
        <w:rPr>
          <w:ins w:id="885249" w:author="Claude" w:date="2026-10-07T12:00:00Z"/>
        </w:rPr>
      </w:pPr>
      <w:ins w:id="886576" w:author="Claude" w:date="2026-10-07T12:00:00Z">
        <w:r>
          <w:rPr>
            <w:rFonts w:ascii="Consolas" w:hAnsi="Consolas" w:cs="Consolas"/>
            <w:sz w:val="14"/>
            <w:szCs w:val="14"/>
          </w:rPr>
          <w:t xml:space="preserve">1327              continue</w:t>
        </w:r>
      </w:ins>
    </w:p>
    <w:p>
      <w:pPr>
        <w:shd w:val="clear" w:color="auto" w:fill="F7F7F7"/>
        <w:spacing w:before="0" w:after="0" w:line="180" w:lineRule="exact"/>
        <w:ind w:left="0" w:firstLine="0"/>
        <w:jc w:val="left"/>
        <w:rPr>
          <w:ins w:id="885249" w:author="Claude" w:date="2026-10-07T12:00:00Z"/>
        </w:rPr>
      </w:pPr>
      <w:ins w:id="886577" w:author="Claude" w:date="2026-10-07T12:00:00Z">
        <w:r>
          <w:rPr>
            <w:rFonts w:ascii="Consolas" w:hAnsi="Consolas" w:cs="Consolas"/>
            <w:sz w:val="14"/>
            <w:szCs w:val="14"/>
          </w:rPr>
          <w:t xml:space="preserve">1328          v, d = obter_por_caminho(cfg, c), mc.distribuicoes[c]</w:t>
        </w:r>
      </w:ins>
    </w:p>
    <w:p>
      <w:pPr>
        <w:shd w:val="clear" w:color="auto" w:fill="F7F7F7"/>
        <w:spacing w:before="0" w:after="0" w:line="180" w:lineRule="exact"/>
        <w:ind w:left="0" w:firstLine="0"/>
        <w:jc w:val="left"/>
        <w:rPr>
          <w:ins w:id="885249" w:author="Claude" w:date="2026-10-07T12:00:00Z"/>
        </w:rPr>
      </w:pPr>
      <w:ins w:id="886578" w:author="Claude" w:date="2026-10-07T12:00:00Z">
        <w:r>
          <w:rPr>
            <w:rFonts w:ascii="Consolas" w:hAnsi="Consolas" w:cs="Consolas"/>
            <w:sz w:val="14"/>
            <w:szCs w:val="14"/>
          </w:rPr>
          <w:t xml:space="preserve">1329          if not vazio(v) and not distribuicao_coerente(d, float(v)):</w:t>
        </w:r>
      </w:ins>
    </w:p>
    <w:p>
      <w:pPr>
        <w:shd w:val="clear" w:color="auto" w:fill="F7F7F7"/>
        <w:spacing w:before="0" w:after="0" w:line="180" w:lineRule="exact"/>
        <w:ind w:left="0" w:firstLine="0"/>
        <w:jc w:val="left"/>
        <w:rPr>
          <w:ins w:id="885249" w:author="Claude" w:date="2026-10-07T12:00:00Z"/>
        </w:rPr>
      </w:pPr>
      <w:ins w:id="886579" w:author="Claude" w:date="2026-10-07T12:00:00Z">
        <w:r>
          <w:rPr>
            <w:rFonts w:ascii="Consolas" w:hAnsi="Consolas" w:cs="Consolas"/>
            <w:sz w:val="14"/>
            <w:szCs w:val="14"/>
          </w:rPr>
          <w:t xml:space="preserve">1330              antigo = d.moda if d.tipo != "uniforme" else (d.minimo + d.maximo) / 2</w:t>
        </w:r>
      </w:ins>
    </w:p>
    <w:p>
      <w:pPr>
        <w:shd w:val="clear" w:color="auto" w:fill="F7F7F7"/>
        <w:spacing w:before="0" w:after="0" w:line="180" w:lineRule="exact"/>
        <w:ind w:left="0" w:firstLine="0"/>
        <w:jc w:val="left"/>
        <w:rPr>
          <w:ins w:id="885249" w:author="Claude" w:date="2026-10-07T12:00:00Z"/>
        </w:rPr>
      </w:pPr>
      <w:ins w:id="886580" w:author="Claude" w:date="2026-10-07T12:00:00Z">
        <w:r>
          <w:rPr>
            <w:rFonts w:ascii="Consolas" w:hAnsi="Consolas" w:cs="Consolas"/>
            <w:sz w:val="14"/>
            <w:szCs w:val="14"/>
          </w:rPr>
          <w:t xml:space="preserve">1331              mc.distribuicoes[c] = ajustar_distribuicao(d, antigo, float(v), c)</w:t>
        </w:r>
      </w:ins>
    </w:p>
    <w:p>
      <w:pPr>
        <w:shd w:val="clear" w:color="auto" w:fill="F7F7F7"/>
        <w:spacing w:before="0" w:after="0" w:line="180" w:lineRule="exact"/>
        <w:ind w:left="0" w:firstLine="0"/>
        <w:jc w:val="left"/>
        <w:rPr>
          <w:ins w:id="885249" w:author="Claude" w:date="2026-10-07T12:00:00Z"/>
        </w:rPr>
      </w:pPr>
      <w:ins w:id="886581" w:author="Claude" w:date="2026-10-07T12:00:00Z">
        <w:r>
          <w:rPr>
            <w:rFonts w:ascii="Consolas" w:hAnsi="Consolas" w:cs="Consolas"/>
            <w:sz w:val="14"/>
            <w:szCs w:val="14"/>
          </w:rPr>
          <w:t xml:space="preserve">1332              avisos.append(f"Distribuição de {c} reposicionada para o valor determinístico do arquivo ({_fmt(float(v))}).")</w:t>
        </w:r>
      </w:ins>
    </w:p>
    <w:p>
      <w:pPr>
        <w:shd w:val="clear" w:color="auto" w:fill="F7F7F7"/>
        <w:spacing w:before="0" w:after="0" w:line="180" w:lineRule="exact"/>
        <w:ind w:left="0" w:firstLine="0"/>
        <w:jc w:val="left"/>
        <w:rPr>
          <w:ins w:id="885249" w:author="Claude" w:date="2026-10-07T12:00:00Z"/>
        </w:rPr>
      </w:pPr>
      <w:ins w:id="886582" w:author="Claude" w:date="2026-10-07T12:00:00Z">
        <w:r>
          <w:rPr>
            <w:rFonts w:ascii="Consolas" w:hAnsi="Consolas" w:cs="Consolas"/>
            <w:sz w:val="14"/>
            <w:szCs w:val="14"/>
          </w:rPr>
          <w:t xml:space="preserve">1333      _completar_condicionais(cfg)</w:t>
        </w:r>
      </w:ins>
    </w:p>
    <w:p>
      <w:pPr>
        <w:shd w:val="clear" w:color="auto" w:fill="F7F7F7"/>
        <w:spacing w:before="0" w:after="0" w:line="180" w:lineRule="exact"/>
        <w:ind w:left="0" w:firstLine="0"/>
        <w:jc w:val="left"/>
        <w:rPr>
          <w:ins w:id="885249" w:author="Claude" w:date="2026-10-07T12:00:00Z"/>
        </w:rPr>
      </w:pPr>
      <w:ins w:id="886583" w:author="Claude" w:date="2026-10-07T12:00:00Z">
        <w:r>
          <w:rPr>
            <w:rFonts w:ascii="Consolas" w:hAnsi="Consolas" w:cs="Consolas"/>
            <w:sz w:val="14"/>
            <w:szCs w:val="14"/>
          </w:rPr>
          <w:t xml:space="preserve">1334      if neutros:</w:t>
        </w:r>
      </w:ins>
    </w:p>
    <w:p>
      <w:pPr>
        <w:shd w:val="clear" w:color="auto" w:fill="F7F7F7"/>
        <w:spacing w:before="0" w:after="0" w:line="180" w:lineRule="exact"/>
        <w:ind w:left="0" w:firstLine="0"/>
        <w:jc w:val="left"/>
        <w:rPr>
          <w:ins w:id="885249" w:author="Claude" w:date="2026-10-07T12:00:00Z"/>
        </w:rPr>
      </w:pPr>
      <w:ins w:id="886584" w:author="Claude" w:date="2026-10-07T12:00:00Z">
        <w:r>
          <w:rPr>
            <w:rFonts w:ascii="Consolas" w:hAnsi="Consolas" w:cs="Consolas"/>
            <w:sz w:val="14"/>
            <w:szCs w:val="14"/>
          </w:rPr>
          <w:t xml:space="preserve">1335          avisos.append("Campos ausentes no arquivo (versão anterior) preenchidos com valor neutro: " + ", ".join(neutros))</w:t>
        </w:r>
      </w:ins>
    </w:p>
    <w:p>
      <w:pPr>
        <w:shd w:val="clear" w:color="auto" w:fill="F7F7F7"/>
        <w:spacing w:before="0" w:after="0" w:line="180" w:lineRule="exact"/>
        <w:ind w:left="0" w:firstLine="0"/>
        <w:jc w:val="left"/>
        <w:rPr>
          <w:ins w:id="885249" w:author="Claude" w:date="2026-10-07T12:00:00Z"/>
        </w:rPr>
      </w:pPr>
      <w:ins w:id="886585" w:author="Claude" w:date="2026-10-07T12:00:00Z">
        <w:r>
          <w:rPr>
            <w:rFonts w:ascii="Consolas" w:hAnsi="Consolas" w:cs="Consolas"/>
            <w:sz w:val="14"/>
            <w:szCs w:val="14"/>
          </w:rPr>
          <w:t xml:space="preserve">1336      if desconhecidas:</w:t>
        </w:r>
      </w:ins>
    </w:p>
    <w:p>
      <w:pPr>
        <w:shd w:val="clear" w:color="auto" w:fill="F7F7F7"/>
        <w:spacing w:before="0" w:after="0" w:line="180" w:lineRule="exact"/>
        <w:ind w:left="0" w:firstLine="0"/>
        <w:jc w:val="left"/>
        <w:rPr>
          <w:ins w:id="885249" w:author="Claude" w:date="2026-10-07T12:00:00Z"/>
        </w:rPr>
      </w:pPr>
      <w:ins w:id="886586" w:author="Claude" w:date="2026-10-07T12:00:00Z">
        <w:r>
          <w:rPr>
            <w:rFonts w:ascii="Consolas" w:hAnsi="Consolas" w:cs="Consolas"/>
            <w:sz w:val="14"/>
            <w:szCs w:val="14"/>
          </w:rPr>
          <w:t xml:space="preserve">1337          avisos.append("Campos desconhecidos ignorados: " + ", ".join(desconhecidas))</w:t>
        </w:r>
      </w:ins>
    </w:p>
    <w:p>
      <w:pPr>
        <w:shd w:val="clear" w:color="auto" w:fill="F7F7F7"/>
        <w:spacing w:before="0" w:after="0" w:line="180" w:lineRule="exact"/>
        <w:ind w:left="0" w:firstLine="0"/>
        <w:jc w:val="left"/>
        <w:rPr>
          <w:ins w:id="885249" w:author="Claude" w:date="2026-10-07T12:00:00Z"/>
        </w:rPr>
      </w:pPr>
      <w:ins w:id="886587" w:author="Claude" w:date="2026-10-07T12:00:00Z">
        <w:r>
          <w:rPr>
            <w:rFonts w:ascii="Consolas" w:hAnsi="Consolas" w:cs="Consolas"/>
            <w:sz w:val="14"/>
            <w:szCs w:val="14"/>
          </w:rPr>
          <w:t xml:space="preserve">1338      return cfg, avisos, entradas_pendentes(cfg)</w:t>
        </w:r>
      </w:ins>
    </w:p>
    <w:p>
      <w:pPr>
        <w:shd w:val="clear" w:color="auto" w:fill="F7F7F7"/>
        <w:spacing w:before="0" w:after="0" w:line="180" w:lineRule="exact"/>
        <w:ind w:left="0" w:firstLine="0"/>
        <w:jc w:val="left"/>
        <w:rPr>
          <w:ins w:id="885249" w:author="Claude" w:date="2026-10-07T12:00:00Z"/>
        </w:rPr>
      </w:pPr>
      <w:ins w:id="886588" w:author="Claude" w:date="2026-10-07T12:00:00Z">
        <w:r>
          <w:rPr>
            <w:rFonts w:ascii="Consolas" w:hAnsi="Consolas" w:cs="Consolas"/>
            <w:sz w:val="14"/>
            <w:szCs w:val="14"/>
          </w:rPr>
          <w:t xml:space="preserve">1339  </w:t>
        </w:r>
      </w:ins>
    </w:p>
    <w:p>
      <w:pPr>
        <w:shd w:val="clear" w:color="auto" w:fill="F7F7F7"/>
        <w:spacing w:before="0" w:after="0" w:line="180" w:lineRule="exact"/>
        <w:ind w:left="0" w:firstLine="0"/>
        <w:jc w:val="left"/>
        <w:rPr>
          <w:ins w:id="885249" w:author="Claude" w:date="2026-10-07T12:00:00Z"/>
        </w:rPr>
      </w:pPr>
      <w:ins w:id="886589" w:author="Claude" w:date="2026-10-07T12:00:00Z">
        <w:r>
          <w:rPr>
            <w:rFonts w:ascii="Consolas" w:hAnsi="Consolas" w:cs="Consolas"/>
            <w:sz w:val="14"/>
            <w:szCs w:val="14"/>
          </w:rPr>
          <w:t xml:space="preserve">1340  </w:t>
        </w:r>
      </w:ins>
    </w:p>
    <w:p>
      <w:pPr>
        <w:shd w:val="clear" w:color="auto" w:fill="F7F7F7"/>
        <w:spacing w:before="0" w:after="0" w:line="180" w:lineRule="exact"/>
        <w:ind w:left="0" w:firstLine="0"/>
        <w:jc w:val="left"/>
        <w:rPr>
          <w:ins w:id="885249" w:author="Claude" w:date="2026-10-07T12:00:00Z"/>
        </w:rPr>
      </w:pPr>
      <w:ins w:id="886590" w:author="Claude" w:date="2026-10-07T12:00:00Z">
        <w:r>
          <w:rPr>
            <w:rFonts w:ascii="Consolas" w:hAnsi="Consolas" w:cs="Consolas"/>
            <w:sz w:val="14"/>
            <w:szCs w:val="14"/>
          </w:rPr>
          <w:t xml:space="preserve">1341  def _completar_condicionais(cfg: EVTEASConfig) -&gt; None:</w:t>
        </w:r>
      </w:ins>
    </w:p>
    <w:p>
      <w:pPr>
        <w:shd w:val="clear" w:color="auto" w:fill="F7F7F7"/>
        <w:spacing w:before="0" w:after="0" w:line="180" w:lineRule="exact"/>
        <w:ind w:left="0" w:firstLine="0"/>
        <w:jc w:val="left"/>
        <w:rPr>
          <w:ins w:id="885249" w:author="Claude" w:date="2026-10-07T12:00:00Z"/>
        </w:rPr>
      </w:pPr>
      <w:ins w:id="886591" w:author="Claude" w:date="2026-10-07T12:00:00Z">
        <w:r>
          <w:rPr>
            <w:rFonts w:ascii="Consolas" w:hAnsi="Consolas" w:cs="Consolas"/>
            <w:sz w:val="14"/>
            <w:szCs w:val="14"/>
          </w:rPr>
          <w:t xml:space="preserve">1342      """Valores que só são perguntados em certas situações recebem o valor neutro correspondente."""</w:t>
        </w:r>
      </w:ins>
    </w:p>
    <w:p>
      <w:pPr>
        <w:shd w:val="clear" w:color="auto" w:fill="F7F7F7"/>
        <w:spacing w:before="0" w:after="0" w:line="180" w:lineRule="exact"/>
        <w:ind w:left="0" w:firstLine="0"/>
        <w:jc w:val="left"/>
        <w:rPr>
          <w:ins w:id="885249" w:author="Claude" w:date="2026-10-07T12:00:00Z"/>
        </w:rPr>
      </w:pPr>
      <w:ins w:id="886592" w:author="Claude" w:date="2026-10-07T12:00:00Z">
        <w:r>
          <w:rPr>
            <w:rFonts w:ascii="Consolas" w:hAnsi="Consolas" w:cs="Consolas"/>
            <w:sz w:val="14"/>
            <w:szCs w:val="14"/>
          </w:rPr>
          <w:t xml:space="preserve">1343      a = cfg.ambiental</w:t>
        </w:r>
      </w:ins>
    </w:p>
    <w:p>
      <w:pPr>
        <w:shd w:val="clear" w:color="auto" w:fill="F7F7F7"/>
        <w:spacing w:before="0" w:after="0" w:line="180" w:lineRule="exact"/>
        <w:ind w:left="0" w:firstLine="0"/>
        <w:jc w:val="left"/>
        <w:rPr>
          <w:ins w:id="885249" w:author="Claude" w:date="2026-10-07T12:00:00Z"/>
        </w:rPr>
      </w:pPr>
      <w:ins w:id="886593" w:author="Claude" w:date="2026-10-07T12:00:00Z">
        <w:r>
          <w:rPr>
            <w:rFonts w:ascii="Consolas" w:hAnsi="Consolas" w:cs="Consolas"/>
            <w:sz w:val="14"/>
            <w:szCs w:val="14"/>
          </w:rPr>
          <w:t xml:space="preserve">1344      if a.fonte_energia != "mista":</w:t>
        </w:r>
      </w:ins>
    </w:p>
    <w:p>
      <w:pPr>
        <w:shd w:val="clear" w:color="auto" w:fill="F7F7F7"/>
        <w:spacing w:before="0" w:after="0" w:line="180" w:lineRule="exact"/>
        <w:ind w:left="0" w:firstLine="0"/>
        <w:jc w:val="left"/>
        <w:rPr>
          <w:ins w:id="885249" w:author="Claude" w:date="2026-10-07T12:00:00Z"/>
        </w:rPr>
      </w:pPr>
      <w:ins w:id="886594" w:author="Claude" w:date="2026-10-07T12:00:00Z">
        <w:r>
          <w:rPr>
            <w:rFonts w:ascii="Consolas" w:hAnsi="Consolas" w:cs="Consolas"/>
            <w:sz w:val="14"/>
            <w:szCs w:val="14"/>
          </w:rPr>
          <w:t xml:space="preserve">1345          a.fracao_renovavel_mista = 0.0</w:t>
        </w:r>
      </w:ins>
    </w:p>
    <w:p>
      <w:pPr>
        <w:shd w:val="clear" w:color="auto" w:fill="F7F7F7"/>
        <w:spacing w:before="0" w:after="0" w:line="180" w:lineRule="exact"/>
        <w:ind w:left="0" w:firstLine="0"/>
        <w:jc w:val="left"/>
        <w:rPr>
          <w:ins w:id="885249" w:author="Claude" w:date="2026-10-07T12:00:00Z"/>
        </w:rPr>
      </w:pPr>
      <w:ins w:id="886595" w:author="Claude" w:date="2026-10-07T12:00:00Z">
        <w:r>
          <w:rPr>
            <w:rFonts w:ascii="Consolas" w:hAnsi="Consolas" w:cs="Consolas"/>
            <w:sz w:val="14"/>
            <w:szCs w:val="14"/>
          </w:rPr>
          <w:t xml:space="preserve">1346      if a.fonte_energia not in ("rede", "mista") and (a.fator_emissao_rede_kgco2_kwh is None or math.isnan(a.fator_emissao_rede_kgco2_kwh)):</w:t>
        </w:r>
      </w:ins>
    </w:p>
    <w:p>
      <w:pPr>
        <w:shd w:val="clear" w:color="auto" w:fill="F7F7F7"/>
        <w:spacing w:before="0" w:after="0" w:line="180" w:lineRule="exact"/>
        <w:ind w:left="0" w:firstLine="0"/>
        <w:jc w:val="left"/>
        <w:rPr>
          <w:ins w:id="885249" w:author="Claude" w:date="2026-10-07T12:00:00Z"/>
        </w:rPr>
      </w:pPr>
      <w:ins w:id="886596" w:author="Claude" w:date="2026-10-07T12:00:00Z">
        <w:r>
          <w:rPr>
            <w:rFonts w:ascii="Consolas" w:hAnsi="Consolas" w:cs="Consolas"/>
            <w:sz w:val="14"/>
            <w:szCs w:val="14"/>
          </w:rPr>
          <w:t xml:space="preserve">1347          a.fator_emissao_rede_kgco2_kwh = 0.0817     # não utilizado com fonte solar ou biomassa</w:t>
        </w:r>
      </w:ins>
    </w:p>
    <w:p>
      <w:pPr>
        <w:shd w:val="clear" w:color="auto" w:fill="F7F7F7"/>
        <w:spacing w:before="0" w:after="0" w:line="180" w:lineRule="exact"/>
        <w:ind w:left="0" w:firstLine="0"/>
        <w:jc w:val="left"/>
        <w:rPr>
          <w:ins w:id="885249" w:author="Claude" w:date="2026-10-07T12:00:00Z"/>
        </w:rPr>
      </w:pPr>
      <w:ins w:id="886597" w:author="Claude" w:date="2026-10-07T12:00:00Z">
        <w:r>
          <w:rPr>
            <w:rFonts w:ascii="Consolas" w:hAnsi="Consolas" w:cs="Consolas"/>
            <w:sz w:val="14"/>
            <w:szCs w:val="14"/>
          </w:rPr>
          <w:t xml:space="preserve">1348  </w:t>
        </w:r>
      </w:ins>
    </w:p>
    <w:p>
      <w:pPr>
        <w:shd w:val="clear" w:color="auto" w:fill="F7F7F7"/>
        <w:spacing w:before="0" w:after="0" w:line="180" w:lineRule="exact"/>
        <w:ind w:left="0" w:firstLine="0"/>
        <w:jc w:val="left"/>
        <w:rPr>
          <w:ins w:id="885249" w:author="Claude" w:date="2026-10-07T12:00:00Z"/>
        </w:rPr>
      </w:pPr>
      <w:ins w:id="886598" w:author="Claude" w:date="2026-10-07T12:00:00Z">
        <w:r>
          <w:rPr>
            <w:rFonts w:ascii="Consolas" w:hAnsi="Consolas" w:cs="Consolas"/>
            <w:sz w:val="14"/>
            <w:szCs w:val="14"/>
          </w:rPr>
          <w:t xml:space="preserve">1349  </w:t>
        </w:r>
      </w:ins>
    </w:p>
    <w:p>
      <w:pPr>
        <w:shd w:val="clear" w:color="auto" w:fill="F7F7F7"/>
        <w:spacing w:before="0" w:after="0" w:line="180" w:lineRule="exact"/>
        <w:ind w:left="0" w:firstLine="0"/>
        <w:jc w:val="left"/>
        <w:rPr>
          <w:ins w:id="885249" w:author="Claude" w:date="2026-10-07T12:00:00Z"/>
        </w:rPr>
      </w:pPr>
      <w:ins w:id="886599" w:author="Claude" w:date="2026-10-07T12:00:00Z">
        <w:r>
          <w:rPr>
            <w:rFonts w:ascii="Consolas" w:hAnsi="Consolas" w:cs="Consolas"/>
            <w:sz w:val="14"/>
            <w:szCs w:val="14"/>
          </w:rPr>
          <w:t xml:space="preserve">1350  DEPENDENCIAS = {  # ao corrigir um bloco, os dependentes também são revistos (Enter mantém os valores)</w:t>
        </w:r>
      </w:ins>
    </w:p>
    <w:p>
      <w:pPr>
        <w:shd w:val="clear" w:color="auto" w:fill="F7F7F7"/>
        <w:spacing w:before="0" w:after="0" w:line="180" w:lineRule="exact"/>
        <w:ind w:left="0" w:firstLine="0"/>
        <w:jc w:val="left"/>
        <w:rPr>
          <w:ins w:id="885249" w:author="Claude" w:date="2026-10-07T12:00:00Z"/>
        </w:rPr>
      </w:pPr>
      <w:ins w:id="886600" w:author="Claude" w:date="2026-10-07T12:00:00Z">
        <w:r>
          <w:rPr>
            <w:rFonts w:ascii="Consolas" w:hAnsi="Consolas" w:cs="Consolas"/>
            <w:sz w:val="14"/>
            <w:szCs w:val="14"/>
          </w:rPr>
          <w:t xml:space="preserve">1351      "Identificação": ["Pessoas", "Tributos", "Social e governança"],   # organização: pessoas, encargos, empregos</w:t>
        </w:r>
      </w:ins>
    </w:p>
    <w:p>
      <w:pPr>
        <w:shd w:val="clear" w:color="auto" w:fill="F7F7F7"/>
        <w:spacing w:before="0" w:after="0" w:line="180" w:lineRule="exact"/>
        <w:ind w:left="0" w:firstLine="0"/>
        <w:jc w:val="left"/>
        <w:rPr>
          <w:ins w:id="885249" w:author="Claude" w:date="2026-10-07T12:00:00Z"/>
        </w:rPr>
      </w:pPr>
      <w:ins w:id="886601" w:author="Claude" w:date="2026-10-07T12:00:00Z">
        <w:r>
          <w:rPr>
            <w:rFonts w:ascii="Consolas" w:hAnsi="Consolas" w:cs="Consolas"/>
            <w:sz w:val="14"/>
            <w:szCs w:val="14"/>
          </w:rPr>
          <w:t xml:space="preserve">1352      "Técnico": ["Mix e receitas", "Custos operacionais", "Ambiental"],  # produção, carência e referências do sistema</w:t>
        </w:r>
      </w:ins>
    </w:p>
    <w:p>
      <w:pPr>
        <w:shd w:val="clear" w:color="auto" w:fill="F7F7F7"/>
        <w:spacing w:before="0" w:after="0" w:line="180" w:lineRule="exact"/>
        <w:ind w:left="0" w:firstLine="0"/>
        <w:jc w:val="left"/>
        <w:rPr>
          <w:ins w:id="885249" w:author="Claude" w:date="2026-10-07T12:00:00Z"/>
        </w:rPr>
      </w:pPr>
      <w:ins w:id="886602" w:author="Claude" w:date="2026-10-07T12:00:00Z">
        <w:r>
          <w:rPr>
            <w:rFonts w:ascii="Consolas" w:hAnsi="Consolas" w:cs="Consolas"/>
            <w:sz w:val="14"/>
            <w:szCs w:val="14"/>
          </w:rPr>
          <w:t xml:space="preserve">1353      "Pessoas": ["Tributos", "Social e governança"],   # cargos e retiradas: encargos e empregos diretos</w:t>
        </w:r>
      </w:ins>
    </w:p>
    <w:p>
      <w:pPr>
        <w:shd w:val="clear" w:color="auto" w:fill="F7F7F7"/>
        <w:spacing w:before="0" w:after="0" w:line="180" w:lineRule="exact"/>
        <w:ind w:left="0" w:firstLine="0"/>
        <w:jc w:val="left"/>
        <w:rPr>
          <w:ins w:id="885249" w:author="Claude" w:date="2026-10-07T12:00:00Z"/>
        </w:rPr>
      </w:pPr>
      <w:ins w:id="886603" w:author="Claude" w:date="2026-10-07T12:00:00Z">
        <w:r>
          <w:rPr>
            <w:rFonts w:ascii="Consolas" w:hAnsi="Consolas" w:cs="Consolas"/>
            <w:sz w:val="14"/>
            <w:szCs w:val="14"/>
          </w:rPr>
          <w:t xml:space="preserve">1354      "Mix e receitas": ["Tributos", "Projeção e TMA"],  # receita de serviços (ISS); a carência limita o horizonte</w:t>
        </w:r>
      </w:ins>
    </w:p>
    <w:p>
      <w:pPr>
        <w:shd w:val="clear" w:color="auto" w:fill="F7F7F7"/>
        <w:spacing w:before="0" w:after="0" w:line="180" w:lineRule="exact"/>
        <w:ind w:left="0" w:firstLine="0"/>
        <w:jc w:val="left"/>
        <w:rPr>
          <w:ins w:id="885249" w:author="Claude" w:date="2026-10-07T12:00:00Z"/>
        </w:rPr>
      </w:pPr>
      <w:ins w:id="886604" w:author="Claude" w:date="2026-10-07T12:00:00Z">
        <w:r>
          <w:rPr>
            <w:rFonts w:ascii="Consolas" w:hAnsi="Consolas" w:cs="Consolas"/>
            <w:sz w:val="14"/>
            <w:szCs w:val="14"/>
          </w:rPr>
          <w:t xml:space="preserve">1355  }</w:t>
        </w:r>
      </w:ins>
    </w:p>
    <w:p>
      <w:pPr>
        <w:shd w:val="clear" w:color="auto" w:fill="F7F7F7"/>
        <w:spacing w:before="0" w:after="0" w:line="180" w:lineRule="exact"/>
        <w:ind w:left="0" w:firstLine="0"/>
        <w:jc w:val="left"/>
        <w:rPr>
          <w:ins w:id="885249" w:author="Claude" w:date="2026-10-07T12:00:00Z"/>
        </w:rPr>
      </w:pPr>
      <w:ins w:id="886605" w:author="Claude" w:date="2026-10-07T12:00:00Z">
        <w:r>
          <w:rPr>
            <w:rFonts w:ascii="Consolas" w:hAnsi="Consolas" w:cs="Consolas"/>
            <w:sz w:val="14"/>
            <w:szCs w:val="14"/>
          </w:rPr>
          <w:t xml:space="preserve">1356  </w:t>
        </w:r>
      </w:ins>
    </w:p>
    <w:p>
      <w:pPr>
        <w:shd w:val="clear" w:color="auto" w:fill="F7F7F7"/>
        <w:spacing w:before="0" w:after="0" w:line="180" w:lineRule="exact"/>
        <w:ind w:left="0" w:firstLine="0"/>
        <w:jc w:val="left"/>
        <w:rPr>
          <w:ins w:id="885249" w:author="Claude" w:date="2026-10-07T12:00:00Z"/>
        </w:rPr>
      </w:pPr>
      <w:ins w:id="886606" w:author="Claude" w:date="2026-10-07T12:00:00Z">
        <w:r>
          <w:rPr>
            <w:rFonts w:ascii="Consolas" w:hAnsi="Consolas" w:cs="Consolas"/>
            <w:sz w:val="14"/>
            <w:szCs w:val="14"/>
          </w:rPr>
          <w:t xml:space="preserve">1357  </w:t>
        </w:r>
      </w:ins>
    </w:p>
    <w:p>
      <w:pPr>
        <w:shd w:val="clear" w:color="auto" w:fill="F7F7F7"/>
        <w:spacing w:before="0" w:after="0" w:line="180" w:lineRule="exact"/>
        <w:ind w:left="0" w:firstLine="0"/>
        <w:jc w:val="left"/>
        <w:rPr>
          <w:ins w:id="885249" w:author="Claude" w:date="2026-10-07T12:00:00Z"/>
        </w:rPr>
      </w:pPr>
      <w:ins w:id="886607" w:author="Claude" w:date="2026-10-07T12:00:00Z">
        <w:r>
          <w:rPr>
            <w:rFonts w:ascii="Consolas" w:hAnsi="Consolas" w:cs="Consolas"/>
            <w:sz w:val="14"/>
            <w:szCs w:val="14"/>
          </w:rPr>
          <w:t xml:space="preserve">1358  def expandir_blocos(blocos: Sequence[str]) -&gt; List[str]:</w:t>
        </w:r>
      </w:ins>
    </w:p>
    <w:p>
      <w:pPr>
        <w:shd w:val="clear" w:color="auto" w:fill="F7F7F7"/>
        <w:spacing w:before="0" w:after="0" w:line="180" w:lineRule="exact"/>
        <w:ind w:left="0" w:firstLine="0"/>
        <w:jc w:val="left"/>
        <w:rPr>
          <w:ins w:id="885249" w:author="Claude" w:date="2026-10-07T12:00:00Z"/>
        </w:rPr>
      </w:pPr>
      <w:ins w:id="886608" w:author="Claude" w:date="2026-10-07T12:00:00Z">
        <w:r>
          <w:rPr>
            <w:rFonts w:ascii="Consolas" w:hAnsi="Consolas" w:cs="Consolas"/>
            <w:sz w:val="14"/>
            <w:szCs w:val="14"/>
          </w:rPr>
          <w:t xml:space="preserve">1359      pendentes, vistos = list(blocos), set()</w:t>
        </w:r>
      </w:ins>
    </w:p>
    <w:p>
      <w:pPr>
        <w:shd w:val="clear" w:color="auto" w:fill="F7F7F7"/>
        <w:spacing w:before="0" w:after="0" w:line="180" w:lineRule="exact"/>
        <w:ind w:left="0" w:firstLine="0"/>
        <w:jc w:val="left"/>
        <w:rPr>
          <w:ins w:id="885249" w:author="Claude" w:date="2026-10-07T12:00:00Z"/>
        </w:rPr>
      </w:pPr>
      <w:ins w:id="886609" w:author="Claude" w:date="2026-10-07T12:00:00Z">
        <w:r>
          <w:rPr>
            <w:rFonts w:ascii="Consolas" w:hAnsi="Consolas" w:cs="Consolas"/>
            <w:sz w:val="14"/>
            <w:szCs w:val="14"/>
          </w:rPr>
          <w:t xml:space="preserve">1360      while pendentes:</w:t>
        </w:r>
      </w:ins>
    </w:p>
    <w:p>
      <w:pPr>
        <w:shd w:val="clear" w:color="auto" w:fill="F7F7F7"/>
        <w:spacing w:before="0" w:after="0" w:line="180" w:lineRule="exact"/>
        <w:ind w:left="0" w:firstLine="0"/>
        <w:jc w:val="left"/>
        <w:rPr>
          <w:ins w:id="885249" w:author="Claude" w:date="2026-10-07T12:00:00Z"/>
        </w:rPr>
      </w:pPr>
      <w:ins w:id="886610" w:author="Claude" w:date="2026-10-07T12:00:00Z">
        <w:r>
          <w:rPr>
            <w:rFonts w:ascii="Consolas" w:hAnsi="Consolas" w:cs="Consolas"/>
            <w:sz w:val="14"/>
            <w:szCs w:val="14"/>
          </w:rPr>
          <w:t xml:space="preserve">1361          b = pendentes.pop()</w:t>
        </w:r>
      </w:ins>
    </w:p>
    <w:p>
      <w:pPr>
        <w:shd w:val="clear" w:color="auto" w:fill="F7F7F7"/>
        <w:spacing w:before="0" w:after="0" w:line="180" w:lineRule="exact"/>
        <w:ind w:left="0" w:firstLine="0"/>
        <w:jc w:val="left"/>
        <w:rPr>
          <w:ins w:id="885249" w:author="Claude" w:date="2026-10-07T12:00:00Z"/>
        </w:rPr>
      </w:pPr>
      <w:ins w:id="886611" w:author="Claude" w:date="2026-10-07T12:00:00Z">
        <w:r>
          <w:rPr>
            <w:rFonts w:ascii="Consolas" w:hAnsi="Consolas" w:cs="Consolas"/>
            <w:sz w:val="14"/>
            <w:szCs w:val="14"/>
          </w:rPr>
          <w:t xml:space="preserve">1362          if b not in vistos:</w:t>
        </w:r>
      </w:ins>
    </w:p>
    <w:p>
      <w:pPr>
        <w:shd w:val="clear" w:color="auto" w:fill="F7F7F7"/>
        <w:spacing w:before="0" w:after="0" w:line="180" w:lineRule="exact"/>
        <w:ind w:left="0" w:firstLine="0"/>
        <w:jc w:val="left"/>
        <w:rPr>
          <w:ins w:id="885249" w:author="Claude" w:date="2026-10-07T12:00:00Z"/>
        </w:rPr>
      </w:pPr>
      <w:ins w:id="886612" w:author="Claude" w:date="2026-10-07T12:00:00Z">
        <w:r>
          <w:rPr>
            <w:rFonts w:ascii="Consolas" w:hAnsi="Consolas" w:cs="Consolas"/>
            <w:sz w:val="14"/>
            <w:szCs w:val="14"/>
          </w:rPr>
          <w:t xml:space="preserve">1363              vistos.add(b)</w:t>
        </w:r>
      </w:ins>
    </w:p>
    <w:p>
      <w:pPr>
        <w:shd w:val="clear" w:color="auto" w:fill="F7F7F7"/>
        <w:spacing w:before="0" w:after="0" w:line="180" w:lineRule="exact"/>
        <w:ind w:left="0" w:firstLine="0"/>
        <w:jc w:val="left"/>
        <w:rPr>
          <w:ins w:id="885249" w:author="Claude" w:date="2026-10-07T12:00:00Z"/>
        </w:rPr>
      </w:pPr>
      <w:ins w:id="886613" w:author="Claude" w:date="2026-10-07T12:00:00Z">
        <w:r>
          <w:rPr>
            <w:rFonts w:ascii="Consolas" w:hAnsi="Consolas" w:cs="Consolas"/>
            <w:sz w:val="14"/>
            <w:szCs w:val="14"/>
          </w:rPr>
          <w:t xml:space="preserve">1364              pendentes += DEPENDENCIAS.get(b, [])</w:t>
        </w:r>
      </w:ins>
    </w:p>
    <w:p>
      <w:pPr>
        <w:shd w:val="clear" w:color="auto" w:fill="F7F7F7"/>
        <w:spacing w:before="0" w:after="0" w:line="180" w:lineRule="exact"/>
        <w:ind w:left="0" w:firstLine="0"/>
        <w:jc w:val="left"/>
        <w:rPr>
          <w:ins w:id="885249" w:author="Claude" w:date="2026-10-07T12:00:00Z"/>
        </w:rPr>
      </w:pPr>
      <w:ins w:id="886614" w:author="Claude" w:date="2026-10-07T12:00:00Z">
        <w:r>
          <w:rPr>
            <w:rFonts w:ascii="Consolas" w:hAnsi="Consolas" w:cs="Consolas"/>
            <w:sz w:val="14"/>
            <w:szCs w:val="14"/>
          </w:rPr>
          <w:t xml:space="preserve">1365      return [nome for nome, _ in BLOCOS if nome in vistos]</w:t>
        </w:r>
      </w:ins>
    </w:p>
    <w:p>
      <w:pPr>
        <w:shd w:val="clear" w:color="auto" w:fill="F7F7F7"/>
        <w:spacing w:before="0" w:after="0" w:line="180" w:lineRule="exact"/>
        <w:ind w:left="0" w:firstLine="0"/>
        <w:jc w:val="left"/>
        <w:rPr>
          <w:ins w:id="885249" w:author="Claude" w:date="2026-10-07T12:00:00Z"/>
        </w:rPr>
      </w:pPr>
      <w:ins w:id="886615" w:author="Claude" w:date="2026-10-07T12:00:00Z">
        <w:r>
          <w:rPr>
            <w:rFonts w:ascii="Consolas" w:hAnsi="Consolas" w:cs="Consolas"/>
            <w:sz w:val="14"/>
            <w:szCs w:val="14"/>
          </w:rPr>
          <w:t xml:space="preserve">1366  </w:t>
        </w:r>
      </w:ins>
    </w:p>
    <w:p>
      <w:pPr>
        <w:shd w:val="clear" w:color="auto" w:fill="F7F7F7"/>
        <w:spacing w:before="0" w:after="0" w:line="180" w:lineRule="exact"/>
        <w:ind w:left="0" w:firstLine="0"/>
        <w:jc w:val="left"/>
        <w:rPr>
          <w:ins w:id="885249" w:author="Claude" w:date="2026-10-07T12:00:00Z"/>
        </w:rPr>
      </w:pPr>
      <w:ins w:id="886616" w:author="Claude" w:date="2026-10-07T12:00:00Z">
        <w:r>
          <w:rPr>
            <w:rFonts w:ascii="Consolas" w:hAnsi="Consolas" w:cs="Consolas"/>
            <w:sz w:val="14"/>
            <w:szCs w:val="14"/>
          </w:rPr>
          <w:t xml:space="preserve">1367  </w:t>
        </w:r>
      </w:ins>
    </w:p>
    <w:p>
      <w:pPr>
        <w:shd w:val="clear" w:color="auto" w:fill="F7F7F7"/>
        <w:spacing w:before="0" w:after="0" w:line="180" w:lineRule="exact"/>
        <w:ind w:left="0" w:firstLine="0"/>
        <w:jc w:val="left"/>
        <w:rPr>
          <w:ins w:id="885249" w:author="Claude" w:date="2026-10-07T12:00:00Z"/>
        </w:rPr>
      </w:pPr>
      <w:ins w:id="886617" w:author="Claude" w:date="2026-10-07T12:00:00Z">
        <w:r>
          <w:rPr>
            <w:rFonts w:ascii="Consolas" w:hAnsi="Consolas" w:cs="Consolas"/>
            <w:sz w:val="14"/>
            <w:szCs w:val="14"/>
          </w:rPr>
          <w:t xml:space="preserve">1368  def wizard_evteas(entrada: Callable[[str], str] = input, base: Optional[EVTEASConfig] = None,</w:t>
        </w:r>
      </w:ins>
    </w:p>
    <w:p>
      <w:pPr>
        <w:shd w:val="clear" w:color="auto" w:fill="F7F7F7"/>
        <w:spacing w:before="0" w:after="0" w:line="180" w:lineRule="exact"/>
        <w:ind w:left="0" w:firstLine="0"/>
        <w:jc w:val="left"/>
        <w:rPr>
          <w:ins w:id="885249" w:author="Claude" w:date="2026-10-07T12:00:00Z"/>
        </w:rPr>
      </w:pPr>
      <w:ins w:id="886618" w:author="Claude" w:date="2026-10-07T12:00:00Z">
        <w:r>
          <w:rPr>
            <w:rFonts w:ascii="Consolas" w:hAnsi="Consolas" w:cs="Consolas"/>
            <w:sz w:val="14"/>
            <w:szCs w:val="14"/>
          </w:rPr>
          <w:t xml:space="preserve">1369                    saida: Callable[..., None] = print, blocos: Optional[Sequence[str]] = None) -&gt; EVTEASConfig:</w:t>
        </w:r>
      </w:ins>
    </w:p>
    <w:p>
      <w:pPr>
        <w:shd w:val="clear" w:color="auto" w:fill="F7F7F7"/>
        <w:spacing w:before="0" w:after="0" w:line="180" w:lineRule="exact"/>
        <w:ind w:left="0" w:firstLine="0"/>
        <w:jc w:val="left"/>
        <w:rPr>
          <w:ins w:id="885249" w:author="Claude" w:date="2026-10-07T12:00:00Z"/>
        </w:rPr>
      </w:pPr>
      <w:ins w:id="886619" w:author="Claude" w:date="2026-10-07T12:00:00Z">
        <w:r>
          <w:rPr>
            <w:rFonts w:ascii="Consolas" w:hAnsi="Consolas" w:cs="Consolas"/>
            <w:sz w:val="14"/>
            <w:szCs w:val="14"/>
          </w:rPr>
          <w:t xml:space="preserve">1370      """Wizard completo. Sem ``base``: modo NOVO (valores obrigatórios). Com ``base``: modo REVISAR."""</w:t>
        </w:r>
      </w:ins>
    </w:p>
    <w:p>
      <w:pPr>
        <w:shd w:val="clear" w:color="auto" w:fill="F7F7F7"/>
        <w:spacing w:before="0" w:after="0" w:line="180" w:lineRule="exact"/>
        <w:ind w:left="0" w:firstLine="0"/>
        <w:jc w:val="left"/>
        <w:rPr>
          <w:ins w:id="885249" w:author="Claude" w:date="2026-10-07T12:00:00Z"/>
        </w:rPr>
      </w:pPr>
      <w:ins w:id="886620" w:author="Claude" w:date="2026-10-07T12:00:00Z">
        <w:r>
          <w:rPr>
            <w:rFonts w:ascii="Consolas" w:hAnsi="Consolas" w:cs="Consolas"/>
            <w:sz w:val="14"/>
            <w:szCs w:val="14"/>
          </w:rPr>
          <w:t xml:space="preserve">1371      if base is None:</w:t>
        </w:r>
      </w:ins>
    </w:p>
    <w:p>
      <w:pPr>
        <w:shd w:val="clear" w:color="auto" w:fill="F7F7F7"/>
        <w:spacing w:before="0" w:after="0" w:line="180" w:lineRule="exact"/>
        <w:ind w:left="0" w:firstLine="0"/>
        <w:jc w:val="left"/>
        <w:rPr>
          <w:ins w:id="885249" w:author="Claude" w:date="2026-10-07T12:00:00Z"/>
        </w:rPr>
      </w:pPr>
      <w:ins w:id="886621" w:author="Claude" w:date="2026-10-07T12:00:00Z">
        <w:r>
          <w:rPr>
            <w:rFonts w:ascii="Consolas" w:hAnsi="Consolas" w:cs="Consolas"/>
            <w:sz w:val="14"/>
            <w:szCs w:val="14"/>
          </w:rPr>
          <w:t xml:space="preserve">1372          cfg = config_em_branco()</w:t>
        </w:r>
      </w:ins>
    </w:p>
    <w:p>
      <w:pPr>
        <w:shd w:val="clear" w:color="auto" w:fill="F7F7F7"/>
        <w:spacing w:before="0" w:after="0" w:line="180" w:lineRule="exact"/>
        <w:ind w:left="0" w:firstLine="0"/>
        <w:jc w:val="left"/>
        <w:rPr>
          <w:ins w:id="885249" w:author="Claude" w:date="2026-10-07T12:00:00Z"/>
        </w:rPr>
      </w:pPr>
      <w:ins w:id="886622" w:author="Claude" w:date="2026-10-07T12:00:00Z">
        <w:r>
          <w:rPr>
            <w:rFonts w:ascii="Consolas" w:hAnsi="Consolas" w:cs="Consolas"/>
            <w:sz w:val="14"/>
            <w:szCs w:val="14"/>
          </w:rPr>
          <w:t xml:space="preserve">1373          P = Perguntador(entrada, saida, "novo")</w:t>
        </w:r>
      </w:ins>
    </w:p>
    <w:p>
      <w:pPr>
        <w:shd w:val="clear" w:color="auto" w:fill="F7F7F7"/>
        <w:spacing w:before="0" w:after="0" w:line="180" w:lineRule="exact"/>
        <w:ind w:left="0" w:firstLine="0"/>
        <w:jc w:val="left"/>
        <w:rPr>
          <w:ins w:id="885249" w:author="Claude" w:date="2026-10-07T12:00:00Z"/>
        </w:rPr>
      </w:pPr>
      <w:ins w:id="886623" w:author="Claude" w:date="2026-10-07T12:00:00Z">
        <w:r>
          <w:rPr>
            <w:rFonts w:ascii="Consolas" w:hAnsi="Consolas" w:cs="Consolas"/>
            <w:sz w:val="14"/>
            <w:szCs w:val="14"/>
          </w:rPr>
          <w:t xml:space="preserve">1374          saida("=" * 78 + "\nEVTEAS-Py — ENTRADA COMPLETA DE DADOS (novo projeto)\n" + "=" * 78)</w:t>
        </w:r>
      </w:ins>
    </w:p>
    <w:p>
      <w:pPr>
        <w:shd w:val="clear" w:color="auto" w:fill="F7F7F7"/>
        <w:spacing w:before="0" w:after="0" w:line="180" w:lineRule="exact"/>
        <w:ind w:left="0" w:firstLine="0"/>
        <w:jc w:val="left"/>
        <w:rPr>
          <w:ins w:id="885249" w:author="Claude" w:date="2026-10-07T12:00:00Z"/>
        </w:rPr>
      </w:pPr>
      <w:ins w:id="886624" w:author="Claude" w:date="2026-10-07T12:00:00Z">
        <w:r>
          <w:rPr>
            <w:rFonts w:ascii="Consolas" w:hAnsi="Consolas" w:cs="Consolas"/>
            <w:sz w:val="14"/>
            <w:szCs w:val="14"/>
          </w:rPr>
          <w:t xml:space="preserve">1375          saida("Todos os valores do projeto são obrigatórios. Use vírgula ou ponto decimal; digite 'sair' para interromper.")</w:t>
        </w:r>
      </w:ins>
    </w:p>
    <w:p>
      <w:pPr>
        <w:shd w:val="clear" w:color="auto" w:fill="F7F7F7"/>
        <w:spacing w:before="0" w:after="0" w:line="180" w:lineRule="exact"/>
        <w:ind w:left="0" w:firstLine="0"/>
        <w:jc w:val="left"/>
        <w:rPr>
          <w:ins w:id="885249" w:author="Claude" w:date="2026-10-07T12:00:00Z"/>
        </w:rPr>
      </w:pPr>
      <w:ins w:id="886625" w:author="Claude" w:date="2026-10-07T12:00:00Z">
        <w:r>
          <w:rPr>
            <w:rFonts w:ascii="Consolas" w:hAnsi="Consolas" w:cs="Consolas"/>
            <w:sz w:val="14"/>
            <w:szCs w:val="14"/>
          </w:rPr>
          <w:t xml:space="preserve">1376      else:</w:t>
        </w:r>
      </w:ins>
    </w:p>
    <w:p>
      <w:pPr>
        <w:shd w:val="clear" w:color="auto" w:fill="F7F7F7"/>
        <w:spacing w:before="0" w:after="0" w:line="180" w:lineRule="exact"/>
        <w:ind w:left="0" w:firstLine="0"/>
        <w:jc w:val="left"/>
        <w:rPr>
          <w:ins w:id="885249" w:author="Claude" w:date="2026-10-07T12:00:00Z"/>
        </w:rPr>
      </w:pPr>
      <w:ins w:id="886626" w:author="Claude" w:date="2026-10-07T12:00:00Z">
        <w:r>
          <w:rPr>
            <w:rFonts w:ascii="Consolas" w:hAnsi="Consolas" w:cs="Consolas"/>
            <w:sz w:val="14"/>
            <w:szCs w:val="14"/>
          </w:rPr>
          <w:t xml:space="preserve">1377          cfg = base</w:t>
        </w:r>
      </w:ins>
    </w:p>
    <w:p>
      <w:pPr>
        <w:shd w:val="clear" w:color="auto" w:fill="F7F7F7"/>
        <w:spacing w:before="0" w:after="0" w:line="180" w:lineRule="exact"/>
        <w:ind w:left="0" w:firstLine="0"/>
        <w:jc w:val="left"/>
        <w:rPr>
          <w:ins w:id="885249" w:author="Claude" w:date="2026-10-07T12:00:00Z"/>
        </w:rPr>
      </w:pPr>
      <w:ins w:id="886627" w:author="Claude" w:date="2026-10-07T12:00:00Z">
        <w:r>
          <w:rPr>
            <w:rFonts w:ascii="Consolas" w:hAnsi="Consolas" w:cs="Consolas"/>
            <w:sz w:val="14"/>
            <w:szCs w:val="14"/>
          </w:rPr>
          <w:t xml:space="preserve">1378          P = Perguntador(entrada, saida, "revisar")</w:t>
        </w:r>
      </w:ins>
    </w:p>
    <w:p>
      <w:pPr>
        <w:shd w:val="clear" w:color="auto" w:fill="F7F7F7"/>
        <w:spacing w:before="0" w:after="0" w:line="180" w:lineRule="exact"/>
        <w:ind w:left="0" w:firstLine="0"/>
        <w:jc w:val="left"/>
        <w:rPr>
          <w:ins w:id="885249" w:author="Claude" w:date="2026-10-07T12:00:00Z"/>
        </w:rPr>
      </w:pPr>
      <w:ins w:id="886628" w:author="Claude" w:date="2026-10-07T12:00:00Z">
        <w:r>
          <w:rPr>
            <w:rFonts w:ascii="Consolas" w:hAnsi="Consolas" w:cs="Consolas"/>
            <w:sz w:val="14"/>
            <w:szCs w:val="14"/>
          </w:rPr>
          <w:t xml:space="preserve">1379          saida("=" * 78 + "\nEVTEAS-Py — REVISÃO DAS ENTRADAS (Enter mantém o valor entre colchetes)\n" + "=" * 78)</w:t>
        </w:r>
      </w:ins>
    </w:p>
    <w:p>
      <w:pPr>
        <w:shd w:val="clear" w:color="auto" w:fill="F7F7F7"/>
        <w:spacing w:before="0" w:after="0" w:line="180" w:lineRule="exact"/>
        <w:ind w:left="0" w:firstLine="0"/>
        <w:jc w:val="left"/>
        <w:rPr>
          <w:ins w:id="885249" w:author="Claude" w:date="2026-10-07T12:00:00Z"/>
        </w:rPr>
      </w:pPr>
      <w:ins w:id="886629" w:author="Claude" w:date="2026-10-07T12:00:00Z">
        <w:r>
          <w:rPr>
            <w:rFonts w:ascii="Consolas" w:hAnsi="Consolas" w:cs="Consolas"/>
            <w:sz w:val="14"/>
            <w:szCs w:val="14"/>
          </w:rPr>
          <w:t xml:space="preserve">1380      if blocos is not None:</w:t>
        </w:r>
      </w:ins>
    </w:p>
    <w:p>
      <w:pPr>
        <w:shd w:val="clear" w:color="auto" w:fill="F7F7F7"/>
        <w:spacing w:before="0" w:after="0" w:line="180" w:lineRule="exact"/>
        <w:ind w:left="0" w:firstLine="0"/>
        <w:jc w:val="left"/>
        <w:rPr>
          <w:ins w:id="885249" w:author="Claude" w:date="2026-10-07T12:00:00Z"/>
        </w:rPr>
      </w:pPr>
      <w:ins w:id="886630" w:author="Claude" w:date="2026-10-07T12:00:00Z">
        <w:r>
          <w:rPr>
            <w:rFonts w:ascii="Consolas" w:hAnsi="Consolas" w:cs="Consolas"/>
            <w:sz w:val="14"/>
            <w:szCs w:val="14"/>
          </w:rPr>
          <w:t xml:space="preserve">1381          blocos = expandir_blocos(blocos)</w:t>
        </w:r>
      </w:ins>
    </w:p>
    <w:p>
      <w:pPr>
        <w:shd w:val="clear" w:color="auto" w:fill="F7F7F7"/>
        <w:spacing w:before="0" w:after="0" w:line="180" w:lineRule="exact"/>
        <w:ind w:left="0" w:firstLine="0"/>
        <w:jc w:val="left"/>
        <w:rPr>
          <w:ins w:id="885249" w:author="Claude" w:date="2026-10-07T12:00:00Z"/>
        </w:rPr>
      </w:pPr>
      <w:ins w:id="886631" w:author="Claude" w:date="2026-10-07T12:00:00Z">
        <w:r>
          <w:rPr>
            <w:rFonts w:ascii="Consolas" w:hAnsi="Consolas" w:cs="Consolas"/>
            <w:sz w:val="14"/>
            <w:szCs w:val="14"/>
          </w:rPr>
          <w:t xml:space="preserve">1382          if len(blocos) &gt; 1:</w:t>
        </w:r>
      </w:ins>
    </w:p>
    <w:p>
      <w:pPr>
        <w:shd w:val="clear" w:color="auto" w:fill="F7F7F7"/>
        <w:spacing w:before="0" w:after="0" w:line="180" w:lineRule="exact"/>
        <w:ind w:left="0" w:firstLine="0"/>
        <w:jc w:val="left"/>
        <w:rPr>
          <w:ins w:id="885249" w:author="Claude" w:date="2026-10-07T12:00:00Z"/>
        </w:rPr>
      </w:pPr>
      <w:ins w:id="886632" w:author="Claude" w:date="2026-10-07T12:00:00Z">
        <w:r>
          <w:rPr>
            <w:rFonts w:ascii="Consolas" w:hAnsi="Consolas" w:cs="Consolas"/>
            <w:sz w:val="14"/>
            <w:szCs w:val="14"/>
          </w:rPr>
          <w:t xml:space="preserve">1383              saida("Blocos que dependem da correção também serão revistos: " + ", ".join(blocos))</w:t>
        </w:r>
      </w:ins>
    </w:p>
    <w:p>
      <w:pPr>
        <w:shd w:val="clear" w:color="auto" w:fill="F7F7F7"/>
        <w:spacing w:before="0" w:after="0" w:line="180" w:lineRule="exact"/>
        <w:ind w:left="0" w:firstLine="0"/>
        <w:jc w:val="left"/>
        <w:rPr>
          <w:ins w:id="885249" w:author="Claude" w:date="2026-10-07T12:00:00Z"/>
        </w:rPr>
      </w:pPr>
      <w:ins w:id="886633" w:author="Claude" w:date="2026-10-07T12:00:00Z">
        <w:r>
          <w:rPr>
            <w:rFonts w:ascii="Consolas" w:hAnsi="Consolas" w:cs="Consolas"/>
            <w:sz w:val="14"/>
            <w:szCs w:val="14"/>
          </w:rPr>
          <w:t xml:space="preserve">1384      antes = {c: float(obter_por_caminho(cfg, c)) for c in cfg.monte_carlo.distribuicoes} if base is not None else {}</w:t>
        </w:r>
      </w:ins>
    </w:p>
    <w:p>
      <w:pPr>
        <w:shd w:val="clear" w:color="auto" w:fill="F7F7F7"/>
        <w:spacing w:before="0" w:after="0" w:line="180" w:lineRule="exact"/>
        <w:ind w:left="0" w:firstLine="0"/>
        <w:jc w:val="left"/>
        <w:rPr>
          <w:ins w:id="885249" w:author="Claude" w:date="2026-10-07T12:00:00Z"/>
        </w:rPr>
      </w:pPr>
      <w:ins w:id="886634" w:author="Claude" w:date="2026-10-07T12:00:00Z">
        <w:r>
          <w:rPr>
            <w:rFonts w:ascii="Consolas" w:hAnsi="Consolas" w:cs="Consolas"/>
            <w:sz w:val="14"/>
            <w:szCs w:val="14"/>
          </w:rPr>
          <w:t xml:space="preserve">1385      try:</w:t>
        </w:r>
      </w:ins>
    </w:p>
    <w:p>
      <w:pPr>
        <w:shd w:val="clear" w:color="auto" w:fill="F7F7F7"/>
        <w:spacing w:before="0" w:after="0" w:line="180" w:lineRule="exact"/>
        <w:ind w:left="0" w:firstLine="0"/>
        <w:jc w:val="left"/>
        <w:rPr>
          <w:ins w:id="885249" w:author="Claude" w:date="2026-10-07T12:00:00Z"/>
        </w:rPr>
      </w:pPr>
      <w:ins w:id="886635" w:author="Claude" w:date="2026-10-07T12:00:00Z">
        <w:r>
          <w:rPr>
            <w:rFonts w:ascii="Consolas" w:hAnsi="Consolas" w:cs="Consolas"/>
            <w:sz w:val="14"/>
            <w:szCs w:val="14"/>
          </w:rPr>
          <w:t xml:space="preserve">1386          for nome, func in BLOCOS:</w:t>
        </w:r>
      </w:ins>
    </w:p>
    <w:p>
      <w:pPr>
        <w:shd w:val="clear" w:color="auto" w:fill="F7F7F7"/>
        <w:spacing w:before="0" w:after="0" w:line="180" w:lineRule="exact"/>
        <w:ind w:left="0" w:firstLine="0"/>
        <w:jc w:val="left"/>
        <w:rPr>
          <w:ins w:id="885249" w:author="Claude" w:date="2026-10-07T12:00:00Z"/>
        </w:rPr>
      </w:pPr>
      <w:ins w:id="886636" w:author="Claude" w:date="2026-10-07T12:00:00Z">
        <w:r>
          <w:rPr>
            <w:rFonts w:ascii="Consolas" w:hAnsi="Consolas" w:cs="Consolas"/>
            <w:sz w:val="14"/>
            <w:szCs w:val="14"/>
          </w:rPr>
          <w:t xml:space="preserve">1387              if blocos is None or nome in blocos:</w:t>
        </w:r>
      </w:ins>
    </w:p>
    <w:p>
      <w:pPr>
        <w:shd w:val="clear" w:color="auto" w:fill="F7F7F7"/>
        <w:spacing w:before="0" w:after="0" w:line="180" w:lineRule="exact"/>
        <w:ind w:left="0" w:firstLine="0"/>
        <w:jc w:val="left"/>
        <w:rPr>
          <w:ins w:id="885249" w:author="Claude" w:date="2026-10-07T12:00:00Z"/>
        </w:rPr>
      </w:pPr>
      <w:ins w:id="886637" w:author="Claude" w:date="2026-10-07T12:00:00Z">
        <w:r>
          <w:rPr>
            <w:rFonts w:ascii="Consolas" w:hAnsi="Consolas" w:cs="Consolas"/>
            <w:sz w:val="14"/>
            <w:szCs w:val="14"/>
          </w:rPr>
          <w:t xml:space="preserve">1388                  func(P, cfg)</w:t>
        </w:r>
      </w:ins>
    </w:p>
    <w:p>
      <w:pPr>
        <w:shd w:val="clear" w:color="auto" w:fill="F7F7F7"/>
        <w:spacing w:before="0" w:after="0" w:line="180" w:lineRule="exact"/>
        <w:ind w:left="0" w:firstLine="0"/>
        <w:jc w:val="left"/>
        <w:rPr>
          <w:ins w:id="885249" w:author="Claude" w:date="2026-10-07T12:00:00Z"/>
        </w:rPr>
      </w:pPr>
      <w:ins w:id="886638" w:author="Claude" w:date="2026-10-07T12:00:00Z">
        <w:r>
          <w:rPr>
            <w:rFonts w:ascii="Consolas" w:hAnsi="Consolas" w:cs="Consolas"/>
            <w:sz w:val="14"/>
            <w:szCs w:val="14"/>
          </w:rPr>
          <w:t xml:space="preserve">1389      except EntradaCancelada as exc:</w:t>
        </w:r>
      </w:ins>
    </w:p>
    <w:p>
      <w:pPr>
        <w:shd w:val="clear" w:color="auto" w:fill="F7F7F7"/>
        <w:spacing w:before="0" w:after="0" w:line="180" w:lineRule="exact"/>
        <w:ind w:left="0" w:firstLine="0"/>
        <w:jc w:val="left"/>
        <w:rPr>
          <w:ins w:id="885249" w:author="Claude" w:date="2026-10-07T12:00:00Z"/>
        </w:rPr>
      </w:pPr>
      <w:ins w:id="886639" w:author="Claude" w:date="2026-10-07T12:00:00Z">
        <w:r>
          <w:rPr>
            <w:rFonts w:ascii="Consolas" w:hAnsi="Consolas" w:cs="Consolas"/>
            <w:sz w:val="14"/>
            <w:szCs w:val="14"/>
          </w:rPr>
          <w:t xml:space="preserve">1390          exc.cfg = cfg                       # respostas já dadas, para o rascunho</w:t>
        </w:r>
      </w:ins>
    </w:p>
    <w:p>
      <w:pPr>
        <w:shd w:val="clear" w:color="auto" w:fill="F7F7F7"/>
        <w:spacing w:before="0" w:after="0" w:line="180" w:lineRule="exact"/>
        <w:ind w:left="0" w:firstLine="0"/>
        <w:jc w:val="left"/>
        <w:rPr>
          <w:ins w:id="885249" w:author="Claude" w:date="2026-10-07T12:00:00Z"/>
        </w:rPr>
      </w:pPr>
      <w:ins w:id="886640" w:author="Claude" w:date="2026-10-07T12:00:00Z">
        <w:r>
          <w:rPr>
            <w:rFonts w:ascii="Consolas" w:hAnsi="Consolas" w:cs="Consolas"/>
            <w:sz w:val="14"/>
            <w:szCs w:val="14"/>
          </w:rPr>
          <w:t xml:space="preserve">1391          raise</w:t>
        </w:r>
      </w:ins>
    </w:p>
    <w:p>
      <w:pPr>
        <w:shd w:val="clear" w:color="auto" w:fill="F7F7F7"/>
        <w:spacing w:before="0" w:after="0" w:line="180" w:lineRule="exact"/>
        <w:ind w:left="0" w:firstLine="0"/>
        <w:jc w:val="left"/>
        <w:rPr>
          <w:ins w:id="885249" w:author="Claude" w:date="2026-10-07T12:00:00Z"/>
        </w:rPr>
      </w:pPr>
      <w:ins w:id="886641" w:author="Claude" w:date="2026-10-07T12:00:00Z">
        <w:r>
          <w:rPr>
            <w:rFonts w:ascii="Consolas" w:hAnsi="Consolas" w:cs="Consolas"/>
            <w:sz w:val="14"/>
            <w:szCs w:val="14"/>
          </w:rPr>
          <w:t xml:space="preserve">1392      if blocos is not None and "Incerteza (Monte Carlo)" not in blocos:</w:t>
        </w:r>
      </w:ins>
    </w:p>
    <w:p>
      <w:pPr>
        <w:shd w:val="clear" w:color="auto" w:fill="F7F7F7"/>
        <w:spacing w:before="0" w:after="0" w:line="180" w:lineRule="exact"/>
        <w:ind w:left="0" w:firstLine="0"/>
        <w:jc w:val="left"/>
        <w:rPr>
          <w:ins w:id="885249" w:author="Claude" w:date="2026-10-07T12:00:00Z"/>
        </w:rPr>
      </w:pPr>
      <w:ins w:id="886642" w:author="Claude" w:date="2026-10-07T12:00:00Z">
        <w:r>
          <w:rPr>
            <w:rFonts w:ascii="Consolas" w:hAnsi="Consolas" w:cs="Consolas"/>
            <w:sz w:val="14"/>
            <w:szCs w:val="14"/>
          </w:rPr>
          <w:t xml:space="preserve">1393          for c, v0 in antes.items():</w:t>
        </w:r>
      </w:ins>
    </w:p>
    <w:p>
      <w:pPr>
        <w:shd w:val="clear" w:color="auto" w:fill="F7F7F7"/>
        <w:spacing w:before="0" w:after="0" w:line="180" w:lineRule="exact"/>
        <w:ind w:left="0" w:firstLine="0"/>
        <w:jc w:val="left"/>
        <w:rPr>
          <w:ins w:id="885249" w:author="Claude" w:date="2026-10-07T12:00:00Z"/>
        </w:rPr>
      </w:pPr>
      <w:ins w:id="886643" w:author="Claude" w:date="2026-10-07T12:00:00Z">
        <w:r>
          <w:rPr>
            <w:rFonts w:ascii="Consolas" w:hAnsi="Consolas" w:cs="Consolas"/>
            <w:sz w:val="14"/>
            <w:szCs w:val="14"/>
          </w:rPr>
          <w:t xml:space="preserve">1394              v1 = float(obter_por_caminho(cfg, c))</w:t>
        </w:r>
      </w:ins>
    </w:p>
    <w:p>
      <w:pPr>
        <w:shd w:val="clear" w:color="auto" w:fill="F7F7F7"/>
        <w:spacing w:before="0" w:after="0" w:line="180" w:lineRule="exact"/>
        <w:ind w:left="0" w:firstLine="0"/>
        <w:jc w:val="left"/>
        <w:rPr>
          <w:ins w:id="885249" w:author="Claude" w:date="2026-10-07T12:00:00Z"/>
        </w:rPr>
      </w:pPr>
      <w:ins w:id="886644" w:author="Claude" w:date="2026-10-07T12:00:00Z">
        <w:r>
          <w:rPr>
            <w:rFonts w:ascii="Consolas" w:hAnsi="Consolas" w:cs="Consolas"/>
            <w:sz w:val="14"/>
            <w:szCs w:val="14"/>
          </w:rPr>
          <w:t xml:space="preserve">1395              if v1 != v0 and c in cfg.monte_carlo.distribuicoes:</w:t>
        </w:r>
      </w:ins>
    </w:p>
    <w:p>
      <w:pPr>
        <w:shd w:val="clear" w:color="auto" w:fill="F7F7F7"/>
        <w:spacing w:before="0" w:after="0" w:line="180" w:lineRule="exact"/>
        <w:ind w:left="0" w:firstLine="0"/>
        <w:jc w:val="left"/>
        <w:rPr>
          <w:ins w:id="885249" w:author="Claude" w:date="2026-10-07T12:00:00Z"/>
        </w:rPr>
      </w:pPr>
      <w:ins w:id="886645" w:author="Claude" w:date="2026-10-07T12:00:00Z">
        <w:r>
          <w:rPr>
            <w:rFonts w:ascii="Consolas" w:hAnsi="Consolas" w:cs="Consolas"/>
            <w:sz w:val="14"/>
            <w:szCs w:val="14"/>
          </w:rPr>
          <w:t xml:space="preserve">1396                  cfg.monte_carlo.distribuicoes[c] = ajustar_distribuicao(cfg.monte_carlo.distribuicoes[c], v0, v1, c)</w:t>
        </w:r>
      </w:ins>
    </w:p>
    <w:p>
      <w:pPr>
        <w:shd w:val="clear" w:color="auto" w:fill="F7F7F7"/>
        <w:spacing w:before="0" w:after="0" w:line="180" w:lineRule="exact"/>
        <w:ind w:left="0" w:firstLine="0"/>
        <w:jc w:val="left"/>
        <w:rPr>
          <w:ins w:id="885249" w:author="Claude" w:date="2026-10-07T12:00:00Z"/>
        </w:rPr>
      </w:pPr>
      <w:ins w:id="886646" w:author="Claude" w:date="2026-10-07T12:00:00Z">
        <w:r>
          <w:rPr>
            <w:rFonts w:ascii="Consolas" w:hAnsi="Consolas" w:cs="Consolas"/>
            <w:sz w:val="14"/>
            <w:szCs w:val="14"/>
          </w:rPr>
          <w:t xml:space="preserve">1397                  saida(f"  → Distribuição de {c} reposicionada para o novo valor ({_fmt(v0)} → {_fmt(v1)}); "</w:t>
        </w:r>
      </w:ins>
    </w:p>
    <w:p>
      <w:pPr>
        <w:shd w:val="clear" w:color="auto" w:fill="F7F7F7"/>
        <w:spacing w:before="0" w:after="0" w:line="180" w:lineRule="exact"/>
        <w:ind w:left="0" w:firstLine="0"/>
        <w:jc w:val="left"/>
        <w:rPr>
          <w:ins w:id="885249" w:author="Claude" w:date="2026-10-07T12:00:00Z"/>
        </w:rPr>
      </w:pPr>
      <w:ins w:id="886647" w:author="Claude" w:date="2026-10-07T12:00:00Z">
        <w:r>
          <w:rPr>
            <w:rFonts w:ascii="Consolas" w:hAnsi="Consolas" w:cs="Consolas"/>
            <w:sz w:val="14"/>
            <w:szCs w:val="14"/>
          </w:rPr>
          <w:t xml:space="preserve">1398                        "revise-a no bloco 'Incerteza (Monte Carlo)' se necessário.")</w:t>
        </w:r>
      </w:ins>
    </w:p>
    <w:p>
      <w:pPr>
        <w:shd w:val="clear" w:color="auto" w:fill="F7F7F7"/>
        <w:spacing w:before="0" w:after="0" w:line="180" w:lineRule="exact"/>
        <w:ind w:left="0" w:firstLine="0"/>
        <w:jc w:val="left"/>
        <w:rPr>
          <w:ins w:id="885249" w:author="Claude" w:date="2026-10-07T12:00:00Z"/>
        </w:rPr>
      </w:pPr>
      <w:ins w:id="886648" w:author="Claude" w:date="2026-10-07T12:00:00Z">
        <w:r>
          <w:rPr>
            <w:rFonts w:ascii="Consolas" w:hAnsi="Consolas" w:cs="Consolas"/>
            <w:sz w:val="14"/>
            <w:szCs w:val="14"/>
          </w:rPr>
          <w:t xml:space="preserve">1399      _completar_condicionais(cfg)</w:t>
        </w:r>
      </w:ins>
    </w:p>
    <w:p>
      <w:pPr>
        <w:shd w:val="clear" w:color="auto" w:fill="F7F7F7"/>
        <w:spacing w:before="0" w:after="0" w:line="180" w:lineRule="exact"/>
        <w:ind w:left="0" w:firstLine="0"/>
        <w:jc w:val="left"/>
        <w:rPr>
          <w:ins w:id="885249" w:author="Claude" w:date="2026-10-07T12:00:00Z"/>
        </w:rPr>
      </w:pPr>
      <w:ins w:id="886649" w:author="Claude" w:date="2026-10-07T12:00:00Z">
        <w:r>
          <w:rPr>
            <w:rFonts w:ascii="Consolas" w:hAnsi="Consolas" w:cs="Consolas"/>
            <w:sz w:val="14"/>
            <w:szCs w:val="14"/>
          </w:rPr>
          <w:t xml:space="preserve">1400      faltam = entradas_pendentes(cfg)</w:t>
        </w:r>
      </w:ins>
    </w:p>
    <w:p>
      <w:pPr>
        <w:shd w:val="clear" w:color="auto" w:fill="F7F7F7"/>
        <w:spacing w:before="0" w:after="0" w:line="180" w:lineRule="exact"/>
        <w:ind w:left="0" w:firstLine="0"/>
        <w:jc w:val="left"/>
        <w:rPr>
          <w:ins w:id="885249" w:author="Claude" w:date="2026-10-07T12:00:00Z"/>
        </w:rPr>
      </w:pPr>
      <w:ins w:id="886650" w:author="Claude" w:date="2026-10-07T12:00:00Z">
        <w:r>
          <w:rPr>
            <w:rFonts w:ascii="Consolas" w:hAnsi="Consolas" w:cs="Consolas"/>
            <w:sz w:val="14"/>
            <w:szCs w:val="14"/>
          </w:rPr>
          <w:t xml:space="preserve">1401      if faltam:</w:t>
        </w:r>
      </w:ins>
    </w:p>
    <w:p>
      <w:pPr>
        <w:shd w:val="clear" w:color="auto" w:fill="F7F7F7"/>
        <w:spacing w:before="0" w:after="0" w:line="180" w:lineRule="exact"/>
        <w:ind w:left="0" w:firstLine="0"/>
        <w:jc w:val="left"/>
        <w:rPr>
          <w:ins w:id="885249" w:author="Claude" w:date="2026-10-07T12:00:00Z"/>
        </w:rPr>
      </w:pPr>
      <w:ins w:id="886651" w:author="Claude" w:date="2026-10-07T12:00:00Z">
        <w:r>
          <w:rPr>
            <w:rFonts w:ascii="Consolas" w:hAnsi="Consolas" w:cs="Consolas"/>
            <w:sz w:val="14"/>
            <w:szCs w:val="14"/>
          </w:rPr>
          <w:t xml:space="preserve">1402          raise RuntimeError("Entradas não preenchidas pelo wizard: " + ", ".join(faltam))</w:t>
        </w:r>
      </w:ins>
    </w:p>
    <w:p>
      <w:pPr>
        <w:shd w:val="clear" w:color="auto" w:fill="F7F7F7"/>
        <w:spacing w:before="0" w:after="0" w:line="180" w:lineRule="exact"/>
        <w:ind w:left="0" w:firstLine="0"/>
        <w:jc w:val="left"/>
        <w:rPr>
          <w:ins w:id="885249" w:author="Claude" w:date="2026-10-07T12:00:00Z"/>
        </w:rPr>
      </w:pPr>
      <w:ins w:id="886652" w:author="Claude" w:date="2026-10-07T12:00:00Z">
        <w:r>
          <w:rPr>
            <w:rFonts w:ascii="Consolas" w:hAnsi="Consolas" w:cs="Consolas"/>
            <w:sz w:val="14"/>
            <w:szCs w:val="14"/>
          </w:rPr>
          <w:t xml:space="preserve">1403      return cfg</w:t>
        </w:r>
      </w:ins>
    </w:p>
    <w:p>
      <w:pPr>
        <w:shd w:val="clear" w:color="auto" w:fill="F7F7F7"/>
        <w:spacing w:before="0" w:after="0" w:line="180" w:lineRule="exact"/>
        <w:ind w:left="0" w:firstLine="0"/>
        <w:jc w:val="left"/>
        <w:rPr>
          <w:ins w:id="885249" w:author="Claude" w:date="2026-10-07T12:00:00Z"/>
        </w:rPr>
      </w:pPr>
      <w:ins w:id="886653" w:author="Claude" w:date="2026-10-07T12:00:00Z">
        <w:r>
          <w:rPr>
            <w:rFonts w:ascii="Consolas" w:hAnsi="Consolas" w:cs="Consolas"/>
            <w:sz w:val="14"/>
            <w:szCs w:val="14"/>
          </w:rPr>
          <w:t xml:space="preserve">1404  </w:t>
        </w:r>
      </w:ins>
    </w:p>
    <w:p>
      <w:pPr>
        <w:shd w:val="clear" w:color="auto" w:fill="F7F7F7"/>
        <w:spacing w:before="0" w:after="0" w:line="180" w:lineRule="exact"/>
        <w:ind w:left="0" w:firstLine="0"/>
        <w:jc w:val="left"/>
        <w:rPr>
          <w:ins w:id="885249" w:author="Claude" w:date="2026-10-07T12:00:00Z"/>
        </w:rPr>
      </w:pPr>
      <w:ins w:id="886654" w:author="Claude" w:date="2026-10-07T12:00:00Z">
        <w:r>
          <w:rPr>
            <w:rFonts w:ascii="Consolas" w:hAnsi="Consolas" w:cs="Consolas"/>
            <w:sz w:val="14"/>
            <w:szCs w:val="14"/>
          </w:rPr>
          <w:t xml:space="preserve">1405  </w:t>
        </w:r>
      </w:ins>
    </w:p>
    <w:p>
      <w:pPr>
        <w:shd w:val="clear" w:color="auto" w:fill="F7F7F7"/>
        <w:spacing w:before="0" w:after="0" w:line="180" w:lineRule="exact"/>
        <w:ind w:left="0" w:firstLine="0"/>
        <w:jc w:val="left"/>
        <w:rPr>
          <w:ins w:id="885249" w:author="Claude" w:date="2026-10-07T12:00:00Z"/>
        </w:rPr>
      </w:pPr>
      <w:ins w:id="886655" w:author="Claude" w:date="2026-10-07T12:00:00Z">
        <w:r>
          <w:rPr>
            <w:rFonts w:ascii="Consolas" w:hAnsi="Consolas" w:cs="Consolas"/>
            <w:sz w:val="14"/>
            <w:szCs w:val="14"/>
          </w:rPr>
          <w:t xml:space="preserve">1406  def definir_e_comparar_alternativas(cfg: EVTEASConfig, entrada: Callable[[str], str] = input,</w:t>
        </w:r>
      </w:ins>
    </w:p>
    <w:p>
      <w:pPr>
        <w:shd w:val="clear" w:color="auto" w:fill="F7F7F7"/>
        <w:spacing w:before="0" w:after="0" w:line="180" w:lineRule="exact"/>
        <w:ind w:left="0" w:firstLine="0"/>
        <w:jc w:val="left"/>
        <w:rPr>
          <w:ins w:id="885249" w:author="Claude" w:date="2026-10-07T12:00:00Z"/>
        </w:rPr>
      </w:pPr>
      <w:ins w:id="886656" w:author="Claude" w:date="2026-10-07T12:00:00Z">
        <w:r>
          <w:rPr>
            <w:rFonts w:ascii="Consolas" w:hAnsi="Consolas" w:cs="Consolas"/>
            <w:sz w:val="14"/>
            <w:szCs w:val="14"/>
          </w:rPr>
          <w:t xml:space="preserve">1407                                      saida: Callable[..., None] = print, n_mc: Optional[int] = None):</w:t>
        </w:r>
      </w:ins>
    </w:p>
    <w:p>
      <w:pPr>
        <w:shd w:val="clear" w:color="auto" w:fill="F7F7F7"/>
        <w:spacing w:before="0" w:after="0" w:line="180" w:lineRule="exact"/>
        <w:ind w:left="0" w:firstLine="0"/>
        <w:jc w:val="left"/>
        <w:rPr>
          <w:ins w:id="885249" w:author="Claude" w:date="2026-10-07T12:00:00Z"/>
        </w:rPr>
      </w:pPr>
      <w:ins w:id="886657" w:author="Claude" w:date="2026-10-07T12:00:00Z">
        <w:r>
          <w:rPr>
            <w:rFonts w:ascii="Consolas" w:hAnsi="Consolas" w:cs="Consolas"/>
            <w:sz w:val="14"/>
            <w:szCs w:val="14"/>
          </w:rPr>
          <w:t xml:space="preserve">1408      """Compara o projeto informado com alternativas definidas pelo usuário (TOPSIS)."""</w:t>
        </w:r>
      </w:ins>
    </w:p>
    <w:p>
      <w:pPr>
        <w:shd w:val="clear" w:color="auto" w:fill="F7F7F7"/>
        <w:spacing w:before="0" w:after="0" w:line="180" w:lineRule="exact"/>
        <w:ind w:left="0" w:firstLine="0"/>
        <w:jc w:val="left"/>
        <w:rPr>
          <w:ins w:id="885249" w:author="Claude" w:date="2026-10-07T12:00:00Z"/>
        </w:rPr>
      </w:pPr>
      <w:ins w:id="886658" w:author="Claude" w:date="2026-10-07T12:00:00Z">
        <w:r>
          <w:rPr>
            <w:rFonts w:ascii="Consolas" w:hAnsi="Consolas" w:cs="Consolas"/>
            <w:sz w:val="14"/>
            <w:szCs w:val="14"/>
          </w:rPr>
          <w:t xml:space="preserve">1409      import copy</w:t>
        </w:r>
      </w:ins>
    </w:p>
    <w:p>
      <w:pPr>
        <w:shd w:val="clear" w:color="auto" w:fill="F7F7F7"/>
        <w:spacing w:before="0" w:after="0" w:line="180" w:lineRule="exact"/>
        <w:ind w:left="0" w:firstLine="0"/>
        <w:jc w:val="left"/>
        <w:rPr>
          <w:ins w:id="885249" w:author="Claude" w:date="2026-10-07T12:00:00Z"/>
        </w:rPr>
      </w:pPr>
      <w:ins w:id="886659" w:author="Claude" w:date="2026-10-07T12:00:00Z">
        <w:r>
          <w:rPr>
            <w:rFonts w:ascii="Consolas" w:hAnsi="Consolas" w:cs="Consolas"/>
            <w:sz w:val="14"/>
            <w:szCs w:val="14"/>
          </w:rPr>
          <w:t xml:space="preserve">1410      from .pipeline import comparar_alternativas</w:t>
        </w:r>
      </w:ins>
    </w:p>
    <w:p>
      <w:pPr>
        <w:shd w:val="clear" w:color="auto" w:fill="F7F7F7"/>
        <w:spacing w:before="0" w:after="0" w:line="180" w:lineRule="exact"/>
        <w:ind w:left="0" w:firstLine="0"/>
        <w:jc w:val="left"/>
        <w:rPr>
          <w:ins w:id="885249" w:author="Claude" w:date="2026-10-07T12:00:00Z"/>
        </w:rPr>
      </w:pPr>
      <w:ins w:id="886660" w:author="Claude" w:date="2026-10-07T12:00:00Z">
        <w:r>
          <w:rPr>
            <w:rFonts w:ascii="Consolas" w:hAnsi="Consolas" w:cs="Consolas"/>
            <w:sz w:val="14"/>
            <w:szCs w:val="14"/>
          </w:rPr>
          <w:t xml:space="preserve">1411      P = Perguntador(entrada, saida, "novo")</w:t>
        </w:r>
      </w:ins>
    </w:p>
    <w:p>
      <w:pPr>
        <w:shd w:val="clear" w:color="auto" w:fill="F7F7F7"/>
        <w:spacing w:before="0" w:after="0" w:line="180" w:lineRule="exact"/>
        <w:ind w:left="0" w:firstLine="0"/>
        <w:jc w:val="left"/>
        <w:rPr>
          <w:ins w:id="885249" w:author="Claude" w:date="2026-10-07T12:00:00Z"/>
        </w:rPr>
      </w:pPr>
      <w:ins w:id="886661" w:author="Claude" w:date="2026-10-07T12:00:00Z">
        <w:r>
          <w:rPr>
            <w:rFonts w:ascii="Consolas" w:hAnsi="Consolas" w:cs="Consolas"/>
            <w:sz w:val="14"/>
            <w:szCs w:val="14"/>
          </w:rPr>
          <w:t xml:space="preserve">1412      quer, _ = P.sim_nao("Deseja comparar o projeto com alternativas de projeto (TOPSIS)?")</w:t>
        </w:r>
      </w:ins>
    </w:p>
    <w:p>
      <w:pPr>
        <w:shd w:val="clear" w:color="auto" w:fill="F7F7F7"/>
        <w:spacing w:before="0" w:after="0" w:line="180" w:lineRule="exact"/>
        <w:ind w:left="0" w:firstLine="0"/>
        <w:jc w:val="left"/>
        <w:rPr>
          <w:ins w:id="885249" w:author="Claude" w:date="2026-10-07T12:00:00Z"/>
        </w:rPr>
      </w:pPr>
      <w:ins w:id="886662" w:author="Claude" w:date="2026-10-07T12:00:00Z">
        <w:r>
          <w:rPr>
            <w:rFonts w:ascii="Consolas" w:hAnsi="Consolas" w:cs="Consolas"/>
            <w:sz w:val="14"/>
            <w:szCs w:val="14"/>
          </w:rPr>
          <w:t xml:space="preserve">1413      if not quer:</w:t>
        </w:r>
      </w:ins>
    </w:p>
    <w:p>
      <w:pPr>
        <w:shd w:val="clear" w:color="auto" w:fill="F7F7F7"/>
        <w:spacing w:before="0" w:after="0" w:line="180" w:lineRule="exact"/>
        <w:ind w:left="0" w:firstLine="0"/>
        <w:jc w:val="left"/>
        <w:rPr>
          <w:ins w:id="885249" w:author="Claude" w:date="2026-10-07T12:00:00Z"/>
        </w:rPr>
      </w:pPr>
      <w:ins w:id="886663" w:author="Claude" w:date="2026-10-07T12:00:00Z">
        <w:r>
          <w:rPr>
            <w:rFonts w:ascii="Consolas" w:hAnsi="Consolas" w:cs="Consolas"/>
            <w:sz w:val="14"/>
            <w:szCs w:val="14"/>
          </w:rPr>
          <w:t xml:space="preserve">1414          return None</w:t>
        </w:r>
      </w:ins>
    </w:p>
    <w:p>
      <w:pPr>
        <w:shd w:val="clear" w:color="auto" w:fill="F7F7F7"/>
        <w:spacing w:before="0" w:after="0" w:line="180" w:lineRule="exact"/>
        <w:ind w:left="0" w:firstLine="0"/>
        <w:jc w:val="left"/>
        <w:rPr>
          <w:ins w:id="885249" w:author="Claude" w:date="2026-10-07T12:00:00Z"/>
        </w:rPr>
      </w:pPr>
      <w:ins w:id="886664" w:author="Claude" w:date="2026-10-07T12:00:00Z">
        <w:r>
          <w:rPr>
            <w:rFonts w:ascii="Consolas" w:hAnsi="Consolas" w:cs="Consolas"/>
            <w:sz w:val="14"/>
            <w:szCs w:val="14"/>
          </w:rPr>
          <w:t xml:space="preserve">1415      alternativas = {cfg.projeto or "Projeto informado": copy.deepcopy(cfg)}</w:t>
        </w:r>
      </w:ins>
    </w:p>
    <w:p>
      <w:pPr>
        <w:shd w:val="clear" w:color="auto" w:fill="F7F7F7"/>
        <w:spacing w:before="0" w:after="0" w:line="180" w:lineRule="exact"/>
        <w:ind w:left="0" w:firstLine="0"/>
        <w:jc w:val="left"/>
        <w:rPr>
          <w:ins w:id="885249" w:author="Claude" w:date="2026-10-07T12:00:00Z"/>
        </w:rPr>
      </w:pPr>
      <w:ins w:id="886665" w:author="Claude" w:date="2026-10-07T12:00:00Z">
        <w:r>
          <w:rPr>
            <w:rFonts w:ascii="Consolas" w:hAnsi="Consolas" w:cs="Consolas"/>
            <w:sz w:val="14"/>
            <w:szCs w:val="14"/>
          </w:rPr>
          <w:t xml:space="preserve">1416      n, _ = P.numero("Quantas alternativas adicionais", None, 1, 5, inteiro=True)</w:t>
        </w:r>
      </w:ins>
    </w:p>
    <w:p>
      <w:pPr>
        <w:shd w:val="clear" w:color="auto" w:fill="F7F7F7"/>
        <w:spacing w:before="0" w:after="0" w:line="180" w:lineRule="exact"/>
        <w:ind w:left="0" w:firstLine="0"/>
        <w:jc w:val="left"/>
        <w:rPr>
          <w:ins w:id="885249" w:author="Claude" w:date="2026-10-07T12:00:00Z"/>
        </w:rPr>
      </w:pPr>
      <w:ins w:id="886666" w:author="Claude" w:date="2026-10-07T12:00:00Z">
        <w:r>
          <w:rPr>
            <w:rFonts w:ascii="Consolas" w:hAnsi="Consolas" w:cs="Consolas"/>
            <w:sz w:val="14"/>
            <w:szCs w:val="14"/>
          </w:rPr>
          <w:t xml:space="preserve">1417      opcoes = [(nome, nome) for nome, _ in BLOCOS if nome != "Identificação"] + [("fim", "Concluir esta alternativa")]</w:t>
        </w:r>
      </w:ins>
    </w:p>
    <w:p>
      <w:pPr>
        <w:shd w:val="clear" w:color="auto" w:fill="F7F7F7"/>
        <w:spacing w:before="0" w:after="0" w:line="180" w:lineRule="exact"/>
        <w:ind w:left="0" w:firstLine="0"/>
        <w:jc w:val="left"/>
        <w:rPr>
          <w:ins w:id="885249" w:author="Claude" w:date="2026-10-07T12:00:00Z"/>
        </w:rPr>
      </w:pPr>
      <w:ins w:id="886667" w:author="Claude" w:date="2026-10-07T12:00:00Z">
        <w:r>
          <w:rPr>
            <w:rFonts w:ascii="Consolas" w:hAnsi="Consolas" w:cs="Consolas"/>
            <w:sz w:val="14"/>
            <w:szCs w:val="14"/>
          </w:rPr>
          <w:t xml:space="preserve">1418      for i in range(n):</w:t>
        </w:r>
      </w:ins>
    </w:p>
    <w:p>
      <w:pPr>
        <w:shd w:val="clear" w:color="auto" w:fill="F7F7F7"/>
        <w:spacing w:before="0" w:after="0" w:line="180" w:lineRule="exact"/>
        <w:ind w:left="0" w:firstLine="0"/>
        <w:jc w:val="left"/>
        <w:rPr>
          <w:ins w:id="885249" w:author="Claude" w:date="2026-10-07T12:00:00Z"/>
        </w:rPr>
      </w:pPr>
      <w:ins w:id="886668" w:author="Claude" w:date="2026-10-07T12:00:00Z">
        <w:r>
          <w:rPr>
            <w:rFonts w:ascii="Consolas" w:hAnsi="Consolas" w:cs="Consolas"/>
            <w:sz w:val="14"/>
            <w:szCs w:val="14"/>
          </w:rPr>
          <w:t xml:space="preserve">1419          nome = P.texto(f"\nNome da alternativa {i + 1}")</w:t>
        </w:r>
      </w:ins>
    </w:p>
    <w:p>
      <w:pPr>
        <w:shd w:val="clear" w:color="auto" w:fill="F7F7F7"/>
        <w:spacing w:before="0" w:after="0" w:line="180" w:lineRule="exact"/>
        <w:ind w:left="0" w:firstLine="0"/>
        <w:jc w:val="left"/>
        <w:rPr>
          <w:ins w:id="885249" w:author="Claude" w:date="2026-10-07T12:00:00Z"/>
        </w:rPr>
      </w:pPr>
      <w:ins w:id="886669" w:author="Claude" w:date="2026-10-07T12:00:00Z">
        <w:r>
          <w:rPr>
            <w:rFonts w:ascii="Consolas" w:hAnsi="Consolas" w:cs="Consolas"/>
            <w:sz w:val="14"/>
            <w:szCs w:val="14"/>
          </w:rPr>
          <w:t xml:space="preserve">1420          while nome in alternativas:</w:t>
        </w:r>
      </w:ins>
    </w:p>
    <w:p>
      <w:pPr>
        <w:shd w:val="clear" w:color="auto" w:fill="F7F7F7"/>
        <w:spacing w:before="0" w:after="0" w:line="180" w:lineRule="exact"/>
        <w:ind w:left="0" w:firstLine="0"/>
        <w:jc w:val="left"/>
        <w:rPr>
          <w:ins w:id="885249" w:author="Claude" w:date="2026-10-07T12:00:00Z"/>
        </w:rPr>
      </w:pPr>
      <w:ins w:id="886670" w:author="Claude" w:date="2026-10-07T12:00:00Z">
        <w:r>
          <w:rPr>
            <w:rFonts w:ascii="Consolas" w:hAnsi="Consolas" w:cs="Consolas"/>
            <w:sz w:val="14"/>
            <w:szCs w:val="14"/>
          </w:rPr>
          <w:t xml:space="preserve">1421              saida("  ⚠ Já existe uma alternativa (ou o projeto) com esse nome; informe outro.")</w:t>
        </w:r>
      </w:ins>
    </w:p>
    <w:p>
      <w:pPr>
        <w:shd w:val="clear" w:color="auto" w:fill="F7F7F7"/>
        <w:spacing w:before="0" w:after="0" w:line="180" w:lineRule="exact"/>
        <w:ind w:left="0" w:firstLine="0"/>
        <w:jc w:val="left"/>
        <w:rPr>
          <w:ins w:id="885249" w:author="Claude" w:date="2026-10-07T12:00:00Z"/>
        </w:rPr>
      </w:pPr>
      <w:ins w:id="886671" w:author="Claude" w:date="2026-10-07T12:00:00Z">
        <w:r>
          <w:rPr>
            <w:rFonts w:ascii="Consolas" w:hAnsi="Consolas" w:cs="Consolas"/>
            <w:sz w:val="14"/>
            <w:szCs w:val="14"/>
          </w:rPr>
          <w:t xml:space="preserve">1422              nome = P.texto(f"Nome da alternativa {i + 1}")</w:t>
        </w:r>
      </w:ins>
    </w:p>
    <w:p>
      <w:pPr>
        <w:shd w:val="clear" w:color="auto" w:fill="F7F7F7"/>
        <w:spacing w:before="0" w:after="0" w:line="180" w:lineRule="exact"/>
        <w:ind w:left="0" w:firstLine="0"/>
        <w:jc w:val="left"/>
        <w:rPr>
          <w:ins w:id="885249" w:author="Claude" w:date="2026-10-07T12:00:00Z"/>
        </w:rPr>
      </w:pPr>
      <w:ins w:id="886672" w:author="Claude" w:date="2026-10-07T12:00:00Z">
        <w:r>
          <w:rPr>
            <w:rFonts w:ascii="Consolas" w:hAnsi="Consolas" w:cs="Consolas"/>
            <w:sz w:val="14"/>
            <w:szCs w:val="14"/>
          </w:rPr>
          <w:t xml:space="preserve">1423          alt = copy.deepcopy(cfg)</w:t>
        </w:r>
      </w:ins>
    </w:p>
    <w:p>
      <w:pPr>
        <w:shd w:val="clear" w:color="auto" w:fill="F7F7F7"/>
        <w:spacing w:before="0" w:after="0" w:line="180" w:lineRule="exact"/>
        <w:ind w:left="0" w:firstLine="0"/>
        <w:jc w:val="left"/>
        <w:rPr>
          <w:ins w:id="885249" w:author="Claude" w:date="2026-10-07T12:00:00Z"/>
        </w:rPr>
      </w:pPr>
      <w:ins w:id="886673" w:author="Claude" w:date="2026-10-07T12:00:00Z">
        <w:r>
          <w:rPr>
            <w:rFonts w:ascii="Consolas" w:hAnsi="Consolas" w:cs="Consolas"/>
            <w:sz w:val="14"/>
            <w:szCs w:val="14"/>
          </w:rPr>
          <w:t xml:space="preserve">1424          alt.projeto = nome</w:t>
        </w:r>
      </w:ins>
    </w:p>
    <w:p>
      <w:pPr>
        <w:shd w:val="clear" w:color="auto" w:fill="F7F7F7"/>
        <w:spacing w:before="0" w:after="0" w:line="180" w:lineRule="exact"/>
        <w:ind w:left="0" w:firstLine="0"/>
        <w:jc w:val="left"/>
        <w:rPr>
          <w:ins w:id="885249" w:author="Claude" w:date="2026-10-07T12:00:00Z"/>
        </w:rPr>
      </w:pPr>
      <w:ins w:id="886674" w:author="Claude" w:date="2026-10-07T12:00:00Z">
        <w:r>
          <w:rPr>
            <w:rFonts w:ascii="Consolas" w:hAnsi="Consolas" w:cs="Consolas"/>
            <w:sz w:val="14"/>
            <w:szCs w:val="14"/>
          </w:rPr>
          <w:t xml:space="preserve">1425          while True:</w:t>
        </w:r>
      </w:ins>
    </w:p>
    <w:p>
      <w:pPr>
        <w:shd w:val="clear" w:color="auto" w:fill="F7F7F7"/>
        <w:spacing w:before="0" w:after="0" w:line="180" w:lineRule="exact"/>
        <w:ind w:left="0" w:firstLine="0"/>
        <w:jc w:val="left"/>
        <w:rPr>
          <w:ins w:id="885249" w:author="Claude" w:date="2026-10-07T12:00:00Z"/>
        </w:rPr>
      </w:pPr>
      <w:ins w:id="886675" w:author="Claude" w:date="2026-10-07T12:00:00Z">
        <w:r>
          <w:rPr>
            <w:rFonts w:ascii="Consolas" w:hAnsi="Consolas" w:cs="Consolas"/>
            <w:sz w:val="14"/>
            <w:szCs w:val="14"/>
          </w:rPr>
          <w:t xml:space="preserve">1426              bloco, _ = P.opcao(f"Bloco a alterar em '{nome}':", opcoes)</w:t>
        </w:r>
      </w:ins>
    </w:p>
    <w:p>
      <w:pPr>
        <w:shd w:val="clear" w:color="auto" w:fill="F7F7F7"/>
        <w:spacing w:before="0" w:after="0" w:line="180" w:lineRule="exact"/>
        <w:ind w:left="0" w:firstLine="0"/>
        <w:jc w:val="left"/>
        <w:rPr>
          <w:ins w:id="885249" w:author="Claude" w:date="2026-10-07T12:00:00Z"/>
        </w:rPr>
      </w:pPr>
      <w:ins w:id="886676" w:author="Claude" w:date="2026-10-07T12:00:00Z">
        <w:r>
          <w:rPr>
            <w:rFonts w:ascii="Consolas" w:hAnsi="Consolas" w:cs="Consolas"/>
            <w:sz w:val="14"/>
            <w:szCs w:val="14"/>
          </w:rPr>
          <w:t xml:space="preserve">1427              if bloco == "fim":</w:t>
        </w:r>
      </w:ins>
    </w:p>
    <w:p>
      <w:pPr>
        <w:shd w:val="clear" w:color="auto" w:fill="F7F7F7"/>
        <w:spacing w:before="0" w:after="0" w:line="180" w:lineRule="exact"/>
        <w:ind w:left="0" w:firstLine="0"/>
        <w:jc w:val="left"/>
        <w:rPr>
          <w:ins w:id="885249" w:author="Claude" w:date="2026-10-07T12:00:00Z"/>
        </w:rPr>
      </w:pPr>
      <w:ins w:id="886677" w:author="Claude" w:date="2026-10-07T12:00:00Z">
        <w:r>
          <w:rPr>
            <w:rFonts w:ascii="Consolas" w:hAnsi="Consolas" w:cs="Consolas"/>
            <w:sz w:val="14"/>
            <w:szCs w:val="14"/>
          </w:rPr>
          <w:t xml:space="preserve">1428                  break</w:t>
        </w:r>
      </w:ins>
    </w:p>
    <w:p>
      <w:pPr>
        <w:shd w:val="clear" w:color="auto" w:fill="F7F7F7"/>
        <w:spacing w:before="0" w:after="0" w:line="180" w:lineRule="exact"/>
        <w:ind w:left="0" w:firstLine="0"/>
        <w:jc w:val="left"/>
        <w:rPr>
          <w:ins w:id="885249" w:author="Claude" w:date="2026-10-07T12:00:00Z"/>
        </w:rPr>
      </w:pPr>
      <w:ins w:id="886678" w:author="Claude" w:date="2026-10-07T12:00:00Z">
        <w:r>
          <w:rPr>
            <w:rFonts w:ascii="Consolas" w:hAnsi="Consolas" w:cs="Consolas"/>
            <w:sz w:val="14"/>
            <w:szCs w:val="14"/>
          </w:rPr>
          <w:t xml:space="preserve">1429              alt = wizard_evteas(entrada, alt, saida, blocos=[bloco])</w:t>
        </w:r>
      </w:ins>
    </w:p>
    <w:p>
      <w:pPr>
        <w:shd w:val="clear" w:color="auto" w:fill="F7F7F7"/>
        <w:spacing w:before="0" w:after="0" w:line="180" w:lineRule="exact"/>
        <w:ind w:left="0" w:firstLine="0"/>
        <w:jc w:val="left"/>
        <w:rPr>
          <w:ins w:id="885249" w:author="Claude" w:date="2026-10-07T12:00:00Z"/>
        </w:rPr>
      </w:pPr>
      <w:ins w:id="886679" w:author="Claude" w:date="2026-10-07T12:00:00Z">
        <w:r>
          <w:rPr>
            <w:rFonts w:ascii="Consolas" w:hAnsi="Consolas" w:cs="Consolas"/>
            <w:sz w:val="14"/>
            <w:szCs w:val="14"/>
          </w:rPr>
          <w:t xml:space="preserve">1430          alternativas[nome] = alt</w:t>
        </w:r>
      </w:ins>
    </w:p>
    <w:p>
      <w:pPr>
        <w:shd w:val="clear" w:color="auto" w:fill="F7F7F7"/>
        <w:spacing w:before="0" w:after="0" w:line="180" w:lineRule="exact"/>
        <w:ind w:left="0" w:firstLine="0"/>
        <w:jc w:val="left"/>
        <w:rPr>
          <w:ins w:id="885249" w:author="Claude" w:date="2026-10-07T12:00:00Z"/>
        </w:rPr>
      </w:pPr>
      <w:ins w:id="886680" w:author="Claude" w:date="2026-10-07T12:00:00Z">
        <w:r>
          <w:rPr>
            <w:rFonts w:ascii="Consolas" w:hAnsi="Consolas" w:cs="Consolas"/>
            <w:sz w:val="14"/>
            <w:szCs w:val="14"/>
          </w:rPr>
          <w:t xml:space="preserve">1431      criterios = ["VPL (R$)", "P(VPL&gt;0)", "OEE", "PH cinza (m³/t)", "Intensidade carbono (kgCO2e/kg)", "LSO", "RVL (%)"]</w:t>
        </w:r>
      </w:ins>
    </w:p>
    <w:p>
      <w:pPr>
        <w:shd w:val="clear" w:color="auto" w:fill="F7F7F7"/>
        <w:spacing w:before="0" w:after="0" w:line="180" w:lineRule="exact"/>
        <w:ind w:left="0" w:firstLine="0"/>
        <w:jc w:val="left"/>
        <w:rPr>
          <w:ins w:id="885249" w:author="Claude" w:date="2026-10-07T12:00:00Z"/>
        </w:rPr>
      </w:pPr>
      <w:ins w:id="886681" w:author="Claude" w:date="2026-10-07T12:00:00Z">
        <w:r>
          <w:rPr>
            <w:rFonts w:ascii="Consolas" w:hAnsi="Consolas" w:cs="Consolas"/>
            <w:sz w:val="14"/>
            <w:szCs w:val="14"/>
          </w:rPr>
          <w:t xml:space="preserve">1432      pesos = None</w:t>
        </w:r>
      </w:ins>
    </w:p>
    <w:p>
      <w:pPr>
        <w:shd w:val="clear" w:color="auto" w:fill="F7F7F7"/>
        <w:spacing w:before="0" w:after="0" w:line="180" w:lineRule="exact"/>
        <w:ind w:left="0" w:firstLine="0"/>
        <w:jc w:val="left"/>
        <w:rPr>
          <w:ins w:id="885249" w:author="Claude" w:date="2026-10-07T12:00:00Z"/>
        </w:rPr>
      </w:pPr>
      <w:ins w:id="886682" w:author="Claude" w:date="2026-10-07T12:00:00Z">
        <w:r>
          <w:rPr>
            <w:rFonts w:ascii="Consolas" w:hAnsi="Consolas" w:cs="Consolas"/>
            <w:sz w:val="14"/>
            <w:szCs w:val="14"/>
          </w:rPr>
          <w:t xml:space="preserve">1433      informar, _ = P.sim_nao("Informar os pesos dos critérios do TOPSIS (n = pesos padrão)?")</w:t>
        </w:r>
      </w:ins>
    </w:p>
    <w:p>
      <w:pPr>
        <w:shd w:val="clear" w:color="auto" w:fill="F7F7F7"/>
        <w:spacing w:before="0" w:after="0" w:line="180" w:lineRule="exact"/>
        <w:ind w:left="0" w:firstLine="0"/>
        <w:jc w:val="left"/>
        <w:rPr>
          <w:ins w:id="885249" w:author="Claude" w:date="2026-10-07T12:00:00Z"/>
        </w:rPr>
      </w:pPr>
      <w:ins w:id="886683" w:author="Claude" w:date="2026-10-07T12:00:00Z">
        <w:r>
          <w:rPr>
            <w:rFonts w:ascii="Consolas" w:hAnsi="Consolas" w:cs="Consolas"/>
            <w:sz w:val="14"/>
            <w:szCs w:val="14"/>
          </w:rPr>
          <w:t xml:space="preserve">1434      if informar:</w:t>
        </w:r>
      </w:ins>
    </w:p>
    <w:p>
      <w:pPr>
        <w:shd w:val="clear" w:color="auto" w:fill="F7F7F7"/>
        <w:spacing w:before="0" w:after="0" w:line="180" w:lineRule="exact"/>
        <w:ind w:left="0" w:firstLine="0"/>
        <w:jc w:val="left"/>
        <w:rPr>
          <w:ins w:id="885249" w:author="Claude" w:date="2026-10-07T12:00:00Z"/>
        </w:rPr>
      </w:pPr>
      <w:ins w:id="886684" w:author="Claude" w:date="2026-10-07T12:00:00Z">
        <w:r>
          <w:rPr>
            <w:rFonts w:ascii="Consolas" w:hAnsi="Consolas" w:cs="Consolas"/>
            <w:sz w:val="14"/>
            <w:szCs w:val="14"/>
          </w:rPr>
          <w:t xml:space="preserve">1435          pesos = {c: P.numero(f"  Peso do critério {c}", None, 0)[0] for c in criterios}</w:t>
        </w:r>
      </w:ins>
    </w:p>
    <w:p>
      <w:pPr>
        <w:shd w:val="clear" w:color="auto" w:fill="F7F7F7"/>
        <w:spacing w:before="0" w:after="0" w:line="180" w:lineRule="exact"/>
        <w:ind w:left="0" w:firstLine="0"/>
        <w:jc w:val="left"/>
        <w:rPr>
          <w:ins w:id="885249" w:author="Claude" w:date="2026-10-07T12:00:00Z"/>
        </w:rPr>
      </w:pPr>
      <w:ins w:id="886685" w:author="Claude" w:date="2026-10-07T12:00:00Z">
        <w:r>
          <w:rPr>
            <w:rFonts w:ascii="Consolas" w:hAnsi="Consolas" w:cs="Consolas"/>
            <w:sz w:val="14"/>
            <w:szCs w:val="14"/>
          </w:rPr>
          <w:t xml:space="preserve">1436          if sum(pesos.values()) &lt;= 0:</w:t>
        </w:r>
      </w:ins>
    </w:p>
    <w:p>
      <w:pPr>
        <w:shd w:val="clear" w:color="auto" w:fill="F7F7F7"/>
        <w:spacing w:before="0" w:after="0" w:line="180" w:lineRule="exact"/>
        <w:ind w:left="0" w:firstLine="0"/>
        <w:jc w:val="left"/>
        <w:rPr>
          <w:ins w:id="885249" w:author="Claude" w:date="2026-10-07T12:00:00Z"/>
        </w:rPr>
      </w:pPr>
      <w:ins w:id="886686" w:author="Claude" w:date="2026-10-07T12:00:00Z">
        <w:r>
          <w:rPr>
            <w:rFonts w:ascii="Consolas" w:hAnsi="Consolas" w:cs="Consolas"/>
            <w:sz w:val="14"/>
            <w:szCs w:val="14"/>
          </w:rPr>
          <w:t xml:space="preserve">1437              saida("  ⚠ Soma dos pesos nula; usando pesos padrão.")</w:t>
        </w:r>
      </w:ins>
    </w:p>
    <w:p>
      <w:pPr>
        <w:shd w:val="clear" w:color="auto" w:fill="F7F7F7"/>
        <w:spacing w:before="0" w:after="0" w:line="180" w:lineRule="exact"/>
        <w:ind w:left="0" w:firstLine="0"/>
        <w:jc w:val="left"/>
        <w:rPr>
          <w:ins w:id="885249" w:author="Claude" w:date="2026-10-07T12:00:00Z"/>
        </w:rPr>
      </w:pPr>
      <w:ins w:id="886687" w:author="Claude" w:date="2026-10-07T12:00:00Z">
        <w:r>
          <w:rPr>
            <w:rFonts w:ascii="Consolas" w:hAnsi="Consolas" w:cs="Consolas"/>
            <w:sz w:val="14"/>
            <w:szCs w:val="14"/>
          </w:rPr>
          <w:t xml:space="preserve">1438              pesos = None</w:t>
        </w:r>
      </w:ins>
    </w:p>
    <w:p>
      <w:pPr>
        <w:shd w:val="clear" w:color="auto" w:fill="F7F7F7"/>
        <w:spacing w:before="0" w:after="0" w:line="180" w:lineRule="exact"/>
        <w:ind w:left="0" w:firstLine="0"/>
        <w:jc w:val="left"/>
        <w:rPr>
          <w:ins w:id="885249" w:author="Claude" w:date="2026-10-07T12:00:00Z"/>
        </w:rPr>
      </w:pPr>
      <w:ins w:id="886688" w:author="Claude" w:date="2026-10-07T12:00:00Z">
        <w:r>
          <w:rPr>
            <w:rFonts w:ascii="Consolas" w:hAnsi="Consolas" w:cs="Consolas"/>
            <w:sz w:val="14"/>
            <w:szCs w:val="14"/>
          </w:rPr>
          <w:t xml:space="preserve">1439      return comparar_alternativas(alternativas, pesos, n_mc=n_mc or min(cfg.monte_carlo.iteracoes, 5000))</w:t>
        </w:r>
      </w:ins>
    </w:p>
    <w:p>
      <w:pPr>
        <w:shd w:val="clear" w:color="auto" w:fill="F7F7F7"/>
        <w:spacing w:before="0" w:after="0" w:line="180" w:lineRule="exact"/>
        <w:ind w:left="0" w:firstLine="0"/>
        <w:jc w:val="left"/>
        <w:rPr>
          <w:ins w:id="885249" w:author="Claude" w:date="2026-10-07T12:00:00Z"/>
        </w:rPr>
      </w:pPr>
      <w:ins w:id="886689" w:author="Claude" w:date="2026-10-07T12:00:00Z">
        <w:r>
          <w:rPr>
            <w:rFonts w:ascii="Consolas" w:hAnsi="Consolas" w:cs="Consolas"/>
            <w:sz w:val="14"/>
            <w:szCs w:val="14"/>
          </w:rPr>
          <w:t xml:space="preserve">1440  </w:t>
        </w:r>
      </w:ins>
    </w:p>
    <w:p>
      <w:pPr>
        <w:shd w:val="clear" w:color="auto" w:fill="F7F7F7"/>
        <w:spacing w:before="0" w:after="0" w:line="180" w:lineRule="exact"/>
        <w:ind w:left="0" w:firstLine="0"/>
        <w:jc w:val="left"/>
        <w:rPr>
          <w:ins w:id="885249" w:author="Claude" w:date="2026-10-07T12:00:00Z"/>
        </w:rPr>
      </w:pPr>
      <w:ins w:id="886690" w:author="Claude" w:date="2026-10-07T12:00:00Z">
        <w:r>
          <w:rPr>
            <w:rFonts w:ascii="Consolas" w:hAnsi="Consolas" w:cs="Consolas"/>
            <w:sz w:val="14"/>
            <w:szCs w:val="14"/>
          </w:rPr>
          <w:t xml:space="preserve">1441  </w:t>
        </w:r>
      </w:ins>
    </w:p>
    <w:p>
      <w:pPr>
        <w:shd w:val="clear" w:color="auto" w:fill="F7F7F7"/>
        <w:spacing w:before="0" w:after="0" w:line="180" w:lineRule="exact"/>
        <w:ind w:left="0" w:firstLine="0"/>
        <w:jc w:val="left"/>
        <w:rPr>
          <w:ins w:id="885249" w:author="Claude" w:date="2026-10-07T12:00:00Z"/>
        </w:rPr>
      </w:pPr>
      <w:ins w:id="886691" w:author="Claude" w:date="2026-10-07T12:00:00Z">
        <w:r>
          <w:rPr>
            <w:rFonts w:ascii="Consolas" w:hAnsi="Consolas" w:cs="Consolas"/>
            <w:sz w:val="14"/>
            <w:szCs w:val="14"/>
          </w:rPr>
          <w:t xml:space="preserve">1442  def _baixar_no_colab(caminho: str):</w:t>
        </w:r>
      </w:ins>
    </w:p>
    <w:p>
      <w:pPr>
        <w:shd w:val="clear" w:color="auto" w:fill="F7F7F7"/>
        <w:spacing w:before="0" w:after="0" w:line="180" w:lineRule="exact"/>
        <w:ind w:left="0" w:firstLine="0"/>
        <w:jc w:val="left"/>
        <w:rPr>
          <w:ins w:id="885249" w:author="Claude" w:date="2026-10-07T12:00:00Z"/>
        </w:rPr>
      </w:pPr>
      <w:ins w:id="886692" w:author="Claude" w:date="2026-10-07T12:00:00Z">
        <w:r>
          <w:rPr>
            <w:rFonts w:ascii="Consolas" w:hAnsi="Consolas" w:cs="Consolas"/>
            <w:sz w:val="14"/>
            <w:szCs w:val="14"/>
          </w:rPr>
          <w:t xml:space="preserve">1443      try:</w:t>
        </w:r>
      </w:ins>
    </w:p>
    <w:p>
      <w:pPr>
        <w:shd w:val="clear" w:color="auto" w:fill="F7F7F7"/>
        <w:spacing w:before="0" w:after="0" w:line="180" w:lineRule="exact"/>
        <w:ind w:left="0" w:firstLine="0"/>
        <w:jc w:val="left"/>
        <w:rPr>
          <w:ins w:id="885249" w:author="Claude" w:date="2026-10-07T12:00:00Z"/>
        </w:rPr>
      </w:pPr>
      <w:ins w:id="886693" w:author="Claude" w:date="2026-10-07T12:00:00Z">
        <w:r>
          <w:rPr>
            <w:rFonts w:ascii="Consolas" w:hAnsi="Consolas" w:cs="Consolas"/>
            <w:sz w:val="14"/>
            <w:szCs w:val="14"/>
          </w:rPr>
          <w:t xml:space="preserve">1444          from google.colab import files  # type: ignore</w:t>
        </w:r>
      </w:ins>
    </w:p>
    <w:p>
      <w:pPr>
        <w:shd w:val="clear" w:color="auto" w:fill="F7F7F7"/>
        <w:spacing w:before="0" w:after="0" w:line="180" w:lineRule="exact"/>
        <w:ind w:left="0" w:firstLine="0"/>
        <w:jc w:val="left"/>
        <w:rPr>
          <w:ins w:id="885249" w:author="Claude" w:date="2026-10-07T12:00:00Z"/>
        </w:rPr>
      </w:pPr>
      <w:ins w:id="886694" w:author="Claude" w:date="2026-10-07T12:00:00Z">
        <w:r>
          <w:rPr>
            <w:rFonts w:ascii="Consolas" w:hAnsi="Consolas" w:cs="Consolas"/>
            <w:sz w:val="14"/>
            <w:szCs w:val="14"/>
          </w:rPr>
          <w:t xml:space="preserve">1445          files.download(caminho)</w:t>
        </w:r>
      </w:ins>
    </w:p>
    <w:p>
      <w:pPr>
        <w:shd w:val="clear" w:color="auto" w:fill="F7F7F7"/>
        <w:spacing w:before="0" w:after="0" w:line="180" w:lineRule="exact"/>
        <w:ind w:left="0" w:firstLine="0"/>
        <w:jc w:val="left"/>
        <w:rPr>
          <w:ins w:id="885249" w:author="Claude" w:date="2026-10-07T12:00:00Z"/>
        </w:rPr>
      </w:pPr>
      <w:ins w:id="886695" w:author="Claude" w:date="2026-10-07T12:00:00Z">
        <w:r>
          <w:rPr>
            <w:rFonts w:ascii="Consolas" w:hAnsi="Consolas" w:cs="Consolas"/>
            <w:sz w:val="14"/>
            <w:szCs w:val="14"/>
          </w:rPr>
          <w:t xml:space="preserve">1446      except Exception:</w:t>
        </w:r>
      </w:ins>
    </w:p>
    <w:p>
      <w:pPr>
        <w:shd w:val="clear" w:color="auto" w:fill="F7F7F7"/>
        <w:spacing w:before="0" w:after="0" w:line="180" w:lineRule="exact"/>
        <w:ind w:left="0" w:firstLine="0"/>
        <w:jc w:val="left"/>
        <w:rPr>
          <w:ins w:id="885249" w:author="Claude" w:date="2026-10-07T12:00:00Z"/>
        </w:rPr>
      </w:pPr>
      <w:ins w:id="886696" w:author="Claude" w:date="2026-10-07T12:00:00Z">
        <w:r>
          <w:rPr>
            <w:rFonts w:ascii="Consolas" w:hAnsi="Consolas" w:cs="Consolas"/>
            <w:sz w:val="14"/>
            <w:szCs w:val="14"/>
          </w:rPr>
          <w:t xml:space="preserve">1447          pass</w:t>
        </w:r>
      </w:ins>
    </w:p>
    <w:p>
      <w:pPr>
        <w:shd w:val="clear" w:color="auto" w:fill="F7F7F7"/>
        <w:spacing w:before="0" w:after="0" w:line="180" w:lineRule="exact"/>
        <w:ind w:left="0" w:firstLine="0"/>
        <w:jc w:val="left"/>
        <w:rPr>
          <w:ins w:id="885249" w:author="Claude" w:date="2026-10-07T12:00:00Z"/>
        </w:rPr>
      </w:pPr>
      <w:ins w:id="886697" w:author="Claude" w:date="2026-10-07T12:00:00Z">
        <w:r>
          <w:rPr>
            <w:rFonts w:ascii="Consolas" w:hAnsi="Consolas" w:cs="Consolas"/>
            <w:sz w:val="14"/>
            <w:szCs w:val="14"/>
          </w:rPr>
          <w:t xml:space="preserve">1448  </w:t>
        </w:r>
      </w:ins>
    </w:p>
    <w:p>
      <w:pPr>
        <w:shd w:val="clear" w:color="auto" w:fill="F7F7F7"/>
        <w:spacing w:before="0" w:after="0" w:line="180" w:lineRule="exact"/>
        <w:ind w:left="0" w:firstLine="0"/>
        <w:jc w:val="left"/>
        <w:rPr>
          <w:ins w:id="885249" w:author="Claude" w:date="2026-10-07T12:00:00Z"/>
        </w:rPr>
      </w:pPr>
      <w:ins w:id="886698" w:author="Claude" w:date="2026-10-07T12:00:00Z">
        <w:r>
          <w:rPr>
            <w:rFonts w:ascii="Consolas" w:hAnsi="Consolas" w:cs="Consolas"/>
            <w:sz w:val="14"/>
            <w:szCs w:val="14"/>
          </w:rPr>
          <w:t xml:space="preserve">1449  </w:t>
        </w:r>
      </w:ins>
    </w:p>
    <w:p>
      <w:pPr>
        <w:shd w:val="clear" w:color="auto" w:fill="F7F7F7"/>
        <w:spacing w:before="0" w:after="0" w:line="180" w:lineRule="exact"/>
        <w:ind w:left="0" w:firstLine="0"/>
        <w:jc w:val="left"/>
        <w:rPr>
          <w:ins w:id="885249" w:author="Claude" w:date="2026-10-07T12:00:00Z"/>
        </w:rPr>
      </w:pPr>
      <w:ins w:id="886699" w:author="Claude" w:date="2026-10-07T12:00:00Z">
        <w:r>
          <w:rPr>
            <w:rFonts w:ascii="Consolas" w:hAnsi="Consolas" w:cs="Consolas"/>
            <w:sz w:val="14"/>
            <w:szCs w:val="14"/>
          </w:rPr>
          <w:t xml:space="preserve">1450  def _no_colab() -&gt; bool:</w:t>
        </w:r>
      </w:ins>
    </w:p>
    <w:p>
      <w:pPr>
        <w:shd w:val="clear" w:color="auto" w:fill="F7F7F7"/>
        <w:spacing w:before="0" w:after="0" w:line="180" w:lineRule="exact"/>
        <w:ind w:left="0" w:firstLine="0"/>
        <w:jc w:val="left"/>
        <w:rPr>
          <w:ins w:id="885249" w:author="Claude" w:date="2026-10-07T12:00:00Z"/>
        </w:rPr>
      </w:pPr>
      <w:ins w:id="886700" w:author="Claude" w:date="2026-10-07T12:00:00Z">
        <w:r>
          <w:rPr>
            <w:rFonts w:ascii="Consolas" w:hAnsi="Consolas" w:cs="Consolas"/>
            <w:sz w:val="14"/>
            <w:szCs w:val="14"/>
          </w:rPr>
          <w:t xml:space="preserve">1451      try:</w:t>
        </w:r>
      </w:ins>
    </w:p>
    <w:p>
      <w:pPr>
        <w:shd w:val="clear" w:color="auto" w:fill="F7F7F7"/>
        <w:spacing w:before="0" w:after="0" w:line="180" w:lineRule="exact"/>
        <w:ind w:left="0" w:firstLine="0"/>
        <w:jc w:val="left"/>
        <w:rPr>
          <w:ins w:id="885249" w:author="Claude" w:date="2026-10-07T12:00:00Z"/>
        </w:rPr>
      </w:pPr>
      <w:ins w:id="886701" w:author="Claude" w:date="2026-10-07T12:00:00Z">
        <w:r>
          <w:rPr>
            <w:rFonts w:ascii="Consolas" w:hAnsi="Consolas" w:cs="Consolas"/>
            <w:sz w:val="14"/>
            <w:szCs w:val="14"/>
          </w:rPr>
          <w:t xml:space="preserve">1452          import google.colab  # type: ignore  # noqa: F401</w:t>
        </w:r>
      </w:ins>
    </w:p>
    <w:p>
      <w:pPr>
        <w:shd w:val="clear" w:color="auto" w:fill="F7F7F7"/>
        <w:spacing w:before="0" w:after="0" w:line="180" w:lineRule="exact"/>
        <w:ind w:left="0" w:firstLine="0"/>
        <w:jc w:val="left"/>
        <w:rPr>
          <w:ins w:id="885249" w:author="Claude" w:date="2026-10-07T12:00:00Z"/>
        </w:rPr>
      </w:pPr>
      <w:ins w:id="886702" w:author="Claude" w:date="2026-10-07T12:00:00Z">
        <w:r>
          <w:rPr>
            <w:rFonts w:ascii="Consolas" w:hAnsi="Consolas" w:cs="Consolas"/>
            <w:sz w:val="14"/>
            <w:szCs w:val="14"/>
          </w:rPr>
          <w:t xml:space="preserve">1453          return True</w:t>
        </w:r>
      </w:ins>
    </w:p>
    <w:p>
      <w:pPr>
        <w:shd w:val="clear" w:color="auto" w:fill="F7F7F7"/>
        <w:spacing w:before="0" w:after="0" w:line="180" w:lineRule="exact"/>
        <w:ind w:left="0" w:firstLine="0"/>
        <w:jc w:val="left"/>
        <w:rPr>
          <w:ins w:id="885249" w:author="Claude" w:date="2026-10-07T12:00:00Z"/>
        </w:rPr>
      </w:pPr>
      <w:ins w:id="886703" w:author="Claude" w:date="2026-10-07T12:00:00Z">
        <w:r>
          <w:rPr>
            <w:rFonts w:ascii="Consolas" w:hAnsi="Consolas" w:cs="Consolas"/>
            <w:sz w:val="14"/>
            <w:szCs w:val="14"/>
          </w:rPr>
          <w:t xml:space="preserve">1454      except ImportError:</w:t>
        </w:r>
      </w:ins>
    </w:p>
    <w:p>
      <w:pPr>
        <w:shd w:val="clear" w:color="auto" w:fill="F7F7F7"/>
        <w:spacing w:before="0" w:after="0" w:line="180" w:lineRule="exact"/>
        <w:ind w:left="0" w:firstLine="0"/>
        <w:jc w:val="left"/>
        <w:rPr>
          <w:ins w:id="885249" w:author="Claude" w:date="2026-10-07T12:00:00Z"/>
        </w:rPr>
      </w:pPr>
      <w:ins w:id="886704" w:author="Claude" w:date="2026-10-07T12:00:00Z">
        <w:r>
          <w:rPr>
            <w:rFonts w:ascii="Consolas" w:hAnsi="Consolas" w:cs="Consolas"/>
            <w:sz w:val="14"/>
            <w:szCs w:val="14"/>
          </w:rPr>
          <w:t xml:space="preserve">1455          return False</w:t>
        </w:r>
      </w:ins>
    </w:p>
    <w:p>
      <w:pPr>
        <w:shd w:val="clear" w:color="auto" w:fill="F7F7F7"/>
        <w:spacing w:before="0" w:after="0" w:line="180" w:lineRule="exact"/>
        <w:ind w:left="0" w:firstLine="0"/>
        <w:jc w:val="left"/>
        <w:rPr>
          <w:ins w:id="885249" w:author="Claude" w:date="2026-10-07T12:00:00Z"/>
        </w:rPr>
      </w:pPr>
      <w:ins w:id="886705" w:author="Claude" w:date="2026-10-07T12:00:00Z">
        <w:r>
          <w:rPr>
            <w:rFonts w:ascii="Consolas" w:hAnsi="Consolas" w:cs="Consolas"/>
            <w:sz w:val="14"/>
            <w:szCs w:val="14"/>
          </w:rPr>
          <w:t xml:space="preserve">1456  </w:t>
        </w:r>
      </w:ins>
    </w:p>
    <w:p>
      <w:pPr>
        <w:shd w:val="clear" w:color="auto" w:fill="F7F7F7"/>
        <w:spacing w:before="0" w:after="0" w:line="180" w:lineRule="exact"/>
        <w:ind w:left="0" w:firstLine="0"/>
        <w:jc w:val="left"/>
        <w:rPr>
          <w:ins w:id="885249" w:author="Claude" w:date="2026-10-07T12:00:00Z"/>
        </w:rPr>
      </w:pPr>
      <w:ins w:id="886706" w:author="Claude" w:date="2026-10-07T12:00:00Z">
        <w:r>
          <w:rPr>
            <w:rFonts w:ascii="Consolas" w:hAnsi="Consolas" w:cs="Consolas"/>
            <w:sz w:val="14"/>
            <w:szCs w:val="14"/>
          </w:rPr>
          <w:t xml:space="preserve">1457  </w:t>
        </w:r>
      </w:ins>
    </w:p>
    <w:p>
      <w:pPr>
        <w:shd w:val="clear" w:color="auto" w:fill="F7F7F7"/>
        <w:spacing w:before="0" w:after="0" w:line="180" w:lineRule="exact"/>
        <w:ind w:left="0" w:firstLine="0"/>
        <w:jc w:val="left"/>
        <w:rPr>
          <w:ins w:id="885249" w:author="Claude" w:date="2026-10-07T12:00:00Z"/>
        </w:rPr>
      </w:pPr>
      <w:ins w:id="886707" w:author="Claude" w:date="2026-10-07T12:00:00Z">
        <w:r>
          <w:rPr>
            <w:rFonts w:ascii="Consolas" w:hAnsi="Consolas" w:cs="Consolas"/>
            <w:sz w:val="14"/>
            <w:szCs w:val="14"/>
          </w:rPr>
          <w:t xml:space="preserve">1458  def _carregar_arquivo(entrada: Callable[[str], str], saida) -&gt; Tuple[EVTEASConfig, List[str]]:</w:t>
        </w:r>
      </w:ins>
    </w:p>
    <w:p>
      <w:pPr>
        <w:shd w:val="clear" w:color="auto" w:fill="F7F7F7"/>
        <w:spacing w:before="0" w:after="0" w:line="180" w:lineRule="exact"/>
        <w:ind w:left="0" w:firstLine="0"/>
        <w:jc w:val="left"/>
        <w:rPr>
          <w:ins w:id="885249" w:author="Claude" w:date="2026-10-07T12:00:00Z"/>
        </w:rPr>
      </w:pPr>
      <w:ins w:id="886708" w:author="Claude" w:date="2026-10-07T12:00:00Z">
        <w:r>
          <w:rPr>
            <w:rFonts w:ascii="Consolas" w:hAnsi="Consolas" w:cs="Consolas"/>
            <w:sz w:val="14"/>
            <w:szCs w:val="14"/>
          </w:rPr>
          <w:t xml:space="preserve">1459      """Lê o arquivo de entradas, com nova tentativa em caso de erro. Devolve (configuração, pendências)."""</w:t>
        </w:r>
      </w:ins>
    </w:p>
    <w:p>
      <w:pPr>
        <w:shd w:val="clear" w:color="auto" w:fill="F7F7F7"/>
        <w:spacing w:before="0" w:after="0" w:line="180" w:lineRule="exact"/>
        <w:ind w:left="0" w:firstLine="0"/>
        <w:jc w:val="left"/>
        <w:rPr>
          <w:ins w:id="885249" w:author="Claude" w:date="2026-10-07T12:00:00Z"/>
        </w:rPr>
      </w:pPr>
      <w:ins w:id="886709" w:author="Claude" w:date="2026-10-07T12:00:00Z">
        <w:r>
          <w:rPr>
            <w:rFonts w:ascii="Consolas" w:hAnsi="Consolas" w:cs="Consolas"/>
            <w:sz w:val="14"/>
            <w:szCs w:val="14"/>
          </w:rPr>
          <w:t xml:space="preserve">1460      colab = _no_colab()</w:t>
        </w:r>
      </w:ins>
    </w:p>
    <w:p>
      <w:pPr>
        <w:shd w:val="clear" w:color="auto" w:fill="F7F7F7"/>
        <w:spacing w:before="0" w:after="0" w:line="180" w:lineRule="exact"/>
        <w:ind w:left="0" w:firstLine="0"/>
        <w:jc w:val="left"/>
        <w:rPr>
          <w:ins w:id="885249" w:author="Claude" w:date="2026-10-07T12:00:00Z"/>
        </w:rPr>
      </w:pPr>
      <w:ins w:id="886710" w:author="Claude" w:date="2026-10-07T12:00:00Z">
        <w:r>
          <w:rPr>
            <w:rFonts w:ascii="Consolas" w:hAnsi="Consolas" w:cs="Consolas"/>
            <w:sz w:val="14"/>
            <w:szCs w:val="14"/>
          </w:rPr>
          <w:t xml:space="preserve">1461      while True:</w:t>
        </w:r>
      </w:ins>
    </w:p>
    <w:p>
      <w:pPr>
        <w:shd w:val="clear" w:color="auto" w:fill="F7F7F7"/>
        <w:spacing w:before="0" w:after="0" w:line="180" w:lineRule="exact"/>
        <w:ind w:left="0" w:firstLine="0"/>
        <w:jc w:val="left"/>
        <w:rPr>
          <w:ins w:id="885249" w:author="Claude" w:date="2026-10-07T12:00:00Z"/>
        </w:rPr>
      </w:pPr>
      <w:ins w:id="886711" w:author="Claude" w:date="2026-10-07T12:00:00Z">
        <w:r>
          <w:rPr>
            <w:rFonts w:ascii="Consolas" w:hAnsi="Consolas" w:cs="Consolas"/>
            <w:sz w:val="14"/>
            <w:szCs w:val="14"/>
          </w:rPr>
          <w:t xml:space="preserve">1462          prompt = ("Enter para enviar o arquivo JSON do computador, ou caminho de um arquivo já no ambiente: " if colab</w:t>
        </w:r>
      </w:ins>
    </w:p>
    <w:p>
      <w:pPr>
        <w:shd w:val="clear" w:color="auto" w:fill="F7F7F7"/>
        <w:spacing w:before="0" w:after="0" w:line="180" w:lineRule="exact"/>
        <w:ind w:left="0" w:firstLine="0"/>
        <w:jc w:val="left"/>
        <w:rPr>
          <w:ins w:id="885249" w:author="Claude" w:date="2026-10-07T12:00:00Z"/>
        </w:rPr>
      </w:pPr>
      <w:ins w:id="886712" w:author="Claude" w:date="2026-10-07T12:00:00Z">
        <w:r>
          <w:rPr>
            <w:rFonts w:ascii="Consolas" w:hAnsi="Consolas" w:cs="Consolas"/>
            <w:sz w:val="14"/>
            <w:szCs w:val="14"/>
          </w:rPr>
          <w:t xml:space="preserve">1463                    else "Caminho do arquivo JSON de entradas: ")</w:t>
        </w:r>
      </w:ins>
    </w:p>
    <w:p>
      <w:pPr>
        <w:shd w:val="clear" w:color="auto" w:fill="F7F7F7"/>
        <w:spacing w:before="0" w:after="0" w:line="180" w:lineRule="exact"/>
        <w:ind w:left="0" w:firstLine="0"/>
        <w:jc w:val="left"/>
        <w:rPr>
          <w:ins w:id="885249" w:author="Claude" w:date="2026-10-07T12:00:00Z"/>
        </w:rPr>
      </w:pPr>
      <w:ins w:id="886713" w:author="Claude" w:date="2026-10-07T12:00:00Z">
        <w:r>
          <w:rPr>
            <w:rFonts w:ascii="Consolas" w:hAnsi="Consolas" w:cs="Consolas"/>
            <w:sz w:val="14"/>
            <w:szCs w:val="14"/>
          </w:rPr>
          <w:t xml:space="preserve">1464          caminho = (entrada(prompt) or "").strip().strip('"').strip("'")</w:t>
        </w:r>
      </w:ins>
    </w:p>
    <w:p>
      <w:pPr>
        <w:shd w:val="clear" w:color="auto" w:fill="F7F7F7"/>
        <w:spacing w:before="0" w:after="0" w:line="180" w:lineRule="exact"/>
        <w:ind w:left="0" w:firstLine="0"/>
        <w:jc w:val="left"/>
        <w:rPr>
          <w:ins w:id="885249" w:author="Claude" w:date="2026-10-07T12:00:00Z"/>
        </w:rPr>
      </w:pPr>
      <w:ins w:id="886714" w:author="Claude" w:date="2026-10-07T12:00:00Z">
        <w:r>
          <w:rPr>
            <w:rFonts w:ascii="Consolas" w:hAnsi="Consolas" w:cs="Consolas"/>
            <w:sz w:val="14"/>
            <w:szCs w:val="14"/>
          </w:rPr>
          <w:t xml:space="preserve">1465          if caminho.lower() in ("sair", "cancelar"):</w:t>
        </w:r>
      </w:ins>
    </w:p>
    <w:p>
      <w:pPr>
        <w:shd w:val="clear" w:color="auto" w:fill="F7F7F7"/>
        <w:spacing w:before="0" w:after="0" w:line="180" w:lineRule="exact"/>
        <w:ind w:left="0" w:firstLine="0"/>
        <w:jc w:val="left"/>
        <w:rPr>
          <w:ins w:id="885249" w:author="Claude" w:date="2026-10-07T12:00:00Z"/>
        </w:rPr>
      </w:pPr>
      <w:ins w:id="886715" w:author="Claude" w:date="2026-10-07T12:00:00Z">
        <w:r>
          <w:rPr>
            <w:rFonts w:ascii="Consolas" w:hAnsi="Consolas" w:cs="Consolas"/>
            <w:sz w:val="14"/>
            <w:szCs w:val="14"/>
          </w:rPr>
          <w:t xml:space="preserve">1466              raise EntradaCancelada("entrada interrompida pelo usuário")</w:t>
        </w:r>
      </w:ins>
    </w:p>
    <w:p>
      <w:pPr>
        <w:shd w:val="clear" w:color="auto" w:fill="F7F7F7"/>
        <w:spacing w:before="0" w:after="0" w:line="180" w:lineRule="exact"/>
        <w:ind w:left="0" w:firstLine="0"/>
        <w:jc w:val="left"/>
        <w:rPr>
          <w:ins w:id="885249" w:author="Claude" w:date="2026-10-07T12:00:00Z"/>
        </w:rPr>
      </w:pPr>
      <w:ins w:id="886716" w:author="Claude" w:date="2026-10-07T12:00:00Z">
        <w:r>
          <w:rPr>
            <w:rFonts w:ascii="Consolas" w:hAnsi="Consolas" w:cs="Consolas"/>
            <w:sz w:val="14"/>
            <w:szCs w:val="14"/>
          </w:rPr>
          <w:t xml:space="preserve">1467          try:</w:t>
        </w:r>
      </w:ins>
    </w:p>
    <w:p>
      <w:pPr>
        <w:shd w:val="clear" w:color="auto" w:fill="F7F7F7"/>
        <w:spacing w:before="0" w:after="0" w:line="180" w:lineRule="exact"/>
        <w:ind w:left="0" w:firstLine="0"/>
        <w:jc w:val="left"/>
        <w:rPr>
          <w:ins w:id="885249" w:author="Claude" w:date="2026-10-07T12:00:00Z"/>
        </w:rPr>
      </w:pPr>
      <w:ins w:id="886717" w:author="Claude" w:date="2026-10-07T12:00:00Z">
        <w:r>
          <w:rPr>
            <w:rFonts w:ascii="Consolas" w:hAnsi="Consolas" w:cs="Consolas"/>
            <w:sz w:val="14"/>
            <w:szCs w:val="14"/>
          </w:rPr>
          <w:t xml:space="preserve">1468              if colab and not caminho:</w:t>
        </w:r>
      </w:ins>
    </w:p>
    <w:p>
      <w:pPr>
        <w:shd w:val="clear" w:color="auto" w:fill="F7F7F7"/>
        <w:spacing w:before="0" w:after="0" w:line="180" w:lineRule="exact"/>
        <w:ind w:left="0" w:firstLine="0"/>
        <w:jc w:val="left"/>
        <w:rPr>
          <w:ins w:id="885249" w:author="Claude" w:date="2026-10-07T12:00:00Z"/>
        </w:rPr>
      </w:pPr>
      <w:ins w:id="886718" w:author="Claude" w:date="2026-10-07T12:00:00Z">
        <w:r>
          <w:rPr>
            <w:rFonts w:ascii="Consolas" w:hAnsi="Consolas" w:cs="Consolas"/>
            <w:sz w:val="14"/>
            <w:szCs w:val="14"/>
          </w:rPr>
          <w:t xml:space="preserve">1469                  from google.colab import files  # type: ignore</w:t>
        </w:r>
      </w:ins>
    </w:p>
    <w:p>
      <w:pPr>
        <w:shd w:val="clear" w:color="auto" w:fill="F7F7F7"/>
        <w:spacing w:before="0" w:after="0" w:line="180" w:lineRule="exact"/>
        <w:ind w:left="0" w:firstLine="0"/>
        <w:jc w:val="left"/>
        <w:rPr>
          <w:ins w:id="885249" w:author="Claude" w:date="2026-10-07T12:00:00Z"/>
        </w:rPr>
      </w:pPr>
      <w:ins w:id="886719" w:author="Claude" w:date="2026-10-07T12:00:00Z">
        <w:r>
          <w:rPr>
            <w:rFonts w:ascii="Consolas" w:hAnsi="Consolas" w:cs="Consolas"/>
            <w:sz w:val="14"/>
            <w:szCs w:val="14"/>
          </w:rPr>
          <w:t xml:space="preserve">1470                  saida("Selecione o arquivo JSON de entradas salvo anteriormente.")</w:t>
        </w:r>
      </w:ins>
    </w:p>
    <w:p>
      <w:pPr>
        <w:shd w:val="clear" w:color="auto" w:fill="F7F7F7"/>
        <w:spacing w:before="0" w:after="0" w:line="180" w:lineRule="exact"/>
        <w:ind w:left="0" w:firstLine="0"/>
        <w:jc w:val="left"/>
        <w:rPr>
          <w:ins w:id="885249" w:author="Claude" w:date="2026-10-07T12:00:00Z"/>
        </w:rPr>
      </w:pPr>
      <w:ins w:id="886720" w:author="Claude" w:date="2026-10-07T12:00:00Z">
        <w:r>
          <w:rPr>
            <w:rFonts w:ascii="Consolas" w:hAnsi="Consolas" w:cs="Consolas"/>
            <w:sz w:val="14"/>
            <w:szCs w:val="14"/>
          </w:rPr>
          <w:t xml:space="preserve">1471                  enviado = files.upload()</w:t>
        </w:r>
      </w:ins>
    </w:p>
    <w:p>
      <w:pPr>
        <w:shd w:val="clear" w:color="auto" w:fill="F7F7F7"/>
        <w:spacing w:before="0" w:after="0" w:line="180" w:lineRule="exact"/>
        <w:ind w:left="0" w:firstLine="0"/>
        <w:jc w:val="left"/>
        <w:rPr>
          <w:ins w:id="885249" w:author="Claude" w:date="2026-10-07T12:00:00Z"/>
        </w:rPr>
      </w:pPr>
      <w:ins w:id="886721" w:author="Claude" w:date="2026-10-07T12:00:00Z">
        <w:r>
          <w:rPr>
            <w:rFonts w:ascii="Consolas" w:hAnsi="Consolas" w:cs="Consolas"/>
            <w:sz w:val="14"/>
            <w:szCs w:val="14"/>
          </w:rPr>
          <w:t xml:space="preserve">1472                  if not enviado:</w:t>
        </w:r>
      </w:ins>
    </w:p>
    <w:p>
      <w:pPr>
        <w:shd w:val="clear" w:color="auto" w:fill="F7F7F7"/>
        <w:spacing w:before="0" w:after="0" w:line="180" w:lineRule="exact"/>
        <w:ind w:left="0" w:firstLine="0"/>
        <w:jc w:val="left"/>
        <w:rPr>
          <w:ins w:id="885249" w:author="Claude" w:date="2026-10-07T12:00:00Z"/>
        </w:rPr>
      </w:pPr>
      <w:ins w:id="886722" w:author="Claude" w:date="2026-10-07T12:00:00Z">
        <w:r>
          <w:rPr>
            <w:rFonts w:ascii="Consolas" w:hAnsi="Consolas" w:cs="Consolas"/>
            <w:sz w:val="14"/>
            <w:szCs w:val="14"/>
          </w:rPr>
          <w:t xml:space="preserve">1473                      raise ValueError("nenhum arquivo selecionado")</w:t>
        </w:r>
      </w:ins>
    </w:p>
    <w:p>
      <w:pPr>
        <w:shd w:val="clear" w:color="auto" w:fill="F7F7F7"/>
        <w:spacing w:before="0" w:after="0" w:line="180" w:lineRule="exact"/>
        <w:ind w:left="0" w:firstLine="0"/>
        <w:jc w:val="left"/>
        <w:rPr>
          <w:ins w:id="885249" w:author="Claude" w:date="2026-10-07T12:00:00Z"/>
        </w:rPr>
      </w:pPr>
      <w:ins w:id="886723" w:author="Claude" w:date="2026-10-07T12:00:00Z">
        <w:r>
          <w:rPr>
            <w:rFonts w:ascii="Consolas" w:hAnsi="Consolas" w:cs="Consolas"/>
            <w:sz w:val="14"/>
            <w:szCs w:val="14"/>
          </w:rPr>
          <w:t xml:space="preserve">1474                  texto = next(iter(enviado.values())).decode("utf-8-sig")</w:t>
        </w:r>
      </w:ins>
    </w:p>
    <w:p>
      <w:pPr>
        <w:shd w:val="clear" w:color="auto" w:fill="F7F7F7"/>
        <w:spacing w:before="0" w:after="0" w:line="180" w:lineRule="exact"/>
        <w:ind w:left="0" w:firstLine="0"/>
        <w:jc w:val="left"/>
        <w:rPr>
          <w:ins w:id="885249" w:author="Claude" w:date="2026-10-07T12:00:00Z"/>
        </w:rPr>
      </w:pPr>
      <w:ins w:id="886724" w:author="Claude" w:date="2026-10-07T12:00:00Z">
        <w:r>
          <w:rPr>
            <w:rFonts w:ascii="Consolas" w:hAnsi="Consolas" w:cs="Consolas"/>
            <w:sz w:val="14"/>
            <w:szCs w:val="14"/>
          </w:rPr>
          <w:t xml:space="preserve">1475              elif not caminho:</w:t>
        </w:r>
      </w:ins>
    </w:p>
    <w:p>
      <w:pPr>
        <w:shd w:val="clear" w:color="auto" w:fill="F7F7F7"/>
        <w:spacing w:before="0" w:after="0" w:line="180" w:lineRule="exact"/>
        <w:ind w:left="0" w:firstLine="0"/>
        <w:jc w:val="left"/>
        <w:rPr>
          <w:ins w:id="885249" w:author="Claude" w:date="2026-10-07T12:00:00Z"/>
        </w:rPr>
      </w:pPr>
      <w:ins w:id="886725" w:author="Claude" w:date="2026-10-07T12:00:00Z">
        <w:r>
          <w:rPr>
            <w:rFonts w:ascii="Consolas" w:hAnsi="Consolas" w:cs="Consolas"/>
            <w:sz w:val="14"/>
            <w:szCs w:val="14"/>
          </w:rPr>
          <w:t xml:space="preserve">1476                  raise ValueError("informe o caminho do arquivo")</w:t>
        </w:r>
      </w:ins>
    </w:p>
    <w:p>
      <w:pPr>
        <w:shd w:val="clear" w:color="auto" w:fill="F7F7F7"/>
        <w:spacing w:before="0" w:after="0" w:line="180" w:lineRule="exact"/>
        <w:ind w:left="0" w:firstLine="0"/>
        <w:jc w:val="left"/>
        <w:rPr>
          <w:ins w:id="885249" w:author="Claude" w:date="2026-10-07T12:00:00Z"/>
        </w:rPr>
      </w:pPr>
      <w:ins w:id="886726" w:author="Claude" w:date="2026-10-07T12:00:00Z">
        <w:r>
          <w:rPr>
            <w:rFonts w:ascii="Consolas" w:hAnsi="Consolas" w:cs="Consolas"/>
            <w:sz w:val="14"/>
            <w:szCs w:val="14"/>
          </w:rPr>
          <w:t xml:space="preserve">1477              else:</w:t>
        </w:r>
      </w:ins>
    </w:p>
    <w:p>
      <w:pPr>
        <w:shd w:val="clear" w:color="auto" w:fill="F7F7F7"/>
        <w:spacing w:before="0" w:after="0" w:line="180" w:lineRule="exact"/>
        <w:ind w:left="0" w:firstLine="0"/>
        <w:jc w:val="left"/>
        <w:rPr>
          <w:ins w:id="885249" w:author="Claude" w:date="2026-10-07T12:00:00Z"/>
        </w:rPr>
      </w:pPr>
      <w:ins w:id="886727" w:author="Claude" w:date="2026-10-07T12:00:00Z">
        <w:r>
          <w:rPr>
            <w:rFonts w:ascii="Consolas" w:hAnsi="Consolas" w:cs="Consolas"/>
            <w:sz w:val="14"/>
            <w:szCs w:val="14"/>
          </w:rPr>
          <w:t xml:space="preserve">1478                  texto = Path(caminho).read_text(encoding="utf-8-sig")</w:t>
        </w:r>
      </w:ins>
    </w:p>
    <w:p>
      <w:pPr>
        <w:shd w:val="clear" w:color="auto" w:fill="F7F7F7"/>
        <w:spacing w:before="0" w:after="0" w:line="180" w:lineRule="exact"/>
        <w:ind w:left="0" w:firstLine="0"/>
        <w:jc w:val="left"/>
        <w:rPr>
          <w:ins w:id="885249" w:author="Claude" w:date="2026-10-07T12:00:00Z"/>
        </w:rPr>
      </w:pPr>
      <w:ins w:id="886728" w:author="Claude" w:date="2026-10-07T12:00:00Z">
        <w:r>
          <w:rPr>
            <w:rFonts w:ascii="Consolas" w:hAnsi="Consolas" w:cs="Consolas"/>
            <w:sz w:val="14"/>
            <w:szCs w:val="14"/>
          </w:rPr>
          <w:t xml:space="preserve">1479              cfg, avisos, pendentes = ler_entradas(json.loads(texto))</w:t>
        </w:r>
      </w:ins>
    </w:p>
    <w:p>
      <w:pPr>
        <w:shd w:val="clear" w:color="auto" w:fill="F7F7F7"/>
        <w:spacing w:before="0" w:after="0" w:line="180" w:lineRule="exact"/>
        <w:ind w:left="0" w:firstLine="0"/>
        <w:jc w:val="left"/>
        <w:rPr>
          <w:ins w:id="885249" w:author="Claude" w:date="2026-10-07T12:00:00Z"/>
        </w:rPr>
      </w:pPr>
      <w:ins w:id="886729" w:author="Claude" w:date="2026-10-07T12:00:00Z">
        <w:r>
          <w:rPr>
            <w:rFonts w:ascii="Consolas" w:hAnsi="Consolas" w:cs="Consolas"/>
            <w:sz w:val="14"/>
            <w:szCs w:val="14"/>
          </w:rPr>
          <w:t xml:space="preserve">1480          except EntradaCancelada:</w:t>
        </w:r>
      </w:ins>
    </w:p>
    <w:p>
      <w:pPr>
        <w:shd w:val="clear" w:color="auto" w:fill="F7F7F7"/>
        <w:spacing w:before="0" w:after="0" w:line="180" w:lineRule="exact"/>
        <w:ind w:left="0" w:firstLine="0"/>
        <w:jc w:val="left"/>
        <w:rPr>
          <w:ins w:id="885249" w:author="Claude" w:date="2026-10-07T12:00:00Z"/>
        </w:rPr>
      </w:pPr>
      <w:ins w:id="886730" w:author="Claude" w:date="2026-10-07T12:00:00Z">
        <w:r>
          <w:rPr>
            <w:rFonts w:ascii="Consolas" w:hAnsi="Consolas" w:cs="Consolas"/>
            <w:sz w:val="14"/>
            <w:szCs w:val="14"/>
          </w:rPr>
          <w:t xml:space="preserve">1481              raise</w:t>
        </w:r>
      </w:ins>
    </w:p>
    <w:p>
      <w:pPr>
        <w:shd w:val="clear" w:color="auto" w:fill="F7F7F7"/>
        <w:spacing w:before="0" w:after="0" w:line="180" w:lineRule="exact"/>
        <w:ind w:left="0" w:firstLine="0"/>
        <w:jc w:val="left"/>
        <w:rPr>
          <w:ins w:id="885249" w:author="Claude" w:date="2026-10-07T12:00:00Z"/>
        </w:rPr>
      </w:pPr>
      <w:ins w:id="886731" w:author="Claude" w:date="2026-10-07T12:00:00Z">
        <w:r>
          <w:rPr>
            <w:rFonts w:ascii="Consolas" w:hAnsi="Consolas" w:cs="Consolas"/>
            <w:sz w:val="14"/>
            <w:szCs w:val="14"/>
          </w:rPr>
          <w:t xml:space="preserve">1482          except (OSError, ValueError, TypeError, KeyError, AttributeError, UnicodeDecodeError) as exc:</w:t>
        </w:r>
      </w:ins>
    </w:p>
    <w:p>
      <w:pPr>
        <w:shd w:val="clear" w:color="auto" w:fill="F7F7F7"/>
        <w:spacing w:before="0" w:after="0" w:line="180" w:lineRule="exact"/>
        <w:ind w:left="0" w:firstLine="0"/>
        <w:jc w:val="left"/>
        <w:rPr>
          <w:ins w:id="885249" w:author="Claude" w:date="2026-10-07T12:00:00Z"/>
        </w:rPr>
      </w:pPr>
      <w:ins w:id="886732" w:author="Claude" w:date="2026-10-07T12:00:00Z">
        <w:r>
          <w:rPr>
            <w:rFonts w:ascii="Consolas" w:hAnsi="Consolas" w:cs="Consolas"/>
            <w:sz w:val="14"/>
            <w:szCs w:val="14"/>
          </w:rPr>
          <w:t xml:space="preserve">1483              saida(f"  ⚠ Não foi possível usar o arquivo ({exc}). Tente novamente ou digite 'sair'.")</w:t>
        </w:r>
      </w:ins>
    </w:p>
    <w:p>
      <w:pPr>
        <w:shd w:val="clear" w:color="auto" w:fill="F7F7F7"/>
        <w:spacing w:before="0" w:after="0" w:line="180" w:lineRule="exact"/>
        <w:ind w:left="0" w:firstLine="0"/>
        <w:jc w:val="left"/>
        <w:rPr>
          <w:ins w:id="885249" w:author="Claude" w:date="2026-10-07T12:00:00Z"/>
        </w:rPr>
      </w:pPr>
      <w:ins w:id="886733" w:author="Claude" w:date="2026-10-07T12:00:00Z">
        <w:r>
          <w:rPr>
            <w:rFonts w:ascii="Consolas" w:hAnsi="Consolas" w:cs="Consolas"/>
            <w:sz w:val="14"/>
            <w:szCs w:val="14"/>
          </w:rPr>
          <w:t xml:space="preserve">1484              continue</w:t>
        </w:r>
      </w:ins>
    </w:p>
    <w:p>
      <w:pPr>
        <w:shd w:val="clear" w:color="auto" w:fill="F7F7F7"/>
        <w:spacing w:before="0" w:after="0" w:line="180" w:lineRule="exact"/>
        <w:ind w:left="0" w:firstLine="0"/>
        <w:jc w:val="left"/>
        <w:rPr>
          <w:ins w:id="885249" w:author="Claude" w:date="2026-10-07T12:00:00Z"/>
        </w:rPr>
      </w:pPr>
      <w:ins w:id="886734" w:author="Claude" w:date="2026-10-07T12:00:00Z">
        <w:r>
          <w:rPr>
            <w:rFonts w:ascii="Consolas" w:hAnsi="Consolas" w:cs="Consolas"/>
            <w:sz w:val="14"/>
            <w:szCs w:val="14"/>
          </w:rPr>
          <w:t xml:space="preserve">1485          for a in avisos:</w:t>
        </w:r>
      </w:ins>
    </w:p>
    <w:p>
      <w:pPr>
        <w:shd w:val="clear" w:color="auto" w:fill="F7F7F7"/>
        <w:spacing w:before="0" w:after="0" w:line="180" w:lineRule="exact"/>
        <w:ind w:left="0" w:firstLine="0"/>
        <w:jc w:val="left"/>
        <w:rPr>
          <w:ins w:id="885249" w:author="Claude" w:date="2026-10-07T12:00:00Z"/>
        </w:rPr>
      </w:pPr>
      <w:ins w:id="886735" w:author="Claude" w:date="2026-10-07T12:00:00Z">
        <w:r>
          <w:rPr>
            <w:rFonts w:ascii="Consolas" w:hAnsi="Consolas" w:cs="Consolas"/>
            <w:sz w:val="14"/>
            <w:szCs w:val="14"/>
          </w:rPr>
          <w:t xml:space="preserve">1486              saida(f"  ⚠ {a}")</w:t>
        </w:r>
      </w:ins>
    </w:p>
    <w:p>
      <w:pPr>
        <w:shd w:val="clear" w:color="auto" w:fill="F7F7F7"/>
        <w:spacing w:before="0" w:after="0" w:line="180" w:lineRule="exact"/>
        <w:ind w:left="0" w:firstLine="0"/>
        <w:jc w:val="left"/>
        <w:rPr>
          <w:ins w:id="885249" w:author="Claude" w:date="2026-10-07T12:00:00Z"/>
        </w:rPr>
      </w:pPr>
      <w:ins w:id="886736" w:author="Claude" w:date="2026-10-07T12:00:00Z">
        <w:r>
          <w:rPr>
            <w:rFonts w:ascii="Consolas" w:hAnsi="Consolas" w:cs="Consolas"/>
            <w:sz w:val="14"/>
            <w:szCs w:val="14"/>
          </w:rPr>
          <w:t xml:space="preserve">1487          return cfg, pendentes</w:t>
        </w:r>
      </w:ins>
    </w:p>
    <w:p>
      <w:pPr>
        <w:shd w:val="clear" w:color="auto" w:fill="F7F7F7"/>
        <w:spacing w:before="0" w:after="0" w:line="180" w:lineRule="exact"/>
        <w:ind w:left="0" w:firstLine="0"/>
        <w:jc w:val="left"/>
        <w:rPr>
          <w:ins w:id="885249" w:author="Claude" w:date="2026-10-07T12:00:00Z"/>
        </w:rPr>
      </w:pPr>
      <w:ins w:id="886737" w:author="Claude" w:date="2026-10-07T12:00:00Z">
        <w:r>
          <w:rPr>
            <w:rFonts w:ascii="Consolas" w:hAnsi="Consolas" w:cs="Consolas"/>
            <w:sz w:val="14"/>
            <w:szCs w:val="14"/>
          </w:rPr>
          <w:t xml:space="preserve">1488  </w:t>
        </w:r>
      </w:ins>
    </w:p>
    <w:p>
      <w:pPr>
        <w:shd w:val="clear" w:color="auto" w:fill="F7F7F7"/>
        <w:spacing w:before="0" w:after="0" w:line="180" w:lineRule="exact"/>
        <w:ind w:left="0" w:firstLine="0"/>
        <w:jc w:val="left"/>
        <w:rPr>
          <w:ins w:id="885249" w:author="Claude" w:date="2026-10-07T12:00:00Z"/>
        </w:rPr>
      </w:pPr>
      <w:ins w:id="886738" w:author="Claude" w:date="2026-10-07T12:00:00Z">
        <w:r>
          <w:rPr>
            <w:rFonts w:ascii="Consolas" w:hAnsi="Consolas" w:cs="Consolas"/>
            <w:sz w:val="14"/>
            <w:szCs w:val="14"/>
          </w:rPr>
          <w:t xml:space="preserve">1489  </w:t>
        </w:r>
      </w:ins>
    </w:p>
    <w:p>
      <w:pPr>
        <w:shd w:val="clear" w:color="auto" w:fill="F7F7F7"/>
        <w:spacing w:before="0" w:after="0" w:line="180" w:lineRule="exact"/>
        <w:ind w:left="0" w:firstLine="0"/>
        <w:jc w:val="left"/>
        <w:rPr>
          <w:ins w:id="885249" w:author="Claude" w:date="2026-10-07T12:00:00Z"/>
        </w:rPr>
      </w:pPr>
      <w:ins w:id="886739" w:author="Claude" w:date="2026-10-07T12:00:00Z">
        <w:r>
          <w:rPr>
            <w:rFonts w:ascii="Consolas" w:hAnsi="Consolas" w:cs="Consolas"/>
            <w:sz w:val="14"/>
            <w:szCs w:val="14"/>
          </w:rPr>
          <w:t xml:space="preserve">1490  def exigir_entradas(cfg: Optional[EVTEASConfig]) -&gt; EVTEASConfig:</w:t>
        </w:r>
      </w:ins>
    </w:p>
    <w:p>
      <w:pPr>
        <w:shd w:val="clear" w:color="auto" w:fill="F7F7F7"/>
        <w:spacing w:before="0" w:after="0" w:line="180" w:lineRule="exact"/>
        <w:ind w:left="0" w:firstLine="0"/>
        <w:jc w:val="left"/>
        <w:rPr>
          <w:ins w:id="885249" w:author="Claude" w:date="2026-10-07T12:00:00Z"/>
        </w:rPr>
      </w:pPr>
      <w:ins w:id="886740" w:author="Claude" w:date="2026-10-07T12:00:00Z">
        <w:r>
          <w:rPr>
            <w:rFonts w:ascii="Consolas" w:hAnsi="Consolas" w:cs="Consolas"/>
            <w:sz w:val="14"/>
            <w:szCs w:val="14"/>
          </w:rPr>
          <w:t xml:space="preserve">1491      """Usada no notebook antes da análise: sem entradas concluídas, interrompe com mensagem curta."""</w:t>
        </w:r>
      </w:ins>
    </w:p>
    <w:p>
      <w:pPr>
        <w:shd w:val="clear" w:color="auto" w:fill="F7F7F7"/>
        <w:spacing w:before="0" w:after="0" w:line="180" w:lineRule="exact"/>
        <w:ind w:left="0" w:firstLine="0"/>
        <w:jc w:val="left"/>
        <w:rPr>
          <w:ins w:id="885249" w:author="Claude" w:date="2026-10-07T12:00:00Z"/>
        </w:rPr>
      </w:pPr>
      <w:ins w:id="886741" w:author="Claude" w:date="2026-10-07T12:00:00Z">
        <w:r>
          <w:rPr>
            <w:rFonts w:ascii="Consolas" w:hAnsi="Consolas" w:cs="Consolas"/>
            <w:sz w:val="14"/>
            <w:szCs w:val="14"/>
          </w:rPr>
          <w:t xml:space="preserve">1492      if cfg is None:</w:t>
        </w:r>
      </w:ins>
    </w:p>
    <w:p>
      <w:pPr>
        <w:shd w:val="clear" w:color="auto" w:fill="F7F7F7"/>
        <w:spacing w:before="0" w:after="0" w:line="180" w:lineRule="exact"/>
        <w:ind w:left="0" w:firstLine="0"/>
        <w:jc w:val="left"/>
        <w:rPr>
          <w:ins w:id="885249" w:author="Claude" w:date="2026-10-07T12:00:00Z"/>
        </w:rPr>
      </w:pPr>
      <w:ins w:id="886742" w:author="Claude" w:date="2026-10-07T12:00:00Z">
        <w:r>
          <w:rPr>
            <w:rFonts w:ascii="Consolas" w:hAnsi="Consolas" w:cs="Consolas"/>
            <w:sz w:val="14"/>
            <w:szCs w:val="14"/>
          </w:rPr>
          <w:t xml:space="preserve">1493          raise EntradaCancelada("A entrada de dados não foi concluída: execute a célula 'Entrada de dados do projeto'.")</w:t>
        </w:r>
      </w:ins>
    </w:p>
    <w:p>
      <w:pPr>
        <w:shd w:val="clear" w:color="auto" w:fill="F7F7F7"/>
        <w:spacing w:before="0" w:after="0" w:line="180" w:lineRule="exact"/>
        <w:ind w:left="0" w:firstLine="0"/>
        <w:jc w:val="left"/>
        <w:rPr>
          <w:ins w:id="885249" w:author="Claude" w:date="2026-10-07T12:00:00Z"/>
        </w:rPr>
      </w:pPr>
      <w:ins w:id="886743" w:author="Claude" w:date="2026-10-07T12:00:00Z">
        <w:r>
          <w:rPr>
            <w:rFonts w:ascii="Consolas" w:hAnsi="Consolas" w:cs="Consolas"/>
            <w:sz w:val="14"/>
            <w:szCs w:val="14"/>
          </w:rPr>
          <w:t xml:space="preserve">1494      return cfg</w:t>
        </w:r>
      </w:ins>
    </w:p>
    <w:p>
      <w:pPr>
        <w:shd w:val="clear" w:color="auto" w:fill="F7F7F7"/>
        <w:spacing w:before="0" w:after="0" w:line="180" w:lineRule="exact"/>
        <w:ind w:left="0" w:firstLine="0"/>
        <w:jc w:val="left"/>
        <w:rPr>
          <w:ins w:id="885249" w:author="Claude" w:date="2026-10-07T12:00:00Z"/>
        </w:rPr>
      </w:pPr>
      <w:ins w:id="886744" w:author="Claude" w:date="2026-10-07T12:00:00Z">
        <w:r>
          <w:rPr>
            <w:rFonts w:ascii="Consolas" w:hAnsi="Consolas" w:cs="Consolas"/>
            <w:sz w:val="14"/>
            <w:szCs w:val="14"/>
          </w:rPr>
          <w:t xml:space="preserve">1495  </w:t>
        </w:r>
      </w:ins>
    </w:p>
    <w:p>
      <w:pPr>
        <w:shd w:val="clear" w:color="auto" w:fill="F7F7F7"/>
        <w:spacing w:before="0" w:after="0" w:line="180" w:lineRule="exact"/>
        <w:ind w:left="0" w:firstLine="0"/>
        <w:jc w:val="left"/>
        <w:rPr>
          <w:ins w:id="885249" w:author="Claude" w:date="2026-10-07T12:00:00Z"/>
        </w:rPr>
      </w:pPr>
      <w:ins w:id="886745" w:author="Claude" w:date="2026-10-07T12:00:00Z">
        <w:r>
          <w:rPr>
            <w:rFonts w:ascii="Consolas" w:hAnsi="Consolas" w:cs="Consolas"/>
            <w:sz w:val="14"/>
            <w:szCs w:val="14"/>
          </w:rPr>
          <w:t xml:space="preserve">1496  </w:t>
        </w:r>
      </w:ins>
    </w:p>
    <w:p>
      <w:pPr>
        <w:shd w:val="clear" w:color="auto" w:fill="F7F7F7"/>
        <w:spacing w:before="0" w:after="0" w:line="180" w:lineRule="exact"/>
        <w:ind w:left="0" w:firstLine="0"/>
        <w:jc w:val="left"/>
        <w:rPr>
          <w:ins w:id="885249" w:author="Claude" w:date="2026-10-07T12:00:00Z"/>
        </w:rPr>
      </w:pPr>
      <w:ins w:id="886746" w:author="Claude" w:date="2026-10-07T12:00:00Z">
        <w:r>
          <w:rPr>
            <w:rFonts w:ascii="Consolas" w:hAnsi="Consolas" w:cs="Consolas"/>
            <w:sz w:val="14"/>
            <w:szCs w:val="14"/>
          </w:rPr>
          <w:t xml:space="preserve">1497  def iniciar_entradas(entrada: Callable[[str], str] = input, saida: Callable[..., None] = print,</w:t>
        </w:r>
      </w:ins>
    </w:p>
    <w:p>
      <w:pPr>
        <w:shd w:val="clear" w:color="auto" w:fill="F7F7F7"/>
        <w:spacing w:before="0" w:after="0" w:line="180" w:lineRule="exact"/>
        <w:ind w:left="0" w:firstLine="0"/>
        <w:jc w:val="left"/>
        <w:rPr>
          <w:ins w:id="885249" w:author="Claude" w:date="2026-10-07T12:00:00Z"/>
        </w:rPr>
      </w:pPr>
      <w:ins w:id="886747" w:author="Claude" w:date="2026-10-07T12:00:00Z">
        <w:r>
          <w:rPr>
            <w:rFonts w:ascii="Consolas" w:hAnsi="Consolas" w:cs="Consolas"/>
            <w:sz w:val="14"/>
            <w:szCs w:val="14"/>
          </w:rPr>
          <w:t xml:space="preserve">1498                       salvar: bool = True, pasta_saida: str = ".") -&gt; EVTEASConfig:</w:t>
        </w:r>
      </w:ins>
    </w:p>
    <w:p>
      <w:pPr>
        <w:shd w:val="clear" w:color="auto" w:fill="F7F7F7"/>
        <w:spacing w:before="0" w:after="0" w:line="180" w:lineRule="exact"/>
        <w:ind w:left="0" w:firstLine="0"/>
        <w:jc w:val="left"/>
        <w:rPr>
          <w:ins w:id="885249" w:author="Claude" w:date="2026-10-07T12:00:00Z"/>
        </w:rPr>
      </w:pPr>
      <w:ins w:id="886748" w:author="Claude" w:date="2026-10-07T12:00:00Z">
        <w:r>
          <w:rPr>
            <w:rFonts w:ascii="Consolas" w:hAnsi="Consolas" w:cs="Consolas"/>
            <w:sz w:val="14"/>
            <w:szCs w:val="14"/>
          </w:rPr>
          <w:t xml:space="preserve">1499      """Ponto de partida do estudo: nenhum resultado é calculado antes das entradas."""</w:t>
        </w:r>
      </w:ins>
    </w:p>
    <w:p>
      <w:pPr>
        <w:shd w:val="clear" w:color="auto" w:fill="F7F7F7"/>
        <w:spacing w:before="0" w:after="0" w:line="180" w:lineRule="exact"/>
        <w:ind w:left="0" w:firstLine="0"/>
        <w:jc w:val="left"/>
        <w:rPr>
          <w:ins w:id="885249" w:author="Claude" w:date="2026-10-07T12:00:00Z"/>
        </w:rPr>
      </w:pPr>
      <w:ins w:id="886749" w:author="Claude" w:date="2026-10-07T12:00:00Z">
        <w:r>
          <w:rPr>
            <w:rFonts w:ascii="Consolas" w:hAnsi="Consolas" w:cs="Consolas"/>
            <w:sz w:val="14"/>
            <w:szCs w:val="14"/>
          </w:rPr>
          <w:t xml:space="preserve">1500      saida("=" * 78 + "\nEVTEAS-Py — INÍCIO DO ESTUDO\n" + "=" * 78)</w:t>
        </w:r>
      </w:ins>
    </w:p>
    <w:p>
      <w:pPr>
        <w:shd w:val="clear" w:color="auto" w:fill="F7F7F7"/>
        <w:spacing w:before="0" w:after="0" w:line="180" w:lineRule="exact"/>
        <w:ind w:left="0" w:firstLine="0"/>
        <w:jc w:val="left"/>
        <w:rPr>
          <w:ins w:id="885249" w:author="Claude" w:date="2026-10-07T12:00:00Z"/>
        </w:rPr>
      </w:pPr>
      <w:ins w:id="886750" w:author="Claude" w:date="2026-10-07T12:00:00Z">
        <w:r>
          <w:rPr>
            <w:rFonts w:ascii="Consolas" w:hAnsi="Consolas" w:cs="Consolas"/>
            <w:sz w:val="14"/>
            <w:szCs w:val="14"/>
          </w:rPr>
          <w:t xml:space="preserve">1501      P = Perguntador(entrada, saida, "novo")</w:t>
        </w:r>
      </w:ins>
    </w:p>
    <w:p>
      <w:pPr>
        <w:shd w:val="clear" w:color="auto" w:fill="F7F7F7"/>
        <w:spacing w:before="0" w:after="0" w:line="180" w:lineRule="exact"/>
        <w:ind w:left="0" w:firstLine="0"/>
        <w:jc w:val="left"/>
        <w:rPr>
          <w:ins w:id="885249" w:author="Claude" w:date="2026-10-07T12:00:00Z"/>
        </w:rPr>
      </w:pPr>
      <w:ins w:id="886751" w:author="Claude" w:date="2026-10-07T12:00:00Z">
        <w:r>
          <w:rPr>
            <w:rFonts w:ascii="Consolas" w:hAnsi="Consolas" w:cs="Consolas"/>
            <w:sz w:val="14"/>
            <w:szCs w:val="14"/>
          </w:rPr>
          <w:t xml:space="preserve">1502      modo, _ = P.opcao("Como deseja informar os dados do projeto?", [</w:t>
        </w:r>
      </w:ins>
    </w:p>
    <w:p>
      <w:pPr>
        <w:shd w:val="clear" w:color="auto" w:fill="F7F7F7"/>
        <w:spacing w:before="0" w:after="0" w:line="180" w:lineRule="exact"/>
        <w:ind w:left="0" w:firstLine="0"/>
        <w:jc w:val="left"/>
        <w:rPr>
          <w:ins w:id="885249" w:author="Claude" w:date="2026-10-07T12:00:00Z"/>
        </w:rPr>
      </w:pPr>
      <w:ins w:id="886752" w:author="Claude" w:date="2026-10-07T12:00:00Z">
        <w:r>
          <w:rPr>
            <w:rFonts w:ascii="Consolas" w:hAnsi="Consolas" w:cs="Consolas"/>
            <w:sz w:val="14"/>
            <w:szCs w:val="14"/>
          </w:rPr>
          <w:t xml:space="preserve">1503          ("novo", "Novo projeto — digitar todas as entradas"),</w:t>
        </w:r>
      </w:ins>
    </w:p>
    <w:p>
      <w:pPr>
        <w:shd w:val="clear" w:color="auto" w:fill="F7F7F7"/>
        <w:spacing w:before="0" w:after="0" w:line="180" w:lineRule="exact"/>
        <w:ind w:left="0" w:firstLine="0"/>
        <w:jc w:val="left"/>
        <w:rPr>
          <w:ins w:id="885249" w:author="Claude" w:date="2026-10-07T12:00:00Z"/>
        </w:rPr>
      </w:pPr>
      <w:ins w:id="886753" w:author="Claude" w:date="2026-10-07T12:00:00Z">
        <w:r>
          <w:rPr>
            <w:rFonts w:ascii="Consolas" w:hAnsi="Consolas" w:cs="Consolas"/>
            <w:sz w:val="14"/>
            <w:szCs w:val="14"/>
          </w:rPr>
          <w:t xml:space="preserve">1504          ("arquivo", "Carregar arquivo de entradas (JSON) e revisar"),</w:t>
        </w:r>
      </w:ins>
    </w:p>
    <w:p>
      <w:pPr>
        <w:shd w:val="clear" w:color="auto" w:fill="F7F7F7"/>
        <w:spacing w:before="0" w:after="0" w:line="180" w:lineRule="exact"/>
        <w:ind w:left="0" w:firstLine="0"/>
        <w:jc w:val="left"/>
        <w:rPr>
          <w:ins w:id="885249" w:author="Claude" w:date="2026-10-07T12:00:00Z"/>
        </w:rPr>
      </w:pPr>
      <w:ins w:id="886754" w:author="Claude" w:date="2026-10-07T12:00:00Z">
        <w:r>
          <w:rPr>
            <w:rFonts w:ascii="Consolas" w:hAnsi="Consolas" w:cs="Consolas"/>
            <w:sz w:val="14"/>
            <w:szCs w:val="14"/>
          </w:rPr>
          <w:t xml:space="preserve">1505          ("exemplo", "Exemplo ilustrativo da dissertação (apenas demonstração)"),</w:t>
        </w:r>
      </w:ins>
    </w:p>
    <w:p>
      <w:pPr>
        <w:shd w:val="clear" w:color="auto" w:fill="F7F7F7"/>
        <w:spacing w:before="0" w:after="0" w:line="180" w:lineRule="exact"/>
        <w:ind w:left="0" w:firstLine="0"/>
        <w:jc w:val="left"/>
        <w:rPr>
          <w:ins w:id="885249" w:author="Claude" w:date="2026-10-07T12:00:00Z"/>
        </w:rPr>
      </w:pPr>
      <w:ins w:id="886755" w:author="Claude" w:date="2026-10-07T12:00:00Z">
        <w:r>
          <w:rPr>
            <w:rFonts w:ascii="Consolas" w:hAnsi="Consolas" w:cs="Consolas"/>
            <w:sz w:val="14"/>
            <w:szCs w:val="14"/>
          </w:rPr>
          <w:t xml:space="preserve">1506      ])</w:t>
        </w:r>
      </w:ins>
    </w:p>
    <w:p>
      <w:pPr>
        <w:shd w:val="clear" w:color="auto" w:fill="F7F7F7"/>
        <w:spacing w:before="0" w:after="0" w:line="180" w:lineRule="exact"/>
        <w:ind w:left="0" w:firstLine="0"/>
        <w:jc w:val="left"/>
        <w:rPr>
          <w:ins w:id="885249" w:author="Claude" w:date="2026-10-07T12:00:00Z"/>
        </w:rPr>
      </w:pPr>
      <w:ins w:id="886756" w:author="Claude" w:date="2026-10-07T12:00:00Z">
        <w:r>
          <w:rPr>
            <w:rFonts w:ascii="Consolas" w:hAnsi="Consolas" w:cs="Consolas"/>
            <w:sz w:val="14"/>
            <w:szCs w:val="14"/>
          </w:rPr>
          <w:t xml:space="preserve">1507      try:</w:t>
        </w:r>
      </w:ins>
    </w:p>
    <w:p>
      <w:pPr>
        <w:shd w:val="clear" w:color="auto" w:fill="F7F7F7"/>
        <w:spacing w:before="0" w:after="0" w:line="180" w:lineRule="exact"/>
        <w:ind w:left="0" w:firstLine="0"/>
        <w:jc w:val="left"/>
        <w:rPr>
          <w:ins w:id="885249" w:author="Claude" w:date="2026-10-07T12:00:00Z"/>
        </w:rPr>
      </w:pPr>
      <w:ins w:id="886757" w:author="Claude" w:date="2026-10-07T12:00:00Z">
        <w:r>
          <w:rPr>
            <w:rFonts w:ascii="Consolas" w:hAnsi="Consolas" w:cs="Consolas"/>
            <w:sz w:val="14"/>
            <w:szCs w:val="14"/>
          </w:rPr>
          <w:t xml:space="preserve">1508          if modo == "novo":</w:t>
        </w:r>
      </w:ins>
    </w:p>
    <w:p>
      <w:pPr>
        <w:shd w:val="clear" w:color="auto" w:fill="F7F7F7"/>
        <w:spacing w:before="0" w:after="0" w:line="180" w:lineRule="exact"/>
        <w:ind w:left="0" w:firstLine="0"/>
        <w:jc w:val="left"/>
        <w:rPr>
          <w:ins w:id="885249" w:author="Claude" w:date="2026-10-07T12:00:00Z"/>
        </w:rPr>
      </w:pPr>
      <w:ins w:id="886758" w:author="Claude" w:date="2026-10-07T12:00:00Z">
        <w:r>
          <w:rPr>
            <w:rFonts w:ascii="Consolas" w:hAnsi="Consolas" w:cs="Consolas"/>
            <w:sz w:val="14"/>
            <w:szCs w:val="14"/>
          </w:rPr>
          <w:t xml:space="preserve">1509              cfg = wizard_evteas(entrada, None, saida)</w:t>
        </w:r>
      </w:ins>
    </w:p>
    <w:p>
      <w:pPr>
        <w:shd w:val="clear" w:color="auto" w:fill="F7F7F7"/>
        <w:spacing w:before="0" w:after="0" w:line="180" w:lineRule="exact"/>
        <w:ind w:left="0" w:firstLine="0"/>
        <w:jc w:val="left"/>
        <w:rPr>
          <w:ins w:id="885249" w:author="Claude" w:date="2026-10-07T12:00:00Z"/>
        </w:rPr>
      </w:pPr>
      <w:ins w:id="886759" w:author="Claude" w:date="2026-10-07T12:00:00Z">
        <w:r>
          <w:rPr>
            <w:rFonts w:ascii="Consolas" w:hAnsi="Consolas" w:cs="Consolas"/>
            <w:sz w:val="14"/>
            <w:szCs w:val="14"/>
          </w:rPr>
          <w:t xml:space="preserve">1510          elif modo == "arquivo":</w:t>
        </w:r>
      </w:ins>
    </w:p>
    <w:p>
      <w:pPr>
        <w:shd w:val="clear" w:color="auto" w:fill="F7F7F7"/>
        <w:spacing w:before="0" w:after="0" w:line="180" w:lineRule="exact"/>
        <w:ind w:left="0" w:firstLine="0"/>
        <w:jc w:val="left"/>
        <w:rPr>
          <w:ins w:id="885249" w:author="Claude" w:date="2026-10-07T12:00:00Z"/>
        </w:rPr>
      </w:pPr>
      <w:ins w:id="886760" w:author="Claude" w:date="2026-10-07T12:00:00Z">
        <w:r>
          <w:rPr>
            <w:rFonts w:ascii="Consolas" w:hAnsi="Consolas" w:cs="Consolas"/>
            <w:sz w:val="14"/>
            <w:szCs w:val="14"/>
          </w:rPr>
          <w:t xml:space="preserve">1511              cfg, pendentes = _carregar_arquivo(entrada, saida)</w:t>
        </w:r>
      </w:ins>
    </w:p>
    <w:p>
      <w:pPr>
        <w:shd w:val="clear" w:color="auto" w:fill="F7F7F7"/>
        <w:spacing w:before="0" w:after="0" w:line="180" w:lineRule="exact"/>
        <w:ind w:left="0" w:firstLine="0"/>
        <w:jc w:val="left"/>
        <w:rPr>
          <w:ins w:id="885249" w:author="Claude" w:date="2026-10-07T12:00:00Z"/>
        </w:rPr>
      </w:pPr>
      <w:ins w:id="886761" w:author="Claude" w:date="2026-10-07T12:00:00Z">
        <w:r>
          <w:rPr>
            <w:rFonts w:ascii="Consolas" w:hAnsi="Consolas" w:cs="Consolas"/>
            <w:sz w:val="14"/>
            <w:szCs w:val="14"/>
          </w:rPr>
          <w:t xml:space="preserve">1512              if pendentes:</w:t>
        </w:r>
      </w:ins>
    </w:p>
    <w:p>
      <w:pPr>
        <w:shd w:val="clear" w:color="auto" w:fill="F7F7F7"/>
        <w:spacing w:before="0" w:after="0" w:line="180" w:lineRule="exact"/>
        <w:ind w:left="0" w:firstLine="0"/>
        <w:jc w:val="left"/>
        <w:rPr>
          <w:ins w:id="885249" w:author="Claude" w:date="2026-10-07T12:00:00Z"/>
        </w:rPr>
      </w:pPr>
      <w:ins w:id="886762" w:author="Claude" w:date="2026-10-07T12:00:00Z">
        <w:r>
          <w:rPr>
            <w:rFonts w:ascii="Consolas" w:hAnsi="Consolas" w:cs="Consolas"/>
            <w:sz w:val="14"/>
            <w:szCs w:val="14"/>
          </w:rPr>
          <w:t xml:space="preserve">1513                  saida(f"⚠ O arquivo não traz {len(pendentes)} entrada(s), que serão pedidas na revisão a seguir: "</w:t>
        </w:r>
      </w:ins>
    </w:p>
    <w:p>
      <w:pPr>
        <w:shd w:val="clear" w:color="auto" w:fill="F7F7F7"/>
        <w:spacing w:before="0" w:after="0" w:line="180" w:lineRule="exact"/>
        <w:ind w:left="0" w:firstLine="0"/>
        <w:jc w:val="left"/>
        <w:rPr>
          <w:ins w:id="885249" w:author="Claude" w:date="2026-10-07T12:00:00Z"/>
        </w:rPr>
      </w:pPr>
      <w:ins w:id="886763" w:author="Claude" w:date="2026-10-07T12:00:00Z">
        <w:r>
          <w:rPr>
            <w:rFonts w:ascii="Consolas" w:hAnsi="Consolas" w:cs="Consolas"/>
            <w:sz w:val="14"/>
            <w:szCs w:val="14"/>
          </w:rPr>
          <w:t xml:space="preserve">1514                        + ", ".join(pendentes[:12]) + (" …" if len(pendentes) &gt; 12 else ""))</w:t>
        </w:r>
      </w:ins>
    </w:p>
    <w:p>
      <w:pPr>
        <w:shd w:val="clear" w:color="auto" w:fill="F7F7F7"/>
        <w:spacing w:before="0" w:after="0" w:line="180" w:lineRule="exact"/>
        <w:ind w:left="0" w:firstLine="0"/>
        <w:jc w:val="left"/>
        <w:rPr>
          <w:ins w:id="885249" w:author="Claude" w:date="2026-10-07T12:00:00Z"/>
        </w:rPr>
      </w:pPr>
      <w:ins w:id="886764" w:author="Claude" w:date="2026-10-07T12:00:00Z">
        <w:r>
          <w:rPr>
            <w:rFonts w:ascii="Consolas" w:hAnsi="Consolas" w:cs="Consolas"/>
            <w:sz w:val="14"/>
            <w:szCs w:val="14"/>
          </w:rPr>
          <w:t xml:space="preserve">1515                  revisar = True</w:t>
        </w:r>
      </w:ins>
    </w:p>
    <w:p>
      <w:pPr>
        <w:shd w:val="clear" w:color="auto" w:fill="F7F7F7"/>
        <w:spacing w:before="0" w:after="0" w:line="180" w:lineRule="exact"/>
        <w:ind w:left="0" w:firstLine="0"/>
        <w:jc w:val="left"/>
        <w:rPr>
          <w:ins w:id="885249" w:author="Claude" w:date="2026-10-07T12:00:00Z"/>
        </w:rPr>
      </w:pPr>
      <w:ins w:id="886765" w:author="Claude" w:date="2026-10-07T12:00:00Z">
        <w:r>
          <w:rPr>
            <w:rFonts w:ascii="Consolas" w:hAnsi="Consolas" w:cs="Consolas"/>
            <w:sz w:val="14"/>
            <w:szCs w:val="14"/>
          </w:rPr>
          <w:t xml:space="preserve">1516              else:</w:t>
        </w:r>
      </w:ins>
    </w:p>
    <w:p>
      <w:pPr>
        <w:shd w:val="clear" w:color="auto" w:fill="F7F7F7"/>
        <w:spacing w:before="0" w:after="0" w:line="180" w:lineRule="exact"/>
        <w:ind w:left="0" w:firstLine="0"/>
        <w:jc w:val="left"/>
        <w:rPr>
          <w:ins w:id="885249" w:author="Claude" w:date="2026-10-07T12:00:00Z"/>
        </w:rPr>
      </w:pPr>
      <w:ins w:id="886766" w:author="Claude" w:date="2026-10-07T12:00:00Z">
        <w:r>
          <w:rPr>
            <w:rFonts w:ascii="Consolas" w:hAnsi="Consolas" w:cs="Consolas"/>
            <w:sz w:val="14"/>
            <w:szCs w:val="14"/>
          </w:rPr>
          <w:t xml:space="preserve">1517                  revisar, _ = P.sim_nao("Revisar as entradas carregadas bloco a bloco?", None)</w:t>
        </w:r>
      </w:ins>
    </w:p>
    <w:p>
      <w:pPr>
        <w:shd w:val="clear" w:color="auto" w:fill="F7F7F7"/>
        <w:spacing w:before="0" w:after="0" w:line="180" w:lineRule="exact"/>
        <w:ind w:left="0" w:firstLine="0"/>
        <w:jc w:val="left"/>
        <w:rPr>
          <w:ins w:id="885249" w:author="Claude" w:date="2026-10-07T12:00:00Z"/>
        </w:rPr>
      </w:pPr>
      <w:ins w:id="886767" w:author="Claude" w:date="2026-10-07T12:00:00Z">
        <w:r>
          <w:rPr>
            <w:rFonts w:ascii="Consolas" w:hAnsi="Consolas" w:cs="Consolas"/>
            <w:sz w:val="14"/>
            <w:szCs w:val="14"/>
          </w:rPr>
          <w:t xml:space="preserve">1518              if revisar:</w:t>
        </w:r>
      </w:ins>
    </w:p>
    <w:p>
      <w:pPr>
        <w:shd w:val="clear" w:color="auto" w:fill="F7F7F7"/>
        <w:spacing w:before="0" w:after="0" w:line="180" w:lineRule="exact"/>
        <w:ind w:left="0" w:firstLine="0"/>
        <w:jc w:val="left"/>
        <w:rPr>
          <w:ins w:id="885249" w:author="Claude" w:date="2026-10-07T12:00:00Z"/>
        </w:rPr>
      </w:pPr>
      <w:ins w:id="886768" w:author="Claude" w:date="2026-10-07T12:00:00Z">
        <w:r>
          <w:rPr>
            <w:rFonts w:ascii="Consolas" w:hAnsi="Consolas" w:cs="Consolas"/>
            <w:sz w:val="14"/>
            <w:szCs w:val="14"/>
          </w:rPr>
          <w:t xml:space="preserve">1519                  cfg = wizard_evteas(entrada, cfg, saida)</w:t>
        </w:r>
      </w:ins>
    </w:p>
    <w:p>
      <w:pPr>
        <w:shd w:val="clear" w:color="auto" w:fill="F7F7F7"/>
        <w:spacing w:before="0" w:after="0" w:line="180" w:lineRule="exact"/>
        <w:ind w:left="0" w:firstLine="0"/>
        <w:jc w:val="left"/>
        <w:rPr>
          <w:ins w:id="885249" w:author="Claude" w:date="2026-10-07T12:00:00Z"/>
        </w:rPr>
      </w:pPr>
      <w:ins w:id="886769" w:author="Claude" w:date="2026-10-07T12:00:00Z">
        <w:r>
          <w:rPr>
            <w:rFonts w:ascii="Consolas" w:hAnsi="Consolas" w:cs="Consolas"/>
            <w:sz w:val="14"/>
            <w:szCs w:val="14"/>
          </w:rPr>
          <w:t xml:space="preserve">1520          else:</w:t>
        </w:r>
      </w:ins>
    </w:p>
    <w:p>
      <w:pPr>
        <w:shd w:val="clear" w:color="auto" w:fill="F7F7F7"/>
        <w:spacing w:before="0" w:after="0" w:line="180" w:lineRule="exact"/>
        <w:ind w:left="0" w:firstLine="0"/>
        <w:jc w:val="left"/>
        <w:rPr>
          <w:ins w:id="885249" w:author="Claude" w:date="2026-10-07T12:00:00Z"/>
        </w:rPr>
      </w:pPr>
      <w:ins w:id="886770" w:author="Claude" w:date="2026-10-07T12:00:00Z">
        <w:r>
          <w:rPr>
            <w:rFonts w:ascii="Consolas" w:hAnsi="Consolas" w:cs="Consolas"/>
            <w:sz w:val="14"/>
            <w:szCs w:val="14"/>
          </w:rPr>
          <w:t xml:space="preserve">1521              cfg = criar_config_caso_base()</w:t>
        </w:r>
      </w:ins>
    </w:p>
    <w:p>
      <w:pPr>
        <w:shd w:val="clear" w:color="auto" w:fill="F7F7F7"/>
        <w:spacing w:before="0" w:after="0" w:line="180" w:lineRule="exact"/>
        <w:ind w:left="0" w:firstLine="0"/>
        <w:jc w:val="left"/>
        <w:rPr>
          <w:ins w:id="885249" w:author="Claude" w:date="2026-10-07T12:00:00Z"/>
        </w:rPr>
      </w:pPr>
      <w:ins w:id="886771" w:author="Claude" w:date="2026-10-07T12:00:00Z">
        <w:r>
          <w:rPr>
            <w:rFonts w:ascii="Consolas" w:hAnsi="Consolas" w:cs="Consolas"/>
            <w:sz w:val="14"/>
            <w:szCs w:val="14"/>
          </w:rPr>
          <w:t xml:space="preserve">1522              cfg.projeto = f"EXEMPLO ILUSTRATIVO — {cfg.projeto}"</w:t>
        </w:r>
      </w:ins>
    </w:p>
    <w:p>
      <w:pPr>
        <w:shd w:val="clear" w:color="auto" w:fill="F7F7F7"/>
        <w:spacing w:before="0" w:after="0" w:line="180" w:lineRule="exact"/>
        <w:ind w:left="0" w:firstLine="0"/>
        <w:jc w:val="left"/>
        <w:rPr>
          <w:ins w:id="885249" w:author="Claude" w:date="2026-10-07T12:00:00Z"/>
        </w:rPr>
      </w:pPr>
      <w:ins w:id="886772" w:author="Claude" w:date="2026-10-07T12:00:00Z">
        <w:r>
          <w:rPr>
            <w:rFonts w:ascii="Consolas" w:hAnsi="Consolas" w:cs="Consolas"/>
            <w:sz w:val="14"/>
            <w:szCs w:val="14"/>
          </w:rPr>
          <w:t xml:space="preserve">1523              saida("⚠ Exemplo ilustrativo carregado: os resultados NÃO representam o seu projeto.")</w:t>
        </w:r>
      </w:ins>
    </w:p>
    <w:p>
      <w:pPr>
        <w:shd w:val="clear" w:color="auto" w:fill="F7F7F7"/>
        <w:spacing w:before="0" w:after="0" w:line="180" w:lineRule="exact"/>
        <w:ind w:left="0" w:firstLine="0"/>
        <w:jc w:val="left"/>
        <w:rPr>
          <w:ins w:id="885249" w:author="Claude" w:date="2026-10-07T12:00:00Z"/>
        </w:rPr>
      </w:pPr>
      <w:ins w:id="886773" w:author="Claude" w:date="2026-10-07T12:00:00Z">
        <w:r>
          <w:rPr>
            <w:rFonts w:ascii="Consolas" w:hAnsi="Consolas" w:cs="Consolas"/>
            <w:sz w:val="14"/>
            <w:szCs w:val="14"/>
          </w:rPr>
          <w:t xml:space="preserve">1524      except EntradaCancelada as exc:</w:t>
        </w:r>
      </w:ins>
    </w:p>
    <w:p>
      <w:pPr>
        <w:shd w:val="clear" w:color="auto" w:fill="F7F7F7"/>
        <w:spacing w:before="0" w:after="0" w:line="180" w:lineRule="exact"/>
        <w:ind w:left="0" w:firstLine="0"/>
        <w:jc w:val="left"/>
        <w:rPr>
          <w:ins w:id="885249" w:author="Claude" w:date="2026-10-07T12:00:00Z"/>
        </w:rPr>
      </w:pPr>
      <w:ins w:id="886774" w:author="Claude" w:date="2026-10-07T12:00:00Z">
        <w:r>
          <w:rPr>
            <w:rFonts w:ascii="Consolas" w:hAnsi="Consolas" w:cs="Consolas"/>
            <w:sz w:val="14"/>
            <w:szCs w:val="14"/>
          </w:rPr>
          <w:t xml:space="preserve">1525          parcial = getattr(exc, "cfg", None)</w:t>
        </w:r>
      </w:ins>
    </w:p>
    <w:p>
      <w:pPr>
        <w:shd w:val="clear" w:color="auto" w:fill="F7F7F7"/>
        <w:spacing w:before="0" w:after="0" w:line="180" w:lineRule="exact"/>
        <w:ind w:left="0" w:firstLine="0"/>
        <w:jc w:val="left"/>
        <w:rPr>
          <w:ins w:id="885249" w:author="Claude" w:date="2026-10-07T12:00:00Z"/>
        </w:rPr>
      </w:pPr>
      <w:ins w:id="886775" w:author="Claude" w:date="2026-10-07T12:00:00Z">
        <w:r>
          <w:rPr>
            <w:rFonts w:ascii="Consolas" w:hAnsi="Consolas" w:cs="Consolas"/>
            <w:sz w:val="14"/>
            <w:szCs w:val="14"/>
          </w:rPr>
          <w:t xml:space="preserve">1526          if salvar and parcial is not None:</w:t>
        </w:r>
      </w:ins>
    </w:p>
    <w:p>
      <w:pPr>
        <w:shd w:val="clear" w:color="auto" w:fill="F7F7F7"/>
        <w:spacing w:before="0" w:after="0" w:line="180" w:lineRule="exact"/>
        <w:ind w:left="0" w:firstLine="0"/>
        <w:jc w:val="left"/>
        <w:rPr>
          <w:ins w:id="885249" w:author="Claude" w:date="2026-10-07T12:00:00Z"/>
        </w:rPr>
      </w:pPr>
      <w:ins w:id="886776" w:author="Claude" w:date="2026-10-07T12:00:00Z">
        <w:r>
          <w:rPr>
            <w:rFonts w:ascii="Consolas" w:hAnsi="Consolas" w:cs="Consolas"/>
            <w:sz w:val="14"/>
            <w:szCs w:val="14"/>
          </w:rPr>
          <w:t xml:space="preserve">1527              caminho = str(Path(pasta_saida) / nome_arquivo(parcial).replace(".json", "_rascunho.json"))</w:t>
        </w:r>
      </w:ins>
    </w:p>
    <w:p>
      <w:pPr>
        <w:shd w:val="clear" w:color="auto" w:fill="F7F7F7"/>
        <w:spacing w:before="0" w:after="0" w:line="180" w:lineRule="exact"/>
        <w:ind w:left="0" w:firstLine="0"/>
        <w:jc w:val="left"/>
        <w:rPr>
          <w:ins w:id="885249" w:author="Claude" w:date="2026-10-07T12:00:00Z"/>
        </w:rPr>
      </w:pPr>
      <w:ins w:id="886777" w:author="Claude" w:date="2026-10-07T12:00:00Z">
        <w:r>
          <w:rPr>
            <w:rFonts w:ascii="Consolas" w:hAnsi="Consolas" w:cs="Consolas"/>
            <w:sz w:val="14"/>
            <w:szCs w:val="14"/>
          </w:rPr>
          <w:t xml:space="preserve">1528              salvar_config(parcial, caminho)</w:t>
        </w:r>
      </w:ins>
    </w:p>
    <w:p>
      <w:pPr>
        <w:shd w:val="clear" w:color="auto" w:fill="F7F7F7"/>
        <w:spacing w:before="0" w:after="0" w:line="180" w:lineRule="exact"/>
        <w:ind w:left="0" w:firstLine="0"/>
        <w:jc w:val="left"/>
        <w:rPr>
          <w:ins w:id="885249" w:author="Claude" w:date="2026-10-07T12:00:00Z"/>
        </w:rPr>
      </w:pPr>
      <w:ins w:id="886778" w:author="Claude" w:date="2026-10-07T12:00:00Z">
        <w:r>
          <w:rPr>
            <w:rFonts w:ascii="Consolas" w:hAnsi="Consolas" w:cs="Consolas"/>
            <w:sz w:val="14"/>
            <w:szCs w:val="14"/>
          </w:rPr>
          <w:t xml:space="preserve">1529              _baixar_no_colab(caminho)</w:t>
        </w:r>
      </w:ins>
    </w:p>
    <w:p>
      <w:pPr>
        <w:shd w:val="clear" w:color="auto" w:fill="F7F7F7"/>
        <w:spacing w:before="0" w:after="0" w:line="180" w:lineRule="exact"/>
        <w:ind w:left="0" w:firstLine="0"/>
        <w:jc w:val="left"/>
        <w:rPr>
          <w:ins w:id="885249" w:author="Claude" w:date="2026-10-07T12:00:00Z"/>
        </w:rPr>
      </w:pPr>
      <w:ins w:id="886779" w:author="Claude" w:date="2026-10-07T12:00:00Z">
        <w:r>
          <w:rPr>
            <w:rFonts w:ascii="Consolas" w:hAnsi="Consolas" w:cs="Consolas"/>
            <w:sz w:val="14"/>
            <w:szCs w:val="14"/>
          </w:rPr>
          <w:t xml:space="preserve">1530              raise EntradaCancelada(f"Entrada interrompida. As respostas dadas foram salvas em {caminho}; "</w:t>
        </w:r>
      </w:ins>
    </w:p>
    <w:p>
      <w:pPr>
        <w:shd w:val="clear" w:color="auto" w:fill="F7F7F7"/>
        <w:spacing w:before="0" w:after="0" w:line="180" w:lineRule="exact"/>
        <w:ind w:left="0" w:firstLine="0"/>
        <w:jc w:val="left"/>
        <w:rPr>
          <w:ins w:id="885249" w:author="Claude" w:date="2026-10-07T12:00:00Z"/>
        </w:rPr>
      </w:pPr>
      <w:ins w:id="886780" w:author="Claude" w:date="2026-10-07T12:00:00Z">
        <w:r>
          <w:rPr>
            <w:rFonts w:ascii="Consolas" w:hAnsi="Consolas" w:cs="Consolas"/>
            <w:sz w:val="14"/>
            <w:szCs w:val="14"/>
          </w:rPr>
          <w:t xml:space="preserve">1531                                     "use a opção 2 para continuar de onde parou.") from None</w:t>
        </w:r>
      </w:ins>
    </w:p>
    <w:p>
      <w:pPr>
        <w:shd w:val="clear" w:color="auto" w:fill="F7F7F7"/>
        <w:spacing w:before="0" w:after="0" w:line="180" w:lineRule="exact"/>
        <w:ind w:left="0" w:firstLine="0"/>
        <w:jc w:val="left"/>
        <w:rPr>
          <w:ins w:id="885249" w:author="Claude" w:date="2026-10-07T12:00:00Z"/>
        </w:rPr>
      </w:pPr>
      <w:ins w:id="886781" w:author="Claude" w:date="2026-10-07T12:00:00Z">
        <w:r>
          <w:rPr>
            <w:rFonts w:ascii="Consolas" w:hAnsi="Consolas" w:cs="Consolas"/>
            <w:sz w:val="14"/>
            <w:szCs w:val="14"/>
          </w:rPr>
          <w:t xml:space="preserve">1532          raise</w:t>
        </w:r>
      </w:ins>
    </w:p>
    <w:p>
      <w:pPr>
        <w:shd w:val="clear" w:color="auto" w:fill="F7F7F7"/>
        <w:spacing w:before="0" w:after="0" w:line="180" w:lineRule="exact"/>
        <w:ind w:left="0" w:firstLine="0"/>
        <w:jc w:val="left"/>
        <w:rPr>
          <w:ins w:id="885249" w:author="Claude" w:date="2026-10-07T12:00:00Z"/>
        </w:rPr>
      </w:pPr>
      <w:ins w:id="886782" w:author="Claude" w:date="2026-10-07T12:00:00Z">
        <w:r>
          <w:rPr>
            <w:rFonts w:ascii="Consolas" w:hAnsi="Consolas" w:cs="Consolas"/>
            <w:sz w:val="14"/>
            <w:szCs w:val="14"/>
          </w:rPr>
          <w:t xml:space="preserve">1533      while True:</w:t>
        </w:r>
      </w:ins>
    </w:p>
    <w:p>
      <w:pPr>
        <w:shd w:val="clear" w:color="auto" w:fill="F7F7F7"/>
        <w:spacing w:before="0" w:after="0" w:line="180" w:lineRule="exact"/>
        <w:ind w:left="0" w:firstLine="0"/>
        <w:jc w:val="left"/>
        <w:rPr>
          <w:ins w:id="885249" w:author="Claude" w:date="2026-10-07T12:00:00Z"/>
        </w:rPr>
      </w:pPr>
      <w:ins w:id="886783" w:author="Claude" w:date="2026-10-07T12:00:00Z">
        <w:r>
          <w:rPr>
            <w:rFonts w:ascii="Consolas" w:hAnsi="Consolas" w:cs="Consolas"/>
            <w:sz w:val="14"/>
            <w:szCs w:val="14"/>
          </w:rPr>
          <w:t xml:space="preserve">1534          saida("\nResumo das entradas:")</w:t>
        </w:r>
      </w:ins>
    </w:p>
    <w:p>
      <w:pPr>
        <w:shd w:val="clear" w:color="auto" w:fill="F7F7F7"/>
        <w:spacing w:before="0" w:after="0" w:line="180" w:lineRule="exact"/>
        <w:ind w:left="0" w:firstLine="0"/>
        <w:jc w:val="left"/>
        <w:rPr>
          <w:ins w:id="885249" w:author="Claude" w:date="2026-10-07T12:00:00Z"/>
        </w:rPr>
      </w:pPr>
      <w:ins w:id="886784" w:author="Claude" w:date="2026-10-07T12:00:00Z">
        <w:r>
          <w:rPr>
            <w:rFonts w:ascii="Consolas" w:hAnsi="Consolas" w:cs="Consolas"/>
            <w:sz w:val="14"/>
            <w:szCs w:val="14"/>
          </w:rPr>
          <w:t xml:space="preserve">1535          saida(resumo_entradas(cfg).to_string(index=False))</w:t>
        </w:r>
      </w:ins>
    </w:p>
    <w:p>
      <w:pPr>
        <w:shd w:val="clear" w:color="auto" w:fill="F7F7F7"/>
        <w:spacing w:before="0" w:after="0" w:line="180" w:lineRule="exact"/>
        <w:ind w:left="0" w:firstLine="0"/>
        <w:jc w:val="left"/>
        <w:rPr>
          <w:ins w:id="885249" w:author="Claude" w:date="2026-10-07T12:00:00Z"/>
        </w:rPr>
      </w:pPr>
      <w:ins w:id="886785" w:author="Claude" w:date="2026-10-07T12:00:00Z">
        <w:r>
          <w:rPr>
            <w:rFonts w:ascii="Consolas" w:hAnsi="Consolas" w:cs="Consolas"/>
            <w:sz w:val="14"/>
            <w:szCs w:val="14"/>
          </w:rPr>
          <w:t xml:space="preserve">1536          try:</w:t>
        </w:r>
      </w:ins>
    </w:p>
    <w:p>
      <w:pPr>
        <w:shd w:val="clear" w:color="auto" w:fill="F7F7F7"/>
        <w:spacing w:before="0" w:after="0" w:line="180" w:lineRule="exact"/>
        <w:ind w:left="0" w:firstLine="0"/>
        <w:jc w:val="left"/>
        <w:rPr>
          <w:ins w:id="885249" w:author="Claude" w:date="2026-10-07T12:00:00Z"/>
        </w:rPr>
      </w:pPr>
      <w:ins w:id="886786" w:author="Claude" w:date="2026-10-07T12:00:00Z">
        <w:r>
          <w:rPr>
            <w:rFonts w:ascii="Consolas" w:hAnsi="Consolas" w:cs="Consolas"/>
            <w:sz w:val="14"/>
            <w:szCs w:val="14"/>
          </w:rPr>
          <w:t xml:space="preserve">1537              acao, _ = P.opcao("\nO que deseja fazer?", [("executar", "Confirmar e executar a análise"),</w:t>
        </w:r>
      </w:ins>
    </w:p>
    <w:p>
      <w:pPr>
        <w:shd w:val="clear" w:color="auto" w:fill="F7F7F7"/>
        <w:spacing w:before="0" w:after="0" w:line="180" w:lineRule="exact"/>
        <w:ind w:left="0" w:firstLine="0"/>
        <w:jc w:val="left"/>
        <w:rPr>
          <w:ins w:id="885249" w:author="Claude" w:date="2026-10-07T12:00:00Z"/>
        </w:rPr>
      </w:pPr>
      <w:ins w:id="886787" w:author="Claude" w:date="2026-10-07T12:00:00Z">
        <w:r>
          <w:rPr>
            <w:rFonts w:ascii="Consolas" w:hAnsi="Consolas" w:cs="Consolas"/>
            <w:sz w:val="14"/>
            <w:szCs w:val="14"/>
          </w:rPr>
          <w:t xml:space="preserve">1538                                                           ("editar", "Corrigir um bloco de entradas"),</w:t>
        </w:r>
      </w:ins>
    </w:p>
    <w:p>
      <w:pPr>
        <w:shd w:val="clear" w:color="auto" w:fill="F7F7F7"/>
        <w:spacing w:before="0" w:after="0" w:line="180" w:lineRule="exact"/>
        <w:ind w:left="0" w:firstLine="0"/>
        <w:jc w:val="left"/>
        <w:rPr>
          <w:ins w:id="885249" w:author="Claude" w:date="2026-10-07T12:00:00Z"/>
        </w:rPr>
      </w:pPr>
      <w:ins w:id="886788" w:author="Claude" w:date="2026-10-07T12:00:00Z">
        <w:r>
          <w:rPr>
            <w:rFonts w:ascii="Consolas" w:hAnsi="Consolas" w:cs="Consolas"/>
            <w:sz w:val="14"/>
            <w:szCs w:val="14"/>
          </w:rPr>
          <w:t xml:space="preserve">1539                                                           ("sair", "Salvar as entradas e encerrar sem executar")])</w:t>
        </w:r>
      </w:ins>
    </w:p>
    <w:p>
      <w:pPr>
        <w:shd w:val="clear" w:color="auto" w:fill="F7F7F7"/>
        <w:spacing w:before="0" w:after="0" w:line="180" w:lineRule="exact"/>
        <w:ind w:left="0" w:firstLine="0"/>
        <w:jc w:val="left"/>
        <w:rPr>
          <w:ins w:id="885249" w:author="Claude" w:date="2026-10-07T12:00:00Z"/>
        </w:rPr>
      </w:pPr>
      <w:ins w:id="886789" w:author="Claude" w:date="2026-10-07T12:00:00Z">
        <w:r>
          <w:rPr>
            <w:rFonts w:ascii="Consolas" w:hAnsi="Consolas" w:cs="Consolas"/>
            <w:sz w:val="14"/>
            <w:szCs w:val="14"/>
          </w:rPr>
          <w:t xml:space="preserve">1540          except EntradaCancelada:</w:t>
        </w:r>
      </w:ins>
    </w:p>
    <w:p>
      <w:pPr>
        <w:shd w:val="clear" w:color="auto" w:fill="F7F7F7"/>
        <w:spacing w:before="0" w:after="0" w:line="180" w:lineRule="exact"/>
        <w:ind w:left="0" w:firstLine="0"/>
        <w:jc w:val="left"/>
        <w:rPr>
          <w:ins w:id="885249" w:author="Claude" w:date="2026-10-07T12:00:00Z"/>
        </w:rPr>
      </w:pPr>
      <w:ins w:id="886790" w:author="Claude" w:date="2026-10-07T12:00:00Z">
        <w:r>
          <w:rPr>
            <w:rFonts w:ascii="Consolas" w:hAnsi="Consolas" w:cs="Consolas"/>
            <w:sz w:val="14"/>
            <w:szCs w:val="14"/>
          </w:rPr>
          <w:t xml:space="preserve">1541              acao = "sair"                    # 'sair' no menu final salva antes de encerrar</w:t>
        </w:r>
      </w:ins>
    </w:p>
    <w:p>
      <w:pPr>
        <w:shd w:val="clear" w:color="auto" w:fill="F7F7F7"/>
        <w:spacing w:before="0" w:after="0" w:line="180" w:lineRule="exact"/>
        <w:ind w:left="0" w:firstLine="0"/>
        <w:jc w:val="left"/>
        <w:rPr>
          <w:ins w:id="885249" w:author="Claude" w:date="2026-10-07T12:00:00Z"/>
        </w:rPr>
      </w:pPr>
      <w:ins w:id="886791" w:author="Claude" w:date="2026-10-07T12:00:00Z">
        <w:r>
          <w:rPr>
            <w:rFonts w:ascii="Consolas" w:hAnsi="Consolas" w:cs="Consolas"/>
            <w:sz w:val="14"/>
            <w:szCs w:val="14"/>
          </w:rPr>
          <w:t xml:space="preserve">1542          if acao == "editar":</w:t>
        </w:r>
      </w:ins>
    </w:p>
    <w:p>
      <w:pPr>
        <w:shd w:val="clear" w:color="auto" w:fill="F7F7F7"/>
        <w:spacing w:before="0" w:after="0" w:line="180" w:lineRule="exact"/>
        <w:ind w:left="0" w:firstLine="0"/>
        <w:jc w:val="left"/>
        <w:rPr>
          <w:ins w:id="885249" w:author="Claude" w:date="2026-10-07T12:00:00Z"/>
        </w:rPr>
      </w:pPr>
      <w:ins w:id="886792" w:author="Claude" w:date="2026-10-07T12:00:00Z">
        <w:r>
          <w:rPr>
            <w:rFonts w:ascii="Consolas" w:hAnsi="Consolas" w:cs="Consolas"/>
            <w:sz w:val="14"/>
            <w:szCs w:val="14"/>
          </w:rPr>
          <w:t xml:space="preserve">1543              nomes = [(n, n) for n, _ in BLOCOS]</w:t>
        </w:r>
      </w:ins>
    </w:p>
    <w:p>
      <w:pPr>
        <w:shd w:val="clear" w:color="auto" w:fill="F7F7F7"/>
        <w:spacing w:before="0" w:after="0" w:line="180" w:lineRule="exact"/>
        <w:ind w:left="0" w:firstLine="0"/>
        <w:jc w:val="left"/>
        <w:rPr>
          <w:ins w:id="885249" w:author="Claude" w:date="2026-10-07T12:00:00Z"/>
        </w:rPr>
      </w:pPr>
      <w:ins w:id="886793" w:author="Claude" w:date="2026-10-07T12:00:00Z">
        <w:r>
          <w:rPr>
            <w:rFonts w:ascii="Consolas" w:hAnsi="Consolas" w:cs="Consolas"/>
            <w:sz w:val="14"/>
            <w:szCs w:val="14"/>
          </w:rPr>
          <w:t xml:space="preserve">1544              try:</w:t>
        </w:r>
      </w:ins>
    </w:p>
    <w:p>
      <w:pPr>
        <w:shd w:val="clear" w:color="auto" w:fill="F7F7F7"/>
        <w:spacing w:before="0" w:after="0" w:line="180" w:lineRule="exact"/>
        <w:ind w:left="0" w:firstLine="0"/>
        <w:jc w:val="left"/>
        <w:rPr>
          <w:ins w:id="885249" w:author="Claude" w:date="2026-10-07T12:00:00Z"/>
        </w:rPr>
      </w:pPr>
      <w:ins w:id="886794" w:author="Claude" w:date="2026-10-07T12:00:00Z">
        <w:r>
          <w:rPr>
            <w:rFonts w:ascii="Consolas" w:hAnsi="Consolas" w:cs="Consolas"/>
            <w:sz w:val="14"/>
            <w:szCs w:val="14"/>
          </w:rPr>
          <w:t xml:space="preserve">1545                  bloco, _ = P.opcao("Bloco a corrigir:", nomes)</w:t>
        </w:r>
      </w:ins>
    </w:p>
    <w:p>
      <w:pPr>
        <w:shd w:val="clear" w:color="auto" w:fill="F7F7F7"/>
        <w:spacing w:before="0" w:after="0" w:line="180" w:lineRule="exact"/>
        <w:ind w:left="0" w:firstLine="0"/>
        <w:jc w:val="left"/>
        <w:rPr>
          <w:ins w:id="885249" w:author="Claude" w:date="2026-10-07T12:00:00Z"/>
        </w:rPr>
      </w:pPr>
      <w:ins w:id="886795" w:author="Claude" w:date="2026-10-07T12:00:00Z">
        <w:r>
          <w:rPr>
            <w:rFonts w:ascii="Consolas" w:hAnsi="Consolas" w:cs="Consolas"/>
            <w:sz w:val="14"/>
            <w:szCs w:val="14"/>
          </w:rPr>
          <w:t xml:space="preserve">1546                  cfg = wizard_evteas(entrada, copy.deepcopy(cfg), saida, blocos=[bloco])</w:t>
        </w:r>
      </w:ins>
    </w:p>
    <w:p>
      <w:pPr>
        <w:shd w:val="clear" w:color="auto" w:fill="F7F7F7"/>
        <w:spacing w:before="0" w:after="0" w:line="180" w:lineRule="exact"/>
        <w:ind w:left="0" w:firstLine="0"/>
        <w:jc w:val="left"/>
        <w:rPr>
          <w:ins w:id="885249" w:author="Claude" w:date="2026-10-07T12:00:00Z"/>
        </w:rPr>
      </w:pPr>
      <w:ins w:id="886796" w:author="Claude" w:date="2026-10-07T12:00:00Z">
        <w:r>
          <w:rPr>
            <w:rFonts w:ascii="Consolas" w:hAnsi="Consolas" w:cs="Consolas"/>
            <w:sz w:val="14"/>
            <w:szCs w:val="14"/>
          </w:rPr>
          <w:t xml:space="preserve">1547              except EntradaCancelada:</w:t>
        </w:r>
      </w:ins>
    </w:p>
    <w:p>
      <w:pPr>
        <w:shd w:val="clear" w:color="auto" w:fill="F7F7F7"/>
        <w:spacing w:before="0" w:after="0" w:line="180" w:lineRule="exact"/>
        <w:ind w:left="0" w:firstLine="0"/>
        <w:jc w:val="left"/>
        <w:rPr>
          <w:ins w:id="885249" w:author="Claude" w:date="2026-10-07T12:00:00Z"/>
        </w:rPr>
      </w:pPr>
      <w:ins w:id="886797" w:author="Claude" w:date="2026-10-07T12:00:00Z">
        <w:r>
          <w:rPr>
            <w:rFonts w:ascii="Consolas" w:hAnsi="Consolas" w:cs="Consolas"/>
            <w:sz w:val="14"/>
            <w:szCs w:val="14"/>
          </w:rPr>
          <w:t xml:space="preserve">1548                  saida("Correção cancelada: as entradas anteriores foram mantidas.")</w:t>
        </w:r>
      </w:ins>
    </w:p>
    <w:p>
      <w:pPr>
        <w:shd w:val="clear" w:color="auto" w:fill="F7F7F7"/>
        <w:spacing w:before="0" w:after="0" w:line="180" w:lineRule="exact"/>
        <w:ind w:left="0" w:firstLine="0"/>
        <w:jc w:val="left"/>
        <w:rPr>
          <w:ins w:id="885249" w:author="Claude" w:date="2026-10-07T12:00:00Z"/>
        </w:rPr>
      </w:pPr>
      <w:ins w:id="886798" w:author="Claude" w:date="2026-10-07T12:00:00Z">
        <w:r>
          <w:rPr>
            <w:rFonts w:ascii="Consolas" w:hAnsi="Consolas" w:cs="Consolas"/>
            <w:sz w:val="14"/>
            <w:szCs w:val="14"/>
          </w:rPr>
          <w:t xml:space="preserve">1549              continue</w:t>
        </w:r>
      </w:ins>
    </w:p>
    <w:p>
      <w:pPr>
        <w:shd w:val="clear" w:color="auto" w:fill="F7F7F7"/>
        <w:spacing w:before="0" w:after="0" w:line="180" w:lineRule="exact"/>
        <w:ind w:left="0" w:firstLine="0"/>
        <w:jc w:val="left"/>
        <w:rPr>
          <w:ins w:id="885249" w:author="Claude" w:date="2026-10-07T12:00:00Z"/>
        </w:rPr>
      </w:pPr>
      <w:ins w:id="886799" w:author="Claude" w:date="2026-10-07T12:00:00Z">
        <w:r>
          <w:rPr>
            <w:rFonts w:ascii="Consolas" w:hAnsi="Consolas" w:cs="Consolas"/>
            <w:sz w:val="14"/>
            <w:szCs w:val="14"/>
          </w:rPr>
          <w:t xml:space="preserve">1550          break</w:t>
        </w:r>
      </w:ins>
    </w:p>
    <w:p>
      <w:pPr>
        <w:shd w:val="clear" w:color="auto" w:fill="F7F7F7"/>
        <w:spacing w:before="0" w:after="0" w:line="180" w:lineRule="exact"/>
        <w:ind w:left="0" w:firstLine="0"/>
        <w:jc w:val="left"/>
        <w:rPr>
          <w:ins w:id="885249" w:author="Claude" w:date="2026-10-07T12:00:00Z"/>
        </w:rPr>
      </w:pPr>
      <w:ins w:id="886800" w:author="Claude" w:date="2026-10-07T12:00:00Z">
        <w:r>
          <w:rPr>
            <w:rFonts w:ascii="Consolas" w:hAnsi="Consolas" w:cs="Consolas"/>
            <w:sz w:val="14"/>
            <w:szCs w:val="14"/>
          </w:rPr>
          <w:t xml:space="preserve">1551      if salvar:</w:t>
        </w:r>
      </w:ins>
    </w:p>
    <w:p>
      <w:pPr>
        <w:shd w:val="clear" w:color="auto" w:fill="F7F7F7"/>
        <w:spacing w:before="0" w:after="0" w:line="180" w:lineRule="exact"/>
        <w:ind w:left="0" w:firstLine="0"/>
        <w:jc w:val="left"/>
        <w:rPr>
          <w:ins w:id="885249" w:author="Claude" w:date="2026-10-07T12:00:00Z"/>
        </w:rPr>
      </w:pPr>
      <w:ins w:id="886801" w:author="Claude" w:date="2026-10-07T12:00:00Z">
        <w:r>
          <w:rPr>
            <w:rFonts w:ascii="Consolas" w:hAnsi="Consolas" w:cs="Consolas"/>
            <w:sz w:val="14"/>
            <w:szCs w:val="14"/>
          </w:rPr>
          <w:t xml:space="preserve">1552          caminho = str(Path(pasta_saida) / nome_arquivo(cfg))</w:t>
        </w:r>
      </w:ins>
    </w:p>
    <w:p>
      <w:pPr>
        <w:shd w:val="clear" w:color="auto" w:fill="F7F7F7"/>
        <w:spacing w:before="0" w:after="0" w:line="180" w:lineRule="exact"/>
        <w:ind w:left="0" w:firstLine="0"/>
        <w:jc w:val="left"/>
        <w:rPr>
          <w:ins w:id="885249" w:author="Claude" w:date="2026-10-07T12:00:00Z"/>
        </w:rPr>
      </w:pPr>
      <w:ins w:id="886802" w:author="Claude" w:date="2026-10-07T12:00:00Z">
        <w:r>
          <w:rPr>
            <w:rFonts w:ascii="Consolas" w:hAnsi="Consolas" w:cs="Consolas"/>
            <w:sz w:val="14"/>
            <w:szCs w:val="14"/>
          </w:rPr>
          <w:t xml:space="preserve">1553          salvar_config(cfg, caminho)</w:t>
        </w:r>
      </w:ins>
    </w:p>
    <w:p>
      <w:pPr>
        <w:shd w:val="clear" w:color="auto" w:fill="F7F7F7"/>
        <w:spacing w:before="0" w:after="0" w:line="180" w:lineRule="exact"/>
        <w:ind w:left="0" w:firstLine="0"/>
        <w:jc w:val="left"/>
        <w:rPr>
          <w:ins w:id="885249" w:author="Claude" w:date="2026-10-07T12:00:00Z"/>
        </w:rPr>
      </w:pPr>
      <w:ins w:id="886803" w:author="Claude" w:date="2026-10-07T12:00:00Z">
        <w:r>
          <w:rPr>
            <w:rFonts w:ascii="Consolas" w:hAnsi="Consolas" w:cs="Consolas"/>
            <w:sz w:val="14"/>
            <w:szCs w:val="14"/>
          </w:rPr>
          <w:t xml:space="preserve">1554          saida(f"Entradas salvas em: {caminho} (use a opção 2 para reabrir e revisar).")</w:t>
        </w:r>
      </w:ins>
    </w:p>
    <w:p>
      <w:pPr>
        <w:shd w:val="clear" w:color="auto" w:fill="F7F7F7"/>
        <w:spacing w:before="0" w:after="0" w:line="180" w:lineRule="exact"/>
        <w:ind w:left="0" w:firstLine="0"/>
        <w:jc w:val="left"/>
        <w:rPr>
          <w:ins w:id="885249" w:author="Claude" w:date="2026-10-07T12:00:00Z"/>
        </w:rPr>
      </w:pPr>
      <w:ins w:id="886804" w:author="Claude" w:date="2026-10-07T12:00:00Z">
        <w:r>
          <w:rPr>
            <w:rFonts w:ascii="Consolas" w:hAnsi="Consolas" w:cs="Consolas"/>
            <w:sz w:val="14"/>
            <w:szCs w:val="14"/>
          </w:rPr>
          <w:t xml:space="preserve">1555          _baixar_no_colab(caminho)</w:t>
        </w:r>
      </w:ins>
    </w:p>
    <w:p>
      <w:pPr>
        <w:shd w:val="clear" w:color="auto" w:fill="F7F7F7"/>
        <w:spacing w:before="0" w:after="0" w:line="180" w:lineRule="exact"/>
        <w:ind w:left="0" w:firstLine="0"/>
        <w:jc w:val="left"/>
        <w:rPr>
          <w:ins w:id="885249" w:author="Claude" w:date="2026-10-07T12:00:00Z"/>
        </w:rPr>
      </w:pPr>
      <w:ins w:id="886805" w:author="Claude" w:date="2026-10-07T12:00:00Z">
        <w:r>
          <w:rPr>
            <w:rFonts w:ascii="Consolas" w:hAnsi="Consolas" w:cs="Consolas"/>
            <w:sz w:val="14"/>
            <w:szCs w:val="14"/>
          </w:rPr>
          <w:t xml:space="preserve">1556      if acao == "sair":</w:t>
        </w:r>
      </w:ins>
    </w:p>
    <w:p>
      <w:pPr>
        <w:shd w:val="clear" w:color="auto" w:fill="F7F7F7"/>
        <w:spacing w:before="0" w:after="0" w:line="180" w:lineRule="exact"/>
        <w:ind w:left="0" w:firstLine="0"/>
        <w:jc w:val="left"/>
        <w:rPr>
          <w:ins w:id="885249" w:author="Claude" w:date="2026-10-07T12:00:00Z"/>
        </w:rPr>
      </w:pPr>
      <w:ins w:id="886806" w:author="Claude" w:date="2026-10-07T12:00:00Z">
        <w:r>
          <w:rPr>
            <w:rFonts w:ascii="Consolas" w:hAnsi="Consolas" w:cs="Consolas"/>
            <w:sz w:val="14"/>
            <w:szCs w:val="14"/>
          </w:rPr>
          <w:t xml:space="preserve">1557          raise EntradaCancelada("Entradas salvas; a análise não foi executada.")</w:t>
        </w:r>
      </w:ins>
    </w:p>
    <w:p>
      <w:pPr>
        <w:shd w:val="clear" w:color="auto" w:fill="F7F7F7"/>
        <w:spacing w:before="0" w:after="0" w:line="180" w:lineRule="exact"/>
        <w:ind w:left="0" w:firstLine="0"/>
        <w:jc w:val="left"/>
        <w:rPr>
          <w:ins w:id="885249" w:author="Claude" w:date="2026-10-07T12:00:00Z"/>
        </w:rPr>
      </w:pPr>
      <w:ins w:id="886807" w:author="Claude" w:date="2026-10-07T12:00:00Z">
        <w:r>
          <w:rPr>
            <w:rFonts w:ascii="Consolas" w:hAnsi="Consolas" w:cs="Consolas"/>
            <w:sz w:val="14"/>
            <w:szCs w:val="14"/>
          </w:rPr>
          <w:t xml:space="preserve">1558      return cfg</w:t>
        </w:r>
      </w:ins>
    </w:p>
    <w:p>
      <w:pPr>
        <w:shd w:val="clear" w:color="auto" w:fill="F7F7F7"/>
        <w:spacing w:before="0" w:after="0" w:line="180" w:lineRule="exact"/>
        <w:ind w:left="0" w:firstLine="0"/>
        <w:jc w:val="left"/>
        <w:rPr>
          <w:ins w:id="885249" w:author="Claude" w:date="2026-10-07T12:00:00Z"/>
        </w:rPr>
      </w:pPr>
      <w:ins w:id="886808" w:author="Claude" w:date="2026-10-07T12:00:00Z">
        <w:r>
          <w:rPr>
            <w:rFonts w:ascii="Consolas" w:hAnsi="Consolas" w:cs="Consolas"/>
            <w:sz w:val="14"/>
            <w:szCs w:val="14"/>
          </w:rPr>
          <w:t xml:space="preserve">1559  </w:t>
        </w:r>
      </w:ins>
    </w:p>
    <w:p>
      <w:pPr>
        <w:shd w:val="clear" w:color="auto" w:fill="F7F7F7"/>
        <w:spacing w:before="0" w:after="0" w:line="180" w:lineRule="exact"/>
        <w:ind w:left="0" w:firstLine="0"/>
        <w:jc w:val="left"/>
        <w:rPr>
          <w:ins w:id="885249" w:author="Claude" w:date="2026-10-07T12:00:00Z"/>
        </w:rPr>
      </w:pPr>
      <w:ins w:id="886809" w:author="Claude" w:date="2026-10-07T12:00:00Z">
        <w:r>
          <w:rPr>
            <w:rFonts w:ascii="Consolas" w:hAnsi="Consolas" w:cs="Consolas"/>
            <w:sz w:val="14"/>
            <w:szCs w:val="14"/>
          </w:rPr>
          <w:t xml:space="preserve">1560  </w:t>
        </w:r>
      </w:ins>
    </w:p>
    <w:p>
      <w:pPr>
        <w:shd w:val="clear" w:color="auto" w:fill="F7F7F7"/>
        <w:spacing w:before="0" w:after="0" w:line="180" w:lineRule="exact"/>
        <w:ind w:left="0" w:firstLine="0"/>
        <w:jc w:val="left"/>
        <w:rPr>
          <w:ins w:id="885249" w:author="Claude" w:date="2026-10-07T12:00:00Z"/>
        </w:rPr>
      </w:pPr>
      <w:ins w:id="886810" w:author="Claude" w:date="2026-10-07T12:00:00Z">
        <w:r>
          <w:rPr>
            <w:rFonts w:ascii="Consolas" w:hAnsi="Consolas" w:cs="Consolas"/>
            <w:sz w:val="14"/>
            <w:szCs w:val="14"/>
          </w:rPr>
          <w:t xml:space="preserve">1561  # ---------------------------------------------------------------------------</w:t>
        </w:r>
      </w:ins>
    </w:p>
    <w:p>
      <w:pPr>
        <w:shd w:val="clear" w:color="auto" w:fill="F7F7F7"/>
        <w:spacing w:before="0" w:after="0" w:line="180" w:lineRule="exact"/>
        <w:ind w:left="0" w:firstLine="0"/>
        <w:jc w:val="left"/>
        <w:rPr>
          <w:ins w:id="885249" w:author="Claude" w:date="2026-10-07T12:00:00Z"/>
        </w:rPr>
      </w:pPr>
      <w:ins w:id="886811" w:author="Claude" w:date="2026-10-07T12:00:00Z">
        <w:r>
          <w:rPr>
            <w:rFonts w:ascii="Consolas" w:hAnsi="Consolas" w:cs="Consolas"/>
            <w:sz w:val="14"/>
            <w:szCs w:val="14"/>
          </w:rPr>
          <w:t xml:space="preserve">1562  # Análise de preços a partir de planilha (herdada da versão anterior)</w:t>
        </w:r>
      </w:ins>
    </w:p>
    <w:p>
      <w:pPr>
        <w:shd w:val="clear" w:color="auto" w:fill="F7F7F7"/>
        <w:spacing w:before="0" w:after="0" w:line="180" w:lineRule="exact"/>
        <w:ind w:left="0" w:firstLine="0"/>
        <w:jc w:val="left"/>
        <w:rPr>
          <w:ins w:id="885249" w:author="Claude" w:date="2026-10-07T12:00:00Z"/>
        </w:rPr>
      </w:pPr>
      <w:ins w:id="886812" w:author="Claude" w:date="2026-10-07T12:00:00Z">
        <w:r>
          <w:rPr>
            <w:rFonts w:ascii="Consolas" w:hAnsi="Consolas" w:cs="Consolas"/>
            <w:sz w:val="14"/>
            <w:szCs w:val="14"/>
          </w:rPr>
          <w:t xml:space="preserve">1563  # ---------------------------------------------------------------------------</w:t>
        </w:r>
      </w:ins>
    </w:p>
    <w:p>
      <w:pPr>
        <w:shd w:val="clear" w:color="auto" w:fill="F7F7F7"/>
        <w:spacing w:before="0" w:after="0" w:line="180" w:lineRule="exact"/>
        <w:ind w:left="0" w:firstLine="0"/>
        <w:jc w:val="left"/>
        <w:rPr>
          <w:ins w:id="885249" w:author="Claude" w:date="2026-10-07T12:00:00Z"/>
        </w:rPr>
      </w:pPr>
      <w:ins w:id="886813" w:author="Claude" w:date="2026-10-07T12:00:00Z">
        <w:r>
          <w:rPr>
            <w:rFonts w:ascii="Consolas" w:hAnsi="Consolas" w:cs="Consolas"/>
            <w:sz w:val="14"/>
            <w:szCs w:val="14"/>
          </w:rPr>
          <w:t xml:space="preserve">1564  </w:t>
        </w:r>
      </w:ins>
    </w:p>
    <w:p>
      <w:pPr>
        <w:shd w:val="clear" w:color="auto" w:fill="F7F7F7"/>
        <w:spacing w:before="0" w:after="0" w:line="180" w:lineRule="exact"/>
        <w:ind w:left="0" w:firstLine="0"/>
        <w:jc w:val="left"/>
        <w:rPr>
          <w:ins w:id="885249" w:author="Claude" w:date="2026-10-07T12:00:00Z"/>
        </w:rPr>
      </w:pPr>
      <w:ins w:id="886814" w:author="Claude" w:date="2026-10-07T12:00:00Z">
        <w:r>
          <w:rPr>
            <w:rFonts w:ascii="Consolas" w:hAnsi="Consolas" w:cs="Consolas"/>
            <w:sz w:val="14"/>
            <w:szCs w:val="14"/>
          </w:rPr>
          <w:t xml:space="preserve">1565  def analisar_precos(df: pd.DataFrame, col_preco: str, col_qtd: Optional[str] = None,</w:t>
        </w:r>
      </w:ins>
    </w:p>
    <w:p>
      <w:pPr>
        <w:shd w:val="clear" w:color="auto" w:fill="F7F7F7"/>
        <w:spacing w:before="0" w:after="0" w:line="180" w:lineRule="exact"/>
        <w:ind w:left="0" w:firstLine="0"/>
        <w:jc w:val="left"/>
        <w:rPr>
          <w:ins w:id="885249" w:author="Claude" w:date="2026-10-07T12:00:00Z"/>
        </w:rPr>
      </w:pPr>
      <w:ins w:id="886815" w:author="Claude" w:date="2026-10-07T12:00:00Z">
        <w:r>
          <w:rPr>
            <w:rFonts w:ascii="Consolas" w:hAnsi="Consolas" w:cs="Consolas"/>
            <w:sz w:val="14"/>
            <w:szCs w:val="14"/>
          </w:rPr>
          <w:t xml:space="preserve">1566                      custo_unitario: float = 0.0, z_corte: float = 3.0) -&gt; Dict[str, Any]:</w:t>
        </w:r>
      </w:ins>
    </w:p>
    <w:p>
      <w:pPr>
        <w:shd w:val="clear" w:color="auto" w:fill="F7F7F7"/>
        <w:spacing w:before="0" w:after="0" w:line="180" w:lineRule="exact"/>
        <w:ind w:left="0" w:firstLine="0"/>
        <w:jc w:val="left"/>
        <w:rPr>
          <w:ins w:id="885249" w:author="Claude" w:date="2026-10-07T12:00:00Z"/>
        </w:rPr>
      </w:pPr>
      <w:ins w:id="886816" w:author="Claude" w:date="2026-10-07T12:00:00Z">
        <w:r>
          <w:rPr>
            <w:rFonts w:ascii="Consolas" w:hAnsi="Consolas" w:cs="Consolas"/>
            <w:sz w:val="14"/>
            <w:szCs w:val="14"/>
          </w:rPr>
          <w:t xml:space="preserve">1567      """Histórico de preços (estatísticas e estratégias) ou, com quantidades,</w:t>
        </w:r>
      </w:ins>
    </w:p>
    <w:p>
      <w:pPr>
        <w:shd w:val="clear" w:color="auto" w:fill="F7F7F7"/>
        <w:spacing w:before="0" w:after="0" w:line="180" w:lineRule="exact"/>
        <w:ind w:left="0" w:firstLine="0"/>
        <w:jc w:val="left"/>
        <w:rPr>
          <w:ins w:id="885249" w:author="Claude" w:date="2026-10-07T12:00:00Z"/>
        </w:rPr>
      </w:pPr>
      <w:ins w:id="886817" w:author="Claude" w:date="2026-10-07T12:00:00Z">
        <w:r>
          <w:rPr>
            <w:rFonts w:ascii="Consolas" w:hAnsi="Consolas" w:cs="Consolas"/>
            <w:sz w:val="14"/>
            <w:szCs w:val="14"/>
          </w:rPr>
          <w:t xml:space="preserve">1568      curva de demanda linear e preço que maximiza a margem de contribuição."""</w:t>
        </w:r>
      </w:ins>
    </w:p>
    <w:p>
      <w:pPr>
        <w:shd w:val="clear" w:color="auto" w:fill="F7F7F7"/>
        <w:spacing w:before="0" w:after="0" w:line="180" w:lineRule="exact"/>
        <w:ind w:left="0" w:firstLine="0"/>
        <w:jc w:val="left"/>
        <w:rPr>
          <w:ins w:id="885249" w:author="Claude" w:date="2026-10-07T12:00:00Z"/>
        </w:rPr>
      </w:pPr>
      <w:ins w:id="886818" w:author="Claude" w:date="2026-10-07T12:00:00Z">
        <w:r>
          <w:rPr>
            <w:rFonts w:ascii="Consolas" w:hAnsi="Consolas" w:cs="Consolas"/>
            <w:sz w:val="14"/>
            <w:szCs w:val="14"/>
          </w:rPr>
          <w:t xml:space="preserve">1569      d = df[[c for c in (col_preco, col_qtd) if c]].apply(pd.to_numeric, errors="coerce").dropna()</w:t>
        </w:r>
      </w:ins>
    </w:p>
    <w:p>
      <w:pPr>
        <w:shd w:val="clear" w:color="auto" w:fill="F7F7F7"/>
        <w:spacing w:before="0" w:after="0" w:line="180" w:lineRule="exact"/>
        <w:ind w:left="0" w:firstLine="0"/>
        <w:jc w:val="left"/>
        <w:rPr>
          <w:ins w:id="885249" w:author="Claude" w:date="2026-10-07T12:00:00Z"/>
        </w:rPr>
      </w:pPr>
      <w:ins w:id="886819" w:author="Claude" w:date="2026-10-07T12:00:00Z">
        <w:r>
          <w:rPr>
            <w:rFonts w:ascii="Consolas" w:hAnsi="Consolas" w:cs="Consolas"/>
            <w:sz w:val="14"/>
            <w:szCs w:val="14"/>
          </w:rPr>
          <w:t xml:space="preserve">1570      d = d[d[col_preco] &gt; 0]</w:t>
        </w:r>
      </w:ins>
    </w:p>
    <w:p>
      <w:pPr>
        <w:shd w:val="clear" w:color="auto" w:fill="F7F7F7"/>
        <w:spacing w:before="0" w:after="0" w:line="180" w:lineRule="exact"/>
        <w:ind w:left="0" w:firstLine="0"/>
        <w:jc w:val="left"/>
        <w:rPr>
          <w:ins w:id="885249" w:author="Claude" w:date="2026-10-07T12:00:00Z"/>
        </w:rPr>
      </w:pPr>
      <w:ins w:id="886820" w:author="Claude" w:date="2026-10-07T12:00:00Z">
        <w:r>
          <w:rPr>
            <w:rFonts w:ascii="Consolas" w:hAnsi="Consolas" w:cs="Consolas"/>
            <w:sz w:val="14"/>
            <w:szCs w:val="14"/>
          </w:rPr>
          <w:t xml:space="preserve">1571      if len(d) &gt; 10:</w:t>
        </w:r>
      </w:ins>
    </w:p>
    <w:p>
      <w:pPr>
        <w:shd w:val="clear" w:color="auto" w:fill="F7F7F7"/>
        <w:spacing w:before="0" w:after="0" w:line="180" w:lineRule="exact"/>
        <w:ind w:left="0" w:firstLine="0"/>
        <w:jc w:val="left"/>
        <w:rPr>
          <w:ins w:id="885249" w:author="Claude" w:date="2026-10-07T12:00:00Z"/>
        </w:rPr>
      </w:pPr>
      <w:ins w:id="886821" w:author="Claude" w:date="2026-10-07T12:00:00Z">
        <w:r>
          <w:rPr>
            <w:rFonts w:ascii="Consolas" w:hAnsi="Consolas" w:cs="Consolas"/>
            <w:sz w:val="14"/>
            <w:szCs w:val="14"/>
          </w:rPr>
          <w:t xml:space="preserve">1572          z = ((d - d.mean()) / d.std(ddof=0)).abs()</w:t>
        </w:r>
      </w:ins>
    </w:p>
    <w:p>
      <w:pPr>
        <w:shd w:val="clear" w:color="auto" w:fill="F7F7F7"/>
        <w:spacing w:before="0" w:after="0" w:line="180" w:lineRule="exact"/>
        <w:ind w:left="0" w:firstLine="0"/>
        <w:jc w:val="left"/>
        <w:rPr>
          <w:ins w:id="885249" w:author="Claude" w:date="2026-10-07T12:00:00Z"/>
        </w:rPr>
      </w:pPr>
      <w:ins w:id="886822" w:author="Claude" w:date="2026-10-07T12:00:00Z">
        <w:r>
          <w:rPr>
            <w:rFonts w:ascii="Consolas" w:hAnsi="Consolas" w:cs="Consolas"/>
            <w:sz w:val="14"/>
            <w:szCs w:val="14"/>
          </w:rPr>
          <w:t xml:space="preserve">1573          d = d[(z &lt;= z_corte).all(axis=1)]</w:t>
        </w:r>
      </w:ins>
    </w:p>
    <w:p>
      <w:pPr>
        <w:shd w:val="clear" w:color="auto" w:fill="F7F7F7"/>
        <w:spacing w:before="0" w:after="0" w:line="180" w:lineRule="exact"/>
        <w:ind w:left="0" w:firstLine="0"/>
        <w:jc w:val="left"/>
        <w:rPr>
          <w:ins w:id="885249" w:author="Claude" w:date="2026-10-07T12:00:00Z"/>
        </w:rPr>
      </w:pPr>
      <w:ins w:id="886823" w:author="Claude" w:date="2026-10-07T12:00:00Z">
        <w:r>
          <w:rPr>
            <w:rFonts w:ascii="Consolas" w:hAnsi="Consolas" w:cs="Consolas"/>
            <w:sz w:val="14"/>
            <w:szCs w:val="14"/>
          </w:rPr>
          <w:t xml:space="preserve">1574      if d.empty:</w:t>
        </w:r>
      </w:ins>
    </w:p>
    <w:p>
      <w:pPr>
        <w:shd w:val="clear" w:color="auto" w:fill="F7F7F7"/>
        <w:spacing w:before="0" w:after="0" w:line="180" w:lineRule="exact"/>
        <w:ind w:left="0" w:firstLine="0"/>
        <w:jc w:val="left"/>
        <w:rPr>
          <w:ins w:id="885249" w:author="Claude" w:date="2026-10-07T12:00:00Z"/>
        </w:rPr>
      </w:pPr>
      <w:ins w:id="886824" w:author="Claude" w:date="2026-10-07T12:00:00Z">
        <w:r>
          <w:rPr>
            <w:rFonts w:ascii="Consolas" w:hAnsi="Consolas" w:cs="Consolas"/>
            <w:sz w:val="14"/>
            <w:szCs w:val="14"/>
          </w:rPr>
          <w:t xml:space="preserve">1575          raise ValueError("Sem dados válidos de preço")</w:t>
        </w:r>
      </w:ins>
    </w:p>
    <w:p>
      <w:pPr>
        <w:shd w:val="clear" w:color="auto" w:fill="F7F7F7"/>
        <w:spacing w:before="0" w:after="0" w:line="180" w:lineRule="exact"/>
        <w:ind w:left="0" w:firstLine="0"/>
        <w:jc w:val="left"/>
        <w:rPr>
          <w:ins w:id="885249" w:author="Claude" w:date="2026-10-07T12:00:00Z"/>
        </w:rPr>
      </w:pPr>
      <w:ins w:id="886825" w:author="Claude" w:date="2026-10-07T12:00:00Z">
        <w:r>
          <w:rPr>
            <w:rFonts w:ascii="Consolas" w:hAnsi="Consolas" w:cs="Consolas"/>
            <w:sz w:val="14"/>
            <w:szCs w:val="14"/>
          </w:rPr>
          <w:t xml:space="preserve">1576      p = d[col_preco]</w:t>
        </w:r>
      </w:ins>
    </w:p>
    <w:p>
      <w:pPr>
        <w:shd w:val="clear" w:color="auto" w:fill="F7F7F7"/>
        <w:spacing w:before="0" w:after="0" w:line="180" w:lineRule="exact"/>
        <w:ind w:left="0" w:firstLine="0"/>
        <w:jc w:val="left"/>
        <w:rPr>
          <w:ins w:id="885249" w:author="Claude" w:date="2026-10-07T12:00:00Z"/>
        </w:rPr>
      </w:pPr>
      <w:ins w:id="886826" w:author="Claude" w:date="2026-10-07T12:00:00Z">
        <w:r>
          <w:rPr>
            <w:rFonts w:ascii="Consolas" w:hAnsi="Consolas" w:cs="Consolas"/>
            <w:sz w:val="14"/>
            <w:szCs w:val="14"/>
          </w:rPr>
          <w:t xml:space="preserve">1577      out: Dict[str, Any] = {"n": int(len(d)), "estatisticas": p.describe().to_dict(),</w:t>
        </w:r>
      </w:ins>
    </w:p>
    <w:p>
      <w:pPr>
        <w:shd w:val="clear" w:color="auto" w:fill="F7F7F7"/>
        <w:spacing w:before="0" w:after="0" w:line="180" w:lineRule="exact"/>
        <w:ind w:left="0" w:firstLine="0"/>
        <w:jc w:val="left"/>
        <w:rPr>
          <w:ins w:id="885249" w:author="Claude" w:date="2026-10-07T12:00:00Z"/>
        </w:rPr>
      </w:pPr>
      <w:ins w:id="886827" w:author="Claude" w:date="2026-10-07T12:00:00Z">
        <w:r>
          <w:rPr>
            <w:rFonts w:ascii="Consolas" w:hAnsi="Consolas" w:cs="Consolas"/>
            <w:sz w:val="14"/>
            <w:szCs w:val="14"/>
          </w:rPr>
          <w:t xml:space="preserve">1578                             "sugestoes": {"Econômico (P25)": float(p.quantile(.25)), "Mediana": float(p.median()),</w:t>
        </w:r>
      </w:ins>
    </w:p>
    <w:p>
      <w:pPr>
        <w:shd w:val="clear" w:color="auto" w:fill="F7F7F7"/>
        <w:spacing w:before="0" w:after="0" w:line="180" w:lineRule="exact"/>
        <w:ind w:left="0" w:firstLine="0"/>
        <w:jc w:val="left"/>
        <w:rPr>
          <w:ins w:id="885249" w:author="Claude" w:date="2026-10-07T12:00:00Z"/>
        </w:rPr>
      </w:pPr>
      <w:ins w:id="886828" w:author="Claude" w:date="2026-10-07T12:00:00Z">
        <w:r>
          <w:rPr>
            <w:rFonts w:ascii="Consolas" w:hAnsi="Consolas" w:cs="Consolas"/>
            <w:sz w:val="14"/>
            <w:szCs w:val="14"/>
          </w:rPr>
          <w:t xml:space="preserve">1579                                           "Premium (P75)": float(p.quantile(.75))}}</w:t>
        </w:r>
      </w:ins>
    </w:p>
    <w:p>
      <w:pPr>
        <w:shd w:val="clear" w:color="auto" w:fill="F7F7F7"/>
        <w:spacing w:before="0" w:after="0" w:line="180" w:lineRule="exact"/>
        <w:ind w:left="0" w:firstLine="0"/>
        <w:jc w:val="left"/>
        <w:rPr>
          <w:ins w:id="885249" w:author="Claude" w:date="2026-10-07T12:00:00Z"/>
        </w:rPr>
      </w:pPr>
      <w:ins w:id="886829" w:author="Claude" w:date="2026-10-07T12:00:00Z">
        <w:r>
          <w:rPr>
            <w:rFonts w:ascii="Consolas" w:hAnsi="Consolas" w:cs="Consolas"/>
            <w:sz w:val="14"/>
            <w:szCs w:val="14"/>
          </w:rPr>
          <w:t xml:space="preserve">1580      if col_qtd and len(d) &gt;= 5:</w:t>
        </w:r>
      </w:ins>
    </w:p>
    <w:p>
      <w:pPr>
        <w:shd w:val="clear" w:color="auto" w:fill="F7F7F7"/>
        <w:spacing w:before="0" w:after="0" w:line="180" w:lineRule="exact"/>
        <w:ind w:left="0" w:firstLine="0"/>
        <w:jc w:val="left"/>
        <w:rPr>
          <w:ins w:id="885249" w:author="Claude" w:date="2026-10-07T12:00:00Z"/>
        </w:rPr>
      </w:pPr>
      <w:ins w:id="886830" w:author="Claude" w:date="2026-10-07T12:00:00Z">
        <w:r>
          <w:rPr>
            <w:rFonts w:ascii="Consolas" w:hAnsi="Consolas" w:cs="Consolas"/>
            <w:sz w:val="14"/>
            <w:szCs w:val="14"/>
          </w:rPr>
          <w:t xml:space="preserve">1581          b, a = np.polyfit(p, d[col_qtd], 1)</w:t>
        </w:r>
      </w:ins>
    </w:p>
    <w:p>
      <w:pPr>
        <w:shd w:val="clear" w:color="auto" w:fill="F7F7F7"/>
        <w:spacing w:before="0" w:after="0" w:line="180" w:lineRule="exact"/>
        <w:ind w:left="0" w:firstLine="0"/>
        <w:jc w:val="left"/>
        <w:rPr>
          <w:ins w:id="885249" w:author="Claude" w:date="2026-10-07T12:00:00Z"/>
        </w:rPr>
      </w:pPr>
      <w:ins w:id="886831" w:author="Claude" w:date="2026-10-07T12:00:00Z">
        <w:r>
          <w:rPr>
            <w:rFonts w:ascii="Consolas" w:hAnsi="Consolas" w:cs="Consolas"/>
            <w:sz w:val="14"/>
            <w:szCs w:val="14"/>
          </w:rPr>
          <w:t xml:space="preserve">1582          r2 = float(np.corrcoef(p, d[col_qtd])[0, 1] ** 2)</w:t>
        </w:r>
      </w:ins>
    </w:p>
    <w:p>
      <w:pPr>
        <w:shd w:val="clear" w:color="auto" w:fill="F7F7F7"/>
        <w:spacing w:before="0" w:after="0" w:line="180" w:lineRule="exact"/>
        <w:ind w:left="0" w:firstLine="0"/>
        <w:jc w:val="left"/>
        <w:rPr>
          <w:ins w:id="885249" w:author="Claude" w:date="2026-10-07T12:00:00Z"/>
        </w:rPr>
      </w:pPr>
      <w:ins w:id="886832" w:author="Claude" w:date="2026-10-07T12:00:00Z">
        <w:r>
          <w:rPr>
            <w:rFonts w:ascii="Consolas" w:hAnsi="Consolas" w:cs="Consolas"/>
            <w:sz w:val="14"/>
            <w:szCs w:val="14"/>
          </w:rPr>
          <w:t xml:space="preserve">1583          out["demanda"] = {"intercepto": float(a), "inclinacao": float(b), "r2": r2}</w:t>
        </w:r>
      </w:ins>
    </w:p>
    <w:p>
      <w:pPr>
        <w:shd w:val="clear" w:color="auto" w:fill="F7F7F7"/>
        <w:spacing w:before="0" w:after="0" w:line="180" w:lineRule="exact"/>
        <w:ind w:left="0" w:firstLine="0"/>
        <w:jc w:val="left"/>
        <w:rPr>
          <w:ins w:id="885249" w:author="Claude" w:date="2026-10-07T12:00:00Z"/>
        </w:rPr>
      </w:pPr>
      <w:ins w:id="886833" w:author="Claude" w:date="2026-10-07T12:00:00Z">
        <w:r>
          <w:rPr>
            <w:rFonts w:ascii="Consolas" w:hAnsi="Consolas" w:cs="Consolas"/>
            <w:sz w:val="14"/>
            <w:szCs w:val="14"/>
          </w:rPr>
          <w:t xml:space="preserve">1584          if b &lt; 0:</w:t>
        </w:r>
      </w:ins>
    </w:p>
    <w:p>
      <w:pPr>
        <w:shd w:val="clear" w:color="auto" w:fill="F7F7F7"/>
        <w:spacing w:before="0" w:after="0" w:line="180" w:lineRule="exact"/>
        <w:ind w:left="0" w:firstLine="0"/>
        <w:jc w:val="left"/>
        <w:rPr>
          <w:ins w:id="885249" w:author="Claude" w:date="2026-10-07T12:00:00Z"/>
        </w:rPr>
      </w:pPr>
      <w:ins w:id="886834" w:author="Claude" w:date="2026-10-07T12:00:00Z">
        <w:r>
          <w:rPr>
            <w:rFonts w:ascii="Consolas" w:hAnsi="Consolas" w:cs="Consolas"/>
            <w:sz w:val="14"/>
            <w:szCs w:val="14"/>
          </w:rPr>
          <w:t xml:space="preserve">1585              out["preco_otimo"] = float((custo_unitario - a / b) / 2)   # max (P − c)(a + bP)</w:t>
        </w:r>
      </w:ins>
    </w:p>
    <w:p>
      <w:pPr>
        <w:shd w:val="clear" w:color="auto" w:fill="F7F7F7"/>
        <w:spacing w:before="0" w:after="0" w:line="180" w:lineRule="exact"/>
        <w:ind w:left="0" w:firstLine="0"/>
        <w:jc w:val="left"/>
        <w:rPr>
          <w:ins w:id="885249" w:author="Claude" w:date="2026-10-07T12:00:00Z"/>
        </w:rPr>
      </w:pPr>
      <w:ins w:id="886835" w:author="Claude" w:date="2026-10-07T12:00:00Z">
        <w:r>
          <w:rPr>
            <w:rFonts w:ascii="Consolas" w:hAnsi="Consolas" w:cs="Consolas"/>
            <w:sz w:val="14"/>
            <w:szCs w:val="14"/>
          </w:rPr>
          <w:t xml:space="preserve">1586      return out</w:t>
        </w:r>
      </w:ins>
    </w:p>
    <w:p>
      <w:pPr>
        <w:pStyle w:val="Ttulo2"/>
        <w:pageBreakBefore w:val="0"/>
        <w:rPr>
          <w:ins w:id="886836" w:author="Claude" w:date="2026-10-07T12:00:00Z"/>
        </w:rPr>
      </w:pPr>
      <w:bookmarkStart w:id="990073" w:name="_TocRev187ApA12"/>
      <w:ins w:id="886837" w:author="Claude" w:date="2026-10-07T12:00:00Z">
        <w:r>
          <w:rPr>
            <w:rFonts w:ascii="Times New Roman" w:hAnsi="Times New Roman"/>
            <w:b w:val="0"/>
            <w:sz w:val="28"/>
          </w:rPr>
          <w:t xml:space="preserve">A.12 evteas_py/dsr.py — Registro do ciclo da Design Science Research e rastreabilidade de requisitos</w:t>
        </w:r>
      </w:ins>
      <w:bookmarkEnd w:id="990073"/>
    </w:p>
    <w:p>
      <w:pPr>
        <w:shd w:val="clear" w:color="auto" w:fill="F7F7F7"/>
        <w:spacing w:before="0" w:after="0" w:line="180" w:lineRule="exact"/>
        <w:ind w:left="0" w:firstLine="0"/>
        <w:jc w:val="left"/>
        <w:rPr>
          <w:ins w:id="886838" w:author="Claude" w:date="2026-10-07T12:00:00Z"/>
        </w:rPr>
      </w:pPr>
      <w:ins w:id="886839" w:author="Claude" w:date="2026-10-07T12:00:00Z">
        <w:r>
          <w:rPr>
            <w:rFonts w:ascii="Consolas" w:hAnsi="Consolas" w:cs="Consolas"/>
            <w:sz w:val="14"/>
            <w:szCs w:val="14"/>
          </w:rPr>
          <w:t xml:space="preserve">  1  """Registro do ciclo da Design Science Research (DSR) na construção do EVTEAS-Py.</w:t>
        </w:r>
      </w:ins>
    </w:p>
    <w:p>
      <w:pPr>
        <w:shd w:val="clear" w:color="auto" w:fill="F7F7F7"/>
        <w:spacing w:before="0" w:after="0" w:line="180" w:lineRule="exact"/>
        <w:ind w:left="0" w:firstLine="0"/>
        <w:jc w:val="left"/>
        <w:rPr>
          <w:ins w:id="886838" w:author="Claude" w:date="2026-10-07T12:00:00Z"/>
        </w:rPr>
      </w:pPr>
      <w:ins w:id="886840"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6838" w:author="Claude" w:date="2026-10-07T12:00:00Z"/>
        </w:rPr>
      </w:pPr>
      <w:ins w:id="886841" w:author="Claude" w:date="2026-10-07T12:00:00Z">
        <w:r>
          <w:rPr>
            <w:rFonts w:ascii="Consolas" w:hAnsi="Consolas" w:cs="Consolas"/>
            <w:sz w:val="14"/>
            <w:szCs w:val="14"/>
          </w:rPr>
          <w:t xml:space="preserve">  3  Operacionaliza, como dados verificáveis, as 12 etapas de Dresch, Lacerda e</w:t>
        </w:r>
      </w:ins>
    </w:p>
    <w:p>
      <w:pPr>
        <w:shd w:val="clear" w:color="auto" w:fill="F7F7F7"/>
        <w:spacing w:before="0" w:after="0" w:line="180" w:lineRule="exact"/>
        <w:ind w:left="0" w:firstLine="0"/>
        <w:jc w:val="left"/>
        <w:rPr>
          <w:ins w:id="886838" w:author="Claude" w:date="2026-10-07T12:00:00Z"/>
        </w:rPr>
      </w:pPr>
      <w:ins w:id="886842" w:author="Claude" w:date="2026-10-07T12:00:00Z">
        <w:r>
          <w:rPr>
            <w:rFonts w:ascii="Consolas" w:hAnsi="Consolas" w:cs="Consolas"/>
            <w:sz w:val="14"/>
            <w:szCs w:val="14"/>
          </w:rPr>
          <w:t xml:space="preserve">  4  Antunes Jr. (2015) descritas na Seção 3.3.1 da dissertação:</w:t>
        </w:r>
      </w:ins>
    </w:p>
    <w:p>
      <w:pPr>
        <w:shd w:val="clear" w:color="auto" w:fill="F7F7F7"/>
        <w:spacing w:before="0" w:after="0" w:line="180" w:lineRule="exact"/>
        <w:ind w:left="0" w:firstLine="0"/>
        <w:jc w:val="left"/>
        <w:rPr>
          <w:ins w:id="886838" w:author="Claude" w:date="2026-10-07T12:00:00Z"/>
        </w:rPr>
      </w:pPr>
      <w:ins w:id="886843" w:author="Claude" w:date="2026-10-07T12:00:00Z">
        <w:r>
          <w:rPr>
            <w:rFonts w:ascii="Consolas" w:hAnsi="Consolas" w:cs="Consolas"/>
            <w:sz w:val="14"/>
            <w:szCs w:val="14"/>
          </w:rPr>
          <w:t xml:space="preserve">  5  </w:t>
        </w:r>
      </w:ins>
    </w:p>
    <w:p>
      <w:pPr>
        <w:shd w:val="clear" w:color="auto" w:fill="F7F7F7"/>
        <w:spacing w:before="0" w:after="0" w:line="180" w:lineRule="exact"/>
        <w:ind w:left="0" w:firstLine="0"/>
        <w:jc w:val="left"/>
        <w:rPr>
          <w:ins w:id="886838" w:author="Claude" w:date="2026-10-07T12:00:00Z"/>
        </w:rPr>
      </w:pPr>
      <w:ins w:id="886844" w:author="Claude" w:date="2026-10-07T12:00:00Z">
        <w:r>
          <w:rPr>
            <w:rFonts w:ascii="Consolas" w:hAnsi="Consolas" w:cs="Consolas"/>
            <w:sz w:val="14"/>
            <w:szCs w:val="14"/>
          </w:rPr>
          <w:t xml:space="preserve">  6  * ETAPAS_DSR: o que cada etapa produziu nesta pesquisa e onde está a evidência;</w:t>
        </w:r>
      </w:ins>
    </w:p>
    <w:p>
      <w:pPr>
        <w:shd w:val="clear" w:color="auto" w:fill="F7F7F7"/>
        <w:spacing w:before="0" w:after="0" w:line="180" w:lineRule="exact"/>
        <w:ind w:left="0" w:firstLine="0"/>
        <w:jc w:val="left"/>
        <w:rPr>
          <w:ins w:id="886838" w:author="Claude" w:date="2026-10-07T12:00:00Z"/>
        </w:rPr>
      </w:pPr>
      <w:ins w:id="886845" w:author="Claude" w:date="2026-10-07T12:00:00Z">
        <w:r>
          <w:rPr>
            <w:rFonts w:ascii="Consolas" w:hAnsi="Consolas" w:cs="Consolas"/>
            <w:sz w:val="14"/>
            <w:szCs w:val="14"/>
          </w:rPr>
          <w:t xml:space="preserve">  7  * COMPARACAO_ARTEFATOS (Etapa 4): propriedades do EVTEAS-Py e dos artefatos</w:t>
        </w:r>
      </w:ins>
    </w:p>
    <w:p>
      <w:pPr>
        <w:shd w:val="clear" w:color="auto" w:fill="F7F7F7"/>
        <w:spacing w:before="0" w:after="0" w:line="180" w:lineRule="exact"/>
        <w:ind w:left="0" w:firstLine="0"/>
        <w:jc w:val="left"/>
        <w:rPr>
          <w:ins w:id="886838" w:author="Claude" w:date="2026-10-07T12:00:00Z"/>
        </w:rPr>
      </w:pPr>
      <w:ins w:id="886846" w:author="Claude" w:date="2026-10-07T12:00:00Z">
        <w:r>
          <w:rPr>
            <w:rFonts w:ascii="Consolas" w:hAnsi="Consolas" w:cs="Consolas"/>
            <w:sz w:val="14"/>
            <w:szCs w:val="14"/>
          </w:rPr>
          <w:t xml:space="preserve">  8    preexistentes da Seção 2.8.1, no formato de tabela comparativa de Wazlawick (2009);</w:t>
        </w:r>
      </w:ins>
    </w:p>
    <w:p>
      <w:pPr>
        <w:shd w:val="clear" w:color="auto" w:fill="F7F7F7"/>
        <w:spacing w:before="0" w:after="0" w:line="180" w:lineRule="exact"/>
        <w:ind w:left="0" w:firstLine="0"/>
        <w:jc w:val="left"/>
        <w:rPr>
          <w:ins w:id="886838" w:author="Claude" w:date="2026-10-07T12:00:00Z"/>
        </w:rPr>
      </w:pPr>
      <w:ins w:id="886847" w:author="Claude" w:date="2026-10-07T12:00:00Z">
        <w:r>
          <w:rPr>
            <w:rFonts w:ascii="Consolas" w:hAnsi="Consolas" w:cs="Consolas"/>
            <w:sz w:val="14"/>
            <w:szCs w:val="14"/>
          </w:rPr>
          <w:t xml:space="preserve">  9  * REQUISITOS (Etapa 5) e matriz_rastreabilidade() (Etapa 8): requisito →</w:t>
        </w:r>
      </w:ins>
    </w:p>
    <w:p>
      <w:pPr>
        <w:shd w:val="clear" w:color="auto" w:fill="F7F7F7"/>
        <w:spacing w:before="0" w:after="0" w:line="180" w:lineRule="exact"/>
        <w:ind w:left="0" w:firstLine="0"/>
        <w:jc w:val="left"/>
        <w:rPr>
          <w:ins w:id="886838" w:author="Claude" w:date="2026-10-07T12:00:00Z"/>
        </w:rPr>
      </w:pPr>
      <w:ins w:id="886848" w:author="Claude" w:date="2026-10-07T12:00:00Z">
        <w:r>
          <w:rPr>
            <w:rFonts w:ascii="Consolas" w:hAnsi="Consolas" w:cs="Consolas"/>
            <w:sz w:val="14"/>
            <w:szCs w:val="14"/>
          </w:rPr>
          <w:t xml:space="preserve"> 10    funções que o implementam → testes que o verificam, conferidos no próprio código;</w:t>
        </w:r>
      </w:ins>
    </w:p>
    <w:p>
      <w:pPr>
        <w:shd w:val="clear" w:color="auto" w:fill="F7F7F7"/>
        <w:spacing w:before="0" w:after="0" w:line="180" w:lineRule="exact"/>
        <w:ind w:left="0" w:firstLine="0"/>
        <w:jc w:val="left"/>
        <w:rPr>
          <w:ins w:id="886838" w:author="Claude" w:date="2026-10-07T12:00:00Z"/>
        </w:rPr>
      </w:pPr>
      <w:ins w:id="886849" w:author="Claude" w:date="2026-10-07T12:00:00Z">
        <w:r>
          <w:rPr>
            <w:rFonts w:ascii="Consolas" w:hAnsi="Consolas" w:cs="Consolas"/>
            <w:sz w:val="14"/>
            <w:szCs w:val="14"/>
          </w:rPr>
          <w:t xml:space="preserve"> 11  * APRENDIZAGENS (Etapa 9): dificuldades, erros superados e decisões de projeto.</w:t>
        </w:r>
      </w:ins>
    </w:p>
    <w:p>
      <w:pPr>
        <w:shd w:val="clear" w:color="auto" w:fill="F7F7F7"/>
        <w:spacing w:before="0" w:after="0" w:line="180" w:lineRule="exact"/>
        <w:ind w:left="0" w:firstLine="0"/>
        <w:jc w:val="left"/>
        <w:rPr>
          <w:ins w:id="886838" w:author="Claude" w:date="2026-10-07T12:00:00Z"/>
        </w:rPr>
      </w:pPr>
      <w:ins w:id="886850" w:author="Claude" w:date="2026-10-07T12:00:00Z">
        <w:r>
          <w:rPr>
            <w:rFonts w:ascii="Consolas" w:hAnsi="Consolas" w:cs="Consolas"/>
            <w:sz w:val="14"/>
            <w:szCs w:val="14"/>
          </w:rPr>
          <w:t xml:space="preserve"> 12  </w:t>
        </w:r>
      </w:ins>
    </w:p>
    <w:p>
      <w:pPr>
        <w:shd w:val="clear" w:color="auto" w:fill="F7F7F7"/>
        <w:spacing w:before="0" w:after="0" w:line="180" w:lineRule="exact"/>
        <w:ind w:left="0" w:firstLine="0"/>
        <w:jc w:val="left"/>
        <w:rPr>
          <w:ins w:id="886838" w:author="Claude" w:date="2026-10-07T12:00:00Z"/>
        </w:rPr>
      </w:pPr>
      <w:ins w:id="886851" w:author="Claude" w:date="2026-10-07T12:00:00Z">
        <w:r>
          <w:rPr>
            <w:rFonts w:ascii="Consolas" w:hAnsi="Consolas" w:cs="Consolas"/>
            <w:sz w:val="14"/>
            <w:szCs w:val="14"/>
          </w:rPr>
          <w:t xml:space="preserve"> 13  A matriz é recalculada a partir do código e dos arquivos de teste, de modo que um</w:t>
        </w:r>
      </w:ins>
    </w:p>
    <w:p>
      <w:pPr>
        <w:shd w:val="clear" w:color="auto" w:fill="F7F7F7"/>
        <w:spacing w:before="0" w:after="0" w:line="180" w:lineRule="exact"/>
        <w:ind w:left="0" w:firstLine="0"/>
        <w:jc w:val="left"/>
        <w:rPr>
          <w:ins w:id="886838" w:author="Claude" w:date="2026-10-07T12:00:00Z"/>
        </w:rPr>
      </w:pPr>
      <w:ins w:id="886852" w:author="Claude" w:date="2026-10-07T12:00:00Z">
        <w:r>
          <w:rPr>
            <w:rFonts w:ascii="Consolas" w:hAnsi="Consolas" w:cs="Consolas"/>
            <w:sz w:val="14"/>
            <w:szCs w:val="14"/>
          </w:rPr>
          <w:t xml:space="preserve"> 14  requisito sem função ou sem teste aparece como pendente, e não como atendido.</w:t>
        </w:r>
      </w:ins>
    </w:p>
    <w:p>
      <w:pPr>
        <w:shd w:val="clear" w:color="auto" w:fill="F7F7F7"/>
        <w:spacing w:before="0" w:after="0" w:line="180" w:lineRule="exact"/>
        <w:ind w:left="0" w:firstLine="0"/>
        <w:jc w:val="left"/>
        <w:rPr>
          <w:ins w:id="886838" w:author="Claude" w:date="2026-10-07T12:00:00Z"/>
        </w:rPr>
      </w:pPr>
      <w:ins w:id="886853" w:author="Claude" w:date="2026-10-07T12:00:00Z">
        <w:r>
          <w:rPr>
            <w:rFonts w:ascii="Consolas" w:hAnsi="Consolas" w:cs="Consolas"/>
            <w:sz w:val="14"/>
            <w:szCs w:val="14"/>
          </w:rPr>
          <w:t xml:space="preserve"> 15  """</w:t>
        </w:r>
      </w:ins>
    </w:p>
    <w:p>
      <w:pPr>
        <w:shd w:val="clear" w:color="auto" w:fill="F7F7F7"/>
        <w:spacing w:before="0" w:after="0" w:line="180" w:lineRule="exact"/>
        <w:ind w:left="0" w:firstLine="0"/>
        <w:jc w:val="left"/>
        <w:rPr>
          <w:ins w:id="886838" w:author="Claude" w:date="2026-10-07T12:00:00Z"/>
        </w:rPr>
      </w:pPr>
      <w:ins w:id="886854" w:author="Claude" w:date="2026-10-07T12:00:00Z">
        <w:r>
          <w:rPr>
            <w:rFonts w:ascii="Consolas" w:hAnsi="Consolas" w:cs="Consolas"/>
            <w:sz w:val="14"/>
            <w:szCs w:val="14"/>
          </w:rPr>
          <w:t xml:space="preserve"> 16  from __future__ import annotations</w:t>
        </w:r>
      </w:ins>
    </w:p>
    <w:p>
      <w:pPr>
        <w:shd w:val="clear" w:color="auto" w:fill="F7F7F7"/>
        <w:spacing w:before="0" w:after="0" w:line="180" w:lineRule="exact"/>
        <w:ind w:left="0" w:firstLine="0"/>
        <w:jc w:val="left"/>
        <w:rPr>
          <w:ins w:id="886838" w:author="Claude" w:date="2026-10-07T12:00:00Z"/>
        </w:rPr>
      </w:pPr>
      <w:ins w:id="886855" w:author="Claude" w:date="2026-10-07T12:00:00Z">
        <w:r>
          <w:rPr>
            <w:rFonts w:ascii="Consolas" w:hAnsi="Consolas" w:cs="Consolas"/>
            <w:sz w:val="14"/>
            <w:szCs w:val="14"/>
          </w:rPr>
          <w:t xml:space="preserve"> 17  </w:t>
        </w:r>
      </w:ins>
    </w:p>
    <w:p>
      <w:pPr>
        <w:shd w:val="clear" w:color="auto" w:fill="F7F7F7"/>
        <w:spacing w:before="0" w:after="0" w:line="180" w:lineRule="exact"/>
        <w:ind w:left="0" w:firstLine="0"/>
        <w:jc w:val="left"/>
        <w:rPr>
          <w:ins w:id="886838" w:author="Claude" w:date="2026-10-07T12:00:00Z"/>
        </w:rPr>
      </w:pPr>
      <w:ins w:id="886856" w:author="Claude" w:date="2026-10-07T12:00:00Z">
        <w:r>
          <w:rPr>
            <w:rFonts w:ascii="Consolas" w:hAnsi="Consolas" w:cs="Consolas"/>
            <w:sz w:val="14"/>
            <w:szCs w:val="14"/>
          </w:rPr>
          <w:t xml:space="preserve"> 18  import ast</w:t>
        </w:r>
      </w:ins>
    </w:p>
    <w:p>
      <w:pPr>
        <w:shd w:val="clear" w:color="auto" w:fill="F7F7F7"/>
        <w:spacing w:before="0" w:after="0" w:line="180" w:lineRule="exact"/>
        <w:ind w:left="0" w:firstLine="0"/>
        <w:jc w:val="left"/>
        <w:rPr>
          <w:ins w:id="886838" w:author="Claude" w:date="2026-10-07T12:00:00Z"/>
        </w:rPr>
      </w:pPr>
      <w:ins w:id="886857" w:author="Claude" w:date="2026-10-07T12:00:00Z">
        <w:r>
          <w:rPr>
            <w:rFonts w:ascii="Consolas" w:hAnsi="Consolas" w:cs="Consolas"/>
            <w:sz w:val="14"/>
            <w:szCs w:val="14"/>
          </w:rPr>
          <w:t xml:space="preserve"> 19  import importlib</w:t>
        </w:r>
      </w:ins>
    </w:p>
    <w:p>
      <w:pPr>
        <w:shd w:val="clear" w:color="auto" w:fill="F7F7F7"/>
        <w:spacing w:before="0" w:after="0" w:line="180" w:lineRule="exact"/>
        <w:ind w:left="0" w:firstLine="0"/>
        <w:jc w:val="left"/>
        <w:rPr>
          <w:ins w:id="886838" w:author="Claude" w:date="2026-10-07T12:00:00Z"/>
        </w:rPr>
      </w:pPr>
      <w:ins w:id="886858" w:author="Claude" w:date="2026-10-07T12:00:00Z">
        <w:r>
          <w:rPr>
            <w:rFonts w:ascii="Consolas" w:hAnsi="Consolas" w:cs="Consolas"/>
            <w:sz w:val="14"/>
            <w:szCs w:val="14"/>
          </w:rPr>
          <w:t xml:space="preserve"> 20  from dataclasses import dataclass</w:t>
        </w:r>
      </w:ins>
    </w:p>
    <w:p>
      <w:pPr>
        <w:shd w:val="clear" w:color="auto" w:fill="F7F7F7"/>
        <w:spacing w:before="0" w:after="0" w:line="180" w:lineRule="exact"/>
        <w:ind w:left="0" w:firstLine="0"/>
        <w:jc w:val="left"/>
        <w:rPr>
          <w:ins w:id="886838" w:author="Claude" w:date="2026-10-07T12:00:00Z"/>
        </w:rPr>
      </w:pPr>
      <w:ins w:id="886859" w:author="Claude" w:date="2026-10-07T12:00:00Z">
        <w:r>
          <w:rPr>
            <w:rFonts w:ascii="Consolas" w:hAnsi="Consolas" w:cs="Consolas"/>
            <w:sz w:val="14"/>
            <w:szCs w:val="14"/>
          </w:rPr>
          <w:t xml:space="preserve"> 21  from pathlib import Path</w:t>
        </w:r>
      </w:ins>
    </w:p>
    <w:p>
      <w:pPr>
        <w:shd w:val="clear" w:color="auto" w:fill="F7F7F7"/>
        <w:spacing w:before="0" w:after="0" w:line="180" w:lineRule="exact"/>
        <w:ind w:left="0" w:firstLine="0"/>
        <w:jc w:val="left"/>
        <w:rPr>
          <w:ins w:id="886838" w:author="Claude" w:date="2026-10-07T12:00:00Z"/>
        </w:rPr>
      </w:pPr>
      <w:ins w:id="886860" w:author="Claude" w:date="2026-10-07T12:00:00Z">
        <w:r>
          <w:rPr>
            <w:rFonts w:ascii="Consolas" w:hAnsi="Consolas" w:cs="Consolas"/>
            <w:sz w:val="14"/>
            <w:szCs w:val="14"/>
          </w:rPr>
          <w:t xml:space="preserve"> 22  from typing import Dict, List, Optional, Sequence, Tuple</w:t>
        </w:r>
      </w:ins>
    </w:p>
    <w:p>
      <w:pPr>
        <w:shd w:val="clear" w:color="auto" w:fill="F7F7F7"/>
        <w:spacing w:before="0" w:after="0" w:line="180" w:lineRule="exact"/>
        <w:ind w:left="0" w:firstLine="0"/>
        <w:jc w:val="left"/>
        <w:rPr>
          <w:ins w:id="886838" w:author="Claude" w:date="2026-10-07T12:00:00Z"/>
        </w:rPr>
      </w:pPr>
      <w:ins w:id="886861" w:author="Claude" w:date="2026-10-07T12:00:00Z">
        <w:r>
          <w:rPr>
            <w:rFonts w:ascii="Consolas" w:hAnsi="Consolas" w:cs="Consolas"/>
            <w:sz w:val="14"/>
            <w:szCs w:val="14"/>
          </w:rPr>
          <w:t xml:space="preserve"> 23  </w:t>
        </w:r>
      </w:ins>
    </w:p>
    <w:p>
      <w:pPr>
        <w:shd w:val="clear" w:color="auto" w:fill="F7F7F7"/>
        <w:spacing w:before="0" w:after="0" w:line="180" w:lineRule="exact"/>
        <w:ind w:left="0" w:firstLine="0"/>
        <w:jc w:val="left"/>
        <w:rPr>
          <w:ins w:id="886838" w:author="Claude" w:date="2026-10-07T12:00:00Z"/>
        </w:rPr>
      </w:pPr>
      <w:ins w:id="886862" w:author="Claude" w:date="2026-10-07T12:00:00Z">
        <w:r>
          <w:rPr>
            <w:rFonts w:ascii="Consolas" w:hAnsi="Consolas" w:cs="Consolas"/>
            <w:sz w:val="14"/>
            <w:szCs w:val="14"/>
          </w:rPr>
          <w:t xml:space="preserve"> 24  import pandas as pd</w:t>
        </w:r>
      </w:ins>
    </w:p>
    <w:p>
      <w:pPr>
        <w:shd w:val="clear" w:color="auto" w:fill="F7F7F7"/>
        <w:spacing w:before="0" w:after="0" w:line="180" w:lineRule="exact"/>
        <w:ind w:left="0" w:firstLine="0"/>
        <w:jc w:val="left"/>
        <w:rPr>
          <w:ins w:id="886838" w:author="Claude" w:date="2026-10-07T12:00:00Z"/>
        </w:rPr>
      </w:pPr>
      <w:ins w:id="886863" w:author="Claude" w:date="2026-10-07T12:00:00Z">
        <w:r>
          <w:rPr>
            <w:rFonts w:ascii="Consolas" w:hAnsi="Consolas" w:cs="Consolas"/>
            <w:sz w:val="14"/>
            <w:szCs w:val="14"/>
          </w:rPr>
          <w:t xml:space="preserve"> 25  </w:t>
        </w:r>
      </w:ins>
    </w:p>
    <w:p>
      <w:pPr>
        <w:shd w:val="clear" w:color="auto" w:fill="F7F7F7"/>
        <w:spacing w:before="0" w:after="0" w:line="180" w:lineRule="exact"/>
        <w:ind w:left="0" w:firstLine="0"/>
        <w:jc w:val="left"/>
        <w:rPr>
          <w:ins w:id="886838" w:author="Claude" w:date="2026-10-07T12:00:00Z"/>
        </w:rPr>
      </w:pPr>
      <w:ins w:id="886864" w:author="Claude" w:date="2026-10-07T12:00:00Z">
        <w:r>
          <w:rPr>
            <w:rFonts w:ascii="Consolas" w:hAnsi="Consolas" w:cs="Consolas"/>
            <w:sz w:val="14"/>
            <w:szCs w:val="14"/>
          </w:rPr>
          <w:t xml:space="preserve"> 26  </w:t>
        </w:r>
      </w:ins>
    </w:p>
    <w:p>
      <w:pPr>
        <w:shd w:val="clear" w:color="auto" w:fill="F7F7F7"/>
        <w:spacing w:before="0" w:after="0" w:line="180" w:lineRule="exact"/>
        <w:ind w:left="0" w:firstLine="0"/>
        <w:jc w:val="left"/>
        <w:rPr>
          <w:ins w:id="886838" w:author="Claude" w:date="2026-10-07T12:00:00Z"/>
        </w:rPr>
      </w:pPr>
      <w:ins w:id="886865" w:author="Claude" w:date="2026-10-07T12:00:00Z">
        <w:r>
          <w:rPr>
            <w:rFonts w:ascii="Consolas" w:hAnsi="Consolas" w:cs="Consolas"/>
            <w:sz w:val="14"/>
            <w:szCs w:val="14"/>
          </w:rPr>
          <w:t xml:space="preserve"> 27  # ---------------------------------------------------------------------------</w:t>
        </w:r>
      </w:ins>
    </w:p>
    <w:p>
      <w:pPr>
        <w:shd w:val="clear" w:color="auto" w:fill="F7F7F7"/>
        <w:spacing w:before="0" w:after="0" w:line="180" w:lineRule="exact"/>
        <w:ind w:left="0" w:firstLine="0"/>
        <w:jc w:val="left"/>
        <w:rPr>
          <w:ins w:id="886838" w:author="Claude" w:date="2026-10-07T12:00:00Z"/>
        </w:rPr>
      </w:pPr>
      <w:ins w:id="886866" w:author="Claude" w:date="2026-10-07T12:00:00Z">
        <w:r>
          <w:rPr>
            <w:rFonts w:ascii="Consolas" w:hAnsi="Consolas" w:cs="Consolas"/>
            <w:sz w:val="14"/>
            <w:szCs w:val="14"/>
          </w:rPr>
          <w:t xml:space="preserve"> 28  # As 12 etapas</w:t>
        </w:r>
      </w:ins>
    </w:p>
    <w:p>
      <w:pPr>
        <w:shd w:val="clear" w:color="auto" w:fill="F7F7F7"/>
        <w:spacing w:before="0" w:after="0" w:line="180" w:lineRule="exact"/>
        <w:ind w:left="0" w:firstLine="0"/>
        <w:jc w:val="left"/>
        <w:rPr>
          <w:ins w:id="886838" w:author="Claude" w:date="2026-10-07T12:00:00Z"/>
        </w:rPr>
      </w:pPr>
      <w:ins w:id="886867" w:author="Claude" w:date="2026-10-07T12:00:00Z">
        <w:r>
          <w:rPr>
            <w:rFonts w:ascii="Consolas" w:hAnsi="Consolas" w:cs="Consolas"/>
            <w:sz w:val="14"/>
            <w:szCs w:val="14"/>
          </w:rPr>
          <w:t xml:space="preserve"> 29  # ---------------------------------------------------------------------------</w:t>
        </w:r>
      </w:ins>
    </w:p>
    <w:p>
      <w:pPr>
        <w:shd w:val="clear" w:color="auto" w:fill="F7F7F7"/>
        <w:spacing w:before="0" w:after="0" w:line="180" w:lineRule="exact"/>
        <w:ind w:left="0" w:firstLine="0"/>
        <w:jc w:val="left"/>
        <w:rPr>
          <w:ins w:id="886838" w:author="Claude" w:date="2026-10-07T12:00:00Z"/>
        </w:rPr>
      </w:pPr>
      <w:ins w:id="886868" w:author="Claude" w:date="2026-10-07T12:00:00Z">
        <w:r>
          <w:rPr>
            <w:rFonts w:ascii="Consolas" w:hAnsi="Consolas" w:cs="Consolas"/>
            <w:sz w:val="14"/>
            <w:szCs w:val="14"/>
          </w:rPr>
          <w:t xml:space="preserve"> 30  </w:t>
        </w:r>
      </w:ins>
    </w:p>
    <w:p>
      <w:pPr>
        <w:shd w:val="clear" w:color="auto" w:fill="F7F7F7"/>
        <w:spacing w:before="0" w:after="0" w:line="180" w:lineRule="exact"/>
        <w:ind w:left="0" w:firstLine="0"/>
        <w:jc w:val="left"/>
        <w:rPr>
          <w:ins w:id="886838" w:author="Claude" w:date="2026-10-07T12:00:00Z"/>
        </w:rPr>
      </w:pPr>
      <w:ins w:id="886869" w:author="Claude" w:date="2026-10-07T12:00:00Z">
        <w:r>
          <w:rPr>
            <w:rFonts w:ascii="Consolas" w:hAnsi="Consolas" w:cs="Consolas"/>
            <w:sz w:val="14"/>
            <w:szCs w:val="14"/>
          </w:rPr>
          <w:t xml:space="preserve"> 31  @dataclass(frozen=True)</w:t>
        </w:r>
      </w:ins>
    </w:p>
    <w:p>
      <w:pPr>
        <w:shd w:val="clear" w:color="auto" w:fill="F7F7F7"/>
        <w:spacing w:before="0" w:after="0" w:line="180" w:lineRule="exact"/>
        <w:ind w:left="0" w:firstLine="0"/>
        <w:jc w:val="left"/>
        <w:rPr>
          <w:ins w:id="886838" w:author="Claude" w:date="2026-10-07T12:00:00Z"/>
        </w:rPr>
      </w:pPr>
      <w:ins w:id="886870" w:author="Claude" w:date="2026-10-07T12:00:00Z">
        <w:r>
          <w:rPr>
            <w:rFonts w:ascii="Consolas" w:hAnsi="Consolas" w:cs="Consolas"/>
            <w:sz w:val="14"/>
            <w:szCs w:val="14"/>
          </w:rPr>
          <w:t xml:space="preserve"> 32  class Etapa:</w:t>
        </w:r>
      </w:ins>
    </w:p>
    <w:p>
      <w:pPr>
        <w:shd w:val="clear" w:color="auto" w:fill="F7F7F7"/>
        <w:spacing w:before="0" w:after="0" w:line="180" w:lineRule="exact"/>
        <w:ind w:left="0" w:firstLine="0"/>
        <w:jc w:val="left"/>
        <w:rPr>
          <w:ins w:id="886838" w:author="Claude" w:date="2026-10-07T12:00:00Z"/>
        </w:rPr>
      </w:pPr>
      <w:ins w:id="886871" w:author="Claude" w:date="2026-10-07T12:00:00Z">
        <w:r>
          <w:rPr>
            <w:rFonts w:ascii="Consolas" w:hAnsi="Consolas" w:cs="Consolas"/>
            <w:sz w:val="14"/>
            <w:szCs w:val="14"/>
          </w:rPr>
          <w:t xml:space="preserve"> 33      numero: int</w:t>
        </w:r>
      </w:ins>
    </w:p>
    <w:p>
      <w:pPr>
        <w:shd w:val="clear" w:color="auto" w:fill="F7F7F7"/>
        <w:spacing w:before="0" w:after="0" w:line="180" w:lineRule="exact"/>
        <w:ind w:left="0" w:firstLine="0"/>
        <w:jc w:val="left"/>
        <w:rPr>
          <w:ins w:id="886838" w:author="Claude" w:date="2026-10-07T12:00:00Z"/>
        </w:rPr>
      </w:pPr>
      <w:ins w:id="886872" w:author="Claude" w:date="2026-10-07T12:00:00Z">
        <w:r>
          <w:rPr>
            <w:rFonts w:ascii="Consolas" w:hAnsi="Consolas" w:cs="Consolas"/>
            <w:sz w:val="14"/>
            <w:szCs w:val="14"/>
          </w:rPr>
          <w:t xml:space="preserve"> 34      nome: str</w:t>
        </w:r>
      </w:ins>
    </w:p>
    <w:p>
      <w:pPr>
        <w:shd w:val="clear" w:color="auto" w:fill="F7F7F7"/>
        <w:spacing w:before="0" w:after="0" w:line="180" w:lineRule="exact"/>
        <w:ind w:left="0" w:firstLine="0"/>
        <w:jc w:val="left"/>
        <w:rPr>
          <w:ins w:id="886838" w:author="Claude" w:date="2026-10-07T12:00:00Z"/>
        </w:rPr>
      </w:pPr>
      <w:ins w:id="886873" w:author="Claude" w:date="2026-10-07T12:00:00Z">
        <w:r>
          <w:rPr>
            <w:rFonts w:ascii="Consolas" w:hAnsi="Consolas" w:cs="Consolas"/>
            <w:sz w:val="14"/>
            <w:szCs w:val="14"/>
          </w:rPr>
          <w:t xml:space="preserve"> 35      fase: str                      # fases macro da Seção 3.2</w:t>
        </w:r>
      </w:ins>
    </w:p>
    <w:p>
      <w:pPr>
        <w:shd w:val="clear" w:color="auto" w:fill="F7F7F7"/>
        <w:spacing w:before="0" w:after="0" w:line="180" w:lineRule="exact"/>
        <w:ind w:left="0" w:firstLine="0"/>
        <w:jc w:val="left"/>
        <w:rPr>
          <w:ins w:id="886838" w:author="Claude" w:date="2026-10-07T12:00:00Z"/>
        </w:rPr>
      </w:pPr>
      <w:ins w:id="886874" w:author="Claude" w:date="2026-10-07T12:00:00Z">
        <w:r>
          <w:rPr>
            <w:rFonts w:ascii="Consolas" w:hAnsi="Consolas" w:cs="Consolas"/>
            <w:sz w:val="14"/>
            <w:szCs w:val="14"/>
          </w:rPr>
          <w:t xml:space="preserve"> 36      produto: str                   # o que a etapa produziu nesta pesquisa</w:t>
        </w:r>
      </w:ins>
    </w:p>
    <w:p>
      <w:pPr>
        <w:shd w:val="clear" w:color="auto" w:fill="F7F7F7"/>
        <w:spacing w:before="0" w:after="0" w:line="180" w:lineRule="exact"/>
        <w:ind w:left="0" w:firstLine="0"/>
        <w:jc w:val="left"/>
        <w:rPr>
          <w:ins w:id="886838" w:author="Claude" w:date="2026-10-07T12:00:00Z"/>
        </w:rPr>
      </w:pPr>
      <w:ins w:id="886875" w:author="Claude" w:date="2026-10-07T12:00:00Z">
        <w:r>
          <w:rPr>
            <w:rFonts w:ascii="Consolas" w:hAnsi="Consolas" w:cs="Consolas"/>
            <w:sz w:val="14"/>
            <w:szCs w:val="14"/>
          </w:rPr>
          <w:t xml:space="preserve"> 37      evidencias: Tuple[str, ...]    # onde verificar (seção, módulo, arquivo)</w:t>
        </w:r>
      </w:ins>
    </w:p>
    <w:p>
      <w:pPr>
        <w:shd w:val="clear" w:color="auto" w:fill="F7F7F7"/>
        <w:spacing w:before="0" w:after="0" w:line="180" w:lineRule="exact"/>
        <w:ind w:left="0" w:firstLine="0"/>
        <w:jc w:val="left"/>
        <w:rPr>
          <w:ins w:id="886838" w:author="Claude" w:date="2026-10-07T12:00:00Z"/>
        </w:rPr>
      </w:pPr>
      <w:ins w:id="886876" w:author="Claude" w:date="2026-10-07T12:00:00Z">
        <w:r>
          <w:rPr>
            <w:rFonts w:ascii="Consolas" w:hAnsi="Consolas" w:cs="Consolas"/>
            <w:sz w:val="14"/>
            <w:szCs w:val="14"/>
          </w:rPr>
          <w:t xml:space="preserve"> 38      situacao: str                  # concluída | primeira iteração concluída | em andamento | prevista</w:t>
        </w:r>
      </w:ins>
    </w:p>
    <w:p>
      <w:pPr>
        <w:shd w:val="clear" w:color="auto" w:fill="F7F7F7"/>
        <w:spacing w:before="0" w:after="0" w:line="180" w:lineRule="exact"/>
        <w:ind w:left="0" w:firstLine="0"/>
        <w:jc w:val="left"/>
        <w:rPr>
          <w:ins w:id="886838" w:author="Claude" w:date="2026-10-07T12:00:00Z"/>
        </w:rPr>
      </w:pPr>
      <w:ins w:id="886877" w:author="Claude" w:date="2026-10-07T12:00:00Z">
        <w:r>
          <w:rPr>
            <w:rFonts w:ascii="Consolas" w:hAnsi="Consolas" w:cs="Consolas"/>
            <w:sz w:val="14"/>
            <w:szCs w:val="14"/>
          </w:rPr>
          <w:t xml:space="preserve"> 39  </w:t>
        </w:r>
      </w:ins>
    </w:p>
    <w:p>
      <w:pPr>
        <w:shd w:val="clear" w:color="auto" w:fill="F7F7F7"/>
        <w:spacing w:before="0" w:after="0" w:line="180" w:lineRule="exact"/>
        <w:ind w:left="0" w:firstLine="0"/>
        <w:jc w:val="left"/>
        <w:rPr>
          <w:ins w:id="886838" w:author="Claude" w:date="2026-10-07T12:00:00Z"/>
        </w:rPr>
      </w:pPr>
      <w:ins w:id="886878" w:author="Claude" w:date="2026-10-07T12:00:00Z">
        <w:r>
          <w:rPr>
            <w:rFonts w:ascii="Consolas" w:hAnsi="Consolas" w:cs="Consolas"/>
            <w:sz w:val="14"/>
            <w:szCs w:val="14"/>
          </w:rPr>
          <w:t xml:space="preserve"> 40  </w:t>
        </w:r>
      </w:ins>
    </w:p>
    <w:p>
      <w:pPr>
        <w:shd w:val="clear" w:color="auto" w:fill="F7F7F7"/>
        <w:spacing w:before="0" w:after="0" w:line="180" w:lineRule="exact"/>
        <w:ind w:left="0" w:firstLine="0"/>
        <w:jc w:val="left"/>
        <w:rPr>
          <w:ins w:id="886838" w:author="Claude" w:date="2026-10-07T12:00:00Z"/>
        </w:rPr>
      </w:pPr>
      <w:ins w:id="886879" w:author="Claude" w:date="2026-10-07T12:00:00Z">
        <w:r>
          <w:rPr>
            <w:rFonts w:ascii="Consolas" w:hAnsi="Consolas" w:cs="Consolas"/>
            <w:sz w:val="14"/>
            <w:szCs w:val="14"/>
          </w:rPr>
          <w:t xml:space="preserve"> 41  FASE1, FASE2, FASE3 = "Fase 1 – Imersão bibliográfica", "Fase 2 – Ciclo DSR", "Fase 3 – V&amp;V"</w:t>
        </w:r>
      </w:ins>
    </w:p>
    <w:p>
      <w:pPr>
        <w:shd w:val="clear" w:color="auto" w:fill="F7F7F7"/>
        <w:spacing w:before="0" w:after="0" w:line="180" w:lineRule="exact"/>
        <w:ind w:left="0" w:firstLine="0"/>
        <w:jc w:val="left"/>
        <w:rPr>
          <w:ins w:id="886838" w:author="Claude" w:date="2026-10-07T12:00:00Z"/>
        </w:rPr>
      </w:pPr>
      <w:ins w:id="886880" w:author="Claude" w:date="2026-10-07T12:00:00Z">
        <w:r>
          <w:rPr>
            <w:rFonts w:ascii="Consolas" w:hAnsi="Consolas" w:cs="Consolas"/>
            <w:sz w:val="14"/>
            <w:szCs w:val="14"/>
          </w:rPr>
          <w:t xml:space="preserve"> 42  </w:t>
        </w:r>
      </w:ins>
    </w:p>
    <w:p>
      <w:pPr>
        <w:shd w:val="clear" w:color="auto" w:fill="F7F7F7"/>
        <w:spacing w:before="0" w:after="0" w:line="180" w:lineRule="exact"/>
        <w:ind w:left="0" w:firstLine="0"/>
        <w:jc w:val="left"/>
        <w:rPr>
          <w:ins w:id="886838" w:author="Claude" w:date="2026-10-07T12:00:00Z"/>
        </w:rPr>
      </w:pPr>
      <w:ins w:id="886881" w:author="Claude" w:date="2026-10-07T12:00:00Z">
        <w:r>
          <w:rPr>
            <w:rFonts w:ascii="Consolas" w:hAnsi="Consolas" w:cs="Consolas"/>
            <w:sz w:val="14"/>
            <w:szCs w:val="14"/>
          </w:rPr>
          <w:t xml:space="preserve"> 43  ETAPAS_DSR: Tuple[Etapa, ...] = (</w:t>
        </w:r>
      </w:ins>
    </w:p>
    <w:p>
      <w:pPr>
        <w:shd w:val="clear" w:color="auto" w:fill="F7F7F7"/>
        <w:spacing w:before="0" w:after="0" w:line="180" w:lineRule="exact"/>
        <w:ind w:left="0" w:firstLine="0"/>
        <w:jc w:val="left"/>
        <w:rPr>
          <w:ins w:id="886838" w:author="Claude" w:date="2026-10-07T12:00:00Z"/>
        </w:rPr>
      </w:pPr>
      <w:ins w:id="886882" w:author="Claude" w:date="2026-10-07T12:00:00Z">
        <w:r>
          <w:rPr>
            <w:rFonts w:ascii="Consolas" w:hAnsi="Consolas" w:cs="Consolas"/>
            <w:sz w:val="14"/>
            <w:szCs w:val="14"/>
          </w:rPr>
          <w:t xml:space="preserve"> 44      Etapa(1, "Identificação do problema", FASE1,</w:t>
        </w:r>
      </w:ins>
    </w:p>
    <w:p>
      <w:pPr>
        <w:shd w:val="clear" w:color="auto" w:fill="F7F7F7"/>
        <w:spacing w:before="0" w:after="0" w:line="180" w:lineRule="exact"/>
        <w:ind w:left="0" w:firstLine="0"/>
        <w:jc w:val="left"/>
        <w:rPr>
          <w:ins w:id="886838" w:author="Claude" w:date="2026-10-07T12:00:00Z"/>
        </w:rPr>
      </w:pPr>
      <w:ins w:id="886883" w:author="Claude" w:date="2026-10-07T12:00:00Z">
        <w:r>
          <w:rPr>
            <w:rFonts w:ascii="Consolas" w:hAnsi="Consolas" w:cs="Consolas"/>
            <w:sz w:val="14"/>
            <w:szCs w:val="14"/>
          </w:rPr>
          <w:t xml:space="preserve"> 45            "Produtores e investidores da piscicultura sem instrumento sistemático para avaliar de forma integrada "</w:t>
        </w:r>
      </w:ins>
    </w:p>
    <w:p>
      <w:pPr>
        <w:shd w:val="clear" w:color="auto" w:fill="F7F7F7"/>
        <w:spacing w:before="0" w:after="0" w:line="180" w:lineRule="exact"/>
        <w:ind w:left="0" w:firstLine="0"/>
        <w:jc w:val="left"/>
        <w:rPr>
          <w:ins w:id="886838" w:author="Claude" w:date="2026-10-07T12:00:00Z"/>
        </w:rPr>
      </w:pPr>
      <w:ins w:id="886884" w:author="Claude" w:date="2026-10-07T12:00:00Z">
        <w:r>
          <w:rPr>
            <w:rFonts w:ascii="Consolas" w:hAnsi="Consolas" w:cs="Consolas"/>
            <w:sz w:val="14"/>
            <w:szCs w:val="14"/>
          </w:rPr>
          <w:t xml:space="preserve"> 46            "a viabilidade técnica, econômica, ambiental e social de seus empreendimentos.",</w:t>
        </w:r>
      </w:ins>
    </w:p>
    <w:p>
      <w:pPr>
        <w:shd w:val="clear" w:color="auto" w:fill="F7F7F7"/>
        <w:spacing w:before="0" w:after="0" w:line="180" w:lineRule="exact"/>
        <w:ind w:left="0" w:firstLine="0"/>
        <w:jc w:val="left"/>
        <w:rPr>
          <w:ins w:id="886838" w:author="Claude" w:date="2026-10-07T12:00:00Z"/>
        </w:rPr>
      </w:pPr>
      <w:ins w:id="886885" w:author="Claude" w:date="2026-10-07T12:00:00Z">
        <w:r>
          <w:rPr>
            <w:rFonts w:ascii="Consolas" w:hAnsi="Consolas" w:cs="Consolas"/>
            <w:sz w:val="14"/>
            <w:szCs w:val="14"/>
          </w:rPr>
          <w:t xml:space="preserve"> 47            ("Seção 1.3",), "concluída"),</w:t>
        </w:r>
      </w:ins>
    </w:p>
    <w:p>
      <w:pPr>
        <w:shd w:val="clear" w:color="auto" w:fill="F7F7F7"/>
        <w:spacing w:before="0" w:after="0" w:line="180" w:lineRule="exact"/>
        <w:ind w:left="0" w:firstLine="0"/>
        <w:jc w:val="left"/>
        <w:rPr>
          <w:ins w:id="886838" w:author="Claude" w:date="2026-10-07T12:00:00Z"/>
        </w:rPr>
      </w:pPr>
      <w:ins w:id="886886" w:author="Claude" w:date="2026-10-07T12:00:00Z">
        <w:r>
          <w:rPr>
            <w:rFonts w:ascii="Consolas" w:hAnsi="Consolas" w:cs="Consolas"/>
            <w:sz w:val="14"/>
            <w:szCs w:val="14"/>
          </w:rPr>
          <w:t xml:space="preserve"> 48      Etapa(2, "Compreensão do problema", FASE1,</w:t>
        </w:r>
      </w:ins>
    </w:p>
    <w:p>
      <w:pPr>
        <w:shd w:val="clear" w:color="auto" w:fill="F7F7F7"/>
        <w:spacing w:before="0" w:after="0" w:line="180" w:lineRule="exact"/>
        <w:ind w:left="0" w:firstLine="0"/>
        <w:jc w:val="left"/>
        <w:rPr>
          <w:ins w:id="886838" w:author="Claude" w:date="2026-10-07T12:00:00Z"/>
        </w:rPr>
      </w:pPr>
      <w:ins w:id="886887" w:author="Claude" w:date="2026-10-07T12:00:00Z">
        <w:r>
          <w:rPr>
            <w:rFonts w:ascii="Consolas" w:hAnsi="Consolas" w:cs="Consolas"/>
            <w:sz w:val="14"/>
            <w:szCs w:val="14"/>
          </w:rPr>
          <w:t xml:space="preserve"> 49            "Causas: variáveis dissimilares (custos, efluentes, aceitação comunitária) sem modelo que pondere dados "</w:t>
        </w:r>
      </w:ins>
    </w:p>
    <w:p>
      <w:pPr>
        <w:shd w:val="clear" w:color="auto" w:fill="F7F7F7"/>
        <w:spacing w:before="0" w:after="0" w:line="180" w:lineRule="exact"/>
        <w:ind w:left="0" w:firstLine="0"/>
        <w:jc w:val="left"/>
        <w:rPr>
          <w:ins w:id="886838" w:author="Claude" w:date="2026-10-07T12:00:00Z"/>
        </w:rPr>
      </w:pPr>
      <w:ins w:id="886888" w:author="Claude" w:date="2026-10-07T12:00:00Z">
        <w:r>
          <w:rPr>
            <w:rFonts w:ascii="Consolas" w:hAnsi="Consolas" w:cs="Consolas"/>
            <w:sz w:val="14"/>
            <w:szCs w:val="14"/>
          </w:rPr>
          <w:t xml:space="preserve"> 50            "exatos e critérios qualitativos; estudos em planilhas determinísticas; requisitos de uso extraídos dos "</w:t>
        </w:r>
      </w:ins>
    </w:p>
    <w:p>
      <w:pPr>
        <w:shd w:val="clear" w:color="auto" w:fill="F7F7F7"/>
        <w:spacing w:before="0" w:after="0" w:line="180" w:lineRule="exact"/>
        <w:ind w:left="0" w:firstLine="0"/>
        <w:jc w:val="left"/>
        <w:rPr>
          <w:ins w:id="886838" w:author="Claude" w:date="2026-10-07T12:00:00Z"/>
        </w:rPr>
      </w:pPr>
      <w:ins w:id="886889" w:author="Claude" w:date="2026-10-07T12:00:00Z">
        <w:r>
          <w:rPr>
            <w:rFonts w:ascii="Consolas" w:hAnsi="Consolas" w:cs="Consolas"/>
            <w:sz w:val="14"/>
            <w:szCs w:val="14"/>
          </w:rPr>
          <w:t xml:space="preserve"> 51            "notebooks de viabilidade econômica anteriores (entradas, mix, tributos, cooperados).",</w:t>
        </w:r>
      </w:ins>
    </w:p>
    <w:p>
      <w:pPr>
        <w:shd w:val="clear" w:color="auto" w:fill="F7F7F7"/>
        <w:spacing w:before="0" w:after="0" w:line="180" w:lineRule="exact"/>
        <w:ind w:left="0" w:firstLine="0"/>
        <w:jc w:val="left"/>
        <w:rPr>
          <w:ins w:id="886838" w:author="Claude" w:date="2026-10-07T12:00:00Z"/>
        </w:rPr>
      </w:pPr>
      <w:ins w:id="886890" w:author="Claude" w:date="2026-10-07T12:00:00Z">
        <w:r>
          <w:rPr>
            <w:rFonts w:ascii="Consolas" w:hAnsi="Consolas" w:cs="Consolas"/>
            <w:sz w:val="14"/>
            <w:szCs w:val="14"/>
          </w:rPr>
          <w:t xml:space="preserve"> 52            ("Seções 1.2, 2.8 a 2.10",), "concluída"),</w:t>
        </w:r>
      </w:ins>
    </w:p>
    <w:p>
      <w:pPr>
        <w:shd w:val="clear" w:color="auto" w:fill="F7F7F7"/>
        <w:spacing w:before="0" w:after="0" w:line="180" w:lineRule="exact"/>
        <w:ind w:left="0" w:firstLine="0"/>
        <w:jc w:val="left"/>
        <w:rPr>
          <w:ins w:id="886838" w:author="Claude" w:date="2026-10-07T12:00:00Z"/>
        </w:rPr>
      </w:pPr>
      <w:ins w:id="886891" w:author="Claude" w:date="2026-10-07T12:00:00Z">
        <w:r>
          <w:rPr>
            <w:rFonts w:ascii="Consolas" w:hAnsi="Consolas" w:cs="Consolas"/>
            <w:sz w:val="14"/>
            <w:szCs w:val="14"/>
          </w:rPr>
          <w:t xml:space="preserve"> 53      Etapa(3, "Revisão sistemática da literatura", FASE1,</w:t>
        </w:r>
      </w:ins>
    </w:p>
    <w:p>
      <w:pPr>
        <w:shd w:val="clear" w:color="auto" w:fill="F7F7F7"/>
        <w:spacing w:before="0" w:after="0" w:line="180" w:lineRule="exact"/>
        <w:ind w:left="0" w:firstLine="0"/>
        <w:jc w:val="left"/>
        <w:rPr>
          <w:ins w:id="886838" w:author="Claude" w:date="2026-10-07T12:00:00Z"/>
        </w:rPr>
      </w:pPr>
      <w:ins w:id="886892" w:author="Claude" w:date="2026-10-07T12:00:00Z">
        <w:r>
          <w:rPr>
            <w:rFonts w:ascii="Consolas" w:hAnsi="Consolas" w:cs="Consolas"/>
            <w:sz w:val="14"/>
            <w:szCs w:val="14"/>
          </w:rPr>
          <w:t xml:space="preserve"> 54            "Corpus selecionado pelo protocolo PRISMA e referencial teórico dos três eixos temáticos.",</w:t>
        </w:r>
      </w:ins>
    </w:p>
    <w:p>
      <w:pPr>
        <w:shd w:val="clear" w:color="auto" w:fill="F7F7F7"/>
        <w:spacing w:before="0" w:after="0" w:line="180" w:lineRule="exact"/>
        <w:ind w:left="0" w:firstLine="0"/>
        <w:jc w:val="left"/>
        <w:rPr>
          <w:ins w:id="886838" w:author="Claude" w:date="2026-10-07T12:00:00Z"/>
        </w:rPr>
      </w:pPr>
      <w:ins w:id="886893" w:author="Claude" w:date="2026-10-07T12:00:00Z">
        <w:r>
          <w:rPr>
            <w:rFonts w:ascii="Consolas" w:hAnsi="Consolas" w:cs="Consolas"/>
            <w:sz w:val="14"/>
            <w:szCs w:val="14"/>
          </w:rPr>
          <w:t xml:space="preserve"> 55            ("Seções 2.1 a 2.7",), "concluída"),</w:t>
        </w:r>
      </w:ins>
    </w:p>
    <w:p>
      <w:pPr>
        <w:shd w:val="clear" w:color="auto" w:fill="F7F7F7"/>
        <w:spacing w:before="0" w:after="0" w:line="180" w:lineRule="exact"/>
        <w:ind w:left="0" w:firstLine="0"/>
        <w:jc w:val="left"/>
        <w:rPr>
          <w:ins w:id="886838" w:author="Claude" w:date="2026-10-07T12:00:00Z"/>
        </w:rPr>
      </w:pPr>
      <w:ins w:id="886894" w:author="Claude" w:date="2026-10-07T12:00:00Z">
        <w:r>
          <w:rPr>
            <w:rFonts w:ascii="Consolas" w:hAnsi="Consolas" w:cs="Consolas"/>
            <w:sz w:val="14"/>
            <w:szCs w:val="14"/>
          </w:rPr>
          <w:t xml:space="preserve"> 56      Etapa(4, "Identificação de artefatos e configuração da classe de problemas", FASE2,</w:t>
        </w:r>
      </w:ins>
    </w:p>
    <w:p>
      <w:pPr>
        <w:shd w:val="clear" w:color="auto" w:fill="F7F7F7"/>
        <w:spacing w:before="0" w:after="0" w:line="180" w:lineRule="exact"/>
        <w:ind w:left="0" w:firstLine="0"/>
        <w:jc w:val="left"/>
        <w:rPr>
          <w:ins w:id="886838" w:author="Claude" w:date="2026-10-07T12:00:00Z"/>
        </w:rPr>
      </w:pPr>
      <w:ins w:id="886895" w:author="Claude" w:date="2026-10-07T12:00:00Z">
        <w:r>
          <w:rPr>
            <w:rFonts w:ascii="Consolas" w:hAnsi="Consolas" w:cs="Consolas"/>
            <w:sz w:val="14"/>
            <w:szCs w:val="14"/>
          </w:rPr>
          <w:t xml:space="preserve"> 57            "Classe: modelagem de suporte à decisão multicritério sob incerteza em agroindústrias. Comparação de "</w:t>
        </w:r>
      </w:ins>
    </w:p>
    <w:p>
      <w:pPr>
        <w:shd w:val="clear" w:color="auto" w:fill="F7F7F7"/>
        <w:spacing w:before="0" w:after="0" w:line="180" w:lineRule="exact"/>
        <w:ind w:left="0" w:firstLine="0"/>
        <w:jc w:val="left"/>
        <w:rPr>
          <w:ins w:id="886838" w:author="Claude" w:date="2026-10-07T12:00:00Z"/>
        </w:rPr>
      </w:pPr>
      <w:ins w:id="886896" w:author="Claude" w:date="2026-10-07T12:00:00Z">
        <w:r>
          <w:rPr>
            <w:rFonts w:ascii="Consolas" w:hAnsi="Consolas" w:cs="Consolas"/>
            <w:sz w:val="14"/>
            <w:szCs w:val="14"/>
          </w:rPr>
          <w:t xml:space="preserve"> 58            "propriedades com quatro artefatos preexistentes (Wazlawick, 2009).",</w:t>
        </w:r>
      </w:ins>
    </w:p>
    <w:p>
      <w:pPr>
        <w:shd w:val="clear" w:color="auto" w:fill="F7F7F7"/>
        <w:spacing w:before="0" w:after="0" w:line="180" w:lineRule="exact"/>
        <w:ind w:left="0" w:firstLine="0"/>
        <w:jc w:val="left"/>
        <w:rPr>
          <w:ins w:id="886838" w:author="Claude" w:date="2026-10-07T12:00:00Z"/>
        </w:rPr>
      </w:pPr>
      <w:ins w:id="886897" w:author="Claude" w:date="2026-10-07T12:00:00Z">
        <w:r>
          <w:rPr>
            <w:rFonts w:ascii="Consolas" w:hAnsi="Consolas" w:cs="Consolas"/>
            <w:sz w:val="14"/>
            <w:szCs w:val="14"/>
          </w:rPr>
          <w:t xml:space="preserve"> 59            ("Seção 2.8.1", "dsr.COMPARACAO_ARTEFATOS"), "concluída"),</w:t>
        </w:r>
      </w:ins>
    </w:p>
    <w:p>
      <w:pPr>
        <w:shd w:val="clear" w:color="auto" w:fill="F7F7F7"/>
        <w:spacing w:before="0" w:after="0" w:line="180" w:lineRule="exact"/>
        <w:ind w:left="0" w:firstLine="0"/>
        <w:jc w:val="left"/>
        <w:rPr>
          <w:ins w:id="886838" w:author="Claude" w:date="2026-10-07T12:00:00Z"/>
        </w:rPr>
      </w:pPr>
      <w:ins w:id="886898" w:author="Claude" w:date="2026-10-07T12:00:00Z">
        <w:r>
          <w:rPr>
            <w:rFonts w:ascii="Consolas" w:hAnsi="Consolas" w:cs="Consolas"/>
            <w:sz w:val="14"/>
            <w:szCs w:val="14"/>
          </w:rPr>
          <w:t xml:space="preserve"> 60      Etapa(5, "Proposição do artefato", FASE2,</w:t>
        </w:r>
      </w:ins>
    </w:p>
    <w:p>
      <w:pPr>
        <w:shd w:val="clear" w:color="auto" w:fill="F7F7F7"/>
        <w:spacing w:before="0" w:after="0" w:line="180" w:lineRule="exact"/>
        <w:ind w:left="0" w:firstLine="0"/>
        <w:jc w:val="left"/>
        <w:rPr>
          <w:ins w:id="886838" w:author="Claude" w:date="2026-10-07T12:00:00Z"/>
        </w:rPr>
      </w:pPr>
      <w:ins w:id="886899" w:author="Claude" w:date="2026-10-07T12:00:00Z">
        <w:r>
          <w:rPr>
            <w:rFonts w:ascii="Consolas" w:hAnsi="Consolas" w:cs="Consolas"/>
            <w:sz w:val="14"/>
            <w:szCs w:val="14"/>
          </w:rPr>
          <w:t xml:space="preserve"> 61            "EVTEAS-Py como instanciação (framework operante) conjugada a um modelo (representação matemática da "</w:t>
        </w:r>
      </w:ins>
    </w:p>
    <w:p>
      <w:pPr>
        <w:shd w:val="clear" w:color="auto" w:fill="F7F7F7"/>
        <w:spacing w:before="0" w:after="0" w:line="180" w:lineRule="exact"/>
        <w:ind w:left="0" w:firstLine="0"/>
        <w:jc w:val="left"/>
        <w:rPr>
          <w:ins w:id="886838" w:author="Claude" w:date="2026-10-07T12:00:00Z"/>
        </w:rPr>
      </w:pPr>
      <w:ins w:id="886900" w:author="Claude" w:date="2026-10-07T12:00:00Z">
        <w:r>
          <w:rPr>
            <w:rFonts w:ascii="Consolas" w:hAnsi="Consolas" w:cs="Consolas"/>
            <w:sz w:val="14"/>
            <w:szCs w:val="14"/>
          </w:rPr>
          <w:t xml:space="preserve"> 62            "viabilidade), com requisitos de alto nível rastreáveis.",</w:t>
        </w:r>
      </w:ins>
    </w:p>
    <w:p>
      <w:pPr>
        <w:shd w:val="clear" w:color="auto" w:fill="F7F7F7"/>
        <w:spacing w:before="0" w:after="0" w:line="180" w:lineRule="exact"/>
        <w:ind w:left="0" w:firstLine="0"/>
        <w:jc w:val="left"/>
        <w:rPr>
          <w:ins w:id="886838" w:author="Claude" w:date="2026-10-07T12:00:00Z"/>
        </w:rPr>
      </w:pPr>
      <w:ins w:id="886901" w:author="Claude" w:date="2026-10-07T12:00:00Z">
        <w:r>
          <w:rPr>
            <w:rFonts w:ascii="Consolas" w:hAnsi="Consolas" w:cs="Consolas"/>
            <w:sz w:val="14"/>
            <w:szCs w:val="14"/>
          </w:rPr>
          <w:t xml:space="preserve"> 63            ("dsr.REQUISITOS",), "concluída"),</w:t>
        </w:r>
      </w:ins>
    </w:p>
    <w:p>
      <w:pPr>
        <w:shd w:val="clear" w:color="auto" w:fill="F7F7F7"/>
        <w:spacing w:before="0" w:after="0" w:line="180" w:lineRule="exact"/>
        <w:ind w:left="0" w:firstLine="0"/>
        <w:jc w:val="left"/>
        <w:rPr>
          <w:ins w:id="886838" w:author="Claude" w:date="2026-10-07T12:00:00Z"/>
        </w:rPr>
      </w:pPr>
      <w:ins w:id="886902" w:author="Claude" w:date="2026-10-07T12:00:00Z">
        <w:r>
          <w:rPr>
            <w:rFonts w:ascii="Consolas" w:hAnsi="Consolas" w:cs="Consolas"/>
            <w:sz w:val="14"/>
            <w:szCs w:val="14"/>
          </w:rPr>
          <w:t xml:space="preserve"> 64      Etapa(6, "Design do artefato", FASE2,</w:t>
        </w:r>
      </w:ins>
    </w:p>
    <w:p>
      <w:pPr>
        <w:shd w:val="clear" w:color="auto" w:fill="F7F7F7"/>
        <w:spacing w:before="0" w:after="0" w:line="180" w:lineRule="exact"/>
        <w:ind w:left="0" w:firstLine="0"/>
        <w:jc w:val="left"/>
        <w:rPr>
          <w:ins w:id="886838" w:author="Claude" w:date="2026-10-07T12:00:00Z"/>
        </w:rPr>
      </w:pPr>
      <w:ins w:id="886903" w:author="Claude" w:date="2026-10-07T12:00:00Z">
        <w:r>
          <w:rPr>
            <w:rFonts w:ascii="Consolas" w:hAnsi="Consolas" w:cs="Consolas"/>
            <w:sz w:val="14"/>
            <w:szCs w:val="14"/>
          </w:rPr>
          <w:t xml:space="preserve"> 65            "Configuração única (EVTEASConfig) com registro de fontes; motor vetorizado comum às camadas "</w:t>
        </w:r>
      </w:ins>
    </w:p>
    <w:p>
      <w:pPr>
        <w:shd w:val="clear" w:color="auto" w:fill="F7F7F7"/>
        <w:spacing w:before="0" w:after="0" w:line="180" w:lineRule="exact"/>
        <w:ind w:left="0" w:firstLine="0"/>
        <w:jc w:val="left"/>
        <w:rPr>
          <w:ins w:id="886838" w:author="Claude" w:date="2026-10-07T12:00:00Z"/>
        </w:rPr>
      </w:pPr>
      <w:ins w:id="886904" w:author="Claude" w:date="2026-10-07T12:00:00Z">
        <w:r>
          <w:rPr>
            <w:rFonts w:ascii="Consolas" w:hAnsi="Consolas" w:cs="Consolas"/>
            <w:sz w:val="14"/>
            <w:szCs w:val="14"/>
          </w:rPr>
          <w:t xml:space="preserve"> 66            "determinística e estocástica; fluxo entrada → processamento → saída → verificação; interface de "</w:t>
        </w:r>
      </w:ins>
    </w:p>
    <w:p>
      <w:pPr>
        <w:shd w:val="clear" w:color="auto" w:fill="F7F7F7"/>
        <w:spacing w:before="0" w:after="0" w:line="180" w:lineRule="exact"/>
        <w:ind w:left="0" w:firstLine="0"/>
        <w:jc w:val="left"/>
        <w:rPr>
          <w:ins w:id="886838" w:author="Claude" w:date="2026-10-07T12:00:00Z"/>
        </w:rPr>
      </w:pPr>
      <w:ins w:id="886905" w:author="Claude" w:date="2026-10-07T12:00:00Z">
        <w:r>
          <w:rPr>
            <w:rFonts w:ascii="Consolas" w:hAnsi="Consolas" w:cs="Consolas"/>
            <w:sz w:val="14"/>
            <w:szCs w:val="14"/>
          </w:rPr>
          <w:t xml:space="preserve"> 67            "entrada em blocos.",</w:t>
        </w:r>
      </w:ins>
    </w:p>
    <w:p>
      <w:pPr>
        <w:shd w:val="clear" w:color="auto" w:fill="F7F7F7"/>
        <w:spacing w:before="0" w:after="0" w:line="180" w:lineRule="exact"/>
        <w:ind w:left="0" w:firstLine="0"/>
        <w:jc w:val="left"/>
        <w:rPr>
          <w:ins w:id="886838" w:author="Claude" w:date="2026-10-07T12:00:00Z"/>
        </w:rPr>
      </w:pPr>
      <w:ins w:id="886906" w:author="Claude" w:date="2026-10-07T12:00:00Z">
        <w:r>
          <w:rPr>
            <w:rFonts w:ascii="Consolas" w:hAnsi="Consolas" w:cs="Consolas"/>
            <w:sz w:val="14"/>
            <w:szCs w:val="14"/>
          </w:rPr>
          <w:t xml:space="preserve"> 68            ("config.EVTEASConfig", "modelo.Contexto", "pipeline.motor"), "primeira iteração concluída"),</w:t>
        </w:r>
      </w:ins>
    </w:p>
    <w:p>
      <w:pPr>
        <w:shd w:val="clear" w:color="auto" w:fill="F7F7F7"/>
        <w:spacing w:before="0" w:after="0" w:line="180" w:lineRule="exact"/>
        <w:ind w:left="0" w:firstLine="0"/>
        <w:jc w:val="left"/>
        <w:rPr>
          <w:ins w:id="886838" w:author="Claude" w:date="2026-10-07T12:00:00Z"/>
        </w:rPr>
      </w:pPr>
      <w:ins w:id="886907" w:author="Claude" w:date="2026-10-07T12:00:00Z">
        <w:r>
          <w:rPr>
            <w:rFonts w:ascii="Consolas" w:hAnsi="Consolas" w:cs="Consolas"/>
            <w:sz w:val="14"/>
            <w:szCs w:val="14"/>
          </w:rPr>
          <w:t xml:space="preserve"> 69      Etapa(7, "Desenvolvimento do artefato", FASE2,</w:t>
        </w:r>
      </w:ins>
    </w:p>
    <w:p>
      <w:pPr>
        <w:shd w:val="clear" w:color="auto" w:fill="F7F7F7"/>
        <w:spacing w:before="0" w:after="0" w:line="180" w:lineRule="exact"/>
        <w:ind w:left="0" w:firstLine="0"/>
        <w:jc w:val="left"/>
        <w:rPr>
          <w:ins w:id="886838" w:author="Claude" w:date="2026-10-07T12:00:00Z"/>
        </w:rPr>
      </w:pPr>
      <w:ins w:id="886908" w:author="Claude" w:date="2026-10-07T12:00:00Z">
        <w:r>
          <w:rPr>
            <w:rFonts w:ascii="Consolas" w:hAnsi="Consolas" w:cs="Consolas"/>
            <w:sz w:val="14"/>
            <w:szCs w:val="14"/>
          </w:rPr>
          <w:t xml:space="preserve"> 70            "Pacote evteas_py 2.0 com dez módulos, notebook autocontido para o Google Colab e entrada de dados "</w:t>
        </w:r>
      </w:ins>
    </w:p>
    <w:p>
      <w:pPr>
        <w:shd w:val="clear" w:color="auto" w:fill="F7F7F7"/>
        <w:spacing w:before="0" w:after="0" w:line="180" w:lineRule="exact"/>
        <w:ind w:left="0" w:firstLine="0"/>
        <w:jc w:val="left"/>
        <w:rPr>
          <w:ins w:id="886838" w:author="Claude" w:date="2026-10-07T12:00:00Z"/>
        </w:rPr>
      </w:pPr>
      <w:ins w:id="886909" w:author="Claude" w:date="2026-10-07T12:00:00Z">
        <w:r>
          <w:rPr>
            <w:rFonts w:ascii="Consolas" w:hAnsi="Consolas" w:cs="Consolas"/>
            <w:sz w:val="14"/>
            <w:szCs w:val="14"/>
          </w:rPr>
          <w:t xml:space="preserve"> 71            "interativa ou por arquivo.",</w:t>
        </w:r>
      </w:ins>
    </w:p>
    <w:p>
      <w:pPr>
        <w:shd w:val="clear" w:color="auto" w:fill="F7F7F7"/>
        <w:spacing w:before="0" w:after="0" w:line="180" w:lineRule="exact"/>
        <w:ind w:left="0" w:firstLine="0"/>
        <w:jc w:val="left"/>
        <w:rPr>
          <w:ins w:id="886838" w:author="Claude" w:date="2026-10-07T12:00:00Z"/>
        </w:rPr>
      </w:pPr>
      <w:ins w:id="886910" w:author="Claude" w:date="2026-10-07T12:00:00Z">
        <w:r>
          <w:rPr>
            <w:rFonts w:ascii="Consolas" w:hAnsi="Consolas" w:cs="Consolas"/>
            <w:sz w:val="14"/>
            <w:szCs w:val="14"/>
          </w:rPr>
          <w:t xml:space="preserve"> 72            ("Apêndice A", "pipeline.executar_evteas", "interface.iniciar_entradas"), "primeira iteração concluída"),</w:t>
        </w:r>
      </w:ins>
    </w:p>
    <w:p>
      <w:pPr>
        <w:shd w:val="clear" w:color="auto" w:fill="F7F7F7"/>
        <w:spacing w:before="0" w:after="0" w:line="180" w:lineRule="exact"/>
        <w:ind w:left="0" w:firstLine="0"/>
        <w:jc w:val="left"/>
        <w:rPr>
          <w:ins w:id="886838" w:author="Claude" w:date="2026-10-07T12:00:00Z"/>
        </w:rPr>
      </w:pPr>
      <w:ins w:id="886911" w:author="Claude" w:date="2026-10-07T12:00:00Z">
        <w:r>
          <w:rPr>
            <w:rFonts w:ascii="Consolas" w:hAnsi="Consolas" w:cs="Consolas"/>
            <w:sz w:val="14"/>
            <w:szCs w:val="14"/>
          </w:rPr>
          <w:t xml:space="preserve"> 73      Etapa(8, "Avaliação do artefato", FASE3,</w:t>
        </w:r>
      </w:ins>
    </w:p>
    <w:p>
      <w:pPr>
        <w:shd w:val="clear" w:color="auto" w:fill="F7F7F7"/>
        <w:spacing w:before="0" w:after="0" w:line="180" w:lineRule="exact"/>
        <w:ind w:left="0" w:firstLine="0"/>
        <w:jc w:val="left"/>
        <w:rPr>
          <w:ins w:id="886838" w:author="Claude" w:date="2026-10-07T12:00:00Z"/>
        </w:rPr>
      </w:pPr>
      <w:ins w:id="886912" w:author="Claude" w:date="2026-10-07T12:00:00Z">
        <w:r>
          <w:rPr>
            <w:rFonts w:ascii="Consolas" w:hAnsi="Consolas" w:cs="Consolas"/>
            <w:sz w:val="14"/>
            <w:szCs w:val="14"/>
          </w:rPr>
          <w:t xml:space="preserve"> 74            "Verificação: invariantes a cada execução, suíte de testes automatizados, regressão contra a Rev. 186 e "</w:t>
        </w:r>
      </w:ins>
    </w:p>
    <w:p>
      <w:pPr>
        <w:shd w:val="clear" w:color="auto" w:fill="F7F7F7"/>
        <w:spacing w:before="0" w:after="0" w:line="180" w:lineRule="exact"/>
        <w:ind w:left="0" w:firstLine="0"/>
        <w:jc w:val="left"/>
        <w:rPr>
          <w:ins w:id="886838" w:author="Claude" w:date="2026-10-07T12:00:00Z"/>
        </w:rPr>
      </w:pPr>
      <w:ins w:id="886913" w:author="Claude" w:date="2026-10-07T12:00:00Z">
        <w:r>
          <w:rPr>
            <w:rFonts w:ascii="Consolas" w:hAnsi="Consolas" w:cs="Consolas"/>
            <w:sz w:val="14"/>
            <w:szCs w:val="14"/>
          </w:rPr>
          <w:t xml:space="preserve"> 75            "revisão independente da entrada de dados. Validação com os dois especialistas a realizar.",</w:t>
        </w:r>
      </w:ins>
    </w:p>
    <w:p>
      <w:pPr>
        <w:shd w:val="clear" w:color="auto" w:fill="F7F7F7"/>
        <w:spacing w:before="0" w:after="0" w:line="180" w:lineRule="exact"/>
        <w:ind w:left="0" w:firstLine="0"/>
        <w:jc w:val="left"/>
        <w:rPr>
          <w:ins w:id="886838" w:author="Claude" w:date="2026-10-07T12:00:00Z"/>
        </w:rPr>
      </w:pPr>
      <w:ins w:id="886914" w:author="Claude" w:date="2026-10-07T12:00:00Z">
        <w:r>
          <w:rPr>
            <w:rFonts w:ascii="Consolas" w:hAnsi="Consolas" w:cs="Consolas"/>
            <w:sz w:val="14"/>
            <w:szCs w:val="14"/>
          </w:rPr>
          <w:t xml:space="preserve"> 76            ("vv.validar_invariantes", "Apêndice B", "dsr.matriz_rastreabilidade"),</w:t>
        </w:r>
      </w:ins>
    </w:p>
    <w:p>
      <w:pPr>
        <w:shd w:val="clear" w:color="auto" w:fill="F7F7F7"/>
        <w:spacing w:before="0" w:after="0" w:line="180" w:lineRule="exact"/>
        <w:ind w:left="0" w:firstLine="0"/>
        <w:jc w:val="left"/>
        <w:rPr>
          <w:ins w:id="886838" w:author="Claude" w:date="2026-10-07T12:00:00Z"/>
        </w:rPr>
      </w:pPr>
      <w:ins w:id="886915" w:author="Claude" w:date="2026-10-07T12:00:00Z">
        <w:r>
          <w:rPr>
            <w:rFonts w:ascii="Consolas" w:hAnsi="Consolas" w:cs="Consolas"/>
            <w:sz w:val="14"/>
            <w:szCs w:val="14"/>
          </w:rPr>
          <w:t xml:space="preserve"> 77            "verificação concluída; validação prevista"),</w:t>
        </w:r>
      </w:ins>
    </w:p>
    <w:p>
      <w:pPr>
        <w:shd w:val="clear" w:color="auto" w:fill="F7F7F7"/>
        <w:spacing w:before="0" w:after="0" w:line="180" w:lineRule="exact"/>
        <w:ind w:left="0" w:firstLine="0"/>
        <w:jc w:val="left"/>
        <w:rPr>
          <w:ins w:id="886838" w:author="Claude" w:date="2026-10-07T12:00:00Z"/>
        </w:rPr>
      </w:pPr>
      <w:ins w:id="886916" w:author="Claude" w:date="2026-10-07T12:00:00Z">
        <w:r>
          <w:rPr>
            <w:rFonts w:ascii="Consolas" w:hAnsi="Consolas" w:cs="Consolas"/>
            <w:sz w:val="14"/>
            <w:szCs w:val="14"/>
          </w:rPr>
          <w:t xml:space="preserve"> 78      Etapa(9, "Explicitação das aprendizagens", FASE3,</w:t>
        </w:r>
      </w:ins>
    </w:p>
    <w:p>
      <w:pPr>
        <w:shd w:val="clear" w:color="auto" w:fill="F7F7F7"/>
        <w:spacing w:before="0" w:after="0" w:line="180" w:lineRule="exact"/>
        <w:ind w:left="0" w:firstLine="0"/>
        <w:jc w:val="left"/>
        <w:rPr>
          <w:ins w:id="886838" w:author="Claude" w:date="2026-10-07T12:00:00Z"/>
        </w:rPr>
      </w:pPr>
      <w:ins w:id="886917" w:author="Claude" w:date="2026-10-07T12:00:00Z">
        <w:r>
          <w:rPr>
            <w:rFonts w:ascii="Consolas" w:hAnsi="Consolas" w:cs="Consolas"/>
            <w:sz w:val="14"/>
            <w:szCs w:val="14"/>
          </w:rPr>
          <w:t xml:space="preserve"> 79            "Registro das dificuldades, dos erros lógicos superados e das decisões de projeto que deles resultaram.",</w:t>
        </w:r>
      </w:ins>
    </w:p>
    <w:p>
      <w:pPr>
        <w:shd w:val="clear" w:color="auto" w:fill="F7F7F7"/>
        <w:spacing w:before="0" w:after="0" w:line="180" w:lineRule="exact"/>
        <w:ind w:left="0" w:firstLine="0"/>
        <w:jc w:val="left"/>
        <w:rPr>
          <w:ins w:id="886838" w:author="Claude" w:date="2026-10-07T12:00:00Z"/>
        </w:rPr>
      </w:pPr>
      <w:ins w:id="886918" w:author="Claude" w:date="2026-10-07T12:00:00Z">
        <w:r>
          <w:rPr>
            <w:rFonts w:ascii="Consolas" w:hAnsi="Consolas" w:cs="Consolas"/>
            <w:sz w:val="14"/>
            <w:szCs w:val="14"/>
          </w:rPr>
          <w:t xml:space="preserve"> 80            ("dsr.APRENDIZAGENS",), "em andamento"),</w:t>
        </w:r>
      </w:ins>
    </w:p>
    <w:p>
      <w:pPr>
        <w:shd w:val="clear" w:color="auto" w:fill="F7F7F7"/>
        <w:spacing w:before="0" w:after="0" w:line="180" w:lineRule="exact"/>
        <w:ind w:left="0" w:firstLine="0"/>
        <w:jc w:val="left"/>
        <w:rPr>
          <w:ins w:id="886838" w:author="Claude" w:date="2026-10-07T12:00:00Z"/>
        </w:rPr>
      </w:pPr>
      <w:ins w:id="886919" w:author="Claude" w:date="2026-10-07T12:00:00Z">
        <w:r>
          <w:rPr>
            <w:rFonts w:ascii="Consolas" w:hAnsi="Consolas" w:cs="Consolas"/>
            <w:sz w:val="14"/>
            <w:szCs w:val="14"/>
          </w:rPr>
          <w:t xml:space="preserve"> 81      Etapa(10, "Conclusão", FASE3,</w:t>
        </w:r>
      </w:ins>
    </w:p>
    <w:p>
      <w:pPr>
        <w:shd w:val="clear" w:color="auto" w:fill="F7F7F7"/>
        <w:spacing w:before="0" w:after="0" w:line="180" w:lineRule="exact"/>
        <w:ind w:left="0" w:firstLine="0"/>
        <w:jc w:val="left"/>
        <w:rPr>
          <w:ins w:id="886838" w:author="Claude" w:date="2026-10-07T12:00:00Z"/>
        </w:rPr>
      </w:pPr>
      <w:ins w:id="886920" w:author="Claude" w:date="2026-10-07T12:00:00Z">
        <w:r>
          <w:rPr>
            <w:rFonts w:ascii="Consolas" w:hAnsi="Consolas" w:cs="Consolas"/>
            <w:sz w:val="14"/>
            <w:szCs w:val="14"/>
          </w:rPr>
          <w:t xml:space="preserve"> 82            "Síntese dos resultados, do atendimento aos objetivos e das limitações do artefato.",</w:t>
        </w:r>
      </w:ins>
    </w:p>
    <w:p>
      <w:pPr>
        <w:shd w:val="clear" w:color="auto" w:fill="F7F7F7"/>
        <w:spacing w:before="0" w:after="0" w:line="180" w:lineRule="exact"/>
        <w:ind w:left="0" w:firstLine="0"/>
        <w:jc w:val="left"/>
        <w:rPr>
          <w:ins w:id="886838" w:author="Claude" w:date="2026-10-07T12:00:00Z"/>
        </w:rPr>
      </w:pPr>
      <w:ins w:id="886921" w:author="Claude" w:date="2026-10-07T12:00:00Z">
        <w:r>
          <w:rPr>
            <w:rFonts w:ascii="Consolas" w:hAnsi="Consolas" w:cs="Consolas"/>
            <w:sz w:val="14"/>
            <w:szCs w:val="14"/>
          </w:rPr>
          <w:t xml:space="preserve"> 83            ("Capítulo 5",), "versão preliminar"),</w:t>
        </w:r>
      </w:ins>
    </w:p>
    <w:p>
      <w:pPr>
        <w:shd w:val="clear" w:color="auto" w:fill="F7F7F7"/>
        <w:spacing w:before="0" w:after="0" w:line="180" w:lineRule="exact"/>
        <w:ind w:left="0" w:firstLine="0"/>
        <w:jc w:val="left"/>
        <w:rPr>
          <w:ins w:id="886838" w:author="Claude" w:date="2026-10-07T12:00:00Z"/>
        </w:rPr>
      </w:pPr>
      <w:ins w:id="886922" w:author="Claude" w:date="2026-10-07T12:00:00Z">
        <w:r>
          <w:rPr>
            <w:rFonts w:ascii="Consolas" w:hAnsi="Consolas" w:cs="Consolas"/>
            <w:sz w:val="14"/>
            <w:szCs w:val="14"/>
          </w:rPr>
          <w:t xml:space="preserve"> 84      Etapa(11, "Generalização para a classe de problemas", FASE3,</w:t>
        </w:r>
      </w:ins>
    </w:p>
    <w:p>
      <w:pPr>
        <w:shd w:val="clear" w:color="auto" w:fill="F7F7F7"/>
        <w:spacing w:before="0" w:after="0" w:line="180" w:lineRule="exact"/>
        <w:ind w:left="0" w:firstLine="0"/>
        <w:jc w:val="left"/>
        <w:rPr>
          <w:ins w:id="886838" w:author="Claude" w:date="2026-10-07T12:00:00Z"/>
        </w:rPr>
      </w:pPr>
      <w:ins w:id="886923" w:author="Claude" w:date="2026-10-07T12:00:00Z">
        <w:r>
          <w:rPr>
            <w:rFonts w:ascii="Consolas" w:hAnsi="Consolas" w:cs="Consolas"/>
            <w:sz w:val="14"/>
            <w:szCs w:val="14"/>
          </w:rPr>
          <w:t xml:space="preserve"> 85            "Princípios de projeto transferíveis a outras cadeias agroindustriais, com recalibração dos parâmetros.",</w:t>
        </w:r>
      </w:ins>
    </w:p>
    <w:p>
      <w:pPr>
        <w:shd w:val="clear" w:color="auto" w:fill="F7F7F7"/>
        <w:spacing w:before="0" w:after="0" w:line="180" w:lineRule="exact"/>
        <w:ind w:left="0" w:firstLine="0"/>
        <w:jc w:val="left"/>
        <w:rPr>
          <w:ins w:id="886838" w:author="Claude" w:date="2026-10-07T12:00:00Z"/>
        </w:rPr>
      </w:pPr>
      <w:ins w:id="886924" w:author="Claude" w:date="2026-10-07T12:00:00Z">
        <w:r>
          <w:rPr>
            <w:rFonts w:ascii="Consolas" w:hAnsi="Consolas" w:cs="Consolas"/>
            <w:sz w:val="14"/>
            <w:szCs w:val="14"/>
          </w:rPr>
          <w:t xml:space="preserve"> 86            ("Seção 5.5",), "versão preliminar"),</w:t>
        </w:r>
      </w:ins>
    </w:p>
    <w:p>
      <w:pPr>
        <w:shd w:val="clear" w:color="auto" w:fill="F7F7F7"/>
        <w:spacing w:before="0" w:after="0" w:line="180" w:lineRule="exact"/>
        <w:ind w:left="0" w:firstLine="0"/>
        <w:jc w:val="left"/>
        <w:rPr>
          <w:ins w:id="886838" w:author="Claude" w:date="2026-10-07T12:00:00Z"/>
        </w:rPr>
      </w:pPr>
      <w:ins w:id="886925" w:author="Claude" w:date="2026-10-07T12:00:00Z">
        <w:r>
          <w:rPr>
            <w:rFonts w:ascii="Consolas" w:hAnsi="Consolas" w:cs="Consolas"/>
            <w:sz w:val="14"/>
            <w:szCs w:val="14"/>
          </w:rPr>
          <w:t xml:space="preserve"> 87      Etapa(12, "Comunicação dos resultados", FASE3,</w:t>
        </w:r>
      </w:ins>
    </w:p>
    <w:p>
      <w:pPr>
        <w:shd w:val="clear" w:color="auto" w:fill="F7F7F7"/>
        <w:spacing w:before="0" w:after="0" w:line="180" w:lineRule="exact"/>
        <w:ind w:left="0" w:firstLine="0"/>
        <w:jc w:val="left"/>
        <w:rPr>
          <w:ins w:id="886838" w:author="Claude" w:date="2026-10-07T12:00:00Z"/>
        </w:rPr>
      </w:pPr>
      <w:ins w:id="886926" w:author="Claude" w:date="2026-10-07T12:00:00Z">
        <w:r>
          <w:rPr>
            <w:rFonts w:ascii="Consolas" w:hAnsi="Consolas" w:cs="Consolas"/>
            <w:sz w:val="14"/>
            <w:szCs w:val="14"/>
          </w:rPr>
          <w:t xml:space="preserve"> 88            "Dissertação, código e testes versionados, notebook executável, arquivo de entradas, relatórios "</w:t>
        </w:r>
      </w:ins>
    </w:p>
    <w:p>
      <w:pPr>
        <w:shd w:val="clear" w:color="auto" w:fill="F7F7F7"/>
        <w:spacing w:before="0" w:after="0" w:line="180" w:lineRule="exact"/>
        <w:ind w:left="0" w:firstLine="0"/>
        <w:jc w:val="left"/>
        <w:rPr>
          <w:ins w:id="886838" w:author="Claude" w:date="2026-10-07T12:00:00Z"/>
        </w:rPr>
      </w:pPr>
      <w:ins w:id="886927" w:author="Claude" w:date="2026-10-07T12:00:00Z">
        <w:r>
          <w:rPr>
            <w:rFonts w:ascii="Consolas" w:hAnsi="Consolas" w:cs="Consolas"/>
            <w:sz w:val="14"/>
            <w:szCs w:val="14"/>
          </w:rPr>
          <w:t xml:space="preserve"> 89            "exportados e apêndices com o código-fonte; artigos previstos.",</w:t>
        </w:r>
      </w:ins>
    </w:p>
    <w:p>
      <w:pPr>
        <w:shd w:val="clear" w:color="auto" w:fill="F7F7F7"/>
        <w:spacing w:before="0" w:after="0" w:line="180" w:lineRule="exact"/>
        <w:ind w:left="0" w:firstLine="0"/>
        <w:jc w:val="left"/>
        <w:rPr>
          <w:ins w:id="886838" w:author="Claude" w:date="2026-10-07T12:00:00Z"/>
        </w:rPr>
      </w:pPr>
      <w:ins w:id="886928" w:author="Claude" w:date="2026-10-07T12:00:00Z">
        <w:r>
          <w:rPr>
            <w:rFonts w:ascii="Consolas" w:hAnsi="Consolas" w:cs="Consolas"/>
            <w:sz w:val="14"/>
            <w:szCs w:val="14"/>
          </w:rPr>
          <w:t xml:space="preserve"> 90            ("Apêndices A e B", "relatorios.exportar"), "em andamento"),</w:t>
        </w:r>
      </w:ins>
    </w:p>
    <w:p>
      <w:pPr>
        <w:shd w:val="clear" w:color="auto" w:fill="F7F7F7"/>
        <w:spacing w:before="0" w:after="0" w:line="180" w:lineRule="exact"/>
        <w:ind w:left="0" w:firstLine="0"/>
        <w:jc w:val="left"/>
        <w:rPr>
          <w:ins w:id="886838" w:author="Claude" w:date="2026-10-07T12:00:00Z"/>
        </w:rPr>
      </w:pPr>
      <w:ins w:id="886929" w:author="Claude" w:date="2026-10-07T12:00:00Z">
        <w:r>
          <w:rPr>
            <w:rFonts w:ascii="Consolas" w:hAnsi="Consolas" w:cs="Consolas"/>
            <w:sz w:val="14"/>
            <w:szCs w:val="14"/>
          </w:rPr>
          <w:t xml:space="preserve"> 91  )</w:t>
        </w:r>
      </w:ins>
    </w:p>
    <w:p>
      <w:pPr>
        <w:shd w:val="clear" w:color="auto" w:fill="F7F7F7"/>
        <w:spacing w:before="0" w:after="0" w:line="180" w:lineRule="exact"/>
        <w:ind w:left="0" w:firstLine="0"/>
        <w:jc w:val="left"/>
        <w:rPr>
          <w:ins w:id="886838" w:author="Claude" w:date="2026-10-07T12:00:00Z"/>
        </w:rPr>
      </w:pPr>
      <w:ins w:id="886930" w:author="Claude" w:date="2026-10-07T12:00:00Z">
        <w:r>
          <w:rPr>
            <w:rFonts w:ascii="Consolas" w:hAnsi="Consolas" w:cs="Consolas"/>
            <w:sz w:val="14"/>
            <w:szCs w:val="14"/>
          </w:rPr>
          <w:t xml:space="preserve"> 92  </w:t>
        </w:r>
      </w:ins>
    </w:p>
    <w:p>
      <w:pPr>
        <w:shd w:val="clear" w:color="auto" w:fill="F7F7F7"/>
        <w:spacing w:before="0" w:after="0" w:line="180" w:lineRule="exact"/>
        <w:ind w:left="0" w:firstLine="0"/>
        <w:jc w:val="left"/>
        <w:rPr>
          <w:ins w:id="886838" w:author="Claude" w:date="2026-10-07T12:00:00Z"/>
        </w:rPr>
      </w:pPr>
      <w:ins w:id="886931" w:author="Claude" w:date="2026-10-07T12:00:00Z">
        <w:r>
          <w:rPr>
            <w:rFonts w:ascii="Consolas" w:hAnsi="Consolas" w:cs="Consolas"/>
            <w:sz w:val="14"/>
            <w:szCs w:val="14"/>
          </w:rPr>
          <w:t xml:space="preserve"> 93  </w:t>
        </w:r>
      </w:ins>
    </w:p>
    <w:p>
      <w:pPr>
        <w:shd w:val="clear" w:color="auto" w:fill="F7F7F7"/>
        <w:spacing w:before="0" w:after="0" w:line="180" w:lineRule="exact"/>
        <w:ind w:left="0" w:firstLine="0"/>
        <w:jc w:val="left"/>
        <w:rPr>
          <w:ins w:id="886838" w:author="Claude" w:date="2026-10-07T12:00:00Z"/>
        </w:rPr>
      </w:pPr>
      <w:ins w:id="886932" w:author="Claude" w:date="2026-10-07T12:00:00Z">
        <w:r>
          <w:rPr>
            <w:rFonts w:ascii="Consolas" w:hAnsi="Consolas" w:cs="Consolas"/>
            <w:sz w:val="14"/>
            <w:szCs w:val="14"/>
          </w:rPr>
          <w:t xml:space="preserve"> 94  def etapas_dsr() -&gt; pd.DataFrame:</w:t>
        </w:r>
      </w:ins>
    </w:p>
    <w:p>
      <w:pPr>
        <w:shd w:val="clear" w:color="auto" w:fill="F7F7F7"/>
        <w:spacing w:before="0" w:after="0" w:line="180" w:lineRule="exact"/>
        <w:ind w:left="0" w:firstLine="0"/>
        <w:jc w:val="left"/>
        <w:rPr>
          <w:ins w:id="886838" w:author="Claude" w:date="2026-10-07T12:00:00Z"/>
        </w:rPr>
      </w:pPr>
      <w:ins w:id="886933" w:author="Claude" w:date="2026-10-07T12:00:00Z">
        <w:r>
          <w:rPr>
            <w:rFonts w:ascii="Consolas" w:hAnsi="Consolas" w:cs="Consolas"/>
            <w:sz w:val="14"/>
            <w:szCs w:val="14"/>
          </w:rPr>
          <w:t xml:space="preserve"> 95      return pd.DataFrame([{"Etapa": e.numero, "Nome": e.nome, "Fase": e.fase, "Produto": e.produto,</w:t>
        </w:r>
      </w:ins>
    </w:p>
    <w:p>
      <w:pPr>
        <w:shd w:val="clear" w:color="auto" w:fill="F7F7F7"/>
        <w:spacing w:before="0" w:after="0" w:line="180" w:lineRule="exact"/>
        <w:ind w:left="0" w:firstLine="0"/>
        <w:jc w:val="left"/>
        <w:rPr>
          <w:ins w:id="886838" w:author="Claude" w:date="2026-10-07T12:00:00Z"/>
        </w:rPr>
      </w:pPr>
      <w:ins w:id="886934" w:author="Claude" w:date="2026-10-07T12:00:00Z">
        <w:r>
          <w:rPr>
            <w:rFonts w:ascii="Consolas" w:hAnsi="Consolas" w:cs="Consolas"/>
            <w:sz w:val="14"/>
            <w:szCs w:val="14"/>
          </w:rPr>
          <w:t xml:space="preserve"> 96                            "Evidências": "; ".join(e.evidencias), "Situação": e.situacao} for e in ETAPAS_DSR])</w:t>
        </w:r>
      </w:ins>
    </w:p>
    <w:p>
      <w:pPr>
        <w:shd w:val="clear" w:color="auto" w:fill="F7F7F7"/>
        <w:spacing w:before="0" w:after="0" w:line="180" w:lineRule="exact"/>
        <w:ind w:left="0" w:firstLine="0"/>
        <w:jc w:val="left"/>
        <w:rPr>
          <w:ins w:id="886838" w:author="Claude" w:date="2026-10-07T12:00:00Z"/>
        </w:rPr>
      </w:pPr>
      <w:ins w:id="886935" w:author="Claude" w:date="2026-10-07T12:00:00Z">
        <w:r>
          <w:rPr>
            <w:rFonts w:ascii="Consolas" w:hAnsi="Consolas" w:cs="Consolas"/>
            <w:sz w:val="14"/>
            <w:szCs w:val="14"/>
          </w:rPr>
          <w:t xml:space="preserve"> 97  </w:t>
        </w:r>
      </w:ins>
    </w:p>
    <w:p>
      <w:pPr>
        <w:shd w:val="clear" w:color="auto" w:fill="F7F7F7"/>
        <w:spacing w:before="0" w:after="0" w:line="180" w:lineRule="exact"/>
        <w:ind w:left="0" w:firstLine="0"/>
        <w:jc w:val="left"/>
        <w:rPr>
          <w:ins w:id="886838" w:author="Claude" w:date="2026-10-07T12:00:00Z"/>
        </w:rPr>
      </w:pPr>
      <w:ins w:id="886936" w:author="Claude" w:date="2026-10-07T12:00:00Z">
        <w:r>
          <w:rPr>
            <w:rFonts w:ascii="Consolas" w:hAnsi="Consolas" w:cs="Consolas"/>
            <w:sz w:val="14"/>
            <w:szCs w:val="14"/>
          </w:rPr>
          <w:t xml:space="preserve"> 98  </w:t>
        </w:r>
      </w:ins>
    </w:p>
    <w:p>
      <w:pPr>
        <w:shd w:val="clear" w:color="auto" w:fill="F7F7F7"/>
        <w:spacing w:before="0" w:after="0" w:line="180" w:lineRule="exact"/>
        <w:ind w:left="0" w:firstLine="0"/>
        <w:jc w:val="left"/>
        <w:rPr>
          <w:ins w:id="886838" w:author="Claude" w:date="2026-10-07T12:00:00Z"/>
        </w:rPr>
      </w:pPr>
      <w:ins w:id="886937" w:author="Claude" w:date="2026-10-07T12:00:00Z">
        <w:r>
          <w:rPr>
            <w:rFonts w:ascii="Consolas" w:hAnsi="Consolas" w:cs="Consolas"/>
            <w:sz w:val="14"/>
            <w:szCs w:val="14"/>
          </w:rPr>
          <w:t xml:space="preserve"> 99  # ---------------------------------------------------------------------------</w:t>
        </w:r>
      </w:ins>
    </w:p>
    <w:p>
      <w:pPr>
        <w:shd w:val="clear" w:color="auto" w:fill="F7F7F7"/>
        <w:spacing w:before="0" w:after="0" w:line="180" w:lineRule="exact"/>
        <w:ind w:left="0" w:firstLine="0"/>
        <w:jc w:val="left"/>
        <w:rPr>
          <w:ins w:id="886838" w:author="Claude" w:date="2026-10-07T12:00:00Z"/>
        </w:rPr>
      </w:pPr>
      <w:ins w:id="886938" w:author="Claude" w:date="2026-10-07T12:00:00Z">
        <w:r>
          <w:rPr>
            <w:rFonts w:ascii="Consolas" w:hAnsi="Consolas" w:cs="Consolas"/>
            <w:sz w:val="14"/>
            <w:szCs w:val="14"/>
          </w:rPr>
          <w:t xml:space="preserve">100  # Etapa 4: comparação de propriedades com artefatos preexistentes (Wazlawick, 2009)</w:t>
        </w:r>
      </w:ins>
    </w:p>
    <w:p>
      <w:pPr>
        <w:shd w:val="clear" w:color="auto" w:fill="F7F7F7"/>
        <w:spacing w:before="0" w:after="0" w:line="180" w:lineRule="exact"/>
        <w:ind w:left="0" w:firstLine="0"/>
        <w:jc w:val="left"/>
        <w:rPr>
          <w:ins w:id="886838" w:author="Claude" w:date="2026-10-07T12:00:00Z"/>
        </w:rPr>
      </w:pPr>
      <w:ins w:id="886939" w:author="Claude" w:date="2026-10-07T12:00:00Z">
        <w:r>
          <w:rPr>
            <w:rFonts w:ascii="Consolas" w:hAnsi="Consolas" w:cs="Consolas"/>
            <w:sz w:val="14"/>
            <w:szCs w:val="14"/>
          </w:rPr>
          <w:t xml:space="preserve">101  # ---------------------------------------------------------------------------</w:t>
        </w:r>
      </w:ins>
    </w:p>
    <w:p>
      <w:pPr>
        <w:shd w:val="clear" w:color="auto" w:fill="F7F7F7"/>
        <w:spacing w:before="0" w:after="0" w:line="180" w:lineRule="exact"/>
        <w:ind w:left="0" w:firstLine="0"/>
        <w:jc w:val="left"/>
        <w:rPr>
          <w:ins w:id="886838" w:author="Claude" w:date="2026-10-07T12:00:00Z"/>
        </w:rPr>
      </w:pPr>
      <w:ins w:id="886940" w:author="Claude" w:date="2026-10-07T12:00:00Z">
        <w:r>
          <w:rPr>
            <w:rFonts w:ascii="Consolas" w:hAnsi="Consolas" w:cs="Consolas"/>
            <w:sz w:val="14"/>
            <w:szCs w:val="14"/>
          </w:rPr>
          <w:t xml:space="preserve">102  </w:t>
        </w:r>
      </w:ins>
    </w:p>
    <w:p>
      <w:pPr>
        <w:shd w:val="clear" w:color="auto" w:fill="F7F7F7"/>
        <w:spacing w:before="0" w:after="0" w:line="180" w:lineRule="exact"/>
        <w:ind w:left="0" w:firstLine="0"/>
        <w:jc w:val="left"/>
        <w:rPr>
          <w:ins w:id="886838" w:author="Claude" w:date="2026-10-07T12:00:00Z"/>
        </w:rPr>
      </w:pPr>
      <w:ins w:id="886941" w:author="Claude" w:date="2026-10-07T12:00:00Z">
        <w:r>
          <w:rPr>
            <w:rFonts w:ascii="Consolas" w:hAnsi="Consolas" w:cs="Consolas"/>
            <w:sz w:val="14"/>
            <w:szCs w:val="14"/>
          </w:rPr>
          <w:t xml:space="preserve">103  SIM, NAO, NI = "sim", "não", "não identificado"</w:t>
        </w:r>
      </w:ins>
    </w:p>
    <w:p>
      <w:pPr>
        <w:shd w:val="clear" w:color="auto" w:fill="F7F7F7"/>
        <w:spacing w:before="0" w:after="0" w:line="180" w:lineRule="exact"/>
        <w:ind w:left="0" w:firstLine="0"/>
        <w:jc w:val="left"/>
        <w:rPr>
          <w:ins w:id="886838" w:author="Claude" w:date="2026-10-07T12:00:00Z"/>
        </w:rPr>
      </w:pPr>
      <w:ins w:id="886942" w:author="Claude" w:date="2026-10-07T12:00:00Z">
        <w:r>
          <w:rPr>
            <w:rFonts w:ascii="Consolas" w:hAnsi="Consolas" w:cs="Consolas"/>
            <w:sz w:val="14"/>
            <w:szCs w:val="14"/>
          </w:rPr>
          <w:t xml:space="preserve">104  </w:t>
        </w:r>
      </w:ins>
    </w:p>
    <w:p>
      <w:pPr>
        <w:shd w:val="clear" w:color="auto" w:fill="F7F7F7"/>
        <w:spacing w:before="0" w:after="0" w:line="180" w:lineRule="exact"/>
        <w:ind w:left="0" w:firstLine="0"/>
        <w:jc w:val="left"/>
        <w:rPr>
          <w:ins w:id="886838" w:author="Claude" w:date="2026-10-07T12:00:00Z"/>
        </w:rPr>
      </w:pPr>
      <w:ins w:id="886943" w:author="Claude" w:date="2026-10-07T12:00:00Z">
        <w:r>
          <w:rPr>
            <w:rFonts w:ascii="Consolas" w:hAnsi="Consolas" w:cs="Consolas"/>
            <w:sz w:val="14"/>
            <w:szCs w:val="14"/>
          </w:rPr>
          <w:t xml:space="preserve">105  ARTEFATOS = ("Costa Magalhães (2022)", "pyteea (Maier; Weyand, 2025)", "AQUA+ (Ramos et al., 2024)",</w:t>
        </w:r>
      </w:ins>
    </w:p>
    <w:p>
      <w:pPr>
        <w:shd w:val="clear" w:color="auto" w:fill="F7F7F7"/>
        <w:spacing w:before="0" w:after="0" w:line="180" w:lineRule="exact"/>
        <w:ind w:left="0" w:firstLine="0"/>
        <w:jc w:val="left"/>
        <w:rPr>
          <w:ins w:id="886838" w:author="Claude" w:date="2026-10-07T12:00:00Z"/>
        </w:rPr>
      </w:pPr>
      <w:ins w:id="886944" w:author="Claude" w:date="2026-10-07T12:00:00Z">
        <w:r>
          <w:rPr>
            <w:rFonts w:ascii="Consolas" w:hAnsi="Consolas" w:cs="Consolas"/>
            <w:sz w:val="14"/>
            <w:szCs w:val="14"/>
          </w:rPr>
          <w:t xml:space="preserve">106               "AquaSpace (Gimpel et al., 2018)", "EVTEAS-Py")</w:t>
        </w:r>
      </w:ins>
    </w:p>
    <w:p>
      <w:pPr>
        <w:shd w:val="clear" w:color="auto" w:fill="F7F7F7"/>
        <w:spacing w:before="0" w:after="0" w:line="180" w:lineRule="exact"/>
        <w:ind w:left="0" w:firstLine="0"/>
        <w:jc w:val="left"/>
        <w:rPr>
          <w:ins w:id="886838" w:author="Claude" w:date="2026-10-07T12:00:00Z"/>
        </w:rPr>
      </w:pPr>
      <w:ins w:id="886945" w:author="Claude" w:date="2026-10-07T12:00:00Z">
        <w:r>
          <w:rPr>
            <w:rFonts w:ascii="Consolas" w:hAnsi="Consolas" w:cs="Consolas"/>
            <w:sz w:val="14"/>
            <w:szCs w:val="14"/>
          </w:rPr>
          <w:t xml:space="preserve">107  </w:t>
        </w:r>
      </w:ins>
    </w:p>
    <w:p>
      <w:pPr>
        <w:shd w:val="clear" w:color="auto" w:fill="F7F7F7"/>
        <w:spacing w:before="0" w:after="0" w:line="180" w:lineRule="exact"/>
        <w:ind w:left="0" w:firstLine="0"/>
        <w:jc w:val="left"/>
        <w:rPr>
          <w:ins w:id="886838" w:author="Claude" w:date="2026-10-07T12:00:00Z"/>
        </w:rPr>
      </w:pPr>
      <w:ins w:id="886946" w:author="Claude" w:date="2026-10-07T12:00:00Z">
        <w:r>
          <w:rPr>
            <w:rFonts w:ascii="Consolas" w:hAnsi="Consolas" w:cs="Consolas"/>
            <w:sz w:val="14"/>
            <w:szCs w:val="14"/>
          </w:rPr>
          <w:t xml:space="preserve">108  # Somente o que a Seção 2.8.1 descreve sobre cada artefato; o restante fica como "não identificado".</w:t>
        </w:r>
      </w:ins>
    </w:p>
    <w:p>
      <w:pPr>
        <w:shd w:val="clear" w:color="auto" w:fill="F7F7F7"/>
        <w:spacing w:before="0" w:after="0" w:line="180" w:lineRule="exact"/>
        <w:ind w:left="0" w:firstLine="0"/>
        <w:jc w:val="left"/>
        <w:rPr>
          <w:ins w:id="886838" w:author="Claude" w:date="2026-10-07T12:00:00Z"/>
        </w:rPr>
      </w:pPr>
      <w:ins w:id="886947" w:author="Claude" w:date="2026-10-07T12:00:00Z">
        <w:r>
          <w:rPr>
            <w:rFonts w:ascii="Consolas" w:hAnsi="Consolas" w:cs="Consolas"/>
            <w:sz w:val="14"/>
            <w:szCs w:val="14"/>
          </w:rPr>
          <w:t xml:space="preserve">109  COMPARACAO_ARTEFATOS: Dict[str, Tuple[str, ...]] = {</w:t>
        </w:r>
      </w:ins>
    </w:p>
    <w:p>
      <w:pPr>
        <w:shd w:val="clear" w:color="auto" w:fill="F7F7F7"/>
        <w:spacing w:before="0" w:after="0" w:line="180" w:lineRule="exact"/>
        <w:ind w:left="0" w:firstLine="0"/>
        <w:jc w:val="left"/>
        <w:rPr>
          <w:ins w:id="886838" w:author="Claude" w:date="2026-10-07T12:00:00Z"/>
        </w:rPr>
      </w:pPr>
      <w:ins w:id="886948" w:author="Claude" w:date="2026-10-07T12:00:00Z">
        <w:r>
          <w:rPr>
            <w:rFonts w:ascii="Consolas" w:hAnsi="Consolas" w:cs="Consolas"/>
            <w:sz w:val="14"/>
            <w:szCs w:val="14"/>
          </w:rPr>
          <w:t xml:space="preserve">110      "Implementação em Python":                         (SIM, SIM, NI, NI, SIM),</w:t>
        </w:r>
      </w:ins>
    </w:p>
    <w:p>
      <w:pPr>
        <w:shd w:val="clear" w:color="auto" w:fill="F7F7F7"/>
        <w:spacing w:before="0" w:after="0" w:line="180" w:lineRule="exact"/>
        <w:ind w:left="0" w:firstLine="0"/>
        <w:jc w:val="left"/>
        <w:rPr>
          <w:ins w:id="886838" w:author="Claude" w:date="2026-10-07T12:00:00Z"/>
        </w:rPr>
      </w:pPr>
      <w:ins w:id="886949" w:author="Claude" w:date="2026-10-07T12:00:00Z">
        <w:r>
          <w:rPr>
            <w:rFonts w:ascii="Consolas" w:hAnsi="Consolas" w:cs="Consolas"/>
            <w:sz w:val="14"/>
            <w:szCs w:val="14"/>
          </w:rPr>
          <w:t xml:space="preserve">111      "Aplicação à aquicultura":                         (NAO, NAO, SIM, SIM, SIM),</w:t>
        </w:r>
      </w:ins>
    </w:p>
    <w:p>
      <w:pPr>
        <w:shd w:val="clear" w:color="auto" w:fill="F7F7F7"/>
        <w:spacing w:before="0" w:after="0" w:line="180" w:lineRule="exact"/>
        <w:ind w:left="0" w:firstLine="0"/>
        <w:jc w:val="left"/>
        <w:rPr>
          <w:ins w:id="886838" w:author="Claude" w:date="2026-10-07T12:00:00Z"/>
        </w:rPr>
      </w:pPr>
      <w:ins w:id="886950" w:author="Claude" w:date="2026-10-07T12:00:00Z">
        <w:r>
          <w:rPr>
            <w:rFonts w:ascii="Consolas" w:hAnsi="Consolas" w:cs="Consolas"/>
            <w:sz w:val="14"/>
            <w:szCs w:val="14"/>
          </w:rPr>
          <w:t xml:space="preserve">112      "Avaliação no nível do empreendimento":            (SIM, NI, SIM, NAO, SIM),</w:t>
        </w:r>
      </w:ins>
    </w:p>
    <w:p>
      <w:pPr>
        <w:shd w:val="clear" w:color="auto" w:fill="F7F7F7"/>
        <w:spacing w:before="0" w:after="0" w:line="180" w:lineRule="exact"/>
        <w:ind w:left="0" w:firstLine="0"/>
        <w:jc w:val="left"/>
        <w:rPr>
          <w:ins w:id="886838" w:author="Claude" w:date="2026-10-07T12:00:00Z"/>
        </w:rPr>
      </w:pPr>
      <w:ins w:id="886951" w:author="Claude" w:date="2026-10-07T12:00:00Z">
        <w:r>
          <w:rPr>
            <w:rFonts w:ascii="Consolas" w:hAnsi="Consolas" w:cs="Consolas"/>
            <w:sz w:val="14"/>
            <w:szCs w:val="14"/>
          </w:rPr>
          <w:t xml:space="preserve">113      "Viabilidade técnica do processo produtivo":       (NI, SIM, NI, NI, SIM),</w:t>
        </w:r>
      </w:ins>
    </w:p>
    <w:p>
      <w:pPr>
        <w:shd w:val="clear" w:color="auto" w:fill="F7F7F7"/>
        <w:spacing w:before="0" w:after="0" w:line="180" w:lineRule="exact"/>
        <w:ind w:left="0" w:firstLine="0"/>
        <w:jc w:val="left"/>
        <w:rPr>
          <w:ins w:id="886838" w:author="Claude" w:date="2026-10-07T12:00:00Z"/>
        </w:rPr>
      </w:pPr>
      <w:ins w:id="886952" w:author="Claude" w:date="2026-10-07T12:00:00Z">
        <w:r>
          <w:rPr>
            <w:rFonts w:ascii="Consolas" w:hAnsi="Consolas" w:cs="Consolas"/>
            <w:sz w:val="14"/>
            <w:szCs w:val="14"/>
          </w:rPr>
          <w:t xml:space="preserve">114      "Viabilidade econômico-financeira (VPL, TIR)":     (SIM, SIM, SIM, NI, SIM),</w:t>
        </w:r>
      </w:ins>
    </w:p>
    <w:p>
      <w:pPr>
        <w:shd w:val="clear" w:color="auto" w:fill="F7F7F7"/>
        <w:spacing w:before="0" w:after="0" w:line="180" w:lineRule="exact"/>
        <w:ind w:left="0" w:firstLine="0"/>
        <w:jc w:val="left"/>
        <w:rPr>
          <w:ins w:id="886838" w:author="Claude" w:date="2026-10-07T12:00:00Z"/>
        </w:rPr>
      </w:pPr>
      <w:ins w:id="886953" w:author="Claude" w:date="2026-10-07T12:00:00Z">
        <w:r>
          <w:rPr>
            <w:rFonts w:ascii="Consolas" w:hAnsi="Consolas" w:cs="Consolas"/>
            <w:sz w:val="14"/>
            <w:szCs w:val="14"/>
          </w:rPr>
          <w:t xml:space="preserve">115      "Indicadores ambientais":                          (NI, SIM, NAO, SIM, SIM),</w:t>
        </w:r>
      </w:ins>
    </w:p>
    <w:p>
      <w:pPr>
        <w:shd w:val="clear" w:color="auto" w:fill="F7F7F7"/>
        <w:spacing w:before="0" w:after="0" w:line="180" w:lineRule="exact"/>
        <w:ind w:left="0" w:firstLine="0"/>
        <w:jc w:val="left"/>
        <w:rPr>
          <w:ins w:id="886838" w:author="Claude" w:date="2026-10-07T12:00:00Z"/>
        </w:rPr>
      </w:pPr>
      <w:ins w:id="886954" w:author="Claude" w:date="2026-10-07T12:00:00Z">
        <w:r>
          <w:rPr>
            <w:rFonts w:ascii="Consolas" w:hAnsi="Consolas" w:cs="Consolas"/>
            <w:sz w:val="14"/>
            <w:szCs w:val="14"/>
          </w:rPr>
          <w:t xml:space="preserve">116      "Indicadores sociais":                             (NI, NI, NAO, SIM, SIM),</w:t>
        </w:r>
      </w:ins>
    </w:p>
    <w:p>
      <w:pPr>
        <w:shd w:val="clear" w:color="auto" w:fill="F7F7F7"/>
        <w:spacing w:before="0" w:after="0" w:line="180" w:lineRule="exact"/>
        <w:ind w:left="0" w:firstLine="0"/>
        <w:jc w:val="left"/>
        <w:rPr>
          <w:ins w:id="886838" w:author="Claude" w:date="2026-10-07T12:00:00Z"/>
        </w:rPr>
      </w:pPr>
      <w:ins w:id="886955" w:author="Claude" w:date="2026-10-07T12:00:00Z">
        <w:r>
          <w:rPr>
            <w:rFonts w:ascii="Consolas" w:hAnsi="Consolas" w:cs="Consolas"/>
            <w:sz w:val="14"/>
            <w:szCs w:val="14"/>
          </w:rPr>
          <w:t xml:space="preserve">117      "Governança, ESG e Lean Green":                    (NI, NI, NAO, NI, SIM),</w:t>
        </w:r>
      </w:ins>
    </w:p>
    <w:p>
      <w:pPr>
        <w:shd w:val="clear" w:color="auto" w:fill="F7F7F7"/>
        <w:spacing w:before="0" w:after="0" w:line="180" w:lineRule="exact"/>
        <w:ind w:left="0" w:firstLine="0"/>
        <w:jc w:val="left"/>
        <w:rPr>
          <w:ins w:id="886838" w:author="Claude" w:date="2026-10-07T12:00:00Z"/>
        </w:rPr>
      </w:pPr>
      <w:ins w:id="886956" w:author="Claude" w:date="2026-10-07T12:00:00Z">
        <w:r>
          <w:rPr>
            <w:rFonts w:ascii="Consolas" w:hAnsi="Consolas" w:cs="Consolas"/>
            <w:sz w:val="14"/>
            <w:szCs w:val="14"/>
          </w:rPr>
          <w:t xml:space="preserve">118      "Simulação estocástica (Monte Carlo)":             (NI, NI, NI, NI, SIM),</w:t>
        </w:r>
      </w:ins>
    </w:p>
    <w:p>
      <w:pPr>
        <w:shd w:val="clear" w:color="auto" w:fill="F7F7F7"/>
        <w:spacing w:before="0" w:after="0" w:line="180" w:lineRule="exact"/>
        <w:ind w:left="0" w:firstLine="0"/>
        <w:jc w:val="left"/>
        <w:rPr>
          <w:ins w:id="886838" w:author="Claude" w:date="2026-10-07T12:00:00Z"/>
        </w:rPr>
      </w:pPr>
      <w:ins w:id="886957" w:author="Claude" w:date="2026-10-07T12:00:00Z">
        <w:r>
          <w:rPr>
            <w:rFonts w:ascii="Consolas" w:hAnsi="Consolas" w:cs="Consolas"/>
            <w:sz w:val="14"/>
            <w:szCs w:val="14"/>
          </w:rPr>
          <w:t xml:space="preserve">119      "Ponderação multicritério com regra de decisão":   (NI, NI, NI, NI, SIM),</w:t>
        </w:r>
      </w:ins>
    </w:p>
    <w:p>
      <w:pPr>
        <w:shd w:val="clear" w:color="auto" w:fill="F7F7F7"/>
        <w:spacing w:before="0" w:after="0" w:line="180" w:lineRule="exact"/>
        <w:ind w:left="0" w:firstLine="0"/>
        <w:jc w:val="left"/>
        <w:rPr>
          <w:ins w:id="886838" w:author="Claude" w:date="2026-10-07T12:00:00Z"/>
        </w:rPr>
      </w:pPr>
      <w:ins w:id="886958" w:author="Claude" w:date="2026-10-07T12:00:00Z">
        <w:r>
          <w:rPr>
            <w:rFonts w:ascii="Consolas" w:hAnsi="Consolas" w:cs="Consolas"/>
            <w:sz w:val="14"/>
            <w:szCs w:val="14"/>
          </w:rPr>
          <w:t xml:space="preserve">120  }</w:t>
        </w:r>
      </w:ins>
    </w:p>
    <w:p>
      <w:pPr>
        <w:shd w:val="clear" w:color="auto" w:fill="F7F7F7"/>
        <w:spacing w:before="0" w:after="0" w:line="180" w:lineRule="exact"/>
        <w:ind w:left="0" w:firstLine="0"/>
        <w:jc w:val="left"/>
        <w:rPr>
          <w:ins w:id="886838" w:author="Claude" w:date="2026-10-07T12:00:00Z"/>
        </w:rPr>
      </w:pPr>
      <w:ins w:id="886959" w:author="Claude" w:date="2026-10-07T12:00:00Z">
        <w:r>
          <w:rPr>
            <w:rFonts w:ascii="Consolas" w:hAnsi="Consolas" w:cs="Consolas"/>
            <w:sz w:val="14"/>
            <w:szCs w:val="14"/>
          </w:rPr>
          <w:t xml:space="preserve">121  </w:t>
        </w:r>
      </w:ins>
    </w:p>
    <w:p>
      <w:pPr>
        <w:shd w:val="clear" w:color="auto" w:fill="F7F7F7"/>
        <w:spacing w:before="0" w:after="0" w:line="180" w:lineRule="exact"/>
        <w:ind w:left="0" w:firstLine="0"/>
        <w:jc w:val="left"/>
        <w:rPr>
          <w:ins w:id="886838" w:author="Claude" w:date="2026-10-07T12:00:00Z"/>
        </w:rPr>
      </w:pPr>
      <w:ins w:id="886960" w:author="Claude" w:date="2026-10-07T12:00:00Z">
        <w:r>
          <w:rPr>
            <w:rFonts w:ascii="Consolas" w:hAnsi="Consolas" w:cs="Consolas"/>
            <w:sz w:val="14"/>
            <w:szCs w:val="14"/>
          </w:rPr>
          <w:t xml:space="preserve">122  EVIDENCIA_EVTEAS = {</w:t>
        </w:r>
      </w:ins>
    </w:p>
    <w:p>
      <w:pPr>
        <w:shd w:val="clear" w:color="auto" w:fill="F7F7F7"/>
        <w:spacing w:before="0" w:after="0" w:line="180" w:lineRule="exact"/>
        <w:ind w:left="0" w:firstLine="0"/>
        <w:jc w:val="left"/>
        <w:rPr>
          <w:ins w:id="886838" w:author="Claude" w:date="2026-10-07T12:00:00Z"/>
        </w:rPr>
      </w:pPr>
      <w:ins w:id="886961" w:author="Claude" w:date="2026-10-07T12:00:00Z">
        <w:r>
          <w:rPr>
            <w:rFonts w:ascii="Consolas" w:hAnsi="Consolas" w:cs="Consolas"/>
            <w:sz w:val="14"/>
            <w:szCs w:val="14"/>
          </w:rPr>
          <w:t xml:space="preserve">123      "Implementação em Python": "pacote evteas_py",</w:t>
        </w:r>
      </w:ins>
    </w:p>
    <w:p>
      <w:pPr>
        <w:shd w:val="clear" w:color="auto" w:fill="F7F7F7"/>
        <w:spacing w:before="0" w:after="0" w:line="180" w:lineRule="exact"/>
        <w:ind w:left="0" w:firstLine="0"/>
        <w:jc w:val="left"/>
        <w:rPr>
          <w:ins w:id="886838" w:author="Claude" w:date="2026-10-07T12:00:00Z"/>
        </w:rPr>
      </w:pPr>
      <w:ins w:id="886962" w:author="Claude" w:date="2026-10-07T12:00:00Z">
        <w:r>
          <w:rPr>
            <w:rFonts w:ascii="Consolas" w:hAnsi="Consolas" w:cs="Consolas"/>
            <w:sz w:val="14"/>
            <w:szCs w:val="14"/>
          </w:rPr>
          <w:t xml:space="preserve">124      "Aplicação à aquicultura": "piscicultura continental (casos.criar_config_caso_base)",</w:t>
        </w:r>
      </w:ins>
    </w:p>
    <w:p>
      <w:pPr>
        <w:shd w:val="clear" w:color="auto" w:fill="F7F7F7"/>
        <w:spacing w:before="0" w:after="0" w:line="180" w:lineRule="exact"/>
        <w:ind w:left="0" w:firstLine="0"/>
        <w:jc w:val="left"/>
        <w:rPr>
          <w:ins w:id="886838" w:author="Claude" w:date="2026-10-07T12:00:00Z"/>
        </w:rPr>
      </w:pPr>
      <w:ins w:id="886963" w:author="Claude" w:date="2026-10-07T12:00:00Z">
        <w:r>
          <w:rPr>
            <w:rFonts w:ascii="Consolas" w:hAnsi="Consolas" w:cs="Consolas"/>
            <w:sz w:val="14"/>
            <w:szCs w:val="14"/>
          </w:rPr>
          <w:t xml:space="preserve">125      "Avaliação no nível do empreendimento": "configuração por projeto (config.EVTEASConfig)",</w:t>
        </w:r>
      </w:ins>
    </w:p>
    <w:p>
      <w:pPr>
        <w:shd w:val="clear" w:color="auto" w:fill="F7F7F7"/>
        <w:spacing w:before="0" w:after="0" w:line="180" w:lineRule="exact"/>
        <w:ind w:left="0" w:firstLine="0"/>
        <w:jc w:val="left"/>
        <w:rPr>
          <w:ins w:id="886838" w:author="Claude" w:date="2026-10-07T12:00:00Z"/>
        </w:rPr>
      </w:pPr>
      <w:ins w:id="886964" w:author="Claude" w:date="2026-10-07T12:00:00Z">
        <w:r>
          <w:rPr>
            <w:rFonts w:ascii="Consolas" w:hAnsi="Consolas" w:cs="Consolas"/>
            <w:sz w:val="14"/>
            <w:szCs w:val="14"/>
          </w:rPr>
          <w:t xml:space="preserve">126      "Viabilidade técnica do processo produtivo": "modelo.calcular_tecnico",</w:t>
        </w:r>
      </w:ins>
    </w:p>
    <w:p>
      <w:pPr>
        <w:shd w:val="clear" w:color="auto" w:fill="F7F7F7"/>
        <w:spacing w:before="0" w:after="0" w:line="180" w:lineRule="exact"/>
        <w:ind w:left="0" w:firstLine="0"/>
        <w:jc w:val="left"/>
        <w:rPr>
          <w:ins w:id="886838" w:author="Claude" w:date="2026-10-07T12:00:00Z"/>
        </w:rPr>
      </w:pPr>
      <w:ins w:id="886965" w:author="Claude" w:date="2026-10-07T12:00:00Z">
        <w:r>
          <w:rPr>
            <w:rFonts w:ascii="Consolas" w:hAnsi="Consolas" w:cs="Consolas"/>
            <w:sz w:val="14"/>
            <w:szCs w:val="14"/>
          </w:rPr>
          <w:t xml:space="preserve">127      "Viabilidade econômico-financeira (VPL, TIR)": "modelo.calcular_economico; financeiro.tir",</w:t>
        </w:r>
      </w:ins>
    </w:p>
    <w:p>
      <w:pPr>
        <w:shd w:val="clear" w:color="auto" w:fill="F7F7F7"/>
        <w:spacing w:before="0" w:after="0" w:line="180" w:lineRule="exact"/>
        <w:ind w:left="0" w:firstLine="0"/>
        <w:jc w:val="left"/>
        <w:rPr>
          <w:ins w:id="886838" w:author="Claude" w:date="2026-10-07T12:00:00Z"/>
        </w:rPr>
      </w:pPr>
      <w:ins w:id="886966" w:author="Claude" w:date="2026-10-07T12:00:00Z">
        <w:r>
          <w:rPr>
            <w:rFonts w:ascii="Consolas" w:hAnsi="Consolas" w:cs="Consolas"/>
            <w:sz w:val="14"/>
            <w:szCs w:val="14"/>
          </w:rPr>
          <w:t xml:space="preserve">128      "Indicadores ambientais": "modelo.calcular_ambiental",</w:t>
        </w:r>
      </w:ins>
    </w:p>
    <w:p>
      <w:pPr>
        <w:shd w:val="clear" w:color="auto" w:fill="F7F7F7"/>
        <w:spacing w:before="0" w:after="0" w:line="180" w:lineRule="exact"/>
        <w:ind w:left="0" w:firstLine="0"/>
        <w:jc w:val="left"/>
        <w:rPr>
          <w:ins w:id="886838" w:author="Claude" w:date="2026-10-07T12:00:00Z"/>
        </w:rPr>
      </w:pPr>
      <w:ins w:id="886967" w:author="Claude" w:date="2026-10-07T12:00:00Z">
        <w:r>
          <w:rPr>
            <w:rFonts w:ascii="Consolas" w:hAnsi="Consolas" w:cs="Consolas"/>
            <w:sz w:val="14"/>
            <w:szCs w:val="14"/>
          </w:rPr>
          <w:t xml:space="preserve">129      "Indicadores sociais": "modelo.calcular_social",</w:t>
        </w:r>
      </w:ins>
    </w:p>
    <w:p>
      <w:pPr>
        <w:shd w:val="clear" w:color="auto" w:fill="F7F7F7"/>
        <w:spacing w:before="0" w:after="0" w:line="180" w:lineRule="exact"/>
        <w:ind w:left="0" w:firstLine="0"/>
        <w:jc w:val="left"/>
        <w:rPr>
          <w:ins w:id="886838" w:author="Claude" w:date="2026-10-07T12:00:00Z"/>
        </w:rPr>
      </w:pPr>
      <w:ins w:id="886968" w:author="Claude" w:date="2026-10-07T12:00:00Z">
        <w:r>
          <w:rPr>
            <w:rFonts w:ascii="Consolas" w:hAnsi="Consolas" w:cs="Consolas"/>
            <w:sz w:val="14"/>
            <w:szCs w:val="14"/>
          </w:rPr>
          <w:t xml:space="preserve">130      "Governança, ESG e Lean Green": "modelo.calcular_governanca; modelo.calcular_lean_green",</w:t>
        </w:r>
      </w:ins>
    </w:p>
    <w:p>
      <w:pPr>
        <w:shd w:val="clear" w:color="auto" w:fill="F7F7F7"/>
        <w:spacing w:before="0" w:after="0" w:line="180" w:lineRule="exact"/>
        <w:ind w:left="0" w:firstLine="0"/>
        <w:jc w:val="left"/>
        <w:rPr>
          <w:ins w:id="886838" w:author="Claude" w:date="2026-10-07T12:00:00Z"/>
        </w:rPr>
      </w:pPr>
      <w:ins w:id="886969" w:author="Claude" w:date="2026-10-07T12:00:00Z">
        <w:r>
          <w:rPr>
            <w:rFonts w:ascii="Consolas" w:hAnsi="Consolas" w:cs="Consolas"/>
            <w:sz w:val="14"/>
            <w:szCs w:val="14"/>
          </w:rPr>
          <w:t xml:space="preserve">131      "Simulação estocástica (Monte Carlo)": "incerteza.monte_carlo",</w:t>
        </w:r>
      </w:ins>
    </w:p>
    <w:p>
      <w:pPr>
        <w:shd w:val="clear" w:color="auto" w:fill="F7F7F7"/>
        <w:spacing w:before="0" w:after="0" w:line="180" w:lineRule="exact"/>
        <w:ind w:left="0" w:firstLine="0"/>
        <w:jc w:val="left"/>
        <w:rPr>
          <w:ins w:id="886838" w:author="Claude" w:date="2026-10-07T12:00:00Z"/>
        </w:rPr>
      </w:pPr>
      <w:ins w:id="886970" w:author="Claude" w:date="2026-10-07T12:00:00Z">
        <w:r>
          <w:rPr>
            <w:rFonts w:ascii="Consolas" w:hAnsi="Consolas" w:cs="Consolas"/>
            <w:sz w:val="14"/>
            <w:szCs w:val="14"/>
          </w:rPr>
          <w:t xml:space="preserve">132      "Ponderação multicritério com regra de decisão": "ponderacao.resolver_pesos; ponderacao.classificar",</w:t>
        </w:r>
      </w:ins>
    </w:p>
    <w:p>
      <w:pPr>
        <w:shd w:val="clear" w:color="auto" w:fill="F7F7F7"/>
        <w:spacing w:before="0" w:after="0" w:line="180" w:lineRule="exact"/>
        <w:ind w:left="0" w:firstLine="0"/>
        <w:jc w:val="left"/>
        <w:rPr>
          <w:ins w:id="886838" w:author="Claude" w:date="2026-10-07T12:00:00Z"/>
        </w:rPr>
      </w:pPr>
      <w:ins w:id="886971" w:author="Claude" w:date="2026-10-07T12:00:00Z">
        <w:r>
          <w:rPr>
            <w:rFonts w:ascii="Consolas" w:hAnsi="Consolas" w:cs="Consolas"/>
            <w:sz w:val="14"/>
            <w:szCs w:val="14"/>
          </w:rPr>
          <w:t xml:space="preserve">133  }</w:t>
        </w:r>
      </w:ins>
    </w:p>
    <w:p>
      <w:pPr>
        <w:shd w:val="clear" w:color="auto" w:fill="F7F7F7"/>
        <w:spacing w:before="0" w:after="0" w:line="180" w:lineRule="exact"/>
        <w:ind w:left="0" w:firstLine="0"/>
        <w:jc w:val="left"/>
        <w:rPr>
          <w:ins w:id="886838" w:author="Claude" w:date="2026-10-07T12:00:00Z"/>
        </w:rPr>
      </w:pPr>
      <w:ins w:id="886972" w:author="Claude" w:date="2026-10-07T12:00:00Z">
        <w:r>
          <w:rPr>
            <w:rFonts w:ascii="Consolas" w:hAnsi="Consolas" w:cs="Consolas"/>
            <w:sz w:val="14"/>
            <w:szCs w:val="14"/>
          </w:rPr>
          <w:t xml:space="preserve">134  </w:t>
        </w:r>
      </w:ins>
    </w:p>
    <w:p>
      <w:pPr>
        <w:shd w:val="clear" w:color="auto" w:fill="F7F7F7"/>
        <w:spacing w:before="0" w:after="0" w:line="180" w:lineRule="exact"/>
        <w:ind w:left="0" w:firstLine="0"/>
        <w:jc w:val="left"/>
        <w:rPr>
          <w:ins w:id="886838" w:author="Claude" w:date="2026-10-07T12:00:00Z"/>
        </w:rPr>
      </w:pPr>
      <w:ins w:id="886973" w:author="Claude" w:date="2026-10-07T12:00:00Z">
        <w:r>
          <w:rPr>
            <w:rFonts w:ascii="Consolas" w:hAnsi="Consolas" w:cs="Consolas"/>
            <w:sz w:val="14"/>
            <w:szCs w:val="14"/>
          </w:rPr>
          <w:t xml:space="preserve">135  </w:t>
        </w:r>
      </w:ins>
    </w:p>
    <w:p>
      <w:pPr>
        <w:shd w:val="clear" w:color="auto" w:fill="F7F7F7"/>
        <w:spacing w:before="0" w:after="0" w:line="180" w:lineRule="exact"/>
        <w:ind w:left="0" w:firstLine="0"/>
        <w:jc w:val="left"/>
        <w:rPr>
          <w:ins w:id="886838" w:author="Claude" w:date="2026-10-07T12:00:00Z"/>
        </w:rPr>
      </w:pPr>
      <w:ins w:id="886974" w:author="Claude" w:date="2026-10-07T12:00:00Z">
        <w:r>
          <w:rPr>
            <w:rFonts w:ascii="Consolas" w:hAnsi="Consolas" w:cs="Consolas"/>
            <w:sz w:val="14"/>
            <w:szCs w:val="14"/>
          </w:rPr>
          <w:t xml:space="preserve">136  def tabela_comparativa() -&gt; pd.DataFrame:</w:t>
        </w:r>
      </w:ins>
    </w:p>
    <w:p>
      <w:pPr>
        <w:shd w:val="clear" w:color="auto" w:fill="F7F7F7"/>
        <w:spacing w:before="0" w:after="0" w:line="180" w:lineRule="exact"/>
        <w:ind w:left="0" w:firstLine="0"/>
        <w:jc w:val="left"/>
        <w:rPr>
          <w:ins w:id="886838" w:author="Claude" w:date="2026-10-07T12:00:00Z"/>
        </w:rPr>
      </w:pPr>
      <w:ins w:id="886975" w:author="Claude" w:date="2026-10-07T12:00:00Z">
        <w:r>
          <w:rPr>
            <w:rFonts w:ascii="Consolas" w:hAnsi="Consolas" w:cs="Consolas"/>
            <w:sz w:val="14"/>
            <w:szCs w:val="14"/>
          </w:rPr>
          <w:t xml:space="preserve">137      linhas = [{"Propriedade": p, **dict(zip(ARTEFATOS, v))} for p, v in COMPARACAO_ARTEFATOS.items()]</w:t>
        </w:r>
      </w:ins>
    </w:p>
    <w:p>
      <w:pPr>
        <w:shd w:val="clear" w:color="auto" w:fill="F7F7F7"/>
        <w:spacing w:before="0" w:after="0" w:line="180" w:lineRule="exact"/>
        <w:ind w:left="0" w:firstLine="0"/>
        <w:jc w:val="left"/>
        <w:rPr>
          <w:ins w:id="886838" w:author="Claude" w:date="2026-10-07T12:00:00Z"/>
        </w:rPr>
      </w:pPr>
      <w:ins w:id="886976" w:author="Claude" w:date="2026-10-07T12:00:00Z">
        <w:r>
          <w:rPr>
            <w:rFonts w:ascii="Consolas" w:hAnsi="Consolas" w:cs="Consolas"/>
            <w:sz w:val="14"/>
            <w:szCs w:val="14"/>
          </w:rPr>
          <w:t xml:space="preserve">138      return pd.DataFrame(linhas)</w:t>
        </w:r>
      </w:ins>
    </w:p>
    <w:p>
      <w:pPr>
        <w:shd w:val="clear" w:color="auto" w:fill="F7F7F7"/>
        <w:spacing w:before="0" w:after="0" w:line="180" w:lineRule="exact"/>
        <w:ind w:left="0" w:firstLine="0"/>
        <w:jc w:val="left"/>
        <w:rPr>
          <w:ins w:id="886838" w:author="Claude" w:date="2026-10-07T12:00:00Z"/>
        </w:rPr>
      </w:pPr>
      <w:ins w:id="886977" w:author="Claude" w:date="2026-10-07T12:00:00Z">
        <w:r>
          <w:rPr>
            <w:rFonts w:ascii="Consolas" w:hAnsi="Consolas" w:cs="Consolas"/>
            <w:sz w:val="14"/>
            <w:szCs w:val="14"/>
          </w:rPr>
          <w:t xml:space="preserve">139  </w:t>
        </w:r>
      </w:ins>
    </w:p>
    <w:p>
      <w:pPr>
        <w:shd w:val="clear" w:color="auto" w:fill="F7F7F7"/>
        <w:spacing w:before="0" w:after="0" w:line="180" w:lineRule="exact"/>
        <w:ind w:left="0" w:firstLine="0"/>
        <w:jc w:val="left"/>
        <w:rPr>
          <w:ins w:id="886838" w:author="Claude" w:date="2026-10-07T12:00:00Z"/>
        </w:rPr>
      </w:pPr>
      <w:ins w:id="886978" w:author="Claude" w:date="2026-10-07T12:00:00Z">
        <w:r>
          <w:rPr>
            <w:rFonts w:ascii="Consolas" w:hAnsi="Consolas" w:cs="Consolas"/>
            <w:sz w:val="14"/>
            <w:szCs w:val="14"/>
          </w:rPr>
          <w:t xml:space="preserve">140  </w:t>
        </w:r>
      </w:ins>
    </w:p>
    <w:p>
      <w:pPr>
        <w:shd w:val="clear" w:color="auto" w:fill="F7F7F7"/>
        <w:spacing w:before="0" w:after="0" w:line="180" w:lineRule="exact"/>
        <w:ind w:left="0" w:firstLine="0"/>
        <w:jc w:val="left"/>
        <w:rPr>
          <w:ins w:id="886838" w:author="Claude" w:date="2026-10-07T12:00:00Z"/>
        </w:rPr>
      </w:pPr>
      <w:ins w:id="886979" w:author="Claude" w:date="2026-10-07T12:00:00Z">
        <w:r>
          <w:rPr>
            <w:rFonts w:ascii="Consolas" w:hAnsi="Consolas" w:cs="Consolas"/>
            <w:sz w:val="14"/>
            <w:szCs w:val="14"/>
          </w:rPr>
          <w:t xml:space="preserve">141  def combinacao_inedita(artefato: str = "EVTEAS-Py") -&gt; Dict[str, object]:</w:t>
        </w:r>
      </w:ins>
    </w:p>
    <w:p>
      <w:pPr>
        <w:shd w:val="clear" w:color="auto" w:fill="F7F7F7"/>
        <w:spacing w:before="0" w:after="0" w:line="180" w:lineRule="exact"/>
        <w:ind w:left="0" w:firstLine="0"/>
        <w:jc w:val="left"/>
        <w:rPr>
          <w:ins w:id="886838" w:author="Claude" w:date="2026-10-07T12:00:00Z"/>
        </w:rPr>
      </w:pPr>
      <w:ins w:id="886980" w:author="Claude" w:date="2026-10-07T12:00:00Z">
        <w:r>
          <w:rPr>
            <w:rFonts w:ascii="Consolas" w:hAnsi="Consolas" w:cs="Consolas"/>
            <w:sz w:val="14"/>
            <w:szCs w:val="14"/>
          </w:rPr>
          <w:t xml:space="preserve">142      """Verifica o critério de Wazlawick (2009): propriedades exclusivas ou combinação</w:t>
        </w:r>
      </w:ins>
    </w:p>
    <w:p>
      <w:pPr>
        <w:shd w:val="clear" w:color="auto" w:fill="F7F7F7"/>
        <w:spacing w:before="0" w:after="0" w:line="180" w:lineRule="exact"/>
        <w:ind w:left="0" w:firstLine="0"/>
        <w:jc w:val="left"/>
        <w:rPr>
          <w:ins w:id="886838" w:author="Claude" w:date="2026-10-07T12:00:00Z"/>
        </w:rPr>
      </w:pPr>
      <w:ins w:id="886981" w:author="Claude" w:date="2026-10-07T12:00:00Z">
        <w:r>
          <w:rPr>
            <w:rFonts w:ascii="Consolas" w:hAnsi="Consolas" w:cs="Consolas"/>
            <w:sz w:val="14"/>
            <w:szCs w:val="14"/>
          </w:rPr>
          <w:t xml:space="preserve">143      de propriedades que nenhum outro artefato comparado reúne."""</w:t>
        </w:r>
      </w:ins>
    </w:p>
    <w:p>
      <w:pPr>
        <w:shd w:val="clear" w:color="auto" w:fill="F7F7F7"/>
        <w:spacing w:before="0" w:after="0" w:line="180" w:lineRule="exact"/>
        <w:ind w:left="0" w:firstLine="0"/>
        <w:jc w:val="left"/>
        <w:rPr>
          <w:ins w:id="886838" w:author="Claude" w:date="2026-10-07T12:00:00Z"/>
        </w:rPr>
      </w:pPr>
      <w:ins w:id="886982" w:author="Claude" w:date="2026-10-07T12:00:00Z">
        <w:r>
          <w:rPr>
            <w:rFonts w:ascii="Consolas" w:hAnsi="Consolas" w:cs="Consolas"/>
            <w:sz w:val="14"/>
            <w:szCs w:val="14"/>
          </w:rPr>
          <w:t xml:space="preserve">144      k = ARTEFATOS.index(artefato)</w:t>
        </w:r>
      </w:ins>
    </w:p>
    <w:p>
      <w:pPr>
        <w:shd w:val="clear" w:color="auto" w:fill="F7F7F7"/>
        <w:spacing w:before="0" w:after="0" w:line="180" w:lineRule="exact"/>
        <w:ind w:left="0" w:firstLine="0"/>
        <w:jc w:val="left"/>
        <w:rPr>
          <w:ins w:id="886838" w:author="Claude" w:date="2026-10-07T12:00:00Z"/>
        </w:rPr>
      </w:pPr>
      <w:ins w:id="886983" w:author="Claude" w:date="2026-10-07T12:00:00Z">
        <w:r>
          <w:rPr>
            <w:rFonts w:ascii="Consolas" w:hAnsi="Consolas" w:cs="Consolas"/>
            <w:sz w:val="14"/>
            <w:szCs w:val="14"/>
          </w:rPr>
          <w:t xml:space="preserve">145      proprias = [p for p, v in COMPARACAO_ARTEFATOS.items() if v[k] == SIM]</w:t>
        </w:r>
      </w:ins>
    </w:p>
    <w:p>
      <w:pPr>
        <w:shd w:val="clear" w:color="auto" w:fill="F7F7F7"/>
        <w:spacing w:before="0" w:after="0" w:line="180" w:lineRule="exact"/>
        <w:ind w:left="0" w:firstLine="0"/>
        <w:jc w:val="left"/>
        <w:rPr>
          <w:ins w:id="886838" w:author="Claude" w:date="2026-10-07T12:00:00Z"/>
        </w:rPr>
      </w:pPr>
      <w:ins w:id="886984" w:author="Claude" w:date="2026-10-07T12:00:00Z">
        <w:r>
          <w:rPr>
            <w:rFonts w:ascii="Consolas" w:hAnsi="Consolas" w:cs="Consolas"/>
            <w:sz w:val="14"/>
            <w:szCs w:val="14"/>
          </w:rPr>
          <w:t xml:space="preserve">146      exclusivas = [p for p in proprias</w:t>
        </w:r>
      </w:ins>
    </w:p>
    <w:p>
      <w:pPr>
        <w:shd w:val="clear" w:color="auto" w:fill="F7F7F7"/>
        <w:spacing w:before="0" w:after="0" w:line="180" w:lineRule="exact"/>
        <w:ind w:left="0" w:firstLine="0"/>
        <w:jc w:val="left"/>
        <w:rPr>
          <w:ins w:id="886838" w:author="Claude" w:date="2026-10-07T12:00:00Z"/>
        </w:rPr>
      </w:pPr>
      <w:ins w:id="886985" w:author="Claude" w:date="2026-10-07T12:00:00Z">
        <w:r>
          <w:rPr>
            <w:rFonts w:ascii="Consolas" w:hAnsi="Consolas" w:cs="Consolas"/>
            <w:sz w:val="14"/>
            <w:szCs w:val="14"/>
          </w:rPr>
          <w:t xml:space="preserve">147                    if all(v != SIM for j, v in enumerate(COMPARACAO_ARTEFATOS[p]) if j != k)]</w:t>
        </w:r>
      </w:ins>
    </w:p>
    <w:p>
      <w:pPr>
        <w:shd w:val="clear" w:color="auto" w:fill="F7F7F7"/>
        <w:spacing w:before="0" w:after="0" w:line="180" w:lineRule="exact"/>
        <w:ind w:left="0" w:firstLine="0"/>
        <w:jc w:val="left"/>
        <w:rPr>
          <w:ins w:id="886838" w:author="Claude" w:date="2026-10-07T12:00:00Z"/>
        </w:rPr>
      </w:pPr>
      <w:ins w:id="886986" w:author="Claude" w:date="2026-10-07T12:00:00Z">
        <w:r>
          <w:rPr>
            <w:rFonts w:ascii="Consolas" w:hAnsi="Consolas" w:cs="Consolas"/>
            <w:sz w:val="14"/>
            <w:szCs w:val="14"/>
          </w:rPr>
          <w:t xml:space="preserve">148      cobertura = {a: sum(COMPARACAO_ARTEFATOS[p][j] == SIM for p in proprias)</w:t>
        </w:r>
      </w:ins>
    </w:p>
    <w:p>
      <w:pPr>
        <w:shd w:val="clear" w:color="auto" w:fill="F7F7F7"/>
        <w:spacing w:before="0" w:after="0" w:line="180" w:lineRule="exact"/>
        <w:ind w:left="0" w:firstLine="0"/>
        <w:jc w:val="left"/>
        <w:rPr>
          <w:ins w:id="886838" w:author="Claude" w:date="2026-10-07T12:00:00Z"/>
        </w:rPr>
      </w:pPr>
      <w:ins w:id="886987" w:author="Claude" w:date="2026-10-07T12:00:00Z">
        <w:r>
          <w:rPr>
            <w:rFonts w:ascii="Consolas" w:hAnsi="Consolas" w:cs="Consolas"/>
            <w:sz w:val="14"/>
            <w:szCs w:val="14"/>
          </w:rPr>
          <w:t xml:space="preserve">149                   for j, a in enumerate(ARTEFATOS) if j != k}</w:t>
        </w:r>
      </w:ins>
    </w:p>
    <w:p>
      <w:pPr>
        <w:shd w:val="clear" w:color="auto" w:fill="F7F7F7"/>
        <w:spacing w:before="0" w:after="0" w:line="180" w:lineRule="exact"/>
        <w:ind w:left="0" w:firstLine="0"/>
        <w:jc w:val="left"/>
        <w:rPr>
          <w:ins w:id="886838" w:author="Claude" w:date="2026-10-07T12:00:00Z"/>
        </w:rPr>
      </w:pPr>
      <w:ins w:id="886988" w:author="Claude" w:date="2026-10-07T12:00:00Z">
        <w:r>
          <w:rPr>
            <w:rFonts w:ascii="Consolas" w:hAnsi="Consolas" w:cs="Consolas"/>
            <w:sz w:val="14"/>
            <w:szCs w:val="14"/>
          </w:rPr>
          <w:t xml:space="preserve">150      return {"propriedades": proprias, "exclusivas": exclusivas, "cobertura_dos_demais": cobertura,</w:t>
        </w:r>
      </w:ins>
    </w:p>
    <w:p>
      <w:pPr>
        <w:shd w:val="clear" w:color="auto" w:fill="F7F7F7"/>
        <w:spacing w:before="0" w:after="0" w:line="180" w:lineRule="exact"/>
        <w:ind w:left="0" w:firstLine="0"/>
        <w:jc w:val="left"/>
        <w:rPr>
          <w:ins w:id="886838" w:author="Claude" w:date="2026-10-07T12:00:00Z"/>
        </w:rPr>
      </w:pPr>
      <w:ins w:id="886989" w:author="Claude" w:date="2026-10-07T12:00:00Z">
        <w:r>
          <w:rPr>
            <w:rFonts w:ascii="Consolas" w:hAnsi="Consolas" w:cs="Consolas"/>
            <w:sz w:val="14"/>
            <w:szCs w:val="14"/>
          </w:rPr>
          <w:t xml:space="preserve">151              "inedita": all(c &lt; len(proprias) for c in cobertura.values())}</w:t>
        </w:r>
      </w:ins>
    </w:p>
    <w:p>
      <w:pPr>
        <w:shd w:val="clear" w:color="auto" w:fill="F7F7F7"/>
        <w:spacing w:before="0" w:after="0" w:line="180" w:lineRule="exact"/>
        <w:ind w:left="0" w:firstLine="0"/>
        <w:jc w:val="left"/>
        <w:rPr>
          <w:ins w:id="886838" w:author="Claude" w:date="2026-10-07T12:00:00Z"/>
        </w:rPr>
      </w:pPr>
      <w:ins w:id="886990" w:author="Claude" w:date="2026-10-07T12:00:00Z">
        <w:r>
          <w:rPr>
            <w:rFonts w:ascii="Consolas" w:hAnsi="Consolas" w:cs="Consolas"/>
            <w:sz w:val="14"/>
            <w:szCs w:val="14"/>
          </w:rPr>
          <w:t xml:space="preserve">152  </w:t>
        </w:r>
      </w:ins>
    </w:p>
    <w:p>
      <w:pPr>
        <w:shd w:val="clear" w:color="auto" w:fill="F7F7F7"/>
        <w:spacing w:before="0" w:after="0" w:line="180" w:lineRule="exact"/>
        <w:ind w:left="0" w:firstLine="0"/>
        <w:jc w:val="left"/>
        <w:rPr>
          <w:ins w:id="886838" w:author="Claude" w:date="2026-10-07T12:00:00Z"/>
        </w:rPr>
      </w:pPr>
      <w:ins w:id="886991" w:author="Claude" w:date="2026-10-07T12:00:00Z">
        <w:r>
          <w:rPr>
            <w:rFonts w:ascii="Consolas" w:hAnsi="Consolas" w:cs="Consolas"/>
            <w:sz w:val="14"/>
            <w:szCs w:val="14"/>
          </w:rPr>
          <w:t xml:space="preserve">153  </w:t>
        </w:r>
      </w:ins>
    </w:p>
    <w:p>
      <w:pPr>
        <w:shd w:val="clear" w:color="auto" w:fill="F7F7F7"/>
        <w:spacing w:before="0" w:after="0" w:line="180" w:lineRule="exact"/>
        <w:ind w:left="0" w:firstLine="0"/>
        <w:jc w:val="left"/>
        <w:rPr>
          <w:ins w:id="886838" w:author="Claude" w:date="2026-10-07T12:00:00Z"/>
        </w:rPr>
      </w:pPr>
      <w:ins w:id="886992" w:author="Claude" w:date="2026-10-07T12:00:00Z">
        <w:r>
          <w:rPr>
            <w:rFonts w:ascii="Consolas" w:hAnsi="Consolas" w:cs="Consolas"/>
            <w:sz w:val="14"/>
            <w:szCs w:val="14"/>
          </w:rPr>
          <w:t xml:space="preserve">154  # ---------------------------------------------------------------------------</w:t>
        </w:r>
      </w:ins>
    </w:p>
    <w:p>
      <w:pPr>
        <w:shd w:val="clear" w:color="auto" w:fill="F7F7F7"/>
        <w:spacing w:before="0" w:after="0" w:line="180" w:lineRule="exact"/>
        <w:ind w:left="0" w:firstLine="0"/>
        <w:jc w:val="left"/>
        <w:rPr>
          <w:ins w:id="886838" w:author="Claude" w:date="2026-10-07T12:00:00Z"/>
        </w:rPr>
      </w:pPr>
      <w:ins w:id="886993" w:author="Claude" w:date="2026-10-07T12:00:00Z">
        <w:r>
          <w:rPr>
            <w:rFonts w:ascii="Consolas" w:hAnsi="Consolas" w:cs="Consolas"/>
            <w:sz w:val="14"/>
            <w:szCs w:val="14"/>
          </w:rPr>
          <w:t xml:space="preserve">155  # Etapa 5: requisitos e Etapa 8: rastreabilidade requisito → código → teste</w:t>
        </w:r>
      </w:ins>
    </w:p>
    <w:p>
      <w:pPr>
        <w:shd w:val="clear" w:color="auto" w:fill="F7F7F7"/>
        <w:spacing w:before="0" w:after="0" w:line="180" w:lineRule="exact"/>
        <w:ind w:left="0" w:firstLine="0"/>
        <w:jc w:val="left"/>
        <w:rPr>
          <w:ins w:id="886838" w:author="Claude" w:date="2026-10-07T12:00:00Z"/>
        </w:rPr>
      </w:pPr>
      <w:ins w:id="886994" w:author="Claude" w:date="2026-10-07T12:00:00Z">
        <w:r>
          <w:rPr>
            <w:rFonts w:ascii="Consolas" w:hAnsi="Consolas" w:cs="Consolas"/>
            <w:sz w:val="14"/>
            <w:szCs w:val="14"/>
          </w:rPr>
          <w:t xml:space="preserve">156  # ---------------------------------------------------------------------------</w:t>
        </w:r>
      </w:ins>
    </w:p>
    <w:p>
      <w:pPr>
        <w:shd w:val="clear" w:color="auto" w:fill="F7F7F7"/>
        <w:spacing w:before="0" w:after="0" w:line="180" w:lineRule="exact"/>
        <w:ind w:left="0" w:firstLine="0"/>
        <w:jc w:val="left"/>
        <w:rPr>
          <w:ins w:id="886838" w:author="Claude" w:date="2026-10-07T12:00:00Z"/>
        </w:rPr>
      </w:pPr>
      <w:ins w:id="886995" w:author="Claude" w:date="2026-10-07T12:00:00Z">
        <w:r>
          <w:rPr>
            <w:rFonts w:ascii="Consolas" w:hAnsi="Consolas" w:cs="Consolas"/>
            <w:sz w:val="14"/>
            <w:szCs w:val="14"/>
          </w:rPr>
          <w:t xml:space="preserve">157  </w:t>
        </w:r>
      </w:ins>
    </w:p>
    <w:p>
      <w:pPr>
        <w:shd w:val="clear" w:color="auto" w:fill="F7F7F7"/>
        <w:spacing w:before="0" w:after="0" w:line="180" w:lineRule="exact"/>
        <w:ind w:left="0" w:firstLine="0"/>
        <w:jc w:val="left"/>
        <w:rPr>
          <w:ins w:id="886838" w:author="Claude" w:date="2026-10-07T12:00:00Z"/>
        </w:rPr>
      </w:pPr>
      <w:ins w:id="886996" w:author="Claude" w:date="2026-10-07T12:00:00Z">
        <w:r>
          <w:rPr>
            <w:rFonts w:ascii="Consolas" w:hAnsi="Consolas" w:cs="Consolas"/>
            <w:sz w:val="14"/>
            <w:szCs w:val="14"/>
          </w:rPr>
          <w:t xml:space="preserve">158  @dataclass(frozen=True)</w:t>
        </w:r>
      </w:ins>
    </w:p>
    <w:p>
      <w:pPr>
        <w:shd w:val="clear" w:color="auto" w:fill="F7F7F7"/>
        <w:spacing w:before="0" w:after="0" w:line="180" w:lineRule="exact"/>
        <w:ind w:left="0" w:firstLine="0"/>
        <w:jc w:val="left"/>
        <w:rPr>
          <w:ins w:id="886838" w:author="Claude" w:date="2026-10-07T12:00:00Z"/>
        </w:rPr>
      </w:pPr>
      <w:ins w:id="886997" w:author="Claude" w:date="2026-10-07T12:00:00Z">
        <w:r>
          <w:rPr>
            <w:rFonts w:ascii="Consolas" w:hAnsi="Consolas" w:cs="Consolas"/>
            <w:sz w:val="14"/>
            <w:szCs w:val="14"/>
          </w:rPr>
          <w:t xml:space="preserve">159  class Requisito:</w:t>
        </w:r>
      </w:ins>
    </w:p>
    <w:p>
      <w:pPr>
        <w:shd w:val="clear" w:color="auto" w:fill="F7F7F7"/>
        <w:spacing w:before="0" w:after="0" w:line="180" w:lineRule="exact"/>
        <w:ind w:left="0" w:firstLine="0"/>
        <w:jc w:val="left"/>
        <w:rPr>
          <w:ins w:id="886838" w:author="Claude" w:date="2026-10-07T12:00:00Z"/>
        </w:rPr>
      </w:pPr>
      <w:ins w:id="886998" w:author="Claude" w:date="2026-10-07T12:00:00Z">
        <w:r>
          <w:rPr>
            <w:rFonts w:ascii="Consolas" w:hAnsi="Consolas" w:cs="Consolas"/>
            <w:sz w:val="14"/>
            <w:szCs w:val="14"/>
          </w:rPr>
          <w:t xml:space="preserve">160      codigo: str</w:t>
        </w:r>
      </w:ins>
    </w:p>
    <w:p>
      <w:pPr>
        <w:shd w:val="clear" w:color="auto" w:fill="F7F7F7"/>
        <w:spacing w:before="0" w:after="0" w:line="180" w:lineRule="exact"/>
        <w:ind w:left="0" w:firstLine="0"/>
        <w:jc w:val="left"/>
        <w:rPr>
          <w:ins w:id="886838" w:author="Claude" w:date="2026-10-07T12:00:00Z"/>
        </w:rPr>
      </w:pPr>
      <w:ins w:id="886999" w:author="Claude" w:date="2026-10-07T12:00:00Z">
        <w:r>
          <w:rPr>
            <w:rFonts w:ascii="Consolas" w:hAnsi="Consolas" w:cs="Consolas"/>
            <w:sz w:val="14"/>
            <w:szCs w:val="14"/>
          </w:rPr>
          <w:t xml:space="preserve">161      descricao: str</w:t>
        </w:r>
      </w:ins>
    </w:p>
    <w:p>
      <w:pPr>
        <w:shd w:val="clear" w:color="auto" w:fill="F7F7F7"/>
        <w:spacing w:before="0" w:after="0" w:line="180" w:lineRule="exact"/>
        <w:ind w:left="0" w:firstLine="0"/>
        <w:jc w:val="left"/>
        <w:rPr>
          <w:ins w:id="886838" w:author="Claude" w:date="2026-10-07T12:00:00Z"/>
        </w:rPr>
      </w:pPr>
      <w:ins w:id="887000" w:author="Claude" w:date="2026-10-07T12:00:00Z">
        <w:r>
          <w:rPr>
            <w:rFonts w:ascii="Consolas" w:hAnsi="Consolas" w:cs="Consolas"/>
            <w:sz w:val="14"/>
            <w:szCs w:val="14"/>
          </w:rPr>
          <w:t xml:space="preserve">162      origem: str</w:t>
        </w:r>
      </w:ins>
    </w:p>
    <w:p>
      <w:pPr>
        <w:shd w:val="clear" w:color="auto" w:fill="F7F7F7"/>
        <w:spacing w:before="0" w:after="0" w:line="180" w:lineRule="exact"/>
        <w:ind w:left="0" w:firstLine="0"/>
        <w:jc w:val="left"/>
        <w:rPr>
          <w:ins w:id="886838" w:author="Claude" w:date="2026-10-07T12:00:00Z"/>
        </w:rPr>
      </w:pPr>
      <w:ins w:id="887001" w:author="Claude" w:date="2026-10-07T12:00:00Z">
        <w:r>
          <w:rPr>
            <w:rFonts w:ascii="Consolas" w:hAnsi="Consolas" w:cs="Consolas"/>
            <w:sz w:val="14"/>
            <w:szCs w:val="14"/>
          </w:rPr>
          <w:t xml:space="preserve">163      funcoes: Tuple[str, ...]       # "modulo.objeto" dentro de evteas_py</w:t>
        </w:r>
      </w:ins>
    </w:p>
    <w:p>
      <w:pPr>
        <w:shd w:val="clear" w:color="auto" w:fill="F7F7F7"/>
        <w:spacing w:before="0" w:after="0" w:line="180" w:lineRule="exact"/>
        <w:ind w:left="0" w:firstLine="0"/>
        <w:jc w:val="left"/>
        <w:rPr>
          <w:ins w:id="886838" w:author="Claude" w:date="2026-10-07T12:00:00Z"/>
        </w:rPr>
      </w:pPr>
      <w:ins w:id="887002" w:author="Claude" w:date="2026-10-07T12:00:00Z">
        <w:r>
          <w:rPr>
            <w:rFonts w:ascii="Consolas" w:hAnsi="Consolas" w:cs="Consolas"/>
            <w:sz w:val="14"/>
            <w:szCs w:val="14"/>
          </w:rPr>
          <w:t xml:space="preserve">164      testes: Tuple[str, ...]        # "arquivo.py::test_nome" dentro de tests/</w:t>
        </w:r>
      </w:ins>
    </w:p>
    <w:p>
      <w:pPr>
        <w:shd w:val="clear" w:color="auto" w:fill="F7F7F7"/>
        <w:spacing w:before="0" w:after="0" w:line="180" w:lineRule="exact"/>
        <w:ind w:left="0" w:firstLine="0"/>
        <w:jc w:val="left"/>
        <w:rPr>
          <w:ins w:id="886838" w:author="Claude" w:date="2026-10-07T12:00:00Z"/>
        </w:rPr>
      </w:pPr>
      <w:ins w:id="887003" w:author="Claude" w:date="2026-10-07T12:00:00Z">
        <w:r>
          <w:rPr>
            <w:rFonts w:ascii="Consolas" w:hAnsi="Consolas" w:cs="Consolas"/>
            <w:sz w:val="14"/>
            <w:szCs w:val="14"/>
          </w:rPr>
          <w:t xml:space="preserve">165  </w:t>
        </w:r>
      </w:ins>
    </w:p>
    <w:p>
      <w:pPr>
        <w:shd w:val="clear" w:color="auto" w:fill="F7F7F7"/>
        <w:spacing w:before="0" w:after="0" w:line="180" w:lineRule="exact"/>
        <w:ind w:left="0" w:firstLine="0"/>
        <w:jc w:val="left"/>
        <w:rPr>
          <w:ins w:id="886838" w:author="Claude" w:date="2026-10-07T12:00:00Z"/>
        </w:rPr>
      </w:pPr>
      <w:ins w:id="887004" w:author="Claude" w:date="2026-10-07T12:00:00Z">
        <w:r>
          <w:rPr>
            <w:rFonts w:ascii="Consolas" w:hAnsi="Consolas" w:cs="Consolas"/>
            <w:sz w:val="14"/>
            <w:szCs w:val="14"/>
          </w:rPr>
          <w:t xml:space="preserve">166  </w:t>
        </w:r>
      </w:ins>
    </w:p>
    <w:p>
      <w:pPr>
        <w:shd w:val="clear" w:color="auto" w:fill="F7F7F7"/>
        <w:spacing w:before="0" w:after="0" w:line="180" w:lineRule="exact"/>
        <w:ind w:left="0" w:firstLine="0"/>
        <w:jc w:val="left"/>
        <w:rPr>
          <w:ins w:id="886838" w:author="Claude" w:date="2026-10-07T12:00:00Z"/>
        </w:rPr>
      </w:pPr>
      <w:ins w:id="887005" w:author="Claude" w:date="2026-10-07T12:00:00Z">
        <w:r>
          <w:rPr>
            <w:rFonts w:ascii="Consolas" w:hAnsi="Consolas" w:cs="Consolas"/>
            <w:sz w:val="14"/>
            <w:szCs w:val="14"/>
          </w:rPr>
          <w:t xml:space="preserve">167  REQUISITOS: Tuple[Requisito, ...] = (</w:t>
        </w:r>
      </w:ins>
    </w:p>
    <w:p>
      <w:pPr>
        <w:shd w:val="clear" w:color="auto" w:fill="F7F7F7"/>
        <w:spacing w:before="0" w:after="0" w:line="180" w:lineRule="exact"/>
        <w:ind w:left="0" w:firstLine="0"/>
        <w:jc w:val="left"/>
        <w:rPr>
          <w:ins w:id="886838" w:author="Claude" w:date="2026-10-07T12:00:00Z"/>
        </w:rPr>
      </w:pPr>
      <w:ins w:id="887006" w:author="Claude" w:date="2026-10-07T12:00:00Z">
        <w:r>
          <w:rPr>
            <w:rFonts w:ascii="Consolas" w:hAnsi="Consolas" w:cs="Consolas"/>
            <w:sz w:val="14"/>
            <w:szCs w:val="14"/>
          </w:rPr>
          <w:t xml:space="preserve">168      Requisito("R01", "Ser processado em Python, com núcleo reutilizável e notebook executável no Google Colab",</w:t>
        </w:r>
      </w:ins>
    </w:p>
    <w:p>
      <w:pPr>
        <w:shd w:val="clear" w:color="auto" w:fill="F7F7F7"/>
        <w:spacing w:before="0" w:after="0" w:line="180" w:lineRule="exact"/>
        <w:ind w:left="0" w:firstLine="0"/>
        <w:jc w:val="left"/>
        <w:rPr>
          <w:ins w:id="886838" w:author="Claude" w:date="2026-10-07T12:00:00Z"/>
        </w:rPr>
      </w:pPr>
      <w:ins w:id="887007" w:author="Claude" w:date="2026-10-07T12:00:00Z">
        <w:r>
          <w:rPr>
            <w:rFonts w:ascii="Consolas" w:hAnsi="Consolas" w:cs="Consolas"/>
            <w:sz w:val="14"/>
            <w:szCs w:val="14"/>
          </w:rPr>
          <w:t xml:space="preserve">169                "Etapa 5", ("pipeline.executar_evteas",),</w:t>
        </w:r>
      </w:ins>
    </w:p>
    <w:p>
      <w:pPr>
        <w:shd w:val="clear" w:color="auto" w:fill="F7F7F7"/>
        <w:spacing w:before="0" w:after="0" w:line="180" w:lineRule="exact"/>
        <w:ind w:left="0" w:firstLine="0"/>
        <w:jc w:val="left"/>
        <w:rPr>
          <w:ins w:id="886838" w:author="Claude" w:date="2026-10-07T12:00:00Z"/>
        </w:rPr>
      </w:pPr>
      <w:ins w:id="887008" w:author="Claude" w:date="2026-10-07T12:00:00Z">
        <w:r>
          <w:rPr>
            <w:rFonts w:ascii="Consolas" w:hAnsi="Consolas" w:cs="Consolas"/>
            <w:sz w:val="14"/>
            <w:szCs w:val="14"/>
          </w:rPr>
          <w:t xml:space="preserve">170                ("test_entradas.py::test_notebook_autocontido_sem_colisao_de_nomes",)),</w:t>
        </w:r>
      </w:ins>
    </w:p>
    <w:p>
      <w:pPr>
        <w:shd w:val="clear" w:color="auto" w:fill="F7F7F7"/>
        <w:spacing w:before="0" w:after="0" w:line="180" w:lineRule="exact"/>
        <w:ind w:left="0" w:firstLine="0"/>
        <w:jc w:val="left"/>
        <w:rPr>
          <w:ins w:id="886838" w:author="Claude" w:date="2026-10-07T12:00:00Z"/>
        </w:rPr>
      </w:pPr>
      <w:ins w:id="887009" w:author="Claude" w:date="2026-10-07T12:00:00Z">
        <w:r>
          <w:rPr>
            <w:rFonts w:ascii="Consolas" w:hAnsi="Consolas" w:cs="Consolas"/>
            <w:sz w:val="14"/>
            <w:szCs w:val="14"/>
          </w:rPr>
          <w:t xml:space="preserve">171      Requisito("R02", "Começar pela entrada de dados, sem resultado antes das premissas e sem valor herdado em silêncio",</w:t>
        </w:r>
      </w:ins>
    </w:p>
    <w:p>
      <w:pPr>
        <w:shd w:val="clear" w:color="auto" w:fill="F7F7F7"/>
        <w:spacing w:before="0" w:after="0" w:line="180" w:lineRule="exact"/>
        <w:ind w:left="0" w:firstLine="0"/>
        <w:jc w:val="left"/>
        <w:rPr>
          <w:ins w:id="886838" w:author="Claude" w:date="2026-10-07T12:00:00Z"/>
        </w:rPr>
      </w:pPr>
      <w:ins w:id="887010" w:author="Claude" w:date="2026-10-07T12:00:00Z">
        <w:r>
          <w:rPr>
            <w:rFonts w:ascii="Consolas" w:hAnsi="Consolas" w:cs="Consolas"/>
            <w:sz w:val="14"/>
            <w:szCs w:val="14"/>
          </w:rPr>
          <w:t xml:space="preserve">172                "Seção 2.8.3 (PMBOK)", ("interface.iniciar_entradas", "interface.config_em_branco",</w:t>
        </w:r>
      </w:ins>
    </w:p>
    <w:p>
      <w:pPr>
        <w:shd w:val="clear" w:color="auto" w:fill="F7F7F7"/>
        <w:spacing w:before="0" w:after="0" w:line="180" w:lineRule="exact"/>
        <w:ind w:left="0" w:firstLine="0"/>
        <w:jc w:val="left"/>
        <w:rPr>
          <w:ins w:id="886838" w:author="Claude" w:date="2026-10-07T12:00:00Z"/>
        </w:rPr>
      </w:pPr>
      <w:ins w:id="887011" w:author="Claude" w:date="2026-10-07T12:00:00Z">
        <w:r>
          <w:rPr>
            <w:rFonts w:ascii="Consolas" w:hAnsi="Consolas" w:cs="Consolas"/>
            <w:sz w:val="14"/>
            <w:szCs w:val="14"/>
          </w:rPr>
          <w:t xml:space="preserve">173                                        "interface.entradas_pendentes"),</w:t>
        </w:r>
      </w:ins>
    </w:p>
    <w:p>
      <w:pPr>
        <w:shd w:val="clear" w:color="auto" w:fill="F7F7F7"/>
        <w:spacing w:before="0" w:after="0" w:line="180" w:lineRule="exact"/>
        <w:ind w:left="0" w:firstLine="0"/>
        <w:jc w:val="left"/>
        <w:rPr>
          <w:ins w:id="886838" w:author="Claude" w:date="2026-10-07T12:00:00Z"/>
        </w:rPr>
      </w:pPr>
      <w:ins w:id="887012" w:author="Claude" w:date="2026-10-07T12:00:00Z">
        <w:r>
          <w:rPr>
            <w:rFonts w:ascii="Consolas" w:hAnsi="Consolas" w:cs="Consolas"/>
            <w:sz w:val="14"/>
            <w:szCs w:val="14"/>
          </w:rPr>
          <w:t xml:space="preserve">174                ("test_entradas.py::test_config_em_branco_nao_tem_valores",</w:t>
        </w:r>
      </w:ins>
    </w:p>
    <w:p>
      <w:pPr>
        <w:shd w:val="clear" w:color="auto" w:fill="F7F7F7"/>
        <w:spacing w:before="0" w:after="0" w:line="180" w:lineRule="exact"/>
        <w:ind w:left="0" w:firstLine="0"/>
        <w:jc w:val="left"/>
        <w:rPr>
          <w:ins w:id="886838" w:author="Claude" w:date="2026-10-07T12:00:00Z"/>
        </w:rPr>
      </w:pPr>
      <w:ins w:id="887013" w:author="Claude" w:date="2026-10-07T12:00:00Z">
        <w:r>
          <w:rPr>
            <w:rFonts w:ascii="Consolas" w:hAnsi="Consolas" w:cs="Consolas"/>
            <w:sz w:val="14"/>
            <w:szCs w:val="14"/>
          </w:rPr>
          <w:t xml:space="preserve">175                 "test_entradas.py::test_modo_novo_nao_aceita_enter_sem_referencia",</w:t>
        </w:r>
      </w:ins>
    </w:p>
    <w:p>
      <w:pPr>
        <w:shd w:val="clear" w:color="auto" w:fill="F7F7F7"/>
        <w:spacing w:before="0" w:after="0" w:line="180" w:lineRule="exact"/>
        <w:ind w:left="0" w:firstLine="0"/>
        <w:jc w:val="left"/>
        <w:rPr>
          <w:ins w:id="886838" w:author="Claude" w:date="2026-10-07T12:00:00Z"/>
        </w:rPr>
      </w:pPr>
      <w:ins w:id="887014" w:author="Claude" w:date="2026-10-07T12:00:00Z">
        <w:r>
          <w:rPr>
            <w:rFonts w:ascii="Consolas" w:hAnsi="Consolas" w:cs="Consolas"/>
            <w:sz w:val="14"/>
            <w:szCs w:val="14"/>
          </w:rPr>
          <w:t xml:space="preserve">176                 "test_entradas.py::test_novo_projeto_reproduz_caso_base",</w:t>
        </w:r>
      </w:ins>
    </w:p>
    <w:p>
      <w:pPr>
        <w:shd w:val="clear" w:color="auto" w:fill="F7F7F7"/>
        <w:spacing w:before="0" w:after="0" w:line="180" w:lineRule="exact"/>
        <w:ind w:left="0" w:firstLine="0"/>
        <w:jc w:val="left"/>
        <w:rPr>
          <w:ins w:id="886838" w:author="Claude" w:date="2026-10-07T12:00:00Z"/>
        </w:rPr>
      </w:pPr>
      <w:ins w:id="887015" w:author="Claude" w:date="2026-10-07T12:00:00Z">
        <w:r>
          <w:rPr>
            <w:rFonts w:ascii="Consolas" w:hAnsi="Consolas" w:cs="Consolas"/>
            <w:sz w:val="14"/>
            <w:szCs w:val="14"/>
          </w:rPr>
          <w:t xml:space="preserve">177                 "test_entradas.py::test_salvar_e_encerrar_nao_executa",</w:t>
        </w:r>
      </w:ins>
    </w:p>
    <w:p>
      <w:pPr>
        <w:shd w:val="clear" w:color="auto" w:fill="F7F7F7"/>
        <w:spacing w:before="0" w:after="0" w:line="180" w:lineRule="exact"/>
        <w:ind w:left="0" w:firstLine="0"/>
        <w:jc w:val="left"/>
        <w:rPr>
          <w:ins w:id="886838" w:author="Claude" w:date="2026-10-07T12:00:00Z"/>
        </w:rPr>
      </w:pPr>
      <w:ins w:id="887016" w:author="Claude" w:date="2026-10-07T12:00:00Z">
        <w:r>
          <w:rPr>
            <w:rFonts w:ascii="Consolas" w:hAnsi="Consolas" w:cs="Consolas"/>
            <w:sz w:val="14"/>
            <w:szCs w:val="14"/>
          </w:rPr>
          <w:t xml:space="preserve">178                 "test_revisao_entradas_2.py::test_sair_salva_rascunho_que_pode_ser_retomado")),</w:t>
        </w:r>
      </w:ins>
    </w:p>
    <w:p>
      <w:pPr>
        <w:shd w:val="clear" w:color="auto" w:fill="F7F7F7"/>
        <w:spacing w:before="0" w:after="0" w:line="180" w:lineRule="exact"/>
        <w:ind w:left="0" w:firstLine="0"/>
        <w:jc w:val="left"/>
        <w:rPr>
          <w:ins w:id="886838" w:author="Claude" w:date="2026-10-07T12:00:00Z"/>
        </w:rPr>
      </w:pPr>
      <w:ins w:id="887017" w:author="Claude" w:date="2026-10-07T12:00:00Z">
        <w:r>
          <w:rPr>
            <w:rFonts w:ascii="Consolas" w:hAnsi="Consolas" w:cs="Consolas"/>
            <w:sz w:val="14"/>
            <w:szCs w:val="14"/>
          </w:rPr>
          <w:t xml:space="preserve">179      Requisito("R03", "Registrar a origem de cada premissa e permitir revisar um estudo salvo",</w:t>
        </w:r>
      </w:ins>
    </w:p>
    <w:p>
      <w:pPr>
        <w:shd w:val="clear" w:color="auto" w:fill="F7F7F7"/>
        <w:spacing w:before="0" w:after="0" w:line="180" w:lineRule="exact"/>
        <w:ind w:left="0" w:firstLine="0"/>
        <w:jc w:val="left"/>
        <w:rPr>
          <w:ins w:id="886838" w:author="Claude" w:date="2026-10-07T12:00:00Z"/>
        </w:rPr>
      </w:pPr>
      <w:ins w:id="887018" w:author="Claude" w:date="2026-10-07T12:00:00Z">
        <w:r>
          <w:rPr>
            <w:rFonts w:ascii="Consolas" w:hAnsi="Consolas" w:cs="Consolas"/>
            <w:sz w:val="14"/>
            <w:szCs w:val="14"/>
          </w:rPr>
          <w:t xml:space="preserve">180                "Seção 3.6", ("config.Fonte", "pipeline.tabela_premissas", "interface.salvar_config",</w:t>
        </w:r>
      </w:ins>
    </w:p>
    <w:p>
      <w:pPr>
        <w:shd w:val="clear" w:color="auto" w:fill="F7F7F7"/>
        <w:spacing w:before="0" w:after="0" w:line="180" w:lineRule="exact"/>
        <w:ind w:left="0" w:firstLine="0"/>
        <w:jc w:val="left"/>
        <w:rPr>
          <w:ins w:id="886838" w:author="Claude" w:date="2026-10-07T12:00:00Z"/>
        </w:rPr>
      </w:pPr>
      <w:ins w:id="887019" w:author="Claude" w:date="2026-10-07T12:00:00Z">
        <w:r>
          <w:rPr>
            <w:rFonts w:ascii="Consolas" w:hAnsi="Consolas" w:cs="Consolas"/>
            <w:sz w:val="14"/>
            <w:szCs w:val="14"/>
          </w:rPr>
          <w:t xml:space="preserve">181                              "interface.carregar_config"),</w:t>
        </w:r>
      </w:ins>
    </w:p>
    <w:p>
      <w:pPr>
        <w:shd w:val="clear" w:color="auto" w:fill="F7F7F7"/>
        <w:spacing w:before="0" w:after="0" w:line="180" w:lineRule="exact"/>
        <w:ind w:left="0" w:firstLine="0"/>
        <w:jc w:val="left"/>
        <w:rPr>
          <w:ins w:id="886838" w:author="Claude" w:date="2026-10-07T12:00:00Z"/>
        </w:rPr>
      </w:pPr>
      <w:ins w:id="887020" w:author="Claude" w:date="2026-10-07T12:00:00Z">
        <w:r>
          <w:rPr>
            <w:rFonts w:ascii="Consolas" w:hAnsi="Consolas" w:cs="Consolas"/>
            <w:sz w:val="14"/>
            <w:szCs w:val="14"/>
          </w:rPr>
          <w:t xml:space="preserve">182                ("test_entradas.py::test_fontes_registradas", "test_evteas.py::test_config_json_ida_e_volta",</w:t>
        </w:r>
      </w:ins>
    </w:p>
    <w:p>
      <w:pPr>
        <w:shd w:val="clear" w:color="auto" w:fill="F7F7F7"/>
        <w:spacing w:before="0" w:after="0" w:line="180" w:lineRule="exact"/>
        <w:ind w:left="0" w:firstLine="0"/>
        <w:jc w:val="left"/>
        <w:rPr>
          <w:ins w:id="886838" w:author="Claude" w:date="2026-10-07T12:00:00Z"/>
        </w:rPr>
      </w:pPr>
      <w:ins w:id="887021" w:author="Claude" w:date="2026-10-07T12:00:00Z">
        <w:r>
          <w:rPr>
            <w:rFonts w:ascii="Consolas" w:hAnsi="Consolas" w:cs="Consolas"/>
            <w:sz w:val="14"/>
            <w:szCs w:val="14"/>
          </w:rPr>
          <w:t xml:space="preserve">183                 "test_entradas.py::test_modo_revisar_enter_mantem_valor",</w:t>
        </w:r>
      </w:ins>
    </w:p>
    <w:p>
      <w:pPr>
        <w:shd w:val="clear" w:color="auto" w:fill="F7F7F7"/>
        <w:spacing w:before="0" w:after="0" w:line="180" w:lineRule="exact"/>
        <w:ind w:left="0" w:firstLine="0"/>
        <w:jc w:val="left"/>
        <w:rPr>
          <w:ins w:id="886838" w:author="Claude" w:date="2026-10-07T12:00:00Z"/>
        </w:rPr>
      </w:pPr>
      <w:ins w:id="887022" w:author="Claude" w:date="2026-10-07T12:00:00Z">
        <w:r>
          <w:rPr>
            <w:rFonts w:ascii="Consolas" w:hAnsi="Consolas" w:cs="Consolas"/>
            <w:sz w:val="14"/>
            <w:szCs w:val="14"/>
          </w:rPr>
          <w:t xml:space="preserve">184                 "test_revisao_entradas.py::test_revisar_preserva_mao_de_obra_mista",</w:t>
        </w:r>
      </w:ins>
    </w:p>
    <w:p>
      <w:pPr>
        <w:shd w:val="clear" w:color="auto" w:fill="F7F7F7"/>
        <w:spacing w:before="0" w:after="0" w:line="180" w:lineRule="exact"/>
        <w:ind w:left="0" w:firstLine="0"/>
        <w:jc w:val="left"/>
        <w:rPr>
          <w:ins w:id="886838" w:author="Claude" w:date="2026-10-07T12:00:00Z"/>
        </w:rPr>
      </w:pPr>
      <w:ins w:id="887023" w:author="Claude" w:date="2026-10-07T12:00:00Z">
        <w:r>
          <w:rPr>
            <w:rFonts w:ascii="Consolas" w:hAnsi="Consolas" w:cs="Consolas"/>
            <w:sz w:val="14"/>
            <w:szCs w:val="14"/>
          </w:rPr>
          <w:t xml:space="preserve">185                 "test_revisao_entradas_2.py::test_campos_ausentes_nao_viram_caso_ilustrativo")),</w:t>
        </w:r>
      </w:ins>
    </w:p>
    <w:p>
      <w:pPr>
        <w:shd w:val="clear" w:color="auto" w:fill="F7F7F7"/>
        <w:spacing w:before="0" w:after="0" w:line="180" w:lineRule="exact"/>
        <w:ind w:left="0" w:firstLine="0"/>
        <w:jc w:val="left"/>
        <w:rPr>
          <w:ins w:id="886838" w:author="Claude" w:date="2026-10-07T12:00:00Z"/>
        </w:rPr>
      </w:pPr>
      <w:ins w:id="887024" w:author="Claude" w:date="2026-10-07T12:00:00Z">
        <w:r>
          <w:rPr>
            <w:rFonts w:ascii="Consolas" w:hAnsi="Consolas" w:cs="Consolas"/>
            <w:sz w:val="14"/>
            <w:szCs w:val="14"/>
          </w:rPr>
          <w:t xml:space="preserve">186      Requisito("R04", "Dimensionar a produção e calcular os KPIs técnicos (OEE, FCR, produtividade)",</w:t>
        </w:r>
      </w:ins>
    </w:p>
    <w:p>
      <w:pPr>
        <w:shd w:val="clear" w:color="auto" w:fill="F7F7F7"/>
        <w:spacing w:before="0" w:after="0" w:line="180" w:lineRule="exact"/>
        <w:ind w:left="0" w:firstLine="0"/>
        <w:jc w:val="left"/>
        <w:rPr>
          <w:ins w:id="886838" w:author="Claude" w:date="2026-10-07T12:00:00Z"/>
        </w:rPr>
      </w:pPr>
      <w:ins w:id="887025" w:author="Claude" w:date="2026-10-07T12:00:00Z">
        <w:r>
          <w:rPr>
            <w:rFonts w:ascii="Consolas" w:hAnsi="Consolas" w:cs="Consolas"/>
            <w:sz w:val="14"/>
            <w:szCs w:val="14"/>
          </w:rPr>
          <w:t xml:space="preserve">187                "Quadro 5", ("modelo.calcular_tecnico", "modelo.curva_crescimento"),</w:t>
        </w:r>
      </w:ins>
    </w:p>
    <w:p>
      <w:pPr>
        <w:shd w:val="clear" w:color="auto" w:fill="F7F7F7"/>
        <w:spacing w:before="0" w:after="0" w:line="180" w:lineRule="exact"/>
        <w:ind w:left="0" w:firstLine="0"/>
        <w:jc w:val="left"/>
        <w:rPr>
          <w:ins w:id="886838" w:author="Claude" w:date="2026-10-07T12:00:00Z"/>
        </w:rPr>
      </w:pPr>
      <w:ins w:id="887026" w:author="Claude" w:date="2026-10-07T12:00:00Z">
        <w:r>
          <w:rPr>
            <w:rFonts w:ascii="Consolas" w:hAnsi="Consolas" w:cs="Consolas"/>
            <w:sz w:val="14"/>
            <w:szCs w:val="14"/>
          </w:rPr>
          <w:t xml:space="preserve">188                ("test_evteas.py::test_oee_produto_dos_fatores", "test_evteas.py::test_racao_igual_fcr_vezes_ganho",</w:t>
        </w:r>
      </w:ins>
    </w:p>
    <w:p>
      <w:pPr>
        <w:shd w:val="clear" w:color="auto" w:fill="F7F7F7"/>
        <w:spacing w:before="0" w:after="0" w:line="180" w:lineRule="exact"/>
        <w:ind w:left="0" w:firstLine="0"/>
        <w:jc w:val="left"/>
        <w:rPr>
          <w:ins w:id="886838" w:author="Claude" w:date="2026-10-07T12:00:00Z"/>
        </w:rPr>
      </w:pPr>
      <w:ins w:id="887027" w:author="Claude" w:date="2026-10-07T12:00:00Z">
        <w:r>
          <w:rPr>
            <w:rFonts w:ascii="Consolas" w:hAnsi="Consolas" w:cs="Consolas"/>
            <w:sz w:val="14"/>
            <w:szCs w:val="14"/>
          </w:rPr>
          <w:t xml:space="preserve">189                 "test_evteas.py::test_restricao_dupla_de_biomassa",</w:t>
        </w:r>
      </w:ins>
    </w:p>
    <w:p>
      <w:pPr>
        <w:shd w:val="clear" w:color="auto" w:fill="F7F7F7"/>
        <w:spacing w:before="0" w:after="0" w:line="180" w:lineRule="exact"/>
        <w:ind w:left="0" w:firstLine="0"/>
        <w:jc w:val="left"/>
        <w:rPr>
          <w:ins w:id="886838" w:author="Claude" w:date="2026-10-07T12:00:00Z"/>
        </w:rPr>
      </w:pPr>
      <w:ins w:id="887028" w:author="Claude" w:date="2026-10-07T12:00:00Z">
        <w:r>
          <w:rPr>
            <w:rFonts w:ascii="Consolas" w:hAnsi="Consolas" w:cs="Consolas"/>
            <w:sz w:val="14"/>
            <w:szCs w:val="14"/>
          </w:rPr>
          <w:t xml:space="preserve">190                 "test_evteas.py::test_curva_crescimento_reproduz_peso_final")),</w:t>
        </w:r>
      </w:ins>
    </w:p>
    <w:p>
      <w:pPr>
        <w:shd w:val="clear" w:color="auto" w:fill="F7F7F7"/>
        <w:spacing w:before="0" w:after="0" w:line="180" w:lineRule="exact"/>
        <w:ind w:left="0" w:firstLine="0"/>
        <w:jc w:val="left"/>
        <w:rPr>
          <w:ins w:id="886838" w:author="Claude" w:date="2026-10-07T12:00:00Z"/>
        </w:rPr>
      </w:pPr>
      <w:ins w:id="887029" w:author="Claude" w:date="2026-10-07T12:00:00Z">
        <w:r>
          <w:rPr>
            <w:rFonts w:ascii="Consolas" w:hAnsi="Consolas" w:cs="Consolas"/>
            <w:sz w:val="14"/>
            <w:szCs w:val="14"/>
          </w:rPr>
          <w:t xml:space="preserve">191      Requisito("R05", "Projetar DRE e fluxo de caixa e calcular VPL, TIR, payback e ROI",</w:t>
        </w:r>
      </w:ins>
    </w:p>
    <w:p>
      <w:pPr>
        <w:shd w:val="clear" w:color="auto" w:fill="F7F7F7"/>
        <w:spacing w:before="0" w:after="0" w:line="180" w:lineRule="exact"/>
        <w:ind w:left="0" w:firstLine="0"/>
        <w:jc w:val="left"/>
        <w:rPr>
          <w:ins w:id="886838" w:author="Claude" w:date="2026-10-07T12:00:00Z"/>
        </w:rPr>
      </w:pPr>
      <w:ins w:id="887030" w:author="Claude" w:date="2026-10-07T12:00:00Z">
        <w:r>
          <w:rPr>
            <w:rFonts w:ascii="Consolas" w:hAnsi="Consolas" w:cs="Consolas"/>
            <w:sz w:val="14"/>
            <w:szCs w:val="14"/>
          </w:rPr>
          <w:t xml:space="preserve">192                "Seção 2.8.6", ("modelo.calcular_economico", "financeiro.vpl", "financeiro.tir", "financeiro.payback"),</w:t>
        </w:r>
      </w:ins>
    </w:p>
    <w:p>
      <w:pPr>
        <w:shd w:val="clear" w:color="auto" w:fill="F7F7F7"/>
        <w:spacing w:before="0" w:after="0" w:line="180" w:lineRule="exact"/>
        <w:ind w:left="0" w:firstLine="0"/>
        <w:jc w:val="left"/>
        <w:rPr>
          <w:ins w:id="886838" w:author="Claude" w:date="2026-10-07T12:00:00Z"/>
        </w:rPr>
      </w:pPr>
      <w:ins w:id="887031" w:author="Claude" w:date="2026-10-07T12:00:00Z">
        <w:r>
          <w:rPr>
            <w:rFonts w:ascii="Consolas" w:hAnsi="Consolas" w:cs="Consolas"/>
            <w:sz w:val="14"/>
            <w:szCs w:val="14"/>
          </w:rPr>
          <w:t xml:space="preserve">193                ("test_evteas.py::test_vpl_igual_numpy_financial", "test_evteas.py::test_tir_igual_numpy_financial",</w:t>
        </w:r>
      </w:ins>
    </w:p>
    <w:p>
      <w:pPr>
        <w:shd w:val="clear" w:color="auto" w:fill="F7F7F7"/>
        <w:spacing w:before="0" w:after="0" w:line="180" w:lineRule="exact"/>
        <w:ind w:left="0" w:firstLine="0"/>
        <w:jc w:val="left"/>
        <w:rPr>
          <w:ins w:id="886838" w:author="Claude" w:date="2026-10-07T12:00:00Z"/>
        </w:rPr>
      </w:pPr>
      <w:ins w:id="887032" w:author="Claude" w:date="2026-10-07T12:00:00Z">
        <w:r>
          <w:rPr>
            <w:rFonts w:ascii="Consolas" w:hAnsi="Consolas" w:cs="Consolas"/>
            <w:sz w:val="14"/>
            <w:szCs w:val="14"/>
          </w:rPr>
          <w:t xml:space="preserve">194                 "test_evteas.py::test_tir_sem_solucao_nao_vira_limite_numerico",</w:t>
        </w:r>
      </w:ins>
    </w:p>
    <w:p>
      <w:pPr>
        <w:shd w:val="clear" w:color="auto" w:fill="F7F7F7"/>
        <w:spacing w:before="0" w:after="0" w:line="180" w:lineRule="exact"/>
        <w:ind w:left="0" w:firstLine="0"/>
        <w:jc w:val="left"/>
        <w:rPr>
          <w:ins w:id="886838" w:author="Claude" w:date="2026-10-07T12:00:00Z"/>
        </w:rPr>
      </w:pPr>
      <w:ins w:id="887033" w:author="Claude" w:date="2026-10-07T12:00:00Z">
        <w:r>
          <w:rPr>
            <w:rFonts w:ascii="Consolas" w:hAnsi="Consolas" w:cs="Consolas"/>
            <w:sz w:val="14"/>
            <w:szCs w:val="14"/>
          </w:rPr>
          <w:t xml:space="preserve">195                 "test_evteas.py::test_payback_simples_e_descontado", "test_evteas.py::test_vpl_recalculado_do_fluxo",</w:t>
        </w:r>
      </w:ins>
    </w:p>
    <w:p>
      <w:pPr>
        <w:shd w:val="clear" w:color="auto" w:fill="F7F7F7"/>
        <w:spacing w:before="0" w:after="0" w:line="180" w:lineRule="exact"/>
        <w:ind w:left="0" w:firstLine="0"/>
        <w:jc w:val="left"/>
        <w:rPr>
          <w:ins w:id="886838" w:author="Claude" w:date="2026-10-07T12:00:00Z"/>
        </w:rPr>
      </w:pPr>
      <w:ins w:id="887034" w:author="Claude" w:date="2026-10-07T12:00:00Z">
        <w:r>
          <w:rPr>
            <w:rFonts w:ascii="Consolas" w:hAnsi="Consolas" w:cs="Consolas"/>
            <w:sz w:val="14"/>
            <w:szCs w:val="14"/>
          </w:rPr>
          <w:t xml:space="preserve">196                 "test_evteas.py::test_impostos_configurados_por_base")),</w:t>
        </w:r>
      </w:ins>
    </w:p>
    <w:p>
      <w:pPr>
        <w:shd w:val="clear" w:color="auto" w:fill="F7F7F7"/>
        <w:spacing w:before="0" w:after="0" w:line="180" w:lineRule="exact"/>
        <w:ind w:left="0" w:firstLine="0"/>
        <w:jc w:val="left"/>
        <w:rPr>
          <w:ins w:id="886838" w:author="Claude" w:date="2026-10-07T12:00:00Z"/>
        </w:rPr>
      </w:pPr>
      <w:ins w:id="887035" w:author="Claude" w:date="2026-10-07T12:00:00Z">
        <w:r>
          <w:rPr>
            <w:rFonts w:ascii="Consolas" w:hAnsi="Consolas" w:cs="Consolas"/>
            <w:sz w:val="14"/>
            <w:szCs w:val="14"/>
          </w:rPr>
          <w:t xml:space="preserve">197      Requisito("R06", "Calcular água, pegadas hídricas, emissões, ecoeficiência e conformidade ambiental",</w:t>
        </w:r>
      </w:ins>
    </w:p>
    <w:p>
      <w:pPr>
        <w:shd w:val="clear" w:color="auto" w:fill="F7F7F7"/>
        <w:spacing w:before="0" w:after="0" w:line="180" w:lineRule="exact"/>
        <w:ind w:left="0" w:firstLine="0"/>
        <w:jc w:val="left"/>
        <w:rPr>
          <w:ins w:id="886838" w:author="Claude" w:date="2026-10-07T12:00:00Z"/>
        </w:rPr>
      </w:pPr>
      <w:ins w:id="887036" w:author="Claude" w:date="2026-10-07T12:00:00Z">
        <w:r>
          <w:rPr>
            <w:rFonts w:ascii="Consolas" w:hAnsi="Consolas" w:cs="Consolas"/>
            <w:sz w:val="14"/>
            <w:szCs w:val="14"/>
          </w:rPr>
          <w:t xml:space="preserve">198                "Quadro 5", ("modelo.calcular_ambiental", "modelo.score_conformidade"),</w:t>
        </w:r>
      </w:ins>
    </w:p>
    <w:p>
      <w:pPr>
        <w:shd w:val="clear" w:color="auto" w:fill="F7F7F7"/>
        <w:spacing w:before="0" w:after="0" w:line="180" w:lineRule="exact"/>
        <w:ind w:left="0" w:firstLine="0"/>
        <w:jc w:val="left"/>
        <w:rPr>
          <w:ins w:id="886838" w:author="Claude" w:date="2026-10-07T12:00:00Z"/>
        </w:rPr>
      </w:pPr>
      <w:ins w:id="887037" w:author="Claude" w:date="2026-10-07T12:00:00Z">
        <w:r>
          <w:rPr>
            <w:rFonts w:ascii="Consolas" w:hAnsi="Consolas" w:cs="Consolas"/>
            <w:sz w:val="14"/>
            <w:szCs w:val="14"/>
          </w:rPr>
          <w:t xml:space="preserve">199                ("test_evteas.py::test_pegada_cinza_calculo_manual",</w:t>
        </w:r>
      </w:ins>
    </w:p>
    <w:p>
      <w:pPr>
        <w:shd w:val="clear" w:color="auto" w:fill="F7F7F7"/>
        <w:spacing w:before="0" w:after="0" w:line="180" w:lineRule="exact"/>
        <w:ind w:left="0" w:firstLine="0"/>
        <w:jc w:val="left"/>
        <w:rPr>
          <w:ins w:id="886838" w:author="Claude" w:date="2026-10-07T12:00:00Z"/>
        </w:rPr>
      </w:pPr>
      <w:ins w:id="887038" w:author="Claude" w:date="2026-10-07T12:00:00Z">
        <w:r>
          <w:rPr>
            <w:rFonts w:ascii="Consolas" w:hAnsi="Consolas" w:cs="Consolas"/>
            <w:sz w:val="14"/>
            <w:szCs w:val="14"/>
          </w:rPr>
          <w:t xml:space="preserve">200                 "test_evteas.py::test_ecoeficiencia_indefinida_quando_va_negativo",</w:t>
        </w:r>
      </w:ins>
    </w:p>
    <w:p>
      <w:pPr>
        <w:shd w:val="clear" w:color="auto" w:fill="F7F7F7"/>
        <w:spacing w:before="0" w:after="0" w:line="180" w:lineRule="exact"/>
        <w:ind w:left="0" w:firstLine="0"/>
        <w:jc w:val="left"/>
        <w:rPr>
          <w:ins w:id="886838" w:author="Claude" w:date="2026-10-07T12:00:00Z"/>
        </w:rPr>
      </w:pPr>
      <w:ins w:id="887039" w:author="Claude" w:date="2026-10-07T12:00:00Z">
        <w:r>
          <w:rPr>
            <w:rFonts w:ascii="Consolas" w:hAnsi="Consolas" w:cs="Consolas"/>
            <w:sz w:val="14"/>
            <w:szCs w:val="14"/>
          </w:rPr>
          <w:t xml:space="preserve">201                 "test_evteas.py::test_item_eliminatorio_gera_veto",</w:t>
        </w:r>
      </w:ins>
    </w:p>
    <w:p>
      <w:pPr>
        <w:shd w:val="clear" w:color="auto" w:fill="F7F7F7"/>
        <w:spacing w:before="0" w:after="0" w:line="180" w:lineRule="exact"/>
        <w:ind w:left="0" w:firstLine="0"/>
        <w:jc w:val="left"/>
        <w:rPr>
          <w:ins w:id="886838" w:author="Claude" w:date="2026-10-07T12:00:00Z"/>
        </w:rPr>
      </w:pPr>
      <w:ins w:id="887040" w:author="Claude" w:date="2026-10-07T12:00:00Z">
        <w:r>
          <w:rPr>
            <w:rFonts w:ascii="Consolas" w:hAnsi="Consolas" w:cs="Consolas"/>
            <w:sz w:val="14"/>
            <w:szCs w:val="14"/>
          </w:rPr>
          <w:t xml:space="preserve">202                 "test_revisao_entradas.py::test_ambiental_acompanha_volume_vendido")),</w:t>
        </w:r>
      </w:ins>
    </w:p>
    <w:p>
      <w:pPr>
        <w:shd w:val="clear" w:color="auto" w:fill="F7F7F7"/>
        <w:spacing w:before="0" w:after="0" w:line="180" w:lineRule="exact"/>
        <w:ind w:left="0" w:firstLine="0"/>
        <w:jc w:val="left"/>
        <w:rPr>
          <w:ins w:id="886838" w:author="Claude" w:date="2026-10-07T12:00:00Z"/>
        </w:rPr>
      </w:pPr>
      <w:ins w:id="887041" w:author="Claude" w:date="2026-10-07T12:00:00Z">
        <w:r>
          <w:rPr>
            <w:rFonts w:ascii="Consolas" w:hAnsi="Consolas" w:cs="Consolas"/>
            <w:sz w:val="14"/>
            <w:szCs w:val="14"/>
          </w:rPr>
          <w:t xml:space="preserve">203      Requisito("R07", "Calcular RVL, LSO, risco e Radar Social, governança e alinhamento aos ODS",</w:t>
        </w:r>
      </w:ins>
    </w:p>
    <w:p>
      <w:pPr>
        <w:shd w:val="clear" w:color="auto" w:fill="F7F7F7"/>
        <w:spacing w:before="0" w:after="0" w:line="180" w:lineRule="exact"/>
        <w:ind w:left="0" w:firstLine="0"/>
        <w:jc w:val="left"/>
        <w:rPr>
          <w:ins w:id="886838" w:author="Claude" w:date="2026-10-07T12:00:00Z"/>
        </w:rPr>
      </w:pPr>
      <w:ins w:id="887042" w:author="Claude" w:date="2026-10-07T12:00:00Z">
        <w:r>
          <w:rPr>
            <w:rFonts w:ascii="Consolas" w:hAnsi="Consolas" w:cs="Consolas"/>
            <w:sz w:val="14"/>
            <w:szCs w:val="14"/>
          </w:rPr>
          <w:t xml:space="preserve">204                "Quadro 5", ("modelo.calcular_social", "modelo.calcular_governanca", "modelo.alinhamento_ods"),</w:t>
        </w:r>
      </w:ins>
    </w:p>
    <w:p>
      <w:pPr>
        <w:shd w:val="clear" w:color="auto" w:fill="F7F7F7"/>
        <w:spacing w:before="0" w:after="0" w:line="180" w:lineRule="exact"/>
        <w:ind w:left="0" w:firstLine="0"/>
        <w:jc w:val="left"/>
        <w:rPr>
          <w:ins w:id="886838" w:author="Claude" w:date="2026-10-07T12:00:00Z"/>
        </w:rPr>
      </w:pPr>
      <w:ins w:id="887043" w:author="Claude" w:date="2026-10-07T12:00:00Z">
        <w:r>
          <w:rPr>
            <w:rFonts w:ascii="Consolas" w:hAnsi="Consolas" w:cs="Consolas"/>
            <w:sz w:val="14"/>
            <w:szCs w:val="14"/>
          </w:rPr>
          <w:t xml:space="preserve">205                ("test_social_lean_green.py::test_rvl_segue_formula_do_quadro_5",</w:t>
        </w:r>
      </w:ins>
    </w:p>
    <w:p>
      <w:pPr>
        <w:shd w:val="clear" w:color="auto" w:fill="F7F7F7"/>
        <w:spacing w:before="0" w:after="0" w:line="180" w:lineRule="exact"/>
        <w:ind w:left="0" w:firstLine="0"/>
        <w:jc w:val="left"/>
        <w:rPr>
          <w:ins w:id="886838" w:author="Claude" w:date="2026-10-07T12:00:00Z"/>
        </w:rPr>
      </w:pPr>
      <w:ins w:id="887044" w:author="Claude" w:date="2026-10-07T12:00:00Z">
        <w:r>
          <w:rPr>
            <w:rFonts w:ascii="Consolas" w:hAnsi="Consolas" w:cs="Consolas"/>
            <w:sz w:val="14"/>
            <w:szCs w:val="14"/>
          </w:rPr>
          <w:t xml:space="preserve">206                 "test_social_lean_green.py::test_lso_e_risco_social",</w:t>
        </w:r>
      </w:ins>
    </w:p>
    <w:p>
      <w:pPr>
        <w:shd w:val="clear" w:color="auto" w:fill="F7F7F7"/>
        <w:spacing w:before="0" w:after="0" w:line="180" w:lineRule="exact"/>
        <w:ind w:left="0" w:firstLine="0"/>
        <w:jc w:val="left"/>
        <w:rPr>
          <w:ins w:id="886838" w:author="Claude" w:date="2026-10-07T12:00:00Z"/>
        </w:rPr>
      </w:pPr>
      <w:ins w:id="887045" w:author="Claude" w:date="2026-10-07T12:00:00Z">
        <w:r>
          <w:rPr>
            <w:rFonts w:ascii="Consolas" w:hAnsi="Consolas" w:cs="Consolas"/>
            <w:sz w:val="14"/>
            <w:szCs w:val="14"/>
          </w:rPr>
          <w:t xml:space="preserve">207                 "test_social_lean_green.py::test_governanca_e_ods",</w:t>
        </w:r>
      </w:ins>
    </w:p>
    <w:p>
      <w:pPr>
        <w:shd w:val="clear" w:color="auto" w:fill="F7F7F7"/>
        <w:spacing w:before="0" w:after="0" w:line="180" w:lineRule="exact"/>
        <w:ind w:left="0" w:firstLine="0"/>
        <w:jc w:val="left"/>
        <w:rPr>
          <w:ins w:id="886838" w:author="Claude" w:date="2026-10-07T12:00:00Z"/>
        </w:rPr>
      </w:pPr>
      <w:ins w:id="887046" w:author="Claude" w:date="2026-10-07T12:00:00Z">
        <w:r>
          <w:rPr>
            <w:rFonts w:ascii="Consolas" w:hAnsi="Consolas" w:cs="Consolas"/>
            <w:sz w:val="14"/>
            <w:szCs w:val="14"/>
          </w:rPr>
          <w:t xml:space="preserve">208                 "test_revisao_entradas.py::test_renda_e_rvl_em_precos_do_ano_de_regime")),</w:t>
        </w:r>
      </w:ins>
    </w:p>
    <w:p>
      <w:pPr>
        <w:shd w:val="clear" w:color="auto" w:fill="F7F7F7"/>
        <w:spacing w:before="0" w:after="0" w:line="180" w:lineRule="exact"/>
        <w:ind w:left="0" w:firstLine="0"/>
        <w:jc w:val="left"/>
        <w:rPr>
          <w:ins w:id="886838" w:author="Claude" w:date="2026-10-07T12:00:00Z"/>
        </w:rPr>
      </w:pPr>
      <w:ins w:id="887047" w:author="Claude" w:date="2026-10-07T12:00:00Z">
        <w:r>
          <w:rPr>
            <w:rFonts w:ascii="Consolas" w:hAnsi="Consolas" w:cs="Consolas"/>
            <w:sz w:val="14"/>
            <w:szCs w:val="14"/>
          </w:rPr>
          <w:t xml:space="preserve">209      Requisito("R08", "Quantificar em reais os desperdícios Lean-Green",</w:t>
        </w:r>
      </w:ins>
    </w:p>
    <w:p>
      <w:pPr>
        <w:shd w:val="clear" w:color="auto" w:fill="F7F7F7"/>
        <w:spacing w:before="0" w:after="0" w:line="180" w:lineRule="exact"/>
        <w:ind w:left="0" w:firstLine="0"/>
        <w:jc w:val="left"/>
        <w:rPr>
          <w:ins w:id="886838" w:author="Claude" w:date="2026-10-07T12:00:00Z"/>
        </w:rPr>
      </w:pPr>
      <w:ins w:id="887048" w:author="Claude" w:date="2026-10-07T12:00:00Z">
        <w:r>
          <w:rPr>
            <w:rFonts w:ascii="Consolas" w:hAnsi="Consolas" w:cs="Consolas"/>
            <w:sz w:val="14"/>
            <w:szCs w:val="14"/>
          </w:rPr>
          <w:t xml:space="preserve">210                "Seção 2.9.1", ("modelo.calcular_lean_green",),</w:t>
        </w:r>
      </w:ins>
    </w:p>
    <w:p>
      <w:pPr>
        <w:shd w:val="clear" w:color="auto" w:fill="F7F7F7"/>
        <w:spacing w:before="0" w:after="0" w:line="180" w:lineRule="exact"/>
        <w:ind w:left="0" w:firstLine="0"/>
        <w:jc w:val="left"/>
        <w:rPr>
          <w:ins w:id="886838" w:author="Claude" w:date="2026-10-07T12:00:00Z"/>
        </w:rPr>
      </w:pPr>
      <w:ins w:id="887049" w:author="Claude" w:date="2026-10-07T12:00:00Z">
        <w:r>
          <w:rPr>
            <w:rFonts w:ascii="Consolas" w:hAnsi="Consolas" w:cs="Consolas"/>
            <w:sz w:val="14"/>
            <w:szCs w:val="14"/>
          </w:rPr>
          <w:t xml:space="preserve">211                ("test_social_lean_green.py::test_lean_green_zerado_na_referencia",</w:t>
        </w:r>
      </w:ins>
    </w:p>
    <w:p>
      <w:pPr>
        <w:shd w:val="clear" w:color="auto" w:fill="F7F7F7"/>
        <w:spacing w:before="0" w:after="0" w:line="180" w:lineRule="exact"/>
        <w:ind w:left="0" w:firstLine="0"/>
        <w:jc w:val="left"/>
        <w:rPr>
          <w:ins w:id="886838" w:author="Claude" w:date="2026-10-07T12:00:00Z"/>
        </w:rPr>
      </w:pPr>
      <w:ins w:id="887050" w:author="Claude" w:date="2026-10-07T12:00:00Z">
        <w:r>
          <w:rPr>
            <w:rFonts w:ascii="Consolas" w:hAnsi="Consolas" w:cs="Consolas"/>
            <w:sz w:val="14"/>
            <w:szCs w:val="14"/>
          </w:rPr>
          <w:t xml:space="preserve">212                 "test_social_lean_green.py::test_lean_green_racao_excedente")),</w:t>
        </w:r>
      </w:ins>
    </w:p>
    <w:p>
      <w:pPr>
        <w:shd w:val="clear" w:color="auto" w:fill="F7F7F7"/>
        <w:spacing w:before="0" w:after="0" w:line="180" w:lineRule="exact"/>
        <w:ind w:left="0" w:firstLine="0"/>
        <w:jc w:val="left"/>
        <w:rPr>
          <w:ins w:id="886838" w:author="Claude" w:date="2026-10-07T12:00:00Z"/>
        </w:rPr>
      </w:pPr>
      <w:ins w:id="887051" w:author="Claude" w:date="2026-10-07T12:00:00Z">
        <w:r>
          <w:rPr>
            <w:rFonts w:ascii="Consolas" w:hAnsi="Consolas" w:cs="Consolas"/>
            <w:sz w:val="14"/>
            <w:szCs w:val="14"/>
          </w:rPr>
          <w:t xml:space="preserve">213      Requisito("R09", "Traduzir julgamentos qualitativos em pesos (Likert, AHP ou preset)",</w:t>
        </w:r>
      </w:ins>
    </w:p>
    <w:p>
      <w:pPr>
        <w:shd w:val="clear" w:color="auto" w:fill="F7F7F7"/>
        <w:spacing w:before="0" w:after="0" w:line="180" w:lineRule="exact"/>
        <w:ind w:left="0" w:firstLine="0"/>
        <w:jc w:val="left"/>
        <w:rPr>
          <w:ins w:id="886838" w:author="Claude" w:date="2026-10-07T12:00:00Z"/>
        </w:rPr>
      </w:pPr>
      <w:ins w:id="887052" w:author="Claude" w:date="2026-10-07T12:00:00Z">
        <w:r>
          <w:rPr>
            <w:rFonts w:ascii="Consolas" w:hAnsi="Consolas" w:cs="Consolas"/>
            <w:sz w:val="14"/>
            <w:szCs w:val="14"/>
          </w:rPr>
          <w:t xml:space="preserve">214                "Seção 3.4; Quadro 7", ("ponderacao.pesos_likert", "ponderacao.pesos_ahp", "ponderacao.resolver_pesos"),</w:t>
        </w:r>
      </w:ins>
    </w:p>
    <w:p>
      <w:pPr>
        <w:shd w:val="clear" w:color="auto" w:fill="F7F7F7"/>
        <w:spacing w:before="0" w:after="0" w:line="180" w:lineRule="exact"/>
        <w:ind w:left="0" w:firstLine="0"/>
        <w:jc w:val="left"/>
        <w:rPr>
          <w:ins w:id="886838" w:author="Claude" w:date="2026-10-07T12:00:00Z"/>
        </w:rPr>
      </w:pPr>
      <w:ins w:id="887053" w:author="Claude" w:date="2026-10-07T12:00:00Z">
        <w:r>
          <w:rPr>
            <w:rFonts w:ascii="Consolas" w:hAnsi="Consolas" w:cs="Consolas"/>
            <w:sz w:val="14"/>
            <w:szCs w:val="14"/>
          </w:rPr>
          <w:t xml:space="preserve">215                ("test_evteas.py::test_likert_normaliza_e_triangula", "test_evteas.py::test_ahp_matriz_consistente",</w:t>
        </w:r>
      </w:ins>
    </w:p>
    <w:p>
      <w:pPr>
        <w:shd w:val="clear" w:color="auto" w:fill="F7F7F7"/>
        <w:spacing w:before="0" w:after="0" w:line="180" w:lineRule="exact"/>
        <w:ind w:left="0" w:firstLine="0"/>
        <w:jc w:val="left"/>
        <w:rPr>
          <w:ins w:id="886838" w:author="Claude" w:date="2026-10-07T12:00:00Z"/>
        </w:rPr>
      </w:pPr>
      <w:ins w:id="887054" w:author="Claude" w:date="2026-10-07T12:00:00Z">
        <w:r>
          <w:rPr>
            <w:rFonts w:ascii="Consolas" w:hAnsi="Consolas" w:cs="Consolas"/>
            <w:sz w:val="14"/>
            <w:szCs w:val="14"/>
          </w:rPr>
          <w:t xml:space="preserve">216                 "test_evteas.py::test_ahp_rejeita_matriz_nao_reciproca",</w:t>
        </w:r>
      </w:ins>
    </w:p>
    <w:p>
      <w:pPr>
        <w:shd w:val="clear" w:color="auto" w:fill="F7F7F7"/>
        <w:spacing w:before="0" w:after="0" w:line="180" w:lineRule="exact"/>
        <w:ind w:left="0" w:firstLine="0"/>
        <w:jc w:val="left"/>
        <w:rPr>
          <w:ins w:id="886838" w:author="Claude" w:date="2026-10-07T12:00:00Z"/>
        </w:rPr>
      </w:pPr>
      <w:ins w:id="887055" w:author="Claude" w:date="2026-10-07T12:00:00Z">
        <w:r>
          <w:rPr>
            <w:rFonts w:ascii="Consolas" w:hAnsi="Consolas" w:cs="Consolas"/>
            <w:sz w:val="14"/>
            <w:szCs w:val="14"/>
          </w:rPr>
          <w:t xml:space="preserve">217                 "test_evteas.py::test_pipeline_com_pesos_likert_e_ahp")),</w:t>
        </w:r>
      </w:ins>
    </w:p>
    <w:p>
      <w:pPr>
        <w:shd w:val="clear" w:color="auto" w:fill="F7F7F7"/>
        <w:spacing w:before="0" w:after="0" w:line="180" w:lineRule="exact"/>
        <w:ind w:left="0" w:firstLine="0"/>
        <w:jc w:val="left"/>
        <w:rPr>
          <w:ins w:id="886838" w:author="Claude" w:date="2026-10-07T12:00:00Z"/>
        </w:rPr>
      </w:pPr>
      <w:ins w:id="887056" w:author="Claude" w:date="2026-10-07T12:00:00Z">
        <w:r>
          <w:rPr>
            <w:rFonts w:ascii="Consolas" w:hAnsi="Consolas" w:cs="Consolas"/>
            <w:sz w:val="14"/>
            <w:szCs w:val="14"/>
          </w:rPr>
          <w:t xml:space="preserve">218      Requisito("R10", "Integrar as dimensões em índice normalizado com decisão não compensatória",</w:t>
        </w:r>
      </w:ins>
    </w:p>
    <w:p>
      <w:pPr>
        <w:shd w:val="clear" w:color="auto" w:fill="F7F7F7"/>
        <w:spacing w:before="0" w:after="0" w:line="180" w:lineRule="exact"/>
        <w:ind w:left="0" w:firstLine="0"/>
        <w:jc w:val="left"/>
        <w:rPr>
          <w:ins w:id="886838" w:author="Claude" w:date="2026-10-07T12:00:00Z"/>
        </w:rPr>
      </w:pPr>
      <w:ins w:id="887057" w:author="Claude" w:date="2026-10-07T12:00:00Z">
        <w:r>
          <w:rPr>
            <w:rFonts w:ascii="Consolas" w:hAnsi="Consolas" w:cs="Consolas"/>
            <w:sz w:val="14"/>
            <w:szCs w:val="14"/>
          </w:rPr>
          <w:t xml:space="preserve">219                "Seção 2.8.6", ("ponderacao.normalizar", "ponderacao.calcular_indice", "ponderacao.classificar"),</w:t>
        </w:r>
      </w:ins>
    </w:p>
    <w:p>
      <w:pPr>
        <w:shd w:val="clear" w:color="auto" w:fill="F7F7F7"/>
        <w:spacing w:before="0" w:after="0" w:line="180" w:lineRule="exact"/>
        <w:ind w:left="0" w:firstLine="0"/>
        <w:jc w:val="left"/>
        <w:rPr>
          <w:ins w:id="886838" w:author="Claude" w:date="2026-10-07T12:00:00Z"/>
        </w:rPr>
      </w:pPr>
      <w:ins w:id="887058" w:author="Claude" w:date="2026-10-07T12:00:00Z">
        <w:r>
          <w:rPr>
            <w:rFonts w:ascii="Consolas" w:hAnsi="Consolas" w:cs="Consolas"/>
            <w:sz w:val="14"/>
            <w:szCs w:val="14"/>
          </w:rPr>
          <w:t xml:space="preserve">220                ("test_evteas.py::test_normalizacao_limites", "test_evteas.py::test_indice_entre_zero_e_um",</w:t>
        </w:r>
      </w:ins>
    </w:p>
    <w:p>
      <w:pPr>
        <w:shd w:val="clear" w:color="auto" w:fill="F7F7F7"/>
        <w:spacing w:before="0" w:after="0" w:line="180" w:lineRule="exact"/>
        <w:ind w:left="0" w:firstLine="0"/>
        <w:jc w:val="left"/>
        <w:rPr>
          <w:ins w:id="886838" w:author="Claude" w:date="2026-10-07T12:00:00Z"/>
        </w:rPr>
      </w:pPr>
      <w:ins w:id="887059" w:author="Claude" w:date="2026-10-07T12:00:00Z">
        <w:r>
          <w:rPr>
            <w:rFonts w:ascii="Consolas" w:hAnsi="Consolas" w:cs="Consolas"/>
            <w:sz w:val="14"/>
            <w:szCs w:val="14"/>
          </w:rPr>
          <w:t xml:space="preserve">221                 "test_evteas.py::test_classificacao_regras")),</w:t>
        </w:r>
      </w:ins>
    </w:p>
    <w:p>
      <w:pPr>
        <w:shd w:val="clear" w:color="auto" w:fill="F7F7F7"/>
        <w:spacing w:before="0" w:after="0" w:line="180" w:lineRule="exact"/>
        <w:ind w:left="0" w:firstLine="0"/>
        <w:jc w:val="left"/>
        <w:rPr>
          <w:ins w:id="886838" w:author="Claude" w:date="2026-10-07T12:00:00Z"/>
        </w:rPr>
      </w:pPr>
      <w:ins w:id="887060" w:author="Claude" w:date="2026-10-07T12:00:00Z">
        <w:r>
          <w:rPr>
            <w:rFonts w:ascii="Consolas" w:hAnsi="Consolas" w:cs="Consolas"/>
            <w:sz w:val="14"/>
            <w:szCs w:val="14"/>
          </w:rPr>
          <w:t xml:space="preserve">222      Requisito("R11", "Traduzir a incerteza das entradas em risco financeiro (Monte Carlo no mesmo motor)",</w:t>
        </w:r>
      </w:ins>
    </w:p>
    <w:p>
      <w:pPr>
        <w:shd w:val="clear" w:color="auto" w:fill="F7F7F7"/>
        <w:spacing w:before="0" w:after="0" w:line="180" w:lineRule="exact"/>
        <w:ind w:left="0" w:firstLine="0"/>
        <w:jc w:val="left"/>
        <w:rPr>
          <w:ins w:id="886838" w:author="Claude" w:date="2026-10-07T12:00:00Z"/>
        </w:rPr>
      </w:pPr>
      <w:ins w:id="887061" w:author="Claude" w:date="2026-10-07T12:00:00Z">
        <w:r>
          <w:rPr>
            <w:rFonts w:ascii="Consolas" w:hAnsi="Consolas" w:cs="Consolas"/>
            <w:sz w:val="14"/>
            <w:szCs w:val="14"/>
          </w:rPr>
          <w:t xml:space="preserve">223                "Etapa 5; Seção 3.6", ("incerteza.monte_carlo", "pipeline.motor"),</w:t>
        </w:r>
      </w:ins>
    </w:p>
    <w:p>
      <w:pPr>
        <w:shd w:val="clear" w:color="auto" w:fill="F7F7F7"/>
        <w:spacing w:before="0" w:after="0" w:line="180" w:lineRule="exact"/>
        <w:ind w:left="0" w:firstLine="0"/>
        <w:jc w:val="left"/>
        <w:rPr>
          <w:ins w:id="886838" w:author="Claude" w:date="2026-10-07T12:00:00Z"/>
        </w:rPr>
      </w:pPr>
      <w:ins w:id="887062" w:author="Claude" w:date="2026-10-07T12:00:00Z">
        <w:r>
          <w:rPr>
            <w:rFonts w:ascii="Consolas" w:hAnsi="Consolas" w:cs="Consolas"/>
            <w:sz w:val="14"/>
            <w:szCs w:val="14"/>
          </w:rPr>
          <w:t xml:space="preserve">224                ("test_evteas.py::test_monte_carlo_reprodutivel",</w:t>
        </w:r>
      </w:ins>
    </w:p>
    <w:p>
      <w:pPr>
        <w:shd w:val="clear" w:color="auto" w:fill="F7F7F7"/>
        <w:spacing w:before="0" w:after="0" w:line="180" w:lineRule="exact"/>
        <w:ind w:left="0" w:firstLine="0"/>
        <w:jc w:val="left"/>
        <w:rPr>
          <w:ins w:id="886838" w:author="Claude" w:date="2026-10-07T12:00:00Z"/>
        </w:rPr>
      </w:pPr>
      <w:ins w:id="887063" w:author="Claude" w:date="2026-10-07T12:00:00Z">
        <w:r>
          <w:rPr>
            <w:rFonts w:ascii="Consolas" w:hAnsi="Consolas" w:cs="Consolas"/>
            <w:sz w:val="14"/>
            <w:szCs w:val="14"/>
          </w:rPr>
          <w:t xml:space="preserve">225                 "test_evteas.py::test_monte_carlo_degenerado_igual_deterministico",</w:t>
        </w:r>
      </w:ins>
    </w:p>
    <w:p>
      <w:pPr>
        <w:shd w:val="clear" w:color="auto" w:fill="F7F7F7"/>
        <w:spacing w:before="0" w:after="0" w:line="180" w:lineRule="exact"/>
        <w:ind w:left="0" w:firstLine="0"/>
        <w:jc w:val="left"/>
        <w:rPr>
          <w:ins w:id="886838" w:author="Claude" w:date="2026-10-07T12:00:00Z"/>
        </w:rPr>
      </w:pPr>
      <w:ins w:id="887064" w:author="Claude" w:date="2026-10-07T12:00:00Z">
        <w:r>
          <w:rPr>
            <w:rFonts w:ascii="Consolas" w:hAnsi="Consolas" w:cs="Consolas"/>
            <w:sz w:val="14"/>
            <w:szCs w:val="14"/>
          </w:rPr>
          <w:t xml:space="preserve">226                 "test_evteas.py::test_distribuicoes_invalidas",</w:t>
        </w:r>
      </w:ins>
    </w:p>
    <w:p>
      <w:pPr>
        <w:shd w:val="clear" w:color="auto" w:fill="F7F7F7"/>
        <w:spacing w:before="0" w:after="0" w:line="180" w:lineRule="exact"/>
        <w:ind w:left="0" w:firstLine="0"/>
        <w:jc w:val="left"/>
        <w:rPr>
          <w:ins w:id="886838" w:author="Claude" w:date="2026-10-07T12:00:00Z"/>
        </w:rPr>
      </w:pPr>
      <w:ins w:id="887065" w:author="Claude" w:date="2026-10-07T12:00:00Z">
        <w:r>
          <w:rPr>
            <w:rFonts w:ascii="Consolas" w:hAnsi="Consolas" w:cs="Consolas"/>
            <w:sz w:val="14"/>
            <w:szCs w:val="14"/>
          </w:rPr>
          <w:t xml:space="preserve">227                 "test_entradas.py::test_monte_carlo_da_entrada_igual_ao_caso_base",</w:t>
        </w:r>
      </w:ins>
    </w:p>
    <w:p>
      <w:pPr>
        <w:shd w:val="clear" w:color="auto" w:fill="F7F7F7"/>
        <w:spacing w:before="0" w:after="0" w:line="180" w:lineRule="exact"/>
        <w:ind w:left="0" w:firstLine="0"/>
        <w:jc w:val="left"/>
        <w:rPr>
          <w:ins w:id="886838" w:author="Claude" w:date="2026-10-07T12:00:00Z"/>
        </w:rPr>
      </w:pPr>
      <w:ins w:id="887066" w:author="Claude" w:date="2026-10-07T12:00:00Z">
        <w:r>
          <w:rPr>
            <w:rFonts w:ascii="Consolas" w:hAnsi="Consolas" w:cs="Consolas"/>
            <w:sz w:val="14"/>
            <w:szCs w:val="14"/>
          </w:rPr>
          <w:t xml:space="preserve">228                 "test_revisao_entradas_2.py::test_parametro_nao_amostrado_nao_e_aceito_no_monte_carlo")),</w:t>
        </w:r>
      </w:ins>
    </w:p>
    <w:p>
      <w:pPr>
        <w:shd w:val="clear" w:color="auto" w:fill="F7F7F7"/>
        <w:spacing w:before="0" w:after="0" w:line="180" w:lineRule="exact"/>
        <w:ind w:left="0" w:firstLine="0"/>
        <w:jc w:val="left"/>
        <w:rPr>
          <w:ins w:id="886838" w:author="Claude" w:date="2026-10-07T12:00:00Z"/>
        </w:rPr>
      </w:pPr>
      <w:ins w:id="887067" w:author="Claude" w:date="2026-10-07T12:00:00Z">
        <w:r>
          <w:rPr>
            <w:rFonts w:ascii="Consolas" w:hAnsi="Consolas" w:cs="Consolas"/>
            <w:sz w:val="14"/>
            <w:szCs w:val="14"/>
          </w:rPr>
          <w:t xml:space="preserve">229      Requisito("R12", "Identificar variáveis críticas (sensibilidade, valores críticos e cenários)",</w:t>
        </w:r>
      </w:ins>
    </w:p>
    <w:p>
      <w:pPr>
        <w:shd w:val="clear" w:color="auto" w:fill="F7F7F7"/>
        <w:spacing w:before="0" w:after="0" w:line="180" w:lineRule="exact"/>
        <w:ind w:left="0" w:firstLine="0"/>
        <w:jc w:val="left"/>
        <w:rPr>
          <w:ins w:id="886838" w:author="Claude" w:date="2026-10-07T12:00:00Z"/>
        </w:rPr>
      </w:pPr>
      <w:ins w:id="887068" w:author="Claude" w:date="2026-10-07T12:00:00Z">
        <w:r>
          <w:rPr>
            <w:rFonts w:ascii="Consolas" w:hAnsi="Consolas" w:cs="Consolas"/>
            <w:sz w:val="14"/>
            <w:szCs w:val="14"/>
          </w:rPr>
          <w:t xml:space="preserve">230                "Seção 3.6", ("incerteza.sensibilidade", "incerteza.valores_criticos", "incerteza.cenarios"),</w:t>
        </w:r>
      </w:ins>
    </w:p>
    <w:p>
      <w:pPr>
        <w:shd w:val="clear" w:color="auto" w:fill="F7F7F7"/>
        <w:spacing w:before="0" w:after="0" w:line="180" w:lineRule="exact"/>
        <w:ind w:left="0" w:firstLine="0"/>
        <w:jc w:val="left"/>
        <w:rPr>
          <w:ins w:id="886838" w:author="Claude" w:date="2026-10-07T12:00:00Z"/>
        </w:rPr>
      </w:pPr>
      <w:ins w:id="887069" w:author="Claude" w:date="2026-10-07T12:00:00Z">
        <w:r>
          <w:rPr>
            <w:rFonts w:ascii="Consolas" w:hAnsi="Consolas" w:cs="Consolas"/>
            <w:sz w:val="14"/>
            <w:szCs w:val="14"/>
          </w:rPr>
          <w:t xml:space="preserve">231                ("test_evteas.py::test_sensibilidade_e_valores_criticos", "test_evteas.py::test_cenarios_ordenados")),</w:t>
        </w:r>
      </w:ins>
    </w:p>
    <w:p>
      <w:pPr>
        <w:shd w:val="clear" w:color="auto" w:fill="F7F7F7"/>
        <w:spacing w:before="0" w:after="0" w:line="180" w:lineRule="exact"/>
        <w:ind w:left="0" w:firstLine="0"/>
        <w:jc w:val="left"/>
        <w:rPr>
          <w:ins w:id="886838" w:author="Claude" w:date="2026-10-07T12:00:00Z"/>
        </w:rPr>
      </w:pPr>
      <w:ins w:id="887070" w:author="Claude" w:date="2026-10-07T12:00:00Z">
        <w:r>
          <w:rPr>
            <w:rFonts w:ascii="Consolas" w:hAnsi="Consolas" w:cs="Consolas"/>
            <w:sz w:val="14"/>
            <w:szCs w:val="14"/>
          </w:rPr>
          <w:t xml:space="preserve">232      Requisito("R13", "Comparar alternativas de projeto e explicitar trade-offs (TOPSIS)",</w:t>
        </w:r>
      </w:ins>
    </w:p>
    <w:p>
      <w:pPr>
        <w:shd w:val="clear" w:color="auto" w:fill="F7F7F7"/>
        <w:spacing w:before="0" w:after="0" w:line="180" w:lineRule="exact"/>
        <w:ind w:left="0" w:firstLine="0"/>
        <w:jc w:val="left"/>
        <w:rPr>
          <w:ins w:id="886838" w:author="Claude" w:date="2026-10-07T12:00:00Z"/>
        </w:rPr>
      </w:pPr>
      <w:ins w:id="887071" w:author="Claude" w:date="2026-10-07T12:00:00Z">
        <w:r>
          <w:rPr>
            <w:rFonts w:ascii="Consolas" w:hAnsi="Consolas" w:cs="Consolas"/>
            <w:sz w:val="14"/>
            <w:szCs w:val="14"/>
          </w:rPr>
          <w:t xml:space="preserve">233                "Objetivo específico 2", ("ponderacao.topsis", "pipeline.comparar_alternativas",</w:t>
        </w:r>
      </w:ins>
    </w:p>
    <w:p>
      <w:pPr>
        <w:shd w:val="clear" w:color="auto" w:fill="F7F7F7"/>
        <w:spacing w:before="0" w:after="0" w:line="180" w:lineRule="exact"/>
        <w:ind w:left="0" w:firstLine="0"/>
        <w:jc w:val="left"/>
        <w:rPr>
          <w:ins w:id="886838" w:author="Claude" w:date="2026-10-07T12:00:00Z"/>
        </w:rPr>
      </w:pPr>
      <w:ins w:id="887072" w:author="Claude" w:date="2026-10-07T12:00:00Z">
        <w:r>
          <w:rPr>
            <w:rFonts w:ascii="Consolas" w:hAnsi="Consolas" w:cs="Consolas"/>
            <w:sz w:val="14"/>
            <w:szCs w:val="14"/>
          </w:rPr>
          <w:t xml:space="preserve">234                                           "interface.definir_e_comparar_alternativas"),</w:t>
        </w:r>
      </w:ins>
    </w:p>
    <w:p>
      <w:pPr>
        <w:shd w:val="clear" w:color="auto" w:fill="F7F7F7"/>
        <w:spacing w:before="0" w:after="0" w:line="180" w:lineRule="exact"/>
        <w:ind w:left="0" w:firstLine="0"/>
        <w:jc w:val="left"/>
        <w:rPr>
          <w:ins w:id="886838" w:author="Claude" w:date="2026-10-07T12:00:00Z"/>
        </w:rPr>
      </w:pPr>
      <w:ins w:id="887073" w:author="Claude" w:date="2026-10-07T12:00:00Z">
        <w:r>
          <w:rPr>
            <w:rFonts w:ascii="Consolas" w:hAnsi="Consolas" w:cs="Consolas"/>
            <w:sz w:val="14"/>
            <w:szCs w:val="14"/>
          </w:rPr>
          <w:t xml:space="preserve">235                ("test_evteas.py::test_topsis_alternativa_dominante_vence", "test_evteas.py::test_comparar_alternativas")),</w:t>
        </w:r>
      </w:ins>
    </w:p>
    <w:p>
      <w:pPr>
        <w:shd w:val="clear" w:color="auto" w:fill="F7F7F7"/>
        <w:spacing w:before="0" w:after="0" w:line="180" w:lineRule="exact"/>
        <w:ind w:left="0" w:firstLine="0"/>
        <w:jc w:val="left"/>
        <w:rPr>
          <w:ins w:id="886838" w:author="Claude" w:date="2026-10-07T12:00:00Z"/>
        </w:rPr>
      </w:pPr>
      <w:ins w:id="887074" w:author="Claude" w:date="2026-10-07T12:00:00Z">
        <w:r>
          <w:rPr>
            <w:rFonts w:ascii="Consolas" w:hAnsi="Consolas" w:cs="Consolas"/>
            <w:sz w:val="14"/>
            <w:szCs w:val="14"/>
          </w:rPr>
          <w:t xml:space="preserve">236      Requisito("R14", "Verificar o próprio resultado a cada execução e manter a regressão",</w:t>
        </w:r>
      </w:ins>
    </w:p>
    <w:p>
      <w:pPr>
        <w:shd w:val="clear" w:color="auto" w:fill="F7F7F7"/>
        <w:spacing w:before="0" w:after="0" w:line="180" w:lineRule="exact"/>
        <w:ind w:left="0" w:firstLine="0"/>
        <w:jc w:val="left"/>
        <w:rPr>
          <w:ins w:id="886838" w:author="Claude" w:date="2026-10-07T12:00:00Z"/>
        </w:rPr>
      </w:pPr>
      <w:ins w:id="887075" w:author="Claude" w:date="2026-10-07T12:00:00Z">
        <w:r>
          <w:rPr>
            <w:rFonts w:ascii="Consolas" w:hAnsi="Consolas" w:cs="Consolas"/>
            <w:sz w:val="14"/>
            <w:szCs w:val="14"/>
          </w:rPr>
          <w:t xml:space="preserve">237                "Seção 3.3.2 (Boehm, 1984)", ("vv.validar_invariantes", "vv.teste_regressao_deterministica"),</w:t>
        </w:r>
      </w:ins>
    </w:p>
    <w:p>
      <w:pPr>
        <w:shd w:val="clear" w:color="auto" w:fill="F7F7F7"/>
        <w:spacing w:before="0" w:after="0" w:line="180" w:lineRule="exact"/>
        <w:ind w:left="0" w:firstLine="0"/>
        <w:jc w:val="left"/>
        <w:rPr>
          <w:ins w:id="886838" w:author="Claude" w:date="2026-10-07T12:00:00Z"/>
        </w:rPr>
      </w:pPr>
      <w:ins w:id="887076" w:author="Claude" w:date="2026-10-07T12:00:00Z">
        <w:r>
          <w:rPr>
            <w:rFonts w:ascii="Consolas" w:hAnsi="Consolas" w:cs="Consolas"/>
            <w:sz w:val="14"/>
            <w:szCs w:val="14"/>
          </w:rPr>
          <w:t xml:space="preserve">238                ("test_evteas.py::test_invariantes_aprovados", "test_evteas.py::test_regressao_embutida",</w:t>
        </w:r>
      </w:ins>
    </w:p>
    <w:p>
      <w:pPr>
        <w:shd w:val="clear" w:color="auto" w:fill="F7F7F7"/>
        <w:spacing w:before="0" w:after="0" w:line="180" w:lineRule="exact"/>
        <w:ind w:left="0" w:firstLine="0"/>
        <w:jc w:val="left"/>
        <w:rPr>
          <w:ins w:id="886838" w:author="Claude" w:date="2026-10-07T12:00:00Z"/>
        </w:rPr>
      </w:pPr>
      <w:ins w:id="887077" w:author="Claude" w:date="2026-10-07T12:00:00Z">
        <w:r>
          <w:rPr>
            <w:rFonts w:ascii="Consolas" w:hAnsi="Consolas" w:cs="Consolas"/>
            <w:sz w:val="14"/>
            <w:szCs w:val="14"/>
          </w:rPr>
          <w:t xml:space="preserve">239                 "test_evteas.py::test_preset_legado_rev186")),</w:t>
        </w:r>
      </w:ins>
    </w:p>
    <w:p>
      <w:pPr>
        <w:shd w:val="clear" w:color="auto" w:fill="F7F7F7"/>
        <w:spacing w:before="0" w:after="0" w:line="180" w:lineRule="exact"/>
        <w:ind w:left="0" w:firstLine="0"/>
        <w:jc w:val="left"/>
        <w:rPr>
          <w:ins w:id="886838" w:author="Claude" w:date="2026-10-07T12:00:00Z"/>
        </w:rPr>
      </w:pPr>
      <w:ins w:id="887078" w:author="Claude" w:date="2026-10-07T12:00:00Z">
        <w:r>
          <w:rPr>
            <w:rFonts w:ascii="Consolas" w:hAnsi="Consolas" w:cs="Consolas"/>
            <w:sz w:val="14"/>
            <w:szCs w:val="14"/>
          </w:rPr>
          <w:t xml:space="preserve">240      Requisito("R15", "Exportar resultados auditáveis (Excel, JSON, Markdown e figuras)",</w:t>
        </w:r>
      </w:ins>
    </w:p>
    <w:p>
      <w:pPr>
        <w:shd w:val="clear" w:color="auto" w:fill="F7F7F7"/>
        <w:spacing w:before="0" w:after="0" w:line="180" w:lineRule="exact"/>
        <w:ind w:left="0" w:firstLine="0"/>
        <w:jc w:val="left"/>
        <w:rPr>
          <w:ins w:id="886838" w:author="Claude" w:date="2026-10-07T12:00:00Z"/>
        </w:rPr>
      </w:pPr>
      <w:ins w:id="887079" w:author="Claude" w:date="2026-10-07T12:00:00Z">
        <w:r>
          <w:rPr>
            <w:rFonts w:ascii="Consolas" w:hAnsi="Consolas" w:cs="Consolas"/>
            <w:sz w:val="14"/>
            <w:szCs w:val="14"/>
          </w:rPr>
          <w:t xml:space="preserve">241                "Etapa 12", ("relatorios.exportar", "relatorios.gerar_graficos", "relatorios.resumo_executivo"),</w:t>
        </w:r>
      </w:ins>
    </w:p>
    <w:p>
      <w:pPr>
        <w:shd w:val="clear" w:color="auto" w:fill="F7F7F7"/>
        <w:spacing w:before="0" w:after="0" w:line="180" w:lineRule="exact"/>
        <w:ind w:left="0" w:firstLine="0"/>
        <w:jc w:val="left"/>
        <w:rPr>
          <w:ins w:id="886838" w:author="Claude" w:date="2026-10-07T12:00:00Z"/>
        </w:rPr>
      </w:pPr>
      <w:ins w:id="887080" w:author="Claude" w:date="2026-10-07T12:00:00Z">
        <w:r>
          <w:rPr>
            <w:rFonts w:ascii="Consolas" w:hAnsi="Consolas" w:cs="Consolas"/>
            <w:sz w:val="14"/>
            <w:szCs w:val="14"/>
          </w:rPr>
          <w:t xml:space="preserve">242                ("test_evteas.py::test_exportacao_e_graficos",)),</w:t>
        </w:r>
      </w:ins>
    </w:p>
    <w:p>
      <w:pPr>
        <w:shd w:val="clear" w:color="auto" w:fill="F7F7F7"/>
        <w:spacing w:before="0" w:after="0" w:line="180" w:lineRule="exact"/>
        <w:ind w:left="0" w:firstLine="0"/>
        <w:jc w:val="left"/>
        <w:rPr>
          <w:ins w:id="886838" w:author="Claude" w:date="2026-10-07T12:00:00Z"/>
        </w:rPr>
      </w:pPr>
      <w:ins w:id="887081" w:author="Claude" w:date="2026-10-07T12:00:00Z">
        <w:r>
          <w:rPr>
            <w:rFonts w:ascii="Consolas" w:hAnsi="Consolas" w:cs="Consolas"/>
            <w:sz w:val="14"/>
            <w:szCs w:val="14"/>
          </w:rPr>
          <w:t xml:space="preserve">243  )</w:t>
        </w:r>
      </w:ins>
    </w:p>
    <w:p>
      <w:pPr>
        <w:shd w:val="clear" w:color="auto" w:fill="F7F7F7"/>
        <w:spacing w:before="0" w:after="0" w:line="180" w:lineRule="exact"/>
        <w:ind w:left="0" w:firstLine="0"/>
        <w:jc w:val="left"/>
        <w:rPr>
          <w:ins w:id="886838" w:author="Claude" w:date="2026-10-07T12:00:00Z"/>
        </w:rPr>
      </w:pPr>
      <w:ins w:id="887082" w:author="Claude" w:date="2026-10-07T12:00:00Z">
        <w:r>
          <w:rPr>
            <w:rFonts w:ascii="Consolas" w:hAnsi="Consolas" w:cs="Consolas"/>
            <w:sz w:val="14"/>
            <w:szCs w:val="14"/>
          </w:rPr>
          <w:t xml:space="preserve">244  </w:t>
        </w:r>
      </w:ins>
    </w:p>
    <w:p>
      <w:pPr>
        <w:shd w:val="clear" w:color="auto" w:fill="F7F7F7"/>
        <w:spacing w:before="0" w:after="0" w:line="180" w:lineRule="exact"/>
        <w:ind w:left="0" w:firstLine="0"/>
        <w:jc w:val="left"/>
        <w:rPr>
          <w:ins w:id="886838" w:author="Claude" w:date="2026-10-07T12:00:00Z"/>
        </w:rPr>
      </w:pPr>
      <w:ins w:id="887083" w:author="Claude" w:date="2026-10-07T12:00:00Z">
        <w:r>
          <w:rPr>
            <w:rFonts w:ascii="Consolas" w:hAnsi="Consolas" w:cs="Consolas"/>
            <w:sz w:val="14"/>
            <w:szCs w:val="14"/>
          </w:rPr>
          <w:t xml:space="preserve">245  </w:t>
        </w:r>
      </w:ins>
    </w:p>
    <w:p>
      <w:pPr>
        <w:shd w:val="clear" w:color="auto" w:fill="F7F7F7"/>
        <w:spacing w:before="0" w:after="0" w:line="180" w:lineRule="exact"/>
        <w:ind w:left="0" w:firstLine="0"/>
        <w:jc w:val="left"/>
        <w:rPr>
          <w:ins w:id="886838" w:author="Claude" w:date="2026-10-07T12:00:00Z"/>
        </w:rPr>
      </w:pPr>
      <w:ins w:id="887084" w:author="Claude" w:date="2026-10-07T12:00:00Z">
        <w:r>
          <w:rPr>
            <w:rFonts w:ascii="Consolas" w:hAnsi="Consolas" w:cs="Consolas"/>
            <w:sz w:val="14"/>
            <w:szCs w:val="14"/>
          </w:rPr>
          <w:t xml:space="preserve">246  def _testes_existentes(pasta: Path) -&gt; Dict[str, set]:</w:t>
        </w:r>
      </w:ins>
    </w:p>
    <w:p>
      <w:pPr>
        <w:shd w:val="clear" w:color="auto" w:fill="F7F7F7"/>
        <w:spacing w:before="0" w:after="0" w:line="180" w:lineRule="exact"/>
        <w:ind w:left="0" w:firstLine="0"/>
        <w:jc w:val="left"/>
        <w:rPr>
          <w:ins w:id="886838" w:author="Claude" w:date="2026-10-07T12:00:00Z"/>
        </w:rPr>
      </w:pPr>
      <w:ins w:id="887085" w:author="Claude" w:date="2026-10-07T12:00:00Z">
        <w:r>
          <w:rPr>
            <w:rFonts w:ascii="Consolas" w:hAnsi="Consolas" w:cs="Consolas"/>
            <w:sz w:val="14"/>
            <w:szCs w:val="14"/>
          </w:rPr>
          <w:t xml:space="preserve">247      nomes = {}</w:t>
        </w:r>
      </w:ins>
    </w:p>
    <w:p>
      <w:pPr>
        <w:shd w:val="clear" w:color="auto" w:fill="F7F7F7"/>
        <w:spacing w:before="0" w:after="0" w:line="180" w:lineRule="exact"/>
        <w:ind w:left="0" w:firstLine="0"/>
        <w:jc w:val="left"/>
        <w:rPr>
          <w:ins w:id="886838" w:author="Claude" w:date="2026-10-07T12:00:00Z"/>
        </w:rPr>
      </w:pPr>
      <w:ins w:id="887086" w:author="Claude" w:date="2026-10-07T12:00:00Z">
        <w:r>
          <w:rPr>
            <w:rFonts w:ascii="Consolas" w:hAnsi="Consolas" w:cs="Consolas"/>
            <w:sz w:val="14"/>
            <w:szCs w:val="14"/>
          </w:rPr>
          <w:t xml:space="preserve">248      for arq in sorted(pasta.glob("test_*.py")):</w:t>
        </w:r>
      </w:ins>
    </w:p>
    <w:p>
      <w:pPr>
        <w:shd w:val="clear" w:color="auto" w:fill="F7F7F7"/>
        <w:spacing w:before="0" w:after="0" w:line="180" w:lineRule="exact"/>
        <w:ind w:left="0" w:firstLine="0"/>
        <w:jc w:val="left"/>
        <w:rPr>
          <w:ins w:id="886838" w:author="Claude" w:date="2026-10-07T12:00:00Z"/>
        </w:rPr>
      </w:pPr>
      <w:ins w:id="887087" w:author="Claude" w:date="2026-10-07T12:00:00Z">
        <w:r>
          <w:rPr>
            <w:rFonts w:ascii="Consolas" w:hAnsi="Consolas" w:cs="Consolas"/>
            <w:sz w:val="14"/>
            <w:szCs w:val="14"/>
          </w:rPr>
          <w:t xml:space="preserve">249          arvore = ast.parse(arq.read_text(encoding="utf-8"))</w:t>
        </w:r>
      </w:ins>
    </w:p>
    <w:p>
      <w:pPr>
        <w:shd w:val="clear" w:color="auto" w:fill="F7F7F7"/>
        <w:spacing w:before="0" w:after="0" w:line="180" w:lineRule="exact"/>
        <w:ind w:left="0" w:firstLine="0"/>
        <w:jc w:val="left"/>
        <w:rPr>
          <w:ins w:id="886838" w:author="Claude" w:date="2026-10-07T12:00:00Z"/>
        </w:rPr>
      </w:pPr>
      <w:ins w:id="887088" w:author="Claude" w:date="2026-10-07T12:00:00Z">
        <w:r>
          <w:rPr>
            <w:rFonts w:ascii="Consolas" w:hAnsi="Consolas" w:cs="Consolas"/>
            <w:sz w:val="14"/>
            <w:szCs w:val="14"/>
          </w:rPr>
          <w:t xml:space="preserve">250          nomes[arq.name] = {n.name for n in arvore.body if isinstance(n, ast.FunctionDef) and n.name.startswith("test_")}</w:t>
        </w:r>
      </w:ins>
    </w:p>
    <w:p>
      <w:pPr>
        <w:shd w:val="clear" w:color="auto" w:fill="F7F7F7"/>
        <w:spacing w:before="0" w:after="0" w:line="180" w:lineRule="exact"/>
        <w:ind w:left="0" w:firstLine="0"/>
        <w:jc w:val="left"/>
        <w:rPr>
          <w:ins w:id="886838" w:author="Claude" w:date="2026-10-07T12:00:00Z"/>
        </w:rPr>
      </w:pPr>
      <w:ins w:id="887089" w:author="Claude" w:date="2026-10-07T12:00:00Z">
        <w:r>
          <w:rPr>
            <w:rFonts w:ascii="Consolas" w:hAnsi="Consolas" w:cs="Consolas"/>
            <w:sz w:val="14"/>
            <w:szCs w:val="14"/>
          </w:rPr>
          <w:t xml:space="preserve">251      return nomes</w:t>
        </w:r>
      </w:ins>
    </w:p>
    <w:p>
      <w:pPr>
        <w:shd w:val="clear" w:color="auto" w:fill="F7F7F7"/>
        <w:spacing w:before="0" w:after="0" w:line="180" w:lineRule="exact"/>
        <w:ind w:left="0" w:firstLine="0"/>
        <w:jc w:val="left"/>
        <w:rPr>
          <w:ins w:id="886838" w:author="Claude" w:date="2026-10-07T12:00:00Z"/>
        </w:rPr>
      </w:pPr>
      <w:ins w:id="887090" w:author="Claude" w:date="2026-10-07T12:00:00Z">
        <w:r>
          <w:rPr>
            <w:rFonts w:ascii="Consolas" w:hAnsi="Consolas" w:cs="Consolas"/>
            <w:sz w:val="14"/>
            <w:szCs w:val="14"/>
          </w:rPr>
          <w:t xml:space="preserve">252  </w:t>
        </w:r>
      </w:ins>
    </w:p>
    <w:p>
      <w:pPr>
        <w:shd w:val="clear" w:color="auto" w:fill="F7F7F7"/>
        <w:spacing w:before="0" w:after="0" w:line="180" w:lineRule="exact"/>
        <w:ind w:left="0" w:firstLine="0"/>
        <w:jc w:val="left"/>
        <w:rPr>
          <w:ins w:id="886838" w:author="Claude" w:date="2026-10-07T12:00:00Z"/>
        </w:rPr>
      </w:pPr>
      <w:ins w:id="887091" w:author="Claude" w:date="2026-10-07T12:00:00Z">
        <w:r>
          <w:rPr>
            <w:rFonts w:ascii="Consolas" w:hAnsi="Consolas" w:cs="Consolas"/>
            <w:sz w:val="14"/>
            <w:szCs w:val="14"/>
          </w:rPr>
          <w:t xml:space="preserve">253  </w:t>
        </w:r>
      </w:ins>
    </w:p>
    <w:p>
      <w:pPr>
        <w:shd w:val="clear" w:color="auto" w:fill="F7F7F7"/>
        <w:spacing w:before="0" w:after="0" w:line="180" w:lineRule="exact"/>
        <w:ind w:left="0" w:firstLine="0"/>
        <w:jc w:val="left"/>
        <w:rPr>
          <w:ins w:id="886838" w:author="Claude" w:date="2026-10-07T12:00:00Z"/>
        </w:rPr>
      </w:pPr>
      <w:ins w:id="887092" w:author="Claude" w:date="2026-10-07T12:00:00Z">
        <w:r>
          <w:rPr>
            <w:rFonts w:ascii="Consolas" w:hAnsi="Consolas" w:cs="Consolas"/>
            <w:sz w:val="14"/>
            <w:szCs w:val="14"/>
          </w:rPr>
          <w:t xml:space="preserve">254  def _objeto_existe(caminho: str) -&gt; bool:</w:t>
        </w:r>
      </w:ins>
    </w:p>
    <w:p>
      <w:pPr>
        <w:shd w:val="clear" w:color="auto" w:fill="F7F7F7"/>
        <w:spacing w:before="0" w:after="0" w:line="180" w:lineRule="exact"/>
        <w:ind w:left="0" w:firstLine="0"/>
        <w:jc w:val="left"/>
        <w:rPr>
          <w:ins w:id="886838" w:author="Claude" w:date="2026-10-07T12:00:00Z"/>
        </w:rPr>
      </w:pPr>
      <w:ins w:id="887093" w:author="Claude" w:date="2026-10-07T12:00:00Z">
        <w:r>
          <w:rPr>
            <w:rFonts w:ascii="Consolas" w:hAnsi="Consolas" w:cs="Consolas"/>
            <w:sz w:val="14"/>
            <w:szCs w:val="14"/>
          </w:rPr>
          <w:t xml:space="preserve">255      modulo, _, nome = caminho.partition(".")</w:t>
        </w:r>
      </w:ins>
    </w:p>
    <w:p>
      <w:pPr>
        <w:shd w:val="clear" w:color="auto" w:fill="F7F7F7"/>
        <w:spacing w:before="0" w:after="0" w:line="180" w:lineRule="exact"/>
        <w:ind w:left="0" w:firstLine="0"/>
        <w:jc w:val="left"/>
        <w:rPr>
          <w:ins w:id="886838" w:author="Claude" w:date="2026-10-07T12:00:00Z"/>
        </w:rPr>
      </w:pPr>
      <w:ins w:id="887094" w:author="Claude" w:date="2026-10-07T12:00:00Z">
        <w:r>
          <w:rPr>
            <w:rFonts w:ascii="Consolas" w:hAnsi="Consolas" w:cs="Consolas"/>
            <w:sz w:val="14"/>
            <w:szCs w:val="14"/>
          </w:rPr>
          <w:t xml:space="preserve">256      try:</w:t>
        </w:r>
      </w:ins>
    </w:p>
    <w:p>
      <w:pPr>
        <w:shd w:val="clear" w:color="auto" w:fill="F7F7F7"/>
        <w:spacing w:before="0" w:after="0" w:line="180" w:lineRule="exact"/>
        <w:ind w:left="0" w:firstLine="0"/>
        <w:jc w:val="left"/>
        <w:rPr>
          <w:ins w:id="886838" w:author="Claude" w:date="2026-10-07T12:00:00Z"/>
        </w:rPr>
      </w:pPr>
      <w:ins w:id="887095" w:author="Claude" w:date="2026-10-07T12:00:00Z">
        <w:r>
          <w:rPr>
            <w:rFonts w:ascii="Consolas" w:hAnsi="Consolas" w:cs="Consolas"/>
            <w:sz w:val="14"/>
            <w:szCs w:val="14"/>
          </w:rPr>
          <w:t xml:space="preserve">257          return hasattr(importlib.import_module(f"evteas_py.{modulo}"), nome)</w:t>
        </w:r>
      </w:ins>
    </w:p>
    <w:p>
      <w:pPr>
        <w:shd w:val="clear" w:color="auto" w:fill="F7F7F7"/>
        <w:spacing w:before="0" w:after="0" w:line="180" w:lineRule="exact"/>
        <w:ind w:left="0" w:firstLine="0"/>
        <w:jc w:val="left"/>
        <w:rPr>
          <w:ins w:id="886838" w:author="Claude" w:date="2026-10-07T12:00:00Z"/>
        </w:rPr>
      </w:pPr>
      <w:ins w:id="887096" w:author="Claude" w:date="2026-10-07T12:00:00Z">
        <w:r>
          <w:rPr>
            <w:rFonts w:ascii="Consolas" w:hAnsi="Consolas" w:cs="Consolas"/>
            <w:sz w:val="14"/>
            <w:szCs w:val="14"/>
          </w:rPr>
          <w:t xml:space="preserve">258      except ImportError:                          # notebook autocontido: um único espaço de nomes</w:t>
        </w:r>
      </w:ins>
    </w:p>
    <w:p>
      <w:pPr>
        <w:shd w:val="clear" w:color="auto" w:fill="F7F7F7"/>
        <w:spacing w:before="0" w:after="0" w:line="180" w:lineRule="exact"/>
        <w:ind w:left="0" w:firstLine="0"/>
        <w:jc w:val="left"/>
        <w:rPr>
          <w:ins w:id="886838" w:author="Claude" w:date="2026-10-07T12:00:00Z"/>
        </w:rPr>
      </w:pPr>
      <w:ins w:id="887097" w:author="Claude" w:date="2026-10-07T12:00:00Z">
        <w:r>
          <w:rPr>
            <w:rFonts w:ascii="Consolas" w:hAnsi="Consolas" w:cs="Consolas"/>
            <w:sz w:val="14"/>
            <w:szCs w:val="14"/>
          </w:rPr>
          <w:t xml:space="preserve">259          return nome in globals()</w:t>
        </w:r>
      </w:ins>
    </w:p>
    <w:p>
      <w:pPr>
        <w:shd w:val="clear" w:color="auto" w:fill="F7F7F7"/>
        <w:spacing w:before="0" w:after="0" w:line="180" w:lineRule="exact"/>
        <w:ind w:left="0" w:firstLine="0"/>
        <w:jc w:val="left"/>
        <w:rPr>
          <w:ins w:id="886838" w:author="Claude" w:date="2026-10-07T12:00:00Z"/>
        </w:rPr>
      </w:pPr>
      <w:ins w:id="887098" w:author="Claude" w:date="2026-10-07T12:00:00Z">
        <w:r>
          <w:rPr>
            <w:rFonts w:ascii="Consolas" w:hAnsi="Consolas" w:cs="Consolas"/>
            <w:sz w:val="14"/>
            <w:szCs w:val="14"/>
          </w:rPr>
          <w:t xml:space="preserve">260  </w:t>
        </w:r>
      </w:ins>
    </w:p>
    <w:p>
      <w:pPr>
        <w:shd w:val="clear" w:color="auto" w:fill="F7F7F7"/>
        <w:spacing w:before="0" w:after="0" w:line="180" w:lineRule="exact"/>
        <w:ind w:left="0" w:firstLine="0"/>
        <w:jc w:val="left"/>
        <w:rPr>
          <w:ins w:id="886838" w:author="Claude" w:date="2026-10-07T12:00:00Z"/>
        </w:rPr>
      </w:pPr>
      <w:ins w:id="887099" w:author="Claude" w:date="2026-10-07T12:00:00Z">
        <w:r>
          <w:rPr>
            <w:rFonts w:ascii="Consolas" w:hAnsi="Consolas" w:cs="Consolas"/>
            <w:sz w:val="14"/>
            <w:szCs w:val="14"/>
          </w:rPr>
          <w:t xml:space="preserve">261  </w:t>
        </w:r>
      </w:ins>
    </w:p>
    <w:p>
      <w:pPr>
        <w:shd w:val="clear" w:color="auto" w:fill="F7F7F7"/>
        <w:spacing w:before="0" w:after="0" w:line="180" w:lineRule="exact"/>
        <w:ind w:left="0" w:firstLine="0"/>
        <w:jc w:val="left"/>
        <w:rPr>
          <w:ins w:id="886838" w:author="Claude" w:date="2026-10-07T12:00:00Z"/>
        </w:rPr>
      </w:pPr>
      <w:ins w:id="887100" w:author="Claude" w:date="2026-10-07T12:00:00Z">
        <w:r>
          <w:rPr>
            <w:rFonts w:ascii="Consolas" w:hAnsi="Consolas" w:cs="Consolas"/>
            <w:sz w:val="14"/>
            <w:szCs w:val="14"/>
          </w:rPr>
          <w:t xml:space="preserve">262  def pasta_testes_padrao() -&gt; Optional[Path]:</w:t>
        </w:r>
      </w:ins>
    </w:p>
    <w:p>
      <w:pPr>
        <w:shd w:val="clear" w:color="auto" w:fill="F7F7F7"/>
        <w:spacing w:before="0" w:after="0" w:line="180" w:lineRule="exact"/>
        <w:ind w:left="0" w:firstLine="0"/>
        <w:jc w:val="left"/>
        <w:rPr>
          <w:ins w:id="886838" w:author="Claude" w:date="2026-10-07T12:00:00Z"/>
        </w:rPr>
      </w:pPr>
      <w:ins w:id="887101" w:author="Claude" w:date="2026-10-07T12:00:00Z">
        <w:r>
          <w:rPr>
            <w:rFonts w:ascii="Consolas" w:hAnsi="Consolas" w:cs="Consolas"/>
            <w:sz w:val="14"/>
            <w:szCs w:val="14"/>
          </w:rPr>
          <w:t xml:space="preserve">263      arquivo = globals().get("__file__")          # ausente no notebook autocontido</w:t>
        </w:r>
      </w:ins>
    </w:p>
    <w:p>
      <w:pPr>
        <w:shd w:val="clear" w:color="auto" w:fill="F7F7F7"/>
        <w:spacing w:before="0" w:after="0" w:line="180" w:lineRule="exact"/>
        <w:ind w:left="0" w:firstLine="0"/>
        <w:jc w:val="left"/>
        <w:rPr>
          <w:ins w:id="886838" w:author="Claude" w:date="2026-10-07T12:00:00Z"/>
        </w:rPr>
      </w:pPr>
      <w:ins w:id="887102" w:author="Claude" w:date="2026-10-07T12:00:00Z">
        <w:r>
          <w:rPr>
            <w:rFonts w:ascii="Consolas" w:hAnsi="Consolas" w:cs="Consolas"/>
            <w:sz w:val="14"/>
            <w:szCs w:val="14"/>
          </w:rPr>
          <w:t xml:space="preserve">264      if not arquivo:</w:t>
        </w:r>
      </w:ins>
    </w:p>
    <w:p>
      <w:pPr>
        <w:shd w:val="clear" w:color="auto" w:fill="F7F7F7"/>
        <w:spacing w:before="0" w:after="0" w:line="180" w:lineRule="exact"/>
        <w:ind w:left="0" w:firstLine="0"/>
        <w:jc w:val="left"/>
        <w:rPr>
          <w:ins w:id="886838" w:author="Claude" w:date="2026-10-07T12:00:00Z"/>
        </w:rPr>
      </w:pPr>
      <w:ins w:id="887103" w:author="Claude" w:date="2026-10-07T12:00:00Z">
        <w:r>
          <w:rPr>
            <w:rFonts w:ascii="Consolas" w:hAnsi="Consolas" w:cs="Consolas"/>
            <w:sz w:val="14"/>
            <w:szCs w:val="14"/>
          </w:rPr>
          <w:t xml:space="preserve">265          return None</w:t>
        </w:r>
      </w:ins>
    </w:p>
    <w:p>
      <w:pPr>
        <w:shd w:val="clear" w:color="auto" w:fill="F7F7F7"/>
        <w:spacing w:before="0" w:after="0" w:line="180" w:lineRule="exact"/>
        <w:ind w:left="0" w:firstLine="0"/>
        <w:jc w:val="left"/>
        <w:rPr>
          <w:ins w:id="886838" w:author="Claude" w:date="2026-10-07T12:00:00Z"/>
        </w:rPr>
      </w:pPr>
      <w:ins w:id="887104" w:author="Claude" w:date="2026-10-07T12:00:00Z">
        <w:r>
          <w:rPr>
            <w:rFonts w:ascii="Consolas" w:hAnsi="Consolas" w:cs="Consolas"/>
            <w:sz w:val="14"/>
            <w:szCs w:val="14"/>
          </w:rPr>
          <w:t xml:space="preserve">266      p = Path(arquivo).resolve().parents[1] / "tests"</w:t>
        </w:r>
      </w:ins>
    </w:p>
    <w:p>
      <w:pPr>
        <w:shd w:val="clear" w:color="auto" w:fill="F7F7F7"/>
        <w:spacing w:before="0" w:after="0" w:line="180" w:lineRule="exact"/>
        <w:ind w:left="0" w:firstLine="0"/>
        <w:jc w:val="left"/>
        <w:rPr>
          <w:ins w:id="886838" w:author="Claude" w:date="2026-10-07T12:00:00Z"/>
        </w:rPr>
      </w:pPr>
      <w:ins w:id="887105" w:author="Claude" w:date="2026-10-07T12:00:00Z">
        <w:r>
          <w:rPr>
            <w:rFonts w:ascii="Consolas" w:hAnsi="Consolas" w:cs="Consolas"/>
            <w:sz w:val="14"/>
            <w:szCs w:val="14"/>
          </w:rPr>
          <w:t xml:space="preserve">267      return p if p.is_dir() else None</w:t>
        </w:r>
      </w:ins>
    </w:p>
    <w:p>
      <w:pPr>
        <w:shd w:val="clear" w:color="auto" w:fill="F7F7F7"/>
        <w:spacing w:before="0" w:after="0" w:line="180" w:lineRule="exact"/>
        <w:ind w:left="0" w:firstLine="0"/>
        <w:jc w:val="left"/>
        <w:rPr>
          <w:ins w:id="886838" w:author="Claude" w:date="2026-10-07T12:00:00Z"/>
        </w:rPr>
      </w:pPr>
      <w:ins w:id="887106" w:author="Claude" w:date="2026-10-07T12:00:00Z">
        <w:r>
          <w:rPr>
            <w:rFonts w:ascii="Consolas" w:hAnsi="Consolas" w:cs="Consolas"/>
            <w:sz w:val="14"/>
            <w:szCs w:val="14"/>
          </w:rPr>
          <w:t xml:space="preserve">268  </w:t>
        </w:r>
      </w:ins>
    </w:p>
    <w:p>
      <w:pPr>
        <w:shd w:val="clear" w:color="auto" w:fill="F7F7F7"/>
        <w:spacing w:before="0" w:after="0" w:line="180" w:lineRule="exact"/>
        <w:ind w:left="0" w:firstLine="0"/>
        <w:jc w:val="left"/>
        <w:rPr>
          <w:ins w:id="886838" w:author="Claude" w:date="2026-10-07T12:00:00Z"/>
        </w:rPr>
      </w:pPr>
      <w:ins w:id="887107" w:author="Claude" w:date="2026-10-07T12:00:00Z">
        <w:r>
          <w:rPr>
            <w:rFonts w:ascii="Consolas" w:hAnsi="Consolas" w:cs="Consolas"/>
            <w:sz w:val="14"/>
            <w:szCs w:val="14"/>
          </w:rPr>
          <w:t xml:space="preserve">269  </w:t>
        </w:r>
      </w:ins>
    </w:p>
    <w:p>
      <w:pPr>
        <w:shd w:val="clear" w:color="auto" w:fill="F7F7F7"/>
        <w:spacing w:before="0" w:after="0" w:line="180" w:lineRule="exact"/>
        <w:ind w:left="0" w:firstLine="0"/>
        <w:jc w:val="left"/>
        <w:rPr>
          <w:ins w:id="886838" w:author="Claude" w:date="2026-10-07T12:00:00Z"/>
        </w:rPr>
      </w:pPr>
      <w:ins w:id="887108" w:author="Claude" w:date="2026-10-07T12:00:00Z">
        <w:r>
          <w:rPr>
            <w:rFonts w:ascii="Consolas" w:hAnsi="Consolas" w:cs="Consolas"/>
            <w:sz w:val="14"/>
            <w:szCs w:val="14"/>
          </w:rPr>
          <w:t xml:space="preserve">270  def matriz_rastreabilidade(pasta_testes: Optional[Path] = None,</w:t>
        </w:r>
      </w:ins>
    </w:p>
    <w:p>
      <w:pPr>
        <w:shd w:val="clear" w:color="auto" w:fill="F7F7F7"/>
        <w:spacing w:before="0" w:after="0" w:line="180" w:lineRule="exact"/>
        <w:ind w:left="0" w:firstLine="0"/>
        <w:jc w:val="left"/>
        <w:rPr>
          <w:ins w:id="886838" w:author="Claude" w:date="2026-10-07T12:00:00Z"/>
        </w:rPr>
      </w:pPr>
      <w:ins w:id="887109" w:author="Claude" w:date="2026-10-07T12:00:00Z">
        <w:r>
          <w:rPr>
            <w:rFonts w:ascii="Consolas" w:hAnsi="Consolas" w:cs="Consolas"/>
            <w:sz w:val="14"/>
            <w:szCs w:val="14"/>
          </w:rPr>
          <w:t xml:space="preserve">271                             requisitos: Sequence[Requisito] = REQUISITOS) -&gt; pd.DataFrame:</w:t>
        </w:r>
      </w:ins>
    </w:p>
    <w:p>
      <w:pPr>
        <w:shd w:val="clear" w:color="auto" w:fill="F7F7F7"/>
        <w:spacing w:before="0" w:after="0" w:line="180" w:lineRule="exact"/>
        <w:ind w:left="0" w:firstLine="0"/>
        <w:jc w:val="left"/>
        <w:rPr>
          <w:ins w:id="886838" w:author="Claude" w:date="2026-10-07T12:00:00Z"/>
        </w:rPr>
      </w:pPr>
      <w:ins w:id="887110" w:author="Claude" w:date="2026-10-07T12:00:00Z">
        <w:r>
          <w:rPr>
            <w:rFonts w:ascii="Consolas" w:hAnsi="Consolas" w:cs="Consolas"/>
            <w:sz w:val="14"/>
            <w:szCs w:val="14"/>
          </w:rPr>
          <w:t xml:space="preserve">272      """Confere, no código e nos arquivos de teste, cada vínculo requisito → função → teste.</w:t>
        </w:r>
      </w:ins>
    </w:p>
    <w:p>
      <w:pPr>
        <w:shd w:val="clear" w:color="auto" w:fill="F7F7F7"/>
        <w:spacing w:before="0" w:after="0" w:line="180" w:lineRule="exact"/>
        <w:ind w:left="0" w:firstLine="0"/>
        <w:jc w:val="left"/>
        <w:rPr>
          <w:ins w:id="886838" w:author="Claude" w:date="2026-10-07T12:00:00Z"/>
        </w:rPr>
      </w:pPr>
      <w:ins w:id="887111" w:author="Claude" w:date="2026-10-07T12:00:00Z">
        <w:r>
          <w:rPr>
            <w:rFonts w:ascii="Consolas" w:hAnsi="Consolas" w:cs="Consolas"/>
            <w:sz w:val="14"/>
            <w:szCs w:val="14"/>
          </w:rPr>
          <w:t xml:space="preserve">273  </w:t>
        </w:r>
      </w:ins>
    </w:p>
    <w:p>
      <w:pPr>
        <w:shd w:val="clear" w:color="auto" w:fill="F7F7F7"/>
        <w:spacing w:before="0" w:after="0" w:line="180" w:lineRule="exact"/>
        <w:ind w:left="0" w:firstLine="0"/>
        <w:jc w:val="left"/>
        <w:rPr>
          <w:ins w:id="886838" w:author="Claude" w:date="2026-10-07T12:00:00Z"/>
        </w:rPr>
      </w:pPr>
      <w:ins w:id="887112" w:author="Claude" w:date="2026-10-07T12:00:00Z">
        <w:r>
          <w:rPr>
            <w:rFonts w:ascii="Consolas" w:hAnsi="Consolas" w:cs="Consolas"/>
            <w:sz w:val="14"/>
            <w:szCs w:val="14"/>
          </w:rPr>
          <w:t xml:space="preserve">274      Situação: "implementado e verificado" (todas as funções e testes existem),</w:t>
        </w:r>
      </w:ins>
    </w:p>
    <w:p>
      <w:pPr>
        <w:shd w:val="clear" w:color="auto" w:fill="F7F7F7"/>
        <w:spacing w:before="0" w:after="0" w:line="180" w:lineRule="exact"/>
        <w:ind w:left="0" w:firstLine="0"/>
        <w:jc w:val="left"/>
        <w:rPr>
          <w:ins w:id="886838" w:author="Claude" w:date="2026-10-07T12:00:00Z"/>
        </w:rPr>
      </w:pPr>
      <w:ins w:id="887113" w:author="Claude" w:date="2026-10-07T12:00:00Z">
        <w:r>
          <w:rPr>
            <w:rFonts w:ascii="Consolas" w:hAnsi="Consolas" w:cs="Consolas"/>
            <w:sz w:val="14"/>
            <w:szCs w:val="14"/>
          </w:rPr>
          <w:t xml:space="preserve">275      "implementado, sem teste" ou "pendente" (alguma função não existe). Sem a pasta</w:t>
        </w:r>
      </w:ins>
    </w:p>
    <w:p>
      <w:pPr>
        <w:shd w:val="clear" w:color="auto" w:fill="F7F7F7"/>
        <w:spacing w:before="0" w:after="0" w:line="180" w:lineRule="exact"/>
        <w:ind w:left="0" w:firstLine="0"/>
        <w:jc w:val="left"/>
        <w:rPr>
          <w:ins w:id="886838" w:author="Claude" w:date="2026-10-07T12:00:00Z"/>
        </w:rPr>
      </w:pPr>
      <w:ins w:id="887114" w:author="Claude" w:date="2026-10-07T12:00:00Z">
        <w:r>
          <w:rPr>
            <w:rFonts w:ascii="Consolas" w:hAnsi="Consolas" w:cs="Consolas"/>
            <w:sz w:val="14"/>
            <w:szCs w:val="14"/>
          </w:rPr>
          <w:t xml:space="preserve">276      de testes (por exemplo, no notebook autocontido), os testes não são conferidos.</w:t>
        </w:r>
      </w:ins>
    </w:p>
    <w:p>
      <w:pPr>
        <w:shd w:val="clear" w:color="auto" w:fill="F7F7F7"/>
        <w:spacing w:before="0" w:after="0" w:line="180" w:lineRule="exact"/>
        <w:ind w:left="0" w:firstLine="0"/>
        <w:jc w:val="left"/>
        <w:rPr>
          <w:ins w:id="886838" w:author="Claude" w:date="2026-10-07T12:00:00Z"/>
        </w:rPr>
      </w:pPr>
      <w:ins w:id="887115" w:author="Claude" w:date="2026-10-07T12:00:00Z">
        <w:r>
          <w:rPr>
            <w:rFonts w:ascii="Consolas" w:hAnsi="Consolas" w:cs="Consolas"/>
            <w:sz w:val="14"/>
            <w:szCs w:val="14"/>
          </w:rPr>
          <w:t xml:space="preserve">277      """</w:t>
        </w:r>
      </w:ins>
    </w:p>
    <w:p>
      <w:pPr>
        <w:shd w:val="clear" w:color="auto" w:fill="F7F7F7"/>
        <w:spacing w:before="0" w:after="0" w:line="180" w:lineRule="exact"/>
        <w:ind w:left="0" w:firstLine="0"/>
        <w:jc w:val="left"/>
        <w:rPr>
          <w:ins w:id="886838" w:author="Claude" w:date="2026-10-07T12:00:00Z"/>
        </w:rPr>
      </w:pPr>
      <w:ins w:id="887116" w:author="Claude" w:date="2026-10-07T12:00:00Z">
        <w:r>
          <w:rPr>
            <w:rFonts w:ascii="Consolas" w:hAnsi="Consolas" w:cs="Consolas"/>
            <w:sz w:val="14"/>
            <w:szCs w:val="14"/>
          </w:rPr>
          <w:t xml:space="preserve">278      pasta = Path(pasta_testes) if pasta_testes else pasta_testes_padrao()</w:t>
        </w:r>
      </w:ins>
    </w:p>
    <w:p>
      <w:pPr>
        <w:shd w:val="clear" w:color="auto" w:fill="F7F7F7"/>
        <w:spacing w:before="0" w:after="0" w:line="180" w:lineRule="exact"/>
        <w:ind w:left="0" w:firstLine="0"/>
        <w:jc w:val="left"/>
        <w:rPr>
          <w:ins w:id="886838" w:author="Claude" w:date="2026-10-07T12:00:00Z"/>
        </w:rPr>
      </w:pPr>
      <w:ins w:id="887117" w:author="Claude" w:date="2026-10-07T12:00:00Z">
        <w:r>
          <w:rPr>
            <w:rFonts w:ascii="Consolas" w:hAnsi="Consolas" w:cs="Consolas"/>
            <w:sz w:val="14"/>
            <w:szCs w:val="14"/>
          </w:rPr>
          <w:t xml:space="preserve">279      existentes = _testes_existentes(pasta) if pasta else None</w:t>
        </w:r>
      </w:ins>
    </w:p>
    <w:p>
      <w:pPr>
        <w:shd w:val="clear" w:color="auto" w:fill="F7F7F7"/>
        <w:spacing w:before="0" w:after="0" w:line="180" w:lineRule="exact"/>
        <w:ind w:left="0" w:firstLine="0"/>
        <w:jc w:val="left"/>
        <w:rPr>
          <w:ins w:id="886838" w:author="Claude" w:date="2026-10-07T12:00:00Z"/>
        </w:rPr>
      </w:pPr>
      <w:ins w:id="887118" w:author="Claude" w:date="2026-10-07T12:00:00Z">
        <w:r>
          <w:rPr>
            <w:rFonts w:ascii="Consolas" w:hAnsi="Consolas" w:cs="Consolas"/>
            <w:sz w:val="14"/>
            <w:szCs w:val="14"/>
          </w:rPr>
          <w:t xml:space="preserve">280      linhas = []</w:t>
        </w:r>
      </w:ins>
    </w:p>
    <w:p>
      <w:pPr>
        <w:shd w:val="clear" w:color="auto" w:fill="F7F7F7"/>
        <w:spacing w:before="0" w:after="0" w:line="180" w:lineRule="exact"/>
        <w:ind w:left="0" w:firstLine="0"/>
        <w:jc w:val="left"/>
        <w:rPr>
          <w:ins w:id="886838" w:author="Claude" w:date="2026-10-07T12:00:00Z"/>
        </w:rPr>
      </w:pPr>
      <w:ins w:id="887119" w:author="Claude" w:date="2026-10-07T12:00:00Z">
        <w:r>
          <w:rPr>
            <w:rFonts w:ascii="Consolas" w:hAnsi="Consolas" w:cs="Consolas"/>
            <w:sz w:val="14"/>
            <w:szCs w:val="14"/>
          </w:rPr>
          <w:t xml:space="preserve">281      for r in requisitos:</w:t>
        </w:r>
      </w:ins>
    </w:p>
    <w:p>
      <w:pPr>
        <w:shd w:val="clear" w:color="auto" w:fill="F7F7F7"/>
        <w:spacing w:before="0" w:after="0" w:line="180" w:lineRule="exact"/>
        <w:ind w:left="0" w:firstLine="0"/>
        <w:jc w:val="left"/>
        <w:rPr>
          <w:ins w:id="886838" w:author="Claude" w:date="2026-10-07T12:00:00Z"/>
        </w:rPr>
      </w:pPr>
      <w:ins w:id="887120" w:author="Claude" w:date="2026-10-07T12:00:00Z">
        <w:r>
          <w:rPr>
            <w:rFonts w:ascii="Consolas" w:hAnsi="Consolas" w:cs="Consolas"/>
            <w:sz w:val="14"/>
            <w:szCs w:val="14"/>
          </w:rPr>
          <w:t xml:space="preserve">282          faltam_f = [f for f in r.funcoes if not _objeto_existe(f)]</w:t>
        </w:r>
      </w:ins>
    </w:p>
    <w:p>
      <w:pPr>
        <w:shd w:val="clear" w:color="auto" w:fill="F7F7F7"/>
        <w:spacing w:before="0" w:after="0" w:line="180" w:lineRule="exact"/>
        <w:ind w:left="0" w:firstLine="0"/>
        <w:jc w:val="left"/>
        <w:rPr>
          <w:ins w:id="886838" w:author="Claude" w:date="2026-10-07T12:00:00Z"/>
        </w:rPr>
      </w:pPr>
      <w:ins w:id="887121" w:author="Claude" w:date="2026-10-07T12:00:00Z">
        <w:r>
          <w:rPr>
            <w:rFonts w:ascii="Consolas" w:hAnsi="Consolas" w:cs="Consolas"/>
            <w:sz w:val="14"/>
            <w:szCs w:val="14"/>
          </w:rPr>
          <w:t xml:space="preserve">283          if existentes is None:</w:t>
        </w:r>
      </w:ins>
    </w:p>
    <w:p>
      <w:pPr>
        <w:shd w:val="clear" w:color="auto" w:fill="F7F7F7"/>
        <w:spacing w:before="0" w:after="0" w:line="180" w:lineRule="exact"/>
        <w:ind w:left="0" w:firstLine="0"/>
        <w:jc w:val="left"/>
        <w:rPr>
          <w:ins w:id="886838" w:author="Claude" w:date="2026-10-07T12:00:00Z"/>
        </w:rPr>
      </w:pPr>
      <w:ins w:id="887122" w:author="Claude" w:date="2026-10-07T12:00:00Z">
        <w:r>
          <w:rPr>
            <w:rFonts w:ascii="Consolas" w:hAnsi="Consolas" w:cs="Consolas"/>
            <w:sz w:val="14"/>
            <w:szCs w:val="14"/>
          </w:rPr>
          <w:t xml:space="preserve">284              faltam_t, conferido = [], False</w:t>
        </w:r>
      </w:ins>
    </w:p>
    <w:p>
      <w:pPr>
        <w:shd w:val="clear" w:color="auto" w:fill="F7F7F7"/>
        <w:spacing w:before="0" w:after="0" w:line="180" w:lineRule="exact"/>
        <w:ind w:left="0" w:firstLine="0"/>
        <w:jc w:val="left"/>
        <w:rPr>
          <w:ins w:id="886838" w:author="Claude" w:date="2026-10-07T12:00:00Z"/>
        </w:rPr>
      </w:pPr>
      <w:ins w:id="887123" w:author="Claude" w:date="2026-10-07T12:00:00Z">
        <w:r>
          <w:rPr>
            <w:rFonts w:ascii="Consolas" w:hAnsi="Consolas" w:cs="Consolas"/>
            <w:sz w:val="14"/>
            <w:szCs w:val="14"/>
          </w:rPr>
          <w:t xml:space="preserve">285          else:</w:t>
        </w:r>
      </w:ins>
    </w:p>
    <w:p>
      <w:pPr>
        <w:shd w:val="clear" w:color="auto" w:fill="F7F7F7"/>
        <w:spacing w:before="0" w:after="0" w:line="180" w:lineRule="exact"/>
        <w:ind w:left="0" w:firstLine="0"/>
        <w:jc w:val="left"/>
        <w:rPr>
          <w:ins w:id="886838" w:author="Claude" w:date="2026-10-07T12:00:00Z"/>
        </w:rPr>
      </w:pPr>
      <w:ins w:id="887124" w:author="Claude" w:date="2026-10-07T12:00:00Z">
        <w:r>
          <w:rPr>
            <w:rFonts w:ascii="Consolas" w:hAnsi="Consolas" w:cs="Consolas"/>
            <w:sz w:val="14"/>
            <w:szCs w:val="14"/>
          </w:rPr>
          <w:t xml:space="preserve">286              faltam_t = [t for t in r.testes if t.split("::")[1] not in existentes.get(t.split("::")[0], set())]</w:t>
        </w:r>
      </w:ins>
    </w:p>
    <w:p>
      <w:pPr>
        <w:shd w:val="clear" w:color="auto" w:fill="F7F7F7"/>
        <w:spacing w:before="0" w:after="0" w:line="180" w:lineRule="exact"/>
        <w:ind w:left="0" w:firstLine="0"/>
        <w:jc w:val="left"/>
        <w:rPr>
          <w:ins w:id="886838" w:author="Claude" w:date="2026-10-07T12:00:00Z"/>
        </w:rPr>
      </w:pPr>
      <w:ins w:id="887125" w:author="Claude" w:date="2026-10-07T12:00:00Z">
        <w:r>
          <w:rPr>
            <w:rFonts w:ascii="Consolas" w:hAnsi="Consolas" w:cs="Consolas"/>
            <w:sz w:val="14"/>
            <w:szCs w:val="14"/>
          </w:rPr>
          <w:t xml:space="preserve">287              conferido = True</w:t>
        </w:r>
      </w:ins>
    </w:p>
    <w:p>
      <w:pPr>
        <w:shd w:val="clear" w:color="auto" w:fill="F7F7F7"/>
        <w:spacing w:before="0" w:after="0" w:line="180" w:lineRule="exact"/>
        <w:ind w:left="0" w:firstLine="0"/>
        <w:jc w:val="left"/>
        <w:rPr>
          <w:ins w:id="886838" w:author="Claude" w:date="2026-10-07T12:00:00Z"/>
        </w:rPr>
      </w:pPr>
      <w:ins w:id="887126" w:author="Claude" w:date="2026-10-07T12:00:00Z">
        <w:r>
          <w:rPr>
            <w:rFonts w:ascii="Consolas" w:hAnsi="Consolas" w:cs="Consolas"/>
            <w:sz w:val="14"/>
            <w:szCs w:val="14"/>
          </w:rPr>
          <w:t xml:space="preserve">288          if faltam_f:</w:t>
        </w:r>
      </w:ins>
    </w:p>
    <w:p>
      <w:pPr>
        <w:shd w:val="clear" w:color="auto" w:fill="F7F7F7"/>
        <w:spacing w:before="0" w:after="0" w:line="180" w:lineRule="exact"/>
        <w:ind w:left="0" w:firstLine="0"/>
        <w:jc w:val="left"/>
        <w:rPr>
          <w:ins w:id="886838" w:author="Claude" w:date="2026-10-07T12:00:00Z"/>
        </w:rPr>
      </w:pPr>
      <w:ins w:id="887127" w:author="Claude" w:date="2026-10-07T12:00:00Z">
        <w:r>
          <w:rPr>
            <w:rFonts w:ascii="Consolas" w:hAnsi="Consolas" w:cs="Consolas"/>
            <w:sz w:val="14"/>
            <w:szCs w:val="14"/>
          </w:rPr>
          <w:t xml:space="preserve">289              situacao = "pendente"</w:t>
        </w:r>
      </w:ins>
    </w:p>
    <w:p>
      <w:pPr>
        <w:shd w:val="clear" w:color="auto" w:fill="F7F7F7"/>
        <w:spacing w:before="0" w:after="0" w:line="180" w:lineRule="exact"/>
        <w:ind w:left="0" w:firstLine="0"/>
        <w:jc w:val="left"/>
        <w:rPr>
          <w:ins w:id="886838" w:author="Claude" w:date="2026-10-07T12:00:00Z"/>
        </w:rPr>
      </w:pPr>
      <w:ins w:id="887128" w:author="Claude" w:date="2026-10-07T12:00:00Z">
        <w:r>
          <w:rPr>
            <w:rFonts w:ascii="Consolas" w:hAnsi="Consolas" w:cs="Consolas"/>
            <w:sz w:val="14"/>
            <w:szCs w:val="14"/>
          </w:rPr>
          <w:t xml:space="preserve">290          elif not r.testes or len(faltam_t) == len(r.testes):</w:t>
        </w:r>
      </w:ins>
    </w:p>
    <w:p>
      <w:pPr>
        <w:shd w:val="clear" w:color="auto" w:fill="F7F7F7"/>
        <w:spacing w:before="0" w:after="0" w:line="180" w:lineRule="exact"/>
        <w:ind w:left="0" w:firstLine="0"/>
        <w:jc w:val="left"/>
        <w:rPr>
          <w:ins w:id="886838" w:author="Claude" w:date="2026-10-07T12:00:00Z"/>
        </w:rPr>
      </w:pPr>
      <w:ins w:id="887129" w:author="Claude" w:date="2026-10-07T12:00:00Z">
        <w:r>
          <w:rPr>
            <w:rFonts w:ascii="Consolas" w:hAnsi="Consolas" w:cs="Consolas"/>
            <w:sz w:val="14"/>
            <w:szCs w:val="14"/>
          </w:rPr>
          <w:t xml:space="preserve">291              situacao = "implementado, sem teste"</w:t>
        </w:r>
      </w:ins>
    </w:p>
    <w:p>
      <w:pPr>
        <w:shd w:val="clear" w:color="auto" w:fill="F7F7F7"/>
        <w:spacing w:before="0" w:after="0" w:line="180" w:lineRule="exact"/>
        <w:ind w:left="0" w:firstLine="0"/>
        <w:jc w:val="left"/>
        <w:rPr>
          <w:ins w:id="886838" w:author="Claude" w:date="2026-10-07T12:00:00Z"/>
        </w:rPr>
      </w:pPr>
      <w:ins w:id="887130" w:author="Claude" w:date="2026-10-07T12:00:00Z">
        <w:r>
          <w:rPr>
            <w:rFonts w:ascii="Consolas" w:hAnsi="Consolas" w:cs="Consolas"/>
            <w:sz w:val="14"/>
            <w:szCs w:val="14"/>
          </w:rPr>
          <w:t xml:space="preserve">292          elif faltam_t:</w:t>
        </w:r>
      </w:ins>
    </w:p>
    <w:p>
      <w:pPr>
        <w:shd w:val="clear" w:color="auto" w:fill="F7F7F7"/>
        <w:spacing w:before="0" w:after="0" w:line="180" w:lineRule="exact"/>
        <w:ind w:left="0" w:firstLine="0"/>
        <w:jc w:val="left"/>
        <w:rPr>
          <w:ins w:id="886838" w:author="Claude" w:date="2026-10-07T12:00:00Z"/>
        </w:rPr>
      </w:pPr>
      <w:ins w:id="887131" w:author="Claude" w:date="2026-10-07T12:00:00Z">
        <w:r>
          <w:rPr>
            <w:rFonts w:ascii="Consolas" w:hAnsi="Consolas" w:cs="Consolas"/>
            <w:sz w:val="14"/>
            <w:szCs w:val="14"/>
          </w:rPr>
          <w:t xml:space="preserve">293              situacao = "implementado, testes incompletos"</w:t>
        </w:r>
      </w:ins>
    </w:p>
    <w:p>
      <w:pPr>
        <w:shd w:val="clear" w:color="auto" w:fill="F7F7F7"/>
        <w:spacing w:before="0" w:after="0" w:line="180" w:lineRule="exact"/>
        <w:ind w:left="0" w:firstLine="0"/>
        <w:jc w:val="left"/>
        <w:rPr>
          <w:ins w:id="886838" w:author="Claude" w:date="2026-10-07T12:00:00Z"/>
        </w:rPr>
      </w:pPr>
      <w:ins w:id="887132" w:author="Claude" w:date="2026-10-07T12:00:00Z">
        <w:r>
          <w:rPr>
            <w:rFonts w:ascii="Consolas" w:hAnsi="Consolas" w:cs="Consolas"/>
            <w:sz w:val="14"/>
            <w:szCs w:val="14"/>
          </w:rPr>
          <w:t xml:space="preserve">294          else:</w:t>
        </w:r>
      </w:ins>
    </w:p>
    <w:p>
      <w:pPr>
        <w:shd w:val="clear" w:color="auto" w:fill="F7F7F7"/>
        <w:spacing w:before="0" w:after="0" w:line="180" w:lineRule="exact"/>
        <w:ind w:left="0" w:firstLine="0"/>
        <w:jc w:val="left"/>
        <w:rPr>
          <w:ins w:id="886838" w:author="Claude" w:date="2026-10-07T12:00:00Z"/>
        </w:rPr>
      </w:pPr>
      <w:ins w:id="887133" w:author="Claude" w:date="2026-10-07T12:00:00Z">
        <w:r>
          <w:rPr>
            <w:rFonts w:ascii="Consolas" w:hAnsi="Consolas" w:cs="Consolas"/>
            <w:sz w:val="14"/>
            <w:szCs w:val="14"/>
          </w:rPr>
          <w:t xml:space="preserve">295              situacao = "implementado e verificado" if conferido else "implementado (testes não conferidos)"</w:t>
        </w:r>
      </w:ins>
    </w:p>
    <w:p>
      <w:pPr>
        <w:shd w:val="clear" w:color="auto" w:fill="F7F7F7"/>
        <w:spacing w:before="0" w:after="0" w:line="180" w:lineRule="exact"/>
        <w:ind w:left="0" w:firstLine="0"/>
        <w:jc w:val="left"/>
        <w:rPr>
          <w:ins w:id="886838" w:author="Claude" w:date="2026-10-07T12:00:00Z"/>
        </w:rPr>
      </w:pPr>
      <w:ins w:id="887134" w:author="Claude" w:date="2026-10-07T12:00:00Z">
        <w:r>
          <w:rPr>
            <w:rFonts w:ascii="Consolas" w:hAnsi="Consolas" w:cs="Consolas"/>
            <w:sz w:val="14"/>
            <w:szCs w:val="14"/>
          </w:rPr>
          <w:t xml:space="preserve">296          linhas.append({"Requisito": r.codigo, "Descrição": r.descricao, "Origem": r.origem,</w:t>
        </w:r>
      </w:ins>
    </w:p>
    <w:p>
      <w:pPr>
        <w:shd w:val="clear" w:color="auto" w:fill="F7F7F7"/>
        <w:spacing w:before="0" w:after="0" w:line="180" w:lineRule="exact"/>
        <w:ind w:left="0" w:firstLine="0"/>
        <w:jc w:val="left"/>
        <w:rPr>
          <w:ins w:id="886838" w:author="Claude" w:date="2026-10-07T12:00:00Z"/>
        </w:rPr>
      </w:pPr>
      <w:ins w:id="887135" w:author="Claude" w:date="2026-10-07T12:00:00Z">
        <w:r>
          <w:rPr>
            <w:rFonts w:ascii="Consolas" w:hAnsi="Consolas" w:cs="Consolas"/>
            <w:sz w:val="14"/>
            <w:szCs w:val="14"/>
          </w:rPr>
          <w:t xml:space="preserve">297                         "Funções": ", ".join(r.funcoes), "Testes": len(r.testes) - len(faltam_t),</w:t>
        </w:r>
      </w:ins>
    </w:p>
    <w:p>
      <w:pPr>
        <w:shd w:val="clear" w:color="auto" w:fill="F7F7F7"/>
        <w:spacing w:before="0" w:after="0" w:line="180" w:lineRule="exact"/>
        <w:ind w:left="0" w:firstLine="0"/>
        <w:jc w:val="left"/>
        <w:rPr>
          <w:ins w:id="886838" w:author="Claude" w:date="2026-10-07T12:00:00Z"/>
        </w:rPr>
      </w:pPr>
      <w:ins w:id="887136" w:author="Claude" w:date="2026-10-07T12:00:00Z">
        <w:r>
          <w:rPr>
            <w:rFonts w:ascii="Consolas" w:hAnsi="Consolas" w:cs="Consolas"/>
            <w:sz w:val="14"/>
            <w:szCs w:val="14"/>
          </w:rPr>
          <w:t xml:space="preserve">298                         "Faltando": "; ".join(faltam_f + faltam_t), "Situação": situacao})</w:t>
        </w:r>
      </w:ins>
    </w:p>
    <w:p>
      <w:pPr>
        <w:shd w:val="clear" w:color="auto" w:fill="F7F7F7"/>
        <w:spacing w:before="0" w:after="0" w:line="180" w:lineRule="exact"/>
        <w:ind w:left="0" w:firstLine="0"/>
        <w:jc w:val="left"/>
        <w:rPr>
          <w:ins w:id="886838" w:author="Claude" w:date="2026-10-07T12:00:00Z"/>
        </w:rPr>
      </w:pPr>
      <w:ins w:id="887137" w:author="Claude" w:date="2026-10-07T12:00:00Z">
        <w:r>
          <w:rPr>
            <w:rFonts w:ascii="Consolas" w:hAnsi="Consolas" w:cs="Consolas"/>
            <w:sz w:val="14"/>
            <w:szCs w:val="14"/>
          </w:rPr>
          <w:t xml:space="preserve">299      return pd.DataFrame(linhas)</w:t>
        </w:r>
      </w:ins>
    </w:p>
    <w:p>
      <w:pPr>
        <w:shd w:val="clear" w:color="auto" w:fill="F7F7F7"/>
        <w:spacing w:before="0" w:after="0" w:line="180" w:lineRule="exact"/>
        <w:ind w:left="0" w:firstLine="0"/>
        <w:jc w:val="left"/>
        <w:rPr>
          <w:ins w:id="886838" w:author="Claude" w:date="2026-10-07T12:00:00Z"/>
        </w:rPr>
      </w:pPr>
      <w:ins w:id="887138" w:author="Claude" w:date="2026-10-07T12:00:00Z">
        <w:r>
          <w:rPr>
            <w:rFonts w:ascii="Consolas" w:hAnsi="Consolas" w:cs="Consolas"/>
            <w:sz w:val="14"/>
            <w:szCs w:val="14"/>
          </w:rPr>
          <w:t xml:space="preserve">300  </w:t>
        </w:r>
      </w:ins>
    </w:p>
    <w:p>
      <w:pPr>
        <w:shd w:val="clear" w:color="auto" w:fill="F7F7F7"/>
        <w:spacing w:before="0" w:after="0" w:line="180" w:lineRule="exact"/>
        <w:ind w:left="0" w:firstLine="0"/>
        <w:jc w:val="left"/>
        <w:rPr>
          <w:ins w:id="886838" w:author="Claude" w:date="2026-10-07T12:00:00Z"/>
        </w:rPr>
      </w:pPr>
      <w:ins w:id="887139" w:author="Claude" w:date="2026-10-07T12:00:00Z">
        <w:r>
          <w:rPr>
            <w:rFonts w:ascii="Consolas" w:hAnsi="Consolas" w:cs="Consolas"/>
            <w:sz w:val="14"/>
            <w:szCs w:val="14"/>
          </w:rPr>
          <w:t xml:space="preserve">301  </w:t>
        </w:r>
      </w:ins>
    </w:p>
    <w:p>
      <w:pPr>
        <w:shd w:val="clear" w:color="auto" w:fill="F7F7F7"/>
        <w:spacing w:before="0" w:after="0" w:line="180" w:lineRule="exact"/>
        <w:ind w:left="0" w:firstLine="0"/>
        <w:jc w:val="left"/>
        <w:rPr>
          <w:ins w:id="886838" w:author="Claude" w:date="2026-10-07T12:00:00Z"/>
        </w:rPr>
      </w:pPr>
      <w:ins w:id="887140" w:author="Claude" w:date="2026-10-07T12:00:00Z">
        <w:r>
          <w:rPr>
            <w:rFonts w:ascii="Consolas" w:hAnsi="Consolas" w:cs="Consolas"/>
            <w:sz w:val="14"/>
            <w:szCs w:val="14"/>
          </w:rPr>
          <w:t xml:space="preserve">302  # ---------------------------------------------------------------------------</w:t>
        </w:r>
      </w:ins>
    </w:p>
    <w:p>
      <w:pPr>
        <w:shd w:val="clear" w:color="auto" w:fill="F7F7F7"/>
        <w:spacing w:before="0" w:after="0" w:line="180" w:lineRule="exact"/>
        <w:ind w:left="0" w:firstLine="0"/>
        <w:jc w:val="left"/>
        <w:rPr>
          <w:ins w:id="886838" w:author="Claude" w:date="2026-10-07T12:00:00Z"/>
        </w:rPr>
      </w:pPr>
      <w:ins w:id="887141" w:author="Claude" w:date="2026-10-07T12:00:00Z">
        <w:r>
          <w:rPr>
            <w:rFonts w:ascii="Consolas" w:hAnsi="Consolas" w:cs="Consolas"/>
            <w:sz w:val="14"/>
            <w:szCs w:val="14"/>
          </w:rPr>
          <w:t xml:space="preserve">303  # Etapa 9: aprendizagens explicitadas durante a construção</w:t>
        </w:r>
      </w:ins>
    </w:p>
    <w:p>
      <w:pPr>
        <w:shd w:val="clear" w:color="auto" w:fill="F7F7F7"/>
        <w:spacing w:before="0" w:after="0" w:line="180" w:lineRule="exact"/>
        <w:ind w:left="0" w:firstLine="0"/>
        <w:jc w:val="left"/>
        <w:rPr>
          <w:ins w:id="886838" w:author="Claude" w:date="2026-10-07T12:00:00Z"/>
        </w:rPr>
      </w:pPr>
      <w:ins w:id="887142" w:author="Claude" w:date="2026-10-07T12:00:00Z">
        <w:r>
          <w:rPr>
            <w:rFonts w:ascii="Consolas" w:hAnsi="Consolas" w:cs="Consolas"/>
            <w:sz w:val="14"/>
            <w:szCs w:val="14"/>
          </w:rPr>
          <w:t xml:space="preserve">304  # ---------------------------------------------------------------------------</w:t>
        </w:r>
      </w:ins>
    </w:p>
    <w:p>
      <w:pPr>
        <w:shd w:val="clear" w:color="auto" w:fill="F7F7F7"/>
        <w:spacing w:before="0" w:after="0" w:line="180" w:lineRule="exact"/>
        <w:ind w:left="0" w:firstLine="0"/>
        <w:jc w:val="left"/>
        <w:rPr>
          <w:ins w:id="886838" w:author="Claude" w:date="2026-10-07T12:00:00Z"/>
        </w:rPr>
      </w:pPr>
      <w:ins w:id="887143" w:author="Claude" w:date="2026-10-07T12:00:00Z">
        <w:r>
          <w:rPr>
            <w:rFonts w:ascii="Consolas" w:hAnsi="Consolas" w:cs="Consolas"/>
            <w:sz w:val="14"/>
            <w:szCs w:val="14"/>
          </w:rPr>
          <w:t xml:space="preserve">305  </w:t>
        </w:r>
      </w:ins>
    </w:p>
    <w:p>
      <w:pPr>
        <w:shd w:val="clear" w:color="auto" w:fill="F7F7F7"/>
        <w:spacing w:before="0" w:after="0" w:line="180" w:lineRule="exact"/>
        <w:ind w:left="0" w:firstLine="0"/>
        <w:jc w:val="left"/>
        <w:rPr>
          <w:ins w:id="886838" w:author="Claude" w:date="2026-10-07T12:00:00Z"/>
        </w:rPr>
      </w:pPr>
      <w:ins w:id="887144" w:author="Claude" w:date="2026-10-07T12:00:00Z">
        <w:r>
          <w:rPr>
            <w:rFonts w:ascii="Consolas" w:hAnsi="Consolas" w:cs="Consolas"/>
            <w:sz w:val="14"/>
            <w:szCs w:val="14"/>
          </w:rPr>
          <w:t xml:space="preserve">306  @dataclass(frozen=True)</w:t>
        </w:r>
      </w:ins>
    </w:p>
    <w:p>
      <w:pPr>
        <w:shd w:val="clear" w:color="auto" w:fill="F7F7F7"/>
        <w:spacing w:before="0" w:after="0" w:line="180" w:lineRule="exact"/>
        <w:ind w:left="0" w:firstLine="0"/>
        <w:jc w:val="left"/>
        <w:rPr>
          <w:ins w:id="886838" w:author="Claude" w:date="2026-10-07T12:00:00Z"/>
        </w:rPr>
      </w:pPr>
      <w:ins w:id="887145" w:author="Claude" w:date="2026-10-07T12:00:00Z">
        <w:r>
          <w:rPr>
            <w:rFonts w:ascii="Consolas" w:hAnsi="Consolas" w:cs="Consolas"/>
            <w:sz w:val="14"/>
            <w:szCs w:val="14"/>
          </w:rPr>
          <w:t xml:space="preserve">307  class Aprendizagem:</w:t>
        </w:r>
      </w:ins>
    </w:p>
    <w:p>
      <w:pPr>
        <w:shd w:val="clear" w:color="auto" w:fill="F7F7F7"/>
        <w:spacing w:before="0" w:after="0" w:line="180" w:lineRule="exact"/>
        <w:ind w:left="0" w:firstLine="0"/>
        <w:jc w:val="left"/>
        <w:rPr>
          <w:ins w:id="886838" w:author="Claude" w:date="2026-10-07T12:00:00Z"/>
        </w:rPr>
      </w:pPr>
      <w:ins w:id="887146" w:author="Claude" w:date="2026-10-07T12:00:00Z">
        <w:r>
          <w:rPr>
            <w:rFonts w:ascii="Consolas" w:hAnsi="Consolas" w:cs="Consolas"/>
            <w:sz w:val="14"/>
            <w:szCs w:val="14"/>
          </w:rPr>
          <w:t xml:space="preserve">308      numero: int</w:t>
        </w:r>
      </w:ins>
    </w:p>
    <w:p>
      <w:pPr>
        <w:shd w:val="clear" w:color="auto" w:fill="F7F7F7"/>
        <w:spacing w:before="0" w:after="0" w:line="180" w:lineRule="exact"/>
        <w:ind w:left="0" w:firstLine="0"/>
        <w:jc w:val="left"/>
        <w:rPr>
          <w:ins w:id="886838" w:author="Claude" w:date="2026-10-07T12:00:00Z"/>
        </w:rPr>
      </w:pPr>
      <w:ins w:id="887147" w:author="Claude" w:date="2026-10-07T12:00:00Z">
        <w:r>
          <w:rPr>
            <w:rFonts w:ascii="Consolas" w:hAnsi="Consolas" w:cs="Consolas"/>
            <w:sz w:val="14"/>
            <w:szCs w:val="14"/>
          </w:rPr>
          <w:t xml:space="preserve">309      dificuldade: str               # o que foi observado</w:t>
        </w:r>
      </w:ins>
    </w:p>
    <w:p>
      <w:pPr>
        <w:shd w:val="clear" w:color="auto" w:fill="F7F7F7"/>
        <w:spacing w:before="0" w:after="0" w:line="180" w:lineRule="exact"/>
        <w:ind w:left="0" w:firstLine="0"/>
        <w:jc w:val="left"/>
        <w:rPr>
          <w:ins w:id="886838" w:author="Claude" w:date="2026-10-07T12:00:00Z"/>
        </w:rPr>
      </w:pPr>
      <w:ins w:id="887148" w:author="Claude" w:date="2026-10-07T12:00:00Z">
        <w:r>
          <w:rPr>
            <w:rFonts w:ascii="Consolas" w:hAnsi="Consolas" w:cs="Consolas"/>
            <w:sz w:val="14"/>
            <w:szCs w:val="14"/>
          </w:rPr>
          <w:t xml:space="preserve">310      causa: str                     # por que ocorria</w:t>
        </w:r>
      </w:ins>
    </w:p>
    <w:p>
      <w:pPr>
        <w:shd w:val="clear" w:color="auto" w:fill="F7F7F7"/>
        <w:spacing w:before="0" w:after="0" w:line="180" w:lineRule="exact"/>
        <w:ind w:left="0" w:firstLine="0"/>
        <w:jc w:val="left"/>
        <w:rPr>
          <w:ins w:id="886838" w:author="Claude" w:date="2026-10-07T12:00:00Z"/>
        </w:rPr>
      </w:pPr>
      <w:ins w:id="887149" w:author="Claude" w:date="2026-10-07T12:00:00Z">
        <w:r>
          <w:rPr>
            <w:rFonts w:ascii="Consolas" w:hAnsi="Consolas" w:cs="Consolas"/>
            <w:sz w:val="14"/>
            <w:szCs w:val="14"/>
          </w:rPr>
          <w:t xml:space="preserve">311      decisao: str                   # o que mudou no artefato</w:t>
        </w:r>
      </w:ins>
    </w:p>
    <w:p>
      <w:pPr>
        <w:shd w:val="clear" w:color="auto" w:fill="F7F7F7"/>
        <w:spacing w:before="0" w:after="0" w:line="180" w:lineRule="exact"/>
        <w:ind w:left="0" w:firstLine="0"/>
        <w:jc w:val="left"/>
        <w:rPr>
          <w:ins w:id="886838" w:author="Claude" w:date="2026-10-07T12:00:00Z"/>
        </w:rPr>
      </w:pPr>
      <w:ins w:id="887150" w:author="Claude" w:date="2026-10-07T12:00:00Z">
        <w:r>
          <w:rPr>
            <w:rFonts w:ascii="Consolas" w:hAnsi="Consolas" w:cs="Consolas"/>
            <w:sz w:val="14"/>
            <w:szCs w:val="14"/>
          </w:rPr>
          <w:t xml:space="preserve">312      evidencia: str                 # teste ou função que impede a regressão</w:t>
        </w:r>
      </w:ins>
    </w:p>
    <w:p>
      <w:pPr>
        <w:shd w:val="clear" w:color="auto" w:fill="F7F7F7"/>
        <w:spacing w:before="0" w:after="0" w:line="180" w:lineRule="exact"/>
        <w:ind w:left="0" w:firstLine="0"/>
        <w:jc w:val="left"/>
        <w:rPr>
          <w:ins w:id="886838" w:author="Claude" w:date="2026-10-07T12:00:00Z"/>
        </w:rPr>
      </w:pPr>
      <w:ins w:id="887151" w:author="Claude" w:date="2026-10-07T12:00:00Z">
        <w:r>
          <w:rPr>
            <w:rFonts w:ascii="Consolas" w:hAnsi="Consolas" w:cs="Consolas"/>
            <w:sz w:val="14"/>
            <w:szCs w:val="14"/>
          </w:rPr>
          <w:t xml:space="preserve">313  </w:t>
        </w:r>
      </w:ins>
    </w:p>
    <w:p>
      <w:pPr>
        <w:shd w:val="clear" w:color="auto" w:fill="F7F7F7"/>
        <w:spacing w:before="0" w:after="0" w:line="180" w:lineRule="exact"/>
        <w:ind w:left="0" w:firstLine="0"/>
        <w:jc w:val="left"/>
        <w:rPr>
          <w:ins w:id="886838" w:author="Claude" w:date="2026-10-07T12:00:00Z"/>
        </w:rPr>
      </w:pPr>
      <w:ins w:id="887152" w:author="Claude" w:date="2026-10-07T12:00:00Z">
        <w:r>
          <w:rPr>
            <w:rFonts w:ascii="Consolas" w:hAnsi="Consolas" w:cs="Consolas"/>
            <w:sz w:val="14"/>
            <w:szCs w:val="14"/>
          </w:rPr>
          <w:t xml:space="preserve">314  </w:t>
        </w:r>
      </w:ins>
    </w:p>
    <w:p>
      <w:pPr>
        <w:shd w:val="clear" w:color="auto" w:fill="F7F7F7"/>
        <w:spacing w:before="0" w:after="0" w:line="180" w:lineRule="exact"/>
        <w:ind w:left="0" w:firstLine="0"/>
        <w:jc w:val="left"/>
        <w:rPr>
          <w:ins w:id="886838" w:author="Claude" w:date="2026-10-07T12:00:00Z"/>
        </w:rPr>
      </w:pPr>
      <w:ins w:id="887153" w:author="Claude" w:date="2026-10-07T12:00:00Z">
        <w:r>
          <w:rPr>
            <w:rFonts w:ascii="Consolas" w:hAnsi="Consolas" w:cs="Consolas"/>
            <w:sz w:val="14"/>
            <w:szCs w:val="14"/>
          </w:rPr>
          <w:t xml:space="preserve">315  APRENDIZAGENS: Tuple[Aprendizagem, ...] = (</w:t>
        </w:r>
      </w:ins>
    </w:p>
    <w:p>
      <w:pPr>
        <w:shd w:val="clear" w:color="auto" w:fill="F7F7F7"/>
        <w:spacing w:before="0" w:after="0" w:line="180" w:lineRule="exact"/>
        <w:ind w:left="0" w:firstLine="0"/>
        <w:jc w:val="left"/>
        <w:rPr>
          <w:ins w:id="886838" w:author="Claude" w:date="2026-10-07T12:00:00Z"/>
        </w:rPr>
      </w:pPr>
      <w:ins w:id="887154" w:author="Claude" w:date="2026-10-07T12:00:00Z">
        <w:r>
          <w:rPr>
            <w:rFonts w:ascii="Consolas" w:hAnsi="Consolas" w:cs="Consolas"/>
            <w:sz w:val="14"/>
            <w:szCs w:val="14"/>
          </w:rPr>
          <w:t xml:space="preserve">316      Aprendizagem(1, "Na Rev. 186, a média do VPL simulado ficava acima do VPL determinístico, mesmo com riscos "</w:t>
        </w:r>
      </w:ins>
    </w:p>
    <w:p>
      <w:pPr>
        <w:shd w:val="clear" w:color="auto" w:fill="F7F7F7"/>
        <w:spacing w:before="0" w:after="0" w:line="180" w:lineRule="exact"/>
        <w:ind w:left="0" w:firstLine="0"/>
        <w:jc w:val="left"/>
        <w:rPr>
          <w:ins w:id="886838" w:author="Claude" w:date="2026-10-07T12:00:00Z"/>
        </w:rPr>
      </w:pPr>
      <w:ins w:id="887155" w:author="Claude" w:date="2026-10-07T12:00:00Z">
        <w:r>
          <w:rPr>
            <w:rFonts w:ascii="Consolas" w:hAnsi="Consolas" w:cs="Consolas"/>
            <w:sz w:val="14"/>
            <w:szCs w:val="14"/>
          </w:rPr>
          <w:t xml:space="preserve">317                      "desfavoráveis.",</w:t>
        </w:r>
      </w:ins>
    </w:p>
    <w:p>
      <w:pPr>
        <w:shd w:val="clear" w:color="auto" w:fill="F7F7F7"/>
        <w:spacing w:before="0" w:after="0" w:line="180" w:lineRule="exact"/>
        <w:ind w:left="0" w:firstLine="0"/>
        <w:jc w:val="left"/>
        <w:rPr>
          <w:ins w:id="886838" w:author="Claude" w:date="2026-10-07T12:00:00Z"/>
        </w:rPr>
      </w:pPr>
      <w:ins w:id="887156" w:author="Claude" w:date="2026-10-07T12:00:00Z">
        <w:r>
          <w:rPr>
            <w:rFonts w:ascii="Consolas" w:hAnsi="Consolas" w:cs="Consolas"/>
            <w:sz w:val="14"/>
            <w:szCs w:val="14"/>
          </w:rPr>
          <w:t xml:space="preserve">318                   "Monte Carlo usava um modelo anual simplificado, diferente do modelo mensal determinístico.",</w:t>
        </w:r>
      </w:ins>
    </w:p>
    <w:p>
      <w:pPr>
        <w:shd w:val="clear" w:color="auto" w:fill="F7F7F7"/>
        <w:spacing w:before="0" w:after="0" w:line="180" w:lineRule="exact"/>
        <w:ind w:left="0" w:firstLine="0"/>
        <w:jc w:val="left"/>
        <w:rPr>
          <w:ins w:id="886838" w:author="Claude" w:date="2026-10-07T12:00:00Z"/>
        </w:rPr>
      </w:pPr>
      <w:ins w:id="887157" w:author="Claude" w:date="2026-10-07T12:00:00Z">
        <w:r>
          <w:rPr>
            <w:rFonts w:ascii="Consolas" w:hAnsi="Consolas" w:cs="Consolas"/>
            <w:sz w:val="14"/>
            <w:szCs w:val="14"/>
          </w:rPr>
          <w:t xml:space="preserve">319                   "Motor único vetorizado: o mesmo código produz o resultado pontual (n = 1) e a simulação (n = 10.000).",</w:t>
        </w:r>
      </w:ins>
    </w:p>
    <w:p>
      <w:pPr>
        <w:shd w:val="clear" w:color="auto" w:fill="F7F7F7"/>
        <w:spacing w:before="0" w:after="0" w:line="180" w:lineRule="exact"/>
        <w:ind w:left="0" w:firstLine="0"/>
        <w:jc w:val="left"/>
        <w:rPr>
          <w:ins w:id="886838" w:author="Claude" w:date="2026-10-07T12:00:00Z"/>
        </w:rPr>
      </w:pPr>
      <w:ins w:id="887158" w:author="Claude" w:date="2026-10-07T12:00:00Z">
        <w:r>
          <w:rPr>
            <w:rFonts w:ascii="Consolas" w:hAnsi="Consolas" w:cs="Consolas"/>
            <w:sz w:val="14"/>
            <w:szCs w:val="14"/>
          </w:rPr>
          <w:t xml:space="preserve">320                   "test_evteas.py::test_monte_carlo_degenerado_igual_deterministico"),</w:t>
        </w:r>
      </w:ins>
    </w:p>
    <w:p>
      <w:pPr>
        <w:shd w:val="clear" w:color="auto" w:fill="F7F7F7"/>
        <w:spacing w:before="0" w:after="0" w:line="180" w:lineRule="exact"/>
        <w:ind w:left="0" w:firstLine="0"/>
        <w:jc w:val="left"/>
        <w:rPr>
          <w:ins w:id="886838" w:author="Claude" w:date="2026-10-07T12:00:00Z"/>
        </w:rPr>
      </w:pPr>
      <w:ins w:id="887159" w:author="Claude" w:date="2026-10-07T12:00:00Z">
        <w:r>
          <w:rPr>
            <w:rFonts w:ascii="Consolas" w:hAnsi="Consolas" w:cs="Consolas"/>
            <w:sz w:val="14"/>
            <w:szCs w:val="14"/>
          </w:rPr>
          <w:t xml:space="preserve">321      Aprendizagem(2, "TIR reportada como −0,95 em fluxos sem raiz, confundida com um resultado.",</w:t>
        </w:r>
      </w:ins>
    </w:p>
    <w:p>
      <w:pPr>
        <w:shd w:val="clear" w:color="auto" w:fill="F7F7F7"/>
        <w:spacing w:before="0" w:after="0" w:line="180" w:lineRule="exact"/>
        <w:ind w:left="0" w:firstLine="0"/>
        <w:jc w:val="left"/>
        <w:rPr>
          <w:ins w:id="886838" w:author="Claude" w:date="2026-10-07T12:00:00Z"/>
        </w:rPr>
      </w:pPr>
      <w:ins w:id="887160" w:author="Claude" w:date="2026-10-07T12:00:00Z">
        <w:r>
          <w:rPr>
            <w:rFonts w:ascii="Consolas" w:hAnsi="Consolas" w:cs="Consolas"/>
            <w:sz w:val="14"/>
            <w:szCs w:val="14"/>
          </w:rPr>
          <w:t xml:space="preserve">322                   "A bisseção devolvia o limite do intervalo quando não havia troca de sinal.",</w:t>
        </w:r>
      </w:ins>
    </w:p>
    <w:p>
      <w:pPr>
        <w:shd w:val="clear" w:color="auto" w:fill="F7F7F7"/>
        <w:spacing w:before="0" w:after="0" w:line="180" w:lineRule="exact"/>
        <w:ind w:left="0" w:firstLine="0"/>
        <w:jc w:val="left"/>
        <w:rPr>
          <w:ins w:id="886838" w:author="Claude" w:date="2026-10-07T12:00:00Z"/>
        </w:rPr>
      </w:pPr>
      <w:ins w:id="887161" w:author="Claude" w:date="2026-10-07T12:00:00Z">
        <w:r>
          <w:rPr>
            <w:rFonts w:ascii="Consolas" w:hAnsi="Consolas" w:cs="Consolas"/>
            <w:sz w:val="14"/>
            <w:szCs w:val="14"/>
          </w:rPr>
          <w:t xml:space="preserve">323                   "Varredura de malha seguida de bisseção, sempre com diagnóstico (convencional, múltiplas, sem solução).",</w:t>
        </w:r>
      </w:ins>
    </w:p>
    <w:p>
      <w:pPr>
        <w:shd w:val="clear" w:color="auto" w:fill="F7F7F7"/>
        <w:spacing w:before="0" w:after="0" w:line="180" w:lineRule="exact"/>
        <w:ind w:left="0" w:firstLine="0"/>
        <w:jc w:val="left"/>
        <w:rPr>
          <w:ins w:id="886838" w:author="Claude" w:date="2026-10-07T12:00:00Z"/>
        </w:rPr>
      </w:pPr>
      <w:ins w:id="887162" w:author="Claude" w:date="2026-10-07T12:00:00Z">
        <w:r>
          <w:rPr>
            <w:rFonts w:ascii="Consolas" w:hAnsi="Consolas" w:cs="Consolas"/>
            <w:sz w:val="14"/>
            <w:szCs w:val="14"/>
          </w:rPr>
          <w:t xml:space="preserve">324                   "test_evteas.py::test_tir_sem_solucao_nao_vira_limite_numerico"),</w:t>
        </w:r>
      </w:ins>
    </w:p>
    <w:p>
      <w:pPr>
        <w:shd w:val="clear" w:color="auto" w:fill="F7F7F7"/>
        <w:spacing w:before="0" w:after="0" w:line="180" w:lineRule="exact"/>
        <w:ind w:left="0" w:firstLine="0"/>
        <w:jc w:val="left"/>
        <w:rPr>
          <w:ins w:id="886838" w:author="Claude" w:date="2026-10-07T12:00:00Z"/>
        </w:rPr>
      </w:pPr>
      <w:ins w:id="887163" w:author="Claude" w:date="2026-10-07T12:00:00Z">
        <w:r>
          <w:rPr>
            <w:rFonts w:ascii="Consolas" w:hAnsi="Consolas" w:cs="Consolas"/>
            <w:sz w:val="14"/>
            <w:szCs w:val="14"/>
          </w:rPr>
          <w:t xml:space="preserve">325      Aprendizagem(3, "Ecoeficiência igual a zero em projetos com prejuízo.",</w:t>
        </w:r>
      </w:ins>
    </w:p>
    <w:p>
      <w:pPr>
        <w:shd w:val="clear" w:color="auto" w:fill="F7F7F7"/>
        <w:spacing w:before="0" w:after="0" w:line="180" w:lineRule="exact"/>
        <w:ind w:left="0" w:firstLine="0"/>
        <w:jc w:val="left"/>
        <w:rPr>
          <w:ins w:id="886838" w:author="Claude" w:date="2026-10-07T12:00:00Z"/>
        </w:rPr>
      </w:pPr>
      <w:ins w:id="887164" w:author="Claude" w:date="2026-10-07T12:00:00Z">
        <w:r>
          <w:rPr>
            <w:rFonts w:ascii="Consolas" w:hAnsi="Consolas" w:cs="Consolas"/>
            <w:sz w:val="14"/>
            <w:szCs w:val="14"/>
          </w:rPr>
          <w:t xml:space="preserve">326                   "O numerador era zerado quando o lucro era negativo.",</w:t>
        </w:r>
      </w:ins>
    </w:p>
    <w:p>
      <w:pPr>
        <w:shd w:val="clear" w:color="auto" w:fill="F7F7F7"/>
        <w:spacing w:before="0" w:after="0" w:line="180" w:lineRule="exact"/>
        <w:ind w:left="0" w:firstLine="0"/>
        <w:jc w:val="left"/>
        <w:rPr>
          <w:ins w:id="886838" w:author="Claude" w:date="2026-10-07T12:00:00Z"/>
        </w:rPr>
      </w:pPr>
      <w:ins w:id="887165" w:author="Claude" w:date="2026-10-07T12:00:00Z">
        <w:r>
          <w:rPr>
            <w:rFonts w:ascii="Consolas" w:hAnsi="Consolas" w:cs="Consolas"/>
            <w:sz w:val="14"/>
            <w:szCs w:val="14"/>
          </w:rPr>
          <w:t xml:space="preserve">327                   "Ecoeficiência como valor adicionado por impacto (WBCSD, 2000), declarada indefinida se não positivo.",</w:t>
        </w:r>
      </w:ins>
    </w:p>
    <w:p>
      <w:pPr>
        <w:shd w:val="clear" w:color="auto" w:fill="F7F7F7"/>
        <w:spacing w:before="0" w:after="0" w:line="180" w:lineRule="exact"/>
        <w:ind w:left="0" w:firstLine="0"/>
        <w:jc w:val="left"/>
        <w:rPr>
          <w:ins w:id="886838" w:author="Claude" w:date="2026-10-07T12:00:00Z"/>
        </w:rPr>
      </w:pPr>
      <w:ins w:id="887166" w:author="Claude" w:date="2026-10-07T12:00:00Z">
        <w:r>
          <w:rPr>
            <w:rFonts w:ascii="Consolas" w:hAnsi="Consolas" w:cs="Consolas"/>
            <w:sz w:val="14"/>
            <w:szCs w:val="14"/>
          </w:rPr>
          <w:t xml:space="preserve">328                   "test_evteas.py::test_ecoeficiencia_indefinida_quando_va_negativo"),</w:t>
        </w:r>
      </w:ins>
    </w:p>
    <w:p>
      <w:pPr>
        <w:shd w:val="clear" w:color="auto" w:fill="F7F7F7"/>
        <w:spacing w:before="0" w:after="0" w:line="180" w:lineRule="exact"/>
        <w:ind w:left="0" w:firstLine="0"/>
        <w:jc w:val="left"/>
        <w:rPr>
          <w:ins w:id="886838" w:author="Claude" w:date="2026-10-07T12:00:00Z"/>
        </w:rPr>
      </w:pPr>
      <w:ins w:id="887167" w:author="Claude" w:date="2026-10-07T12:00:00Z">
        <w:r>
          <w:rPr>
            <w:rFonts w:ascii="Consolas" w:hAnsi="Consolas" w:cs="Consolas"/>
            <w:sz w:val="14"/>
            <w:szCs w:val="14"/>
          </w:rPr>
          <w:t xml:space="preserve">329      Aprendizagem(4, "RVL e OEE divergiam das fórmulas do Quadro 5.",</w:t>
        </w:r>
      </w:ins>
    </w:p>
    <w:p>
      <w:pPr>
        <w:shd w:val="clear" w:color="auto" w:fill="F7F7F7"/>
        <w:spacing w:before="0" w:after="0" w:line="180" w:lineRule="exact"/>
        <w:ind w:left="0" w:firstLine="0"/>
        <w:jc w:val="left"/>
        <w:rPr>
          <w:ins w:id="886838" w:author="Claude" w:date="2026-10-07T12:00:00Z"/>
        </w:rPr>
      </w:pPr>
      <w:ins w:id="887168" w:author="Claude" w:date="2026-10-07T12:00:00Z">
        <w:r>
          <w:rPr>
            <w:rFonts w:ascii="Consolas" w:hAnsi="Consolas" w:cs="Consolas"/>
            <w:sz w:val="14"/>
            <w:szCs w:val="14"/>
          </w:rPr>
          <w:t xml:space="preserve">330                   "A RVL era dividida pela receita e a qualidade do OEE era um parâmetro independente.",</w:t>
        </w:r>
      </w:ins>
    </w:p>
    <w:p>
      <w:pPr>
        <w:shd w:val="clear" w:color="auto" w:fill="F7F7F7"/>
        <w:spacing w:before="0" w:after="0" w:line="180" w:lineRule="exact"/>
        <w:ind w:left="0" w:firstLine="0"/>
        <w:jc w:val="left"/>
        <w:rPr>
          <w:ins w:id="886838" w:author="Claude" w:date="2026-10-07T12:00:00Z"/>
        </w:rPr>
      </w:pPr>
      <w:ins w:id="887169" w:author="Claude" w:date="2026-10-07T12:00:00Z">
        <w:r>
          <w:rPr>
            <w:rFonts w:ascii="Consolas" w:hAnsi="Consolas" w:cs="Consolas"/>
            <w:sz w:val="14"/>
            <w:szCs w:val="14"/>
          </w:rPr>
          <w:t xml:space="preserve">331                   "RVL sobre o custo operacional; qualidade do OEE igual à sobrevivência.",</w:t>
        </w:r>
      </w:ins>
    </w:p>
    <w:p>
      <w:pPr>
        <w:shd w:val="clear" w:color="auto" w:fill="F7F7F7"/>
        <w:spacing w:before="0" w:after="0" w:line="180" w:lineRule="exact"/>
        <w:ind w:left="0" w:firstLine="0"/>
        <w:jc w:val="left"/>
        <w:rPr>
          <w:ins w:id="886838" w:author="Claude" w:date="2026-10-07T12:00:00Z"/>
        </w:rPr>
      </w:pPr>
      <w:ins w:id="887170" w:author="Claude" w:date="2026-10-07T12:00:00Z">
        <w:r>
          <w:rPr>
            <w:rFonts w:ascii="Consolas" w:hAnsi="Consolas" w:cs="Consolas"/>
            <w:sz w:val="14"/>
            <w:szCs w:val="14"/>
          </w:rPr>
          <w:t xml:space="preserve">332                   "test_social_lean_green.py::test_rvl_segue_formula_do_quadro_5"),</w:t>
        </w:r>
      </w:ins>
    </w:p>
    <w:p>
      <w:pPr>
        <w:shd w:val="clear" w:color="auto" w:fill="F7F7F7"/>
        <w:spacing w:before="0" w:after="0" w:line="180" w:lineRule="exact"/>
        <w:ind w:left="0" w:firstLine="0"/>
        <w:jc w:val="left"/>
        <w:rPr>
          <w:ins w:id="886838" w:author="Claude" w:date="2026-10-07T12:00:00Z"/>
        </w:rPr>
      </w:pPr>
      <w:ins w:id="887171" w:author="Claude" w:date="2026-10-07T12:00:00Z">
        <w:r>
          <w:rPr>
            <w:rFonts w:ascii="Consolas" w:hAnsi="Consolas" w:cs="Consolas"/>
            <w:sz w:val="14"/>
            <w:szCs w:val="14"/>
          </w:rPr>
          <w:t xml:space="preserve">333      Aprendizagem(5, "Rotinas de AHP e TOPSIS existiam, mas não eram chamadas pelo pipeline.",</w:t>
        </w:r>
      </w:ins>
    </w:p>
    <w:p>
      <w:pPr>
        <w:shd w:val="clear" w:color="auto" w:fill="F7F7F7"/>
        <w:spacing w:before="0" w:after="0" w:line="180" w:lineRule="exact"/>
        <w:ind w:left="0" w:firstLine="0"/>
        <w:jc w:val="left"/>
        <w:rPr>
          <w:ins w:id="886838" w:author="Claude" w:date="2026-10-07T12:00:00Z"/>
        </w:rPr>
      </w:pPr>
      <w:ins w:id="887172" w:author="Claude" w:date="2026-10-07T12:00:00Z">
        <w:r>
          <w:rPr>
            <w:rFonts w:ascii="Consolas" w:hAnsi="Consolas" w:cs="Consolas"/>
            <w:sz w:val="14"/>
            <w:szCs w:val="14"/>
          </w:rPr>
          <w:t xml:space="preserve">334                   "Funções desenvolvidas sem requisito e sem teste que as exigisse.",</w:t>
        </w:r>
      </w:ins>
    </w:p>
    <w:p>
      <w:pPr>
        <w:shd w:val="clear" w:color="auto" w:fill="F7F7F7"/>
        <w:spacing w:before="0" w:after="0" w:line="180" w:lineRule="exact"/>
        <w:ind w:left="0" w:firstLine="0"/>
        <w:jc w:val="left"/>
        <w:rPr>
          <w:ins w:id="886838" w:author="Claude" w:date="2026-10-07T12:00:00Z"/>
        </w:rPr>
      </w:pPr>
      <w:ins w:id="887173" w:author="Claude" w:date="2026-10-07T12:00:00Z">
        <w:r>
          <w:rPr>
            <w:rFonts w:ascii="Consolas" w:hAnsi="Consolas" w:cs="Consolas"/>
            <w:sz w:val="14"/>
            <w:szCs w:val="14"/>
          </w:rPr>
          <w:t xml:space="preserve">335                   "Rastreabilidade requisito → função → teste; AHP e TOPSIS integrados ao fluxo.",</w:t>
        </w:r>
      </w:ins>
    </w:p>
    <w:p>
      <w:pPr>
        <w:shd w:val="clear" w:color="auto" w:fill="F7F7F7"/>
        <w:spacing w:before="0" w:after="0" w:line="180" w:lineRule="exact"/>
        <w:ind w:left="0" w:firstLine="0"/>
        <w:jc w:val="left"/>
        <w:rPr>
          <w:ins w:id="886838" w:author="Claude" w:date="2026-10-07T12:00:00Z"/>
        </w:rPr>
      </w:pPr>
      <w:ins w:id="887174" w:author="Claude" w:date="2026-10-07T12:00:00Z">
        <w:r>
          <w:rPr>
            <w:rFonts w:ascii="Consolas" w:hAnsi="Consolas" w:cs="Consolas"/>
            <w:sz w:val="14"/>
            <w:szCs w:val="14"/>
          </w:rPr>
          <w:t xml:space="preserve">336                   "test_evteas.py::test_pipeline_com_pesos_likert_e_ahp"),</w:t>
        </w:r>
      </w:ins>
    </w:p>
    <w:p>
      <w:pPr>
        <w:shd w:val="clear" w:color="auto" w:fill="F7F7F7"/>
        <w:spacing w:before="0" w:after="0" w:line="180" w:lineRule="exact"/>
        <w:ind w:left="0" w:firstLine="0"/>
        <w:jc w:val="left"/>
        <w:rPr>
          <w:ins w:id="886838" w:author="Claude" w:date="2026-10-07T12:00:00Z"/>
        </w:rPr>
      </w:pPr>
      <w:ins w:id="887175" w:author="Claude" w:date="2026-10-07T12:00:00Z">
        <w:r>
          <w:rPr>
            <w:rFonts w:ascii="Consolas" w:hAnsi="Consolas" w:cs="Consolas"/>
            <w:sz w:val="14"/>
            <w:szCs w:val="14"/>
          </w:rPr>
          <w:t xml:space="preserve">337      Aprendizagem(6, "O notebook produzia resultados ao ser executado, antes de o usuário informar o projeto.",</w:t>
        </w:r>
      </w:ins>
    </w:p>
    <w:p>
      <w:pPr>
        <w:shd w:val="clear" w:color="auto" w:fill="F7F7F7"/>
        <w:spacing w:before="0" w:after="0" w:line="180" w:lineRule="exact"/>
        <w:ind w:left="0" w:firstLine="0"/>
        <w:jc w:val="left"/>
        <w:rPr>
          <w:ins w:id="886838" w:author="Claude" w:date="2026-10-07T12:00:00Z"/>
        </w:rPr>
      </w:pPr>
      <w:ins w:id="887176" w:author="Claude" w:date="2026-10-07T12:00:00Z">
        <w:r>
          <w:rPr>
            <w:rFonts w:ascii="Consolas" w:hAnsi="Consolas" w:cs="Consolas"/>
            <w:sz w:val="14"/>
            <w:szCs w:val="14"/>
          </w:rPr>
          <w:t xml:space="preserve">338                   "Premissas do caso ilustrativo funcionavam como valores padrão silenciosos.",</w:t>
        </w:r>
      </w:ins>
    </w:p>
    <w:p>
      <w:pPr>
        <w:shd w:val="clear" w:color="auto" w:fill="F7F7F7"/>
        <w:spacing w:before="0" w:after="0" w:line="180" w:lineRule="exact"/>
        <w:ind w:left="0" w:firstLine="0"/>
        <w:jc w:val="left"/>
        <w:rPr>
          <w:ins w:id="886838" w:author="Claude" w:date="2026-10-07T12:00:00Z"/>
        </w:rPr>
      </w:pPr>
      <w:ins w:id="887177" w:author="Claude" w:date="2026-10-07T12:00:00Z">
        <w:r>
          <w:rPr>
            <w:rFonts w:ascii="Consolas" w:hAnsi="Consolas" w:cs="Consolas"/>
            <w:sz w:val="14"/>
            <w:szCs w:val="14"/>
          </w:rPr>
          <w:t xml:space="preserve">339                   "Estudo começa pela entrada de dados; modo novo parte de configuração em branco e recusa pendências.",</w:t>
        </w:r>
      </w:ins>
    </w:p>
    <w:p>
      <w:pPr>
        <w:shd w:val="clear" w:color="auto" w:fill="F7F7F7"/>
        <w:spacing w:before="0" w:after="0" w:line="180" w:lineRule="exact"/>
        <w:ind w:left="0" w:firstLine="0"/>
        <w:jc w:val="left"/>
        <w:rPr>
          <w:ins w:id="886838" w:author="Claude" w:date="2026-10-07T12:00:00Z"/>
        </w:rPr>
      </w:pPr>
      <w:ins w:id="887178" w:author="Claude" w:date="2026-10-07T12:00:00Z">
        <w:r>
          <w:rPr>
            <w:rFonts w:ascii="Consolas" w:hAnsi="Consolas" w:cs="Consolas"/>
            <w:sz w:val="14"/>
            <w:szCs w:val="14"/>
          </w:rPr>
          <w:t xml:space="preserve">340                   "test_entradas.py::test_modo_novo_nao_aceita_enter_sem_referencia"),</w:t>
        </w:r>
      </w:ins>
    </w:p>
    <w:p>
      <w:pPr>
        <w:shd w:val="clear" w:color="auto" w:fill="F7F7F7"/>
        <w:spacing w:before="0" w:after="0" w:line="180" w:lineRule="exact"/>
        <w:ind w:left="0" w:firstLine="0"/>
        <w:jc w:val="left"/>
        <w:rPr>
          <w:ins w:id="886838" w:author="Claude" w:date="2026-10-07T12:00:00Z"/>
        </w:rPr>
      </w:pPr>
      <w:ins w:id="887179" w:author="Claude" w:date="2026-10-07T12:00:00Z">
        <w:r>
          <w:rPr>
            <w:rFonts w:ascii="Consolas" w:hAnsi="Consolas" w:cs="Consolas"/>
            <w:sz w:val="14"/>
            <w:szCs w:val="14"/>
          </w:rPr>
          <w:t xml:space="preserve">341      Aprendizagem(7, "Valores informados em reais (manutenção, valor residual) mudavam quando o CAPEX era revisto.",</w:t>
        </w:r>
      </w:ins>
    </w:p>
    <w:p>
      <w:pPr>
        <w:shd w:val="clear" w:color="auto" w:fill="F7F7F7"/>
        <w:spacing w:before="0" w:after="0" w:line="180" w:lineRule="exact"/>
        <w:ind w:left="0" w:firstLine="0"/>
        <w:jc w:val="left"/>
        <w:rPr>
          <w:ins w:id="886838" w:author="Claude" w:date="2026-10-07T12:00:00Z"/>
        </w:rPr>
      </w:pPr>
      <w:ins w:id="887180" w:author="Claude" w:date="2026-10-07T12:00:00Z">
        <w:r>
          <w:rPr>
            <w:rFonts w:ascii="Consolas" w:hAnsi="Consolas" w:cs="Consolas"/>
            <w:sz w:val="14"/>
            <w:szCs w:val="14"/>
          </w:rPr>
          <w:t xml:space="preserve">342                   "Eram convertidos e guardados como percentual do CAPEX.",</w:t>
        </w:r>
      </w:ins>
    </w:p>
    <w:p>
      <w:pPr>
        <w:shd w:val="clear" w:color="auto" w:fill="F7F7F7"/>
        <w:spacing w:before="0" w:after="0" w:line="180" w:lineRule="exact"/>
        <w:ind w:left="0" w:firstLine="0"/>
        <w:jc w:val="left"/>
        <w:rPr>
          <w:ins w:id="886838" w:author="Claude" w:date="2026-10-07T12:00:00Z"/>
        </w:rPr>
      </w:pPr>
      <w:ins w:id="887181" w:author="Claude" w:date="2026-10-07T12:00:00Z">
        <w:r>
          <w:rPr>
            <w:rFonts w:ascii="Consolas" w:hAnsi="Consolas" w:cs="Consolas"/>
            <w:sz w:val="14"/>
            <w:szCs w:val="14"/>
          </w:rPr>
          <w:t xml:space="preserve">343                   "Valores em reais guardados em reais; percentual apenas quando informado como percentual.",</w:t>
        </w:r>
      </w:ins>
    </w:p>
    <w:p>
      <w:pPr>
        <w:shd w:val="clear" w:color="auto" w:fill="F7F7F7"/>
        <w:spacing w:before="0" w:after="0" w:line="180" w:lineRule="exact"/>
        <w:ind w:left="0" w:firstLine="0"/>
        <w:jc w:val="left"/>
        <w:rPr>
          <w:ins w:id="886838" w:author="Claude" w:date="2026-10-07T12:00:00Z"/>
        </w:rPr>
      </w:pPr>
      <w:ins w:id="887182" w:author="Claude" w:date="2026-10-07T12:00:00Z">
        <w:r>
          <w:rPr>
            <w:rFonts w:ascii="Consolas" w:hAnsi="Consolas" w:cs="Consolas"/>
            <w:sz w:val="14"/>
            <w:szCs w:val="14"/>
          </w:rPr>
          <w:t xml:space="preserve">344                   "test_revisao_entradas.py::test_valores_em_reais_nao_mudam_com_o_capex"),</w:t>
        </w:r>
      </w:ins>
    </w:p>
    <w:p>
      <w:pPr>
        <w:shd w:val="clear" w:color="auto" w:fill="F7F7F7"/>
        <w:spacing w:before="0" w:after="0" w:line="180" w:lineRule="exact"/>
        <w:ind w:left="0" w:firstLine="0"/>
        <w:jc w:val="left"/>
        <w:rPr>
          <w:ins w:id="886838" w:author="Claude" w:date="2026-10-07T12:00:00Z"/>
        </w:rPr>
      </w:pPr>
      <w:ins w:id="887183" w:author="Claude" w:date="2026-10-07T12:00:00Z">
        <w:r>
          <w:rPr>
            <w:rFonts w:ascii="Consolas" w:hAnsi="Consolas" w:cs="Consolas"/>
            <w:sz w:val="14"/>
            <w:szCs w:val="14"/>
          </w:rPr>
          <w:t xml:space="preserve">345      Aprendizagem(8, "Corrigir um bloco de entradas deixava distribuições e blocos dependentes incoerentes.",</w:t>
        </w:r>
      </w:ins>
    </w:p>
    <w:p>
      <w:pPr>
        <w:shd w:val="clear" w:color="auto" w:fill="F7F7F7"/>
        <w:spacing w:before="0" w:after="0" w:line="180" w:lineRule="exact"/>
        <w:ind w:left="0" w:firstLine="0"/>
        <w:jc w:val="left"/>
        <w:rPr>
          <w:ins w:id="886838" w:author="Claude" w:date="2026-10-07T12:00:00Z"/>
        </w:rPr>
      </w:pPr>
      <w:ins w:id="887184" w:author="Claude" w:date="2026-10-07T12:00:00Z">
        <w:r>
          <w:rPr>
            <w:rFonts w:ascii="Consolas" w:hAnsi="Consolas" w:cs="Consolas"/>
            <w:sz w:val="14"/>
            <w:szCs w:val="14"/>
          </w:rPr>
          <w:t xml:space="preserve">346                   "Cada bloco era tratado como independente, e as distribuições não acompanhavam o valor determinístico.",</w:t>
        </w:r>
      </w:ins>
    </w:p>
    <w:p>
      <w:pPr>
        <w:shd w:val="clear" w:color="auto" w:fill="F7F7F7"/>
        <w:spacing w:before="0" w:after="0" w:line="180" w:lineRule="exact"/>
        <w:ind w:left="0" w:firstLine="0"/>
        <w:jc w:val="left"/>
        <w:rPr>
          <w:ins w:id="886838" w:author="Claude" w:date="2026-10-07T12:00:00Z"/>
        </w:rPr>
      </w:pPr>
      <w:ins w:id="887185" w:author="Claude" w:date="2026-10-07T12:00:00Z">
        <w:r>
          <w:rPr>
            <w:rFonts w:ascii="Consolas" w:hAnsi="Consolas" w:cs="Consolas"/>
            <w:sz w:val="14"/>
            <w:szCs w:val="14"/>
          </w:rPr>
          <w:t xml:space="preserve">347                   "Dependências declaradas entre blocos e reposicionamento das distribuições na revisão.",</w:t>
        </w:r>
      </w:ins>
    </w:p>
    <w:p>
      <w:pPr>
        <w:shd w:val="clear" w:color="auto" w:fill="F7F7F7"/>
        <w:spacing w:before="0" w:after="0" w:line="180" w:lineRule="exact"/>
        <w:ind w:left="0" w:firstLine="0"/>
        <w:jc w:val="left"/>
        <w:rPr>
          <w:ins w:id="886838" w:author="Claude" w:date="2026-10-07T12:00:00Z"/>
        </w:rPr>
      </w:pPr>
      <w:ins w:id="887186" w:author="Claude" w:date="2026-10-07T12:00:00Z">
        <w:r>
          <w:rPr>
            <w:rFonts w:ascii="Consolas" w:hAnsi="Consolas" w:cs="Consolas"/>
            <w:sz w:val="14"/>
            <w:szCs w:val="14"/>
          </w:rPr>
          <w:t xml:space="preserve">348                   "test_revisao_entradas.py::test_corrigir_preco_reposiciona_distribuicao"),</w:t>
        </w:r>
      </w:ins>
    </w:p>
    <w:p>
      <w:pPr>
        <w:shd w:val="clear" w:color="auto" w:fill="F7F7F7"/>
        <w:spacing w:before="0" w:after="0" w:line="180" w:lineRule="exact"/>
        <w:ind w:left="0" w:firstLine="0"/>
        <w:jc w:val="left"/>
        <w:rPr>
          <w:ins w:id="886838" w:author="Claude" w:date="2026-10-07T12:00:00Z"/>
        </w:rPr>
      </w:pPr>
      <w:ins w:id="887187" w:author="Claude" w:date="2026-10-07T12:00:00Z">
        <w:r>
          <w:rPr>
            <w:rFonts w:ascii="Consolas" w:hAnsi="Consolas" w:cs="Consolas"/>
            <w:sz w:val="14"/>
            <w:szCs w:val="14"/>
          </w:rPr>
          <w:t xml:space="preserve">349      Aprendizagem(9, "A rastreabilidade de requisitos revelou funções sociais, de governança e Lean-Green sem teste.",</w:t>
        </w:r>
      </w:ins>
    </w:p>
    <w:p>
      <w:pPr>
        <w:shd w:val="clear" w:color="auto" w:fill="F7F7F7"/>
        <w:spacing w:before="0" w:after="0" w:line="180" w:lineRule="exact"/>
        <w:ind w:left="0" w:firstLine="0"/>
        <w:jc w:val="left"/>
        <w:rPr>
          <w:ins w:id="886838" w:author="Claude" w:date="2026-10-07T12:00:00Z"/>
        </w:rPr>
      </w:pPr>
      <w:ins w:id="887188" w:author="Claude" w:date="2026-10-07T12:00:00Z">
        <w:r>
          <w:rPr>
            <w:rFonts w:ascii="Consolas" w:hAnsi="Consolas" w:cs="Consolas"/>
            <w:sz w:val="14"/>
            <w:szCs w:val="14"/>
          </w:rPr>
          <w:t xml:space="preserve">350                   "Os testes tinham sido escritos a partir dos cálculos financeiros, e não dos requisitos.",</w:t>
        </w:r>
      </w:ins>
    </w:p>
    <w:p>
      <w:pPr>
        <w:shd w:val="clear" w:color="auto" w:fill="F7F7F7"/>
        <w:spacing w:before="0" w:after="0" w:line="180" w:lineRule="exact"/>
        <w:ind w:left="0" w:firstLine="0"/>
        <w:jc w:val="left"/>
        <w:rPr>
          <w:ins w:id="886838" w:author="Claude" w:date="2026-10-07T12:00:00Z"/>
        </w:rPr>
      </w:pPr>
      <w:ins w:id="887189" w:author="Claude" w:date="2026-10-07T12:00:00Z">
        <w:r>
          <w:rPr>
            <w:rFonts w:ascii="Consolas" w:hAnsi="Consolas" w:cs="Consolas"/>
            <w:sz w:val="14"/>
            <w:szCs w:val="14"/>
          </w:rPr>
          <w:t xml:space="preserve">351                   "Testes dedicados para RVL, LSO, governança, ODS e Lean-Green.",</w:t>
        </w:r>
      </w:ins>
    </w:p>
    <w:p>
      <w:pPr>
        <w:shd w:val="clear" w:color="auto" w:fill="F7F7F7"/>
        <w:spacing w:before="0" w:after="0" w:line="180" w:lineRule="exact"/>
        <w:ind w:left="0" w:firstLine="0"/>
        <w:jc w:val="left"/>
        <w:rPr>
          <w:ins w:id="886838" w:author="Claude" w:date="2026-10-07T12:00:00Z"/>
        </w:rPr>
      </w:pPr>
      <w:ins w:id="887190" w:author="Claude" w:date="2026-10-07T12:00:00Z">
        <w:r>
          <w:rPr>
            <w:rFonts w:ascii="Consolas" w:hAnsi="Consolas" w:cs="Consolas"/>
            <w:sz w:val="14"/>
            <w:szCs w:val="14"/>
          </w:rPr>
          <w:t xml:space="preserve">352                   "test_social_lean_green.py::test_lso_e_risco_social"),</w:t>
        </w:r>
      </w:ins>
    </w:p>
    <w:p>
      <w:pPr>
        <w:shd w:val="clear" w:color="auto" w:fill="F7F7F7"/>
        <w:spacing w:before="0" w:after="0" w:line="180" w:lineRule="exact"/>
        <w:ind w:left="0" w:firstLine="0"/>
        <w:jc w:val="left"/>
        <w:rPr>
          <w:ins w:id="886838" w:author="Claude" w:date="2026-10-07T12:00:00Z"/>
        </w:rPr>
      </w:pPr>
      <w:ins w:id="887191" w:author="Claude" w:date="2026-10-07T12:00:00Z">
        <w:r>
          <w:rPr>
            <w:rFonts w:ascii="Consolas" w:hAnsi="Consolas" w:cs="Consolas"/>
            <w:sz w:val="14"/>
            <w:szCs w:val="14"/>
          </w:rPr>
          <w:t xml:space="preserve">353      Aprendizagem(10, "Valores digitados no padrão brasileiro (40.000) eram lidos como 40, sem aviso.",</w:t>
        </w:r>
      </w:ins>
    </w:p>
    <w:p>
      <w:pPr>
        <w:shd w:val="clear" w:color="auto" w:fill="F7F7F7"/>
        <w:spacing w:before="0" w:after="0" w:line="180" w:lineRule="exact"/>
        <w:ind w:left="0" w:firstLine="0"/>
        <w:jc w:val="left"/>
        <w:rPr>
          <w:ins w:id="886838" w:author="Claude" w:date="2026-10-07T12:00:00Z"/>
        </w:rPr>
      </w:pPr>
      <w:ins w:id="887192" w:author="Claude" w:date="2026-10-07T12:00:00Z">
        <w:r>
          <w:rPr>
            <w:rFonts w:ascii="Consolas" w:hAnsi="Consolas" w:cs="Consolas"/>
            <w:sz w:val="14"/>
            <w:szCs w:val="14"/>
          </w:rPr>
          <w:t xml:space="preserve">354                   "O conversor tratava todo ponto como separador decimal.",</w:t>
        </w:r>
      </w:ins>
    </w:p>
    <w:p>
      <w:pPr>
        <w:shd w:val="clear" w:color="auto" w:fill="F7F7F7"/>
        <w:spacing w:before="0" w:after="0" w:line="180" w:lineRule="exact"/>
        <w:ind w:left="0" w:firstLine="0"/>
        <w:jc w:val="left"/>
        <w:rPr>
          <w:ins w:id="886838" w:author="Claude" w:date="2026-10-07T12:00:00Z"/>
        </w:rPr>
      </w:pPr>
      <w:ins w:id="887193" w:author="Claude" w:date="2026-10-07T12:00:00Z">
        <w:r>
          <w:rPr>
            <w:rFonts w:ascii="Consolas" w:hAnsi="Consolas" w:cs="Consolas"/>
            <w:sz w:val="14"/>
            <w:szCs w:val="14"/>
          </w:rPr>
          <w:t xml:space="preserve">355                   "Ponto seguido de grupos de três dígitos é lido como milhar, e o valor interpretado é mostrado.",</w:t>
        </w:r>
      </w:ins>
    </w:p>
    <w:p>
      <w:pPr>
        <w:shd w:val="clear" w:color="auto" w:fill="F7F7F7"/>
        <w:spacing w:before="0" w:after="0" w:line="180" w:lineRule="exact"/>
        <w:ind w:left="0" w:firstLine="0"/>
        <w:jc w:val="left"/>
        <w:rPr>
          <w:ins w:id="886838" w:author="Claude" w:date="2026-10-07T12:00:00Z"/>
        </w:rPr>
      </w:pPr>
      <w:ins w:id="887194" w:author="Claude" w:date="2026-10-07T12:00:00Z">
        <w:r>
          <w:rPr>
            <w:rFonts w:ascii="Consolas" w:hAnsi="Consolas" w:cs="Consolas"/>
            <w:sz w:val="14"/>
            <w:szCs w:val="14"/>
          </w:rPr>
          <w:t xml:space="preserve">356                   "test_revisao_entradas_2.py::test_ponto_de_milhar_e_formato_sem_notacao_cientifica"),</w:t>
        </w:r>
      </w:ins>
    </w:p>
    <w:p>
      <w:pPr>
        <w:shd w:val="clear" w:color="auto" w:fill="F7F7F7"/>
        <w:spacing w:before="0" w:after="0" w:line="180" w:lineRule="exact"/>
        <w:ind w:left="0" w:firstLine="0"/>
        <w:jc w:val="left"/>
        <w:rPr>
          <w:ins w:id="886838" w:author="Claude" w:date="2026-10-07T12:00:00Z"/>
        </w:rPr>
      </w:pPr>
      <w:ins w:id="887195" w:author="Claude" w:date="2026-10-07T12:00:00Z">
        <w:r>
          <w:rPr>
            <w:rFonts w:ascii="Consolas" w:hAnsi="Consolas" w:cs="Consolas"/>
            <w:sz w:val="14"/>
            <w:szCs w:val="14"/>
          </w:rPr>
          <w:t xml:space="preserve">357      Aprendizagem(11, "Um arquivo de entradas incompleto ou de outro tipo era completado com o caso ilustrativo.",</w:t>
        </w:r>
      </w:ins>
    </w:p>
    <w:p>
      <w:pPr>
        <w:shd w:val="clear" w:color="auto" w:fill="F7F7F7"/>
        <w:spacing w:before="0" w:after="0" w:line="180" w:lineRule="exact"/>
        <w:ind w:left="0" w:firstLine="0"/>
        <w:jc w:val="left"/>
        <w:rPr>
          <w:ins w:id="886838" w:author="Claude" w:date="2026-10-07T12:00:00Z"/>
        </w:rPr>
      </w:pPr>
      <w:ins w:id="887196" w:author="Claude" w:date="2026-10-07T12:00:00Z">
        <w:r>
          <w:rPr>
            <w:rFonts w:ascii="Consolas" w:hAnsi="Consolas" w:cs="Consolas"/>
            <w:sz w:val="14"/>
            <w:szCs w:val="14"/>
          </w:rPr>
          <w:t xml:space="preserve">358                   "Os valores padrão das estruturas de configuração eram os do caso-base.",</w:t>
        </w:r>
      </w:ins>
    </w:p>
    <w:p>
      <w:pPr>
        <w:shd w:val="clear" w:color="auto" w:fill="F7F7F7"/>
        <w:spacing w:before="0" w:after="0" w:line="180" w:lineRule="exact"/>
        <w:ind w:left="0" w:firstLine="0"/>
        <w:jc w:val="left"/>
        <w:rPr>
          <w:ins w:id="886838" w:author="Claude" w:date="2026-10-07T12:00:00Z"/>
        </w:rPr>
      </w:pPr>
      <w:ins w:id="887197" w:author="Claude" w:date="2026-10-07T12:00:00Z">
        <w:r>
          <w:rPr>
            <w:rFonts w:ascii="Consolas" w:hAnsi="Consolas" w:cs="Consolas"/>
            <w:sz w:val="14"/>
            <w:szCs w:val="14"/>
          </w:rPr>
          <w:t xml:space="preserve">359                   "Leitura a partir de configuração em branco: o que falta vira pendência e obriga a revisão.",</w:t>
        </w:r>
      </w:ins>
    </w:p>
    <w:p>
      <w:pPr>
        <w:shd w:val="clear" w:color="auto" w:fill="F7F7F7"/>
        <w:spacing w:before="0" w:after="0" w:line="180" w:lineRule="exact"/>
        <w:ind w:left="0" w:firstLine="0"/>
        <w:jc w:val="left"/>
        <w:rPr>
          <w:ins w:id="886838" w:author="Claude" w:date="2026-10-07T12:00:00Z"/>
        </w:rPr>
      </w:pPr>
      <w:ins w:id="887198" w:author="Claude" w:date="2026-10-07T12:00:00Z">
        <w:r>
          <w:rPr>
            <w:rFonts w:ascii="Consolas" w:hAnsi="Consolas" w:cs="Consolas"/>
            <w:sz w:val="14"/>
            <w:szCs w:val="14"/>
          </w:rPr>
          <w:t xml:space="preserve">360                   "test_revisao_entradas_2.py::test_campos_ausentes_nao_viram_caso_ilustrativo"),</w:t>
        </w:r>
      </w:ins>
    </w:p>
    <w:p>
      <w:pPr>
        <w:shd w:val="clear" w:color="auto" w:fill="F7F7F7"/>
        <w:spacing w:before="0" w:after="0" w:line="180" w:lineRule="exact"/>
        <w:ind w:left="0" w:firstLine="0"/>
        <w:jc w:val="left"/>
        <w:rPr>
          <w:ins w:id="886838" w:author="Claude" w:date="2026-10-07T12:00:00Z"/>
        </w:rPr>
      </w:pPr>
      <w:ins w:id="887199" w:author="Claude" w:date="2026-10-07T12:00:00Z">
        <w:r>
          <w:rPr>
            <w:rFonts w:ascii="Consolas" w:hAnsi="Consolas" w:cs="Consolas"/>
            <w:sz w:val="14"/>
            <w:szCs w:val="14"/>
          </w:rPr>
          <w:t xml:space="preserve">361      Aprendizagem(12, "Incerteza informada em parâmetros que o motor não amostra não chegava ao resultado.",</w:t>
        </w:r>
      </w:ins>
    </w:p>
    <w:p>
      <w:pPr>
        <w:shd w:val="clear" w:color="auto" w:fill="F7F7F7"/>
        <w:spacing w:before="0" w:after="0" w:line="180" w:lineRule="exact"/>
        <w:ind w:left="0" w:firstLine="0"/>
        <w:jc w:val="left"/>
        <w:rPr>
          <w:ins w:id="886838" w:author="Claude" w:date="2026-10-07T12:00:00Z"/>
        </w:rPr>
      </w:pPr>
      <w:ins w:id="887200" w:author="Claude" w:date="2026-10-07T12:00:00Z">
        <w:r>
          <w:rPr>
            <w:rFonts w:ascii="Consolas" w:hAnsi="Consolas" w:cs="Consolas"/>
            <w:sz w:val="14"/>
            <w:szCs w:val="14"/>
          </w:rPr>
          <w:t xml:space="preserve">362                   "O wizard oferecia qualquer parâmetro numérico, mas só nove são lidos de forma vetorizada.",</w:t>
        </w:r>
      </w:ins>
    </w:p>
    <w:p>
      <w:pPr>
        <w:shd w:val="clear" w:color="auto" w:fill="F7F7F7"/>
        <w:spacing w:before="0" w:after="0" w:line="180" w:lineRule="exact"/>
        <w:ind w:left="0" w:firstLine="0"/>
        <w:jc w:val="left"/>
        <w:rPr>
          <w:ins w:id="886838" w:author="Claude" w:date="2026-10-07T12:00:00Z"/>
        </w:rPr>
      </w:pPr>
      <w:ins w:id="887201" w:author="Claude" w:date="2026-10-07T12:00:00Z">
        <w:r>
          <w:rPr>
            <w:rFonts w:ascii="Consolas" w:hAnsi="Consolas" w:cs="Consolas"/>
            <w:sz w:val="14"/>
            <w:szCs w:val="14"/>
          </w:rPr>
          <w:t xml:space="preserve">363                   "Lista única de variáveis estocásticas, verificada pelo próprio motor.",</w:t>
        </w:r>
      </w:ins>
    </w:p>
    <w:p>
      <w:pPr>
        <w:shd w:val="clear" w:color="auto" w:fill="F7F7F7"/>
        <w:spacing w:before="0" w:after="0" w:line="180" w:lineRule="exact"/>
        <w:ind w:left="0" w:firstLine="0"/>
        <w:jc w:val="left"/>
        <w:rPr>
          <w:ins w:id="886838" w:author="Claude" w:date="2026-10-07T12:00:00Z"/>
        </w:rPr>
      </w:pPr>
      <w:ins w:id="887202" w:author="Claude" w:date="2026-10-07T12:00:00Z">
        <w:r>
          <w:rPr>
            <w:rFonts w:ascii="Consolas" w:hAnsi="Consolas" w:cs="Consolas"/>
            <w:sz w:val="14"/>
            <w:szCs w:val="14"/>
          </w:rPr>
          <w:t xml:space="preserve">364                   "test_revisao_entradas_2.py::test_parametro_nao_amostrado_nao_e_aceito_no_monte_carlo"),</w:t>
        </w:r>
      </w:ins>
    </w:p>
    <w:p>
      <w:pPr>
        <w:shd w:val="clear" w:color="auto" w:fill="F7F7F7"/>
        <w:spacing w:before="0" w:after="0" w:line="180" w:lineRule="exact"/>
        <w:ind w:left="0" w:firstLine="0"/>
        <w:jc w:val="left"/>
        <w:rPr>
          <w:ins w:id="886838" w:author="Claude" w:date="2026-10-07T12:00:00Z"/>
        </w:rPr>
      </w:pPr>
      <w:ins w:id="887203" w:author="Claude" w:date="2026-10-07T12:00:00Z">
        <w:r>
          <w:rPr>
            <w:rFonts w:ascii="Consolas" w:hAnsi="Consolas" w:cs="Consolas"/>
            <w:sz w:val="14"/>
            <w:szCs w:val="14"/>
          </w:rPr>
          <w:t xml:space="preserve">365  )</w:t>
        </w:r>
      </w:ins>
    </w:p>
    <w:p>
      <w:pPr>
        <w:shd w:val="clear" w:color="auto" w:fill="F7F7F7"/>
        <w:spacing w:before="0" w:after="0" w:line="180" w:lineRule="exact"/>
        <w:ind w:left="0" w:firstLine="0"/>
        <w:jc w:val="left"/>
        <w:rPr>
          <w:ins w:id="886838" w:author="Claude" w:date="2026-10-07T12:00:00Z"/>
        </w:rPr>
      </w:pPr>
      <w:ins w:id="887204" w:author="Claude" w:date="2026-10-07T12:00:00Z">
        <w:r>
          <w:rPr>
            <w:rFonts w:ascii="Consolas" w:hAnsi="Consolas" w:cs="Consolas"/>
            <w:sz w:val="14"/>
            <w:szCs w:val="14"/>
          </w:rPr>
          <w:t xml:space="preserve">366  </w:t>
        </w:r>
      </w:ins>
    </w:p>
    <w:p>
      <w:pPr>
        <w:shd w:val="clear" w:color="auto" w:fill="F7F7F7"/>
        <w:spacing w:before="0" w:after="0" w:line="180" w:lineRule="exact"/>
        <w:ind w:left="0" w:firstLine="0"/>
        <w:jc w:val="left"/>
        <w:rPr>
          <w:ins w:id="886838" w:author="Claude" w:date="2026-10-07T12:00:00Z"/>
        </w:rPr>
      </w:pPr>
      <w:ins w:id="887205" w:author="Claude" w:date="2026-10-07T12:00:00Z">
        <w:r>
          <w:rPr>
            <w:rFonts w:ascii="Consolas" w:hAnsi="Consolas" w:cs="Consolas"/>
            <w:sz w:val="14"/>
            <w:szCs w:val="14"/>
          </w:rPr>
          <w:t xml:space="preserve">367  </w:t>
        </w:r>
      </w:ins>
    </w:p>
    <w:p>
      <w:pPr>
        <w:shd w:val="clear" w:color="auto" w:fill="F7F7F7"/>
        <w:spacing w:before="0" w:after="0" w:line="180" w:lineRule="exact"/>
        <w:ind w:left="0" w:firstLine="0"/>
        <w:jc w:val="left"/>
        <w:rPr>
          <w:ins w:id="886838" w:author="Claude" w:date="2026-10-07T12:00:00Z"/>
        </w:rPr>
      </w:pPr>
      <w:ins w:id="887206" w:author="Claude" w:date="2026-10-07T12:00:00Z">
        <w:r>
          <w:rPr>
            <w:rFonts w:ascii="Consolas" w:hAnsi="Consolas" w:cs="Consolas"/>
            <w:sz w:val="14"/>
            <w:szCs w:val="14"/>
          </w:rPr>
          <w:t xml:space="preserve">368  def aprendizagens() -&gt; pd.DataFrame:</w:t>
        </w:r>
      </w:ins>
    </w:p>
    <w:p>
      <w:pPr>
        <w:shd w:val="clear" w:color="auto" w:fill="F7F7F7"/>
        <w:spacing w:before="0" w:after="0" w:line="180" w:lineRule="exact"/>
        <w:ind w:left="0" w:firstLine="0"/>
        <w:jc w:val="left"/>
        <w:rPr>
          <w:ins w:id="886838" w:author="Claude" w:date="2026-10-07T12:00:00Z"/>
        </w:rPr>
      </w:pPr>
      <w:ins w:id="887207" w:author="Claude" w:date="2026-10-07T12:00:00Z">
        <w:r>
          <w:rPr>
            <w:rFonts w:ascii="Consolas" w:hAnsi="Consolas" w:cs="Consolas"/>
            <w:sz w:val="14"/>
            <w:szCs w:val="14"/>
          </w:rPr>
          <w:t xml:space="preserve">369      return pd.DataFrame([{"Nº": a.numero, "Dificuldade observada": a.dificuldade, "Causa": a.causa,</w:t>
        </w:r>
      </w:ins>
    </w:p>
    <w:p>
      <w:pPr>
        <w:shd w:val="clear" w:color="auto" w:fill="F7F7F7"/>
        <w:spacing w:before="0" w:after="0" w:line="180" w:lineRule="exact"/>
        <w:ind w:left="0" w:firstLine="0"/>
        <w:jc w:val="left"/>
        <w:rPr>
          <w:ins w:id="886838" w:author="Claude" w:date="2026-10-07T12:00:00Z"/>
        </w:rPr>
      </w:pPr>
      <w:ins w:id="887208" w:author="Claude" w:date="2026-10-07T12:00:00Z">
        <w:r>
          <w:rPr>
            <w:rFonts w:ascii="Consolas" w:hAnsi="Consolas" w:cs="Consolas"/>
            <w:sz w:val="14"/>
            <w:szCs w:val="14"/>
          </w:rPr>
          <w:t xml:space="preserve">370                            "Decisão de projeto": a.decisao, "Evidência": a.evidencia} for a in APRENDIZAGENS])</w:t>
        </w:r>
      </w:ins>
    </w:p>
    <w:p>
      <w:pPr>
        <w:shd w:val="clear" w:color="auto" w:fill="F7F7F7"/>
        <w:spacing w:before="0" w:after="0" w:line="180" w:lineRule="exact"/>
        <w:ind w:left="0" w:firstLine="0"/>
        <w:jc w:val="left"/>
        <w:rPr>
          <w:ins w:id="886838" w:author="Claude" w:date="2026-10-07T12:00:00Z"/>
        </w:rPr>
      </w:pPr>
      <w:ins w:id="887209" w:author="Claude" w:date="2026-10-07T12:00:00Z">
        <w:r>
          <w:rPr>
            <w:rFonts w:ascii="Consolas" w:hAnsi="Consolas" w:cs="Consolas"/>
            <w:sz w:val="14"/>
            <w:szCs w:val="14"/>
          </w:rPr>
          <w:t xml:space="preserve">371  </w:t>
        </w:r>
      </w:ins>
    </w:p>
    <w:p>
      <w:pPr>
        <w:shd w:val="clear" w:color="auto" w:fill="F7F7F7"/>
        <w:spacing w:before="0" w:after="0" w:line="180" w:lineRule="exact"/>
        <w:ind w:left="0" w:firstLine="0"/>
        <w:jc w:val="left"/>
        <w:rPr>
          <w:ins w:id="886838" w:author="Claude" w:date="2026-10-07T12:00:00Z"/>
        </w:rPr>
      </w:pPr>
      <w:ins w:id="887210" w:author="Claude" w:date="2026-10-07T12:00:00Z">
        <w:r>
          <w:rPr>
            <w:rFonts w:ascii="Consolas" w:hAnsi="Consolas" w:cs="Consolas"/>
            <w:sz w:val="14"/>
            <w:szCs w:val="14"/>
          </w:rPr>
          <w:t xml:space="preserve">372  </w:t>
        </w:r>
      </w:ins>
    </w:p>
    <w:p>
      <w:pPr>
        <w:shd w:val="clear" w:color="auto" w:fill="F7F7F7"/>
        <w:spacing w:before="0" w:after="0" w:line="180" w:lineRule="exact"/>
        <w:ind w:left="0" w:firstLine="0"/>
        <w:jc w:val="left"/>
        <w:rPr>
          <w:ins w:id="886838" w:author="Claude" w:date="2026-10-07T12:00:00Z"/>
        </w:rPr>
      </w:pPr>
      <w:ins w:id="887211" w:author="Claude" w:date="2026-10-07T12:00:00Z">
        <w:r>
          <w:rPr>
            <w:rFonts w:ascii="Consolas" w:hAnsi="Consolas" w:cs="Consolas"/>
            <w:sz w:val="14"/>
            <w:szCs w:val="14"/>
          </w:rPr>
          <w:t xml:space="preserve">373  def relatorio_dsr(pasta_testes: Optional[Path] = None) -&gt; Dict[str, pd.DataFrame]:</w:t>
        </w:r>
      </w:ins>
    </w:p>
    <w:p>
      <w:pPr>
        <w:shd w:val="clear" w:color="auto" w:fill="F7F7F7"/>
        <w:spacing w:before="0" w:after="0" w:line="180" w:lineRule="exact"/>
        <w:ind w:left="0" w:firstLine="0"/>
        <w:jc w:val="left"/>
        <w:rPr>
          <w:ins w:id="886838" w:author="Claude" w:date="2026-10-07T12:00:00Z"/>
        </w:rPr>
      </w:pPr>
      <w:ins w:id="887212" w:author="Claude" w:date="2026-10-07T12:00:00Z">
        <w:r>
          <w:rPr>
            <w:rFonts w:ascii="Consolas" w:hAnsi="Consolas" w:cs="Consolas"/>
            <w:sz w:val="14"/>
            <w:szCs w:val="14"/>
          </w:rPr>
          <w:t xml:space="preserve">374      return {"DSR_Etapas": etapas_dsr(), "DSR_Comparacao": tabela_comparativa(),</w:t>
        </w:r>
      </w:ins>
    </w:p>
    <w:p>
      <w:pPr>
        <w:shd w:val="clear" w:color="auto" w:fill="F7F7F7"/>
        <w:spacing w:before="0" w:after="0" w:line="180" w:lineRule="exact"/>
        <w:ind w:left="0" w:firstLine="0"/>
        <w:jc w:val="left"/>
        <w:rPr>
          <w:ins w:id="886838" w:author="Claude" w:date="2026-10-07T12:00:00Z"/>
        </w:rPr>
      </w:pPr>
      <w:ins w:id="887213" w:author="Claude" w:date="2026-10-07T12:00:00Z">
        <w:r>
          <w:rPr>
            <w:rFonts w:ascii="Consolas" w:hAnsi="Consolas" w:cs="Consolas"/>
            <w:sz w:val="14"/>
            <w:szCs w:val="14"/>
          </w:rPr>
          <w:t xml:space="preserve">375              "DSR_Rastreabilidade": matriz_rastreabilidade(pasta_testes), "DSR_Aprendizagens": aprendizagens()}</w:t>
        </w:r>
      </w:ins>
    </w:p>
    <w:p>
      <w:pPr>
        <w:pStyle w:val="Ttulo2"/>
        <w:pageBreakBefore w:val="0"/>
        <w:rPr>
          <w:ins w:id="887214" w:author="Claude" w:date="2026-10-07T12:00:00Z"/>
        </w:rPr>
      </w:pPr>
      <w:bookmarkStart w:id="990074" w:name="_TocRev187ApA13"/>
      <w:ins w:id="887215" w:author="Claude" w:date="2026-10-07T12:00:00Z">
        <w:r>
          <w:rPr>
            <w:rFonts w:ascii="Times New Roman" w:hAnsi="Times New Roman"/>
            <w:b w:val="0"/>
            <w:sz w:val="28"/>
          </w:rPr>
          <w:t xml:space="preserve">A.13 executar_estudo.py — Execução do estudo completo</w:t>
        </w:r>
      </w:ins>
      <w:bookmarkEnd w:id="990074"/>
    </w:p>
    <w:p>
      <w:pPr>
        <w:shd w:val="clear" w:color="auto" w:fill="F7F7F7"/>
        <w:spacing w:before="0" w:after="0" w:line="180" w:lineRule="exact"/>
        <w:ind w:left="0" w:firstLine="0"/>
        <w:jc w:val="left"/>
        <w:rPr>
          <w:ins w:id="887216" w:author="Claude" w:date="2026-10-07T12:00:00Z"/>
        </w:rPr>
      </w:pPr>
      <w:ins w:id="887217" w:author="Claude" w:date="2026-10-07T12:00:00Z">
        <w:r>
          <w:rPr>
            <w:rFonts w:ascii="Consolas" w:hAnsi="Consolas" w:cs="Consolas"/>
            <w:sz w:val="14"/>
            <w:szCs w:val="14"/>
          </w:rPr>
          <w:t xml:space="preserve"> 1  """Executa o estudo completo do caso-base e gera todas as saídas da Rev. 187.</w:t>
        </w:r>
      </w:ins>
    </w:p>
    <w:p>
      <w:pPr>
        <w:shd w:val="clear" w:color="auto" w:fill="F7F7F7"/>
        <w:spacing w:before="0" w:after="0" w:line="180" w:lineRule="exact"/>
        <w:ind w:left="0" w:firstLine="0"/>
        <w:jc w:val="left"/>
        <w:rPr>
          <w:ins w:id="887216" w:author="Claude" w:date="2026-10-07T12:00:00Z"/>
        </w:rPr>
      </w:pPr>
      <w:ins w:id="887218"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7216" w:author="Claude" w:date="2026-10-07T12:00:00Z"/>
        </w:rPr>
      </w:pPr>
      <w:ins w:id="887219" w:author="Claude" w:date="2026-10-07T12:00:00Z">
        <w:r>
          <w:rPr>
            <w:rFonts w:ascii="Consolas" w:hAnsi="Consolas" w:cs="Consolas"/>
            <w:sz w:val="14"/>
            <w:szCs w:val="14"/>
          </w:rPr>
          <w:t xml:space="preserve"> 3  Uso: python executar_estudo.py [pasta_saida]</w:t>
        </w:r>
      </w:ins>
    </w:p>
    <w:p>
      <w:pPr>
        <w:shd w:val="clear" w:color="auto" w:fill="F7F7F7"/>
        <w:spacing w:before="0" w:after="0" w:line="180" w:lineRule="exact"/>
        <w:ind w:left="0" w:firstLine="0"/>
        <w:jc w:val="left"/>
        <w:rPr>
          <w:ins w:id="887216" w:author="Claude" w:date="2026-10-07T12:00:00Z"/>
        </w:rPr>
      </w:pPr>
      <w:ins w:id="887220" w:author="Claude" w:date="2026-10-07T12:00:00Z">
        <w:r>
          <w:rPr>
            <w:rFonts w:ascii="Consolas" w:hAnsi="Consolas" w:cs="Consolas"/>
            <w:sz w:val="14"/>
            <w:szCs w:val="14"/>
          </w:rPr>
          <w:t xml:space="preserve"> 4  """</w:t>
        </w:r>
      </w:ins>
    </w:p>
    <w:p>
      <w:pPr>
        <w:shd w:val="clear" w:color="auto" w:fill="F7F7F7"/>
        <w:spacing w:before="0" w:after="0" w:line="180" w:lineRule="exact"/>
        <w:ind w:left="0" w:firstLine="0"/>
        <w:jc w:val="left"/>
        <w:rPr>
          <w:ins w:id="887216" w:author="Claude" w:date="2026-10-07T12:00:00Z"/>
        </w:rPr>
      </w:pPr>
      <w:ins w:id="887221" w:author="Claude" w:date="2026-10-07T12:00:00Z">
        <w:r>
          <w:rPr>
            <w:rFonts w:ascii="Consolas" w:hAnsi="Consolas" w:cs="Consolas"/>
            <w:sz w:val="14"/>
            <w:szCs w:val="14"/>
          </w:rPr>
          <w:t xml:space="preserve"> 5  import json</w:t>
        </w:r>
      </w:ins>
    </w:p>
    <w:p>
      <w:pPr>
        <w:shd w:val="clear" w:color="auto" w:fill="F7F7F7"/>
        <w:spacing w:before="0" w:after="0" w:line="180" w:lineRule="exact"/>
        <w:ind w:left="0" w:firstLine="0"/>
        <w:jc w:val="left"/>
        <w:rPr>
          <w:ins w:id="887216" w:author="Claude" w:date="2026-10-07T12:00:00Z"/>
        </w:rPr>
      </w:pPr>
      <w:ins w:id="887222" w:author="Claude" w:date="2026-10-07T12:00:00Z">
        <w:r>
          <w:rPr>
            <w:rFonts w:ascii="Consolas" w:hAnsi="Consolas" w:cs="Consolas"/>
            <w:sz w:val="14"/>
            <w:szCs w:val="14"/>
          </w:rPr>
          <w:t xml:space="preserve"> 6  import sys</w:t>
        </w:r>
      </w:ins>
    </w:p>
    <w:p>
      <w:pPr>
        <w:shd w:val="clear" w:color="auto" w:fill="F7F7F7"/>
        <w:spacing w:before="0" w:after="0" w:line="180" w:lineRule="exact"/>
        <w:ind w:left="0" w:firstLine="0"/>
        <w:jc w:val="left"/>
        <w:rPr>
          <w:ins w:id="887216" w:author="Claude" w:date="2026-10-07T12:00:00Z"/>
        </w:rPr>
      </w:pPr>
      <w:ins w:id="887223" w:author="Claude" w:date="2026-10-07T12:00:00Z">
        <w:r>
          <w:rPr>
            <w:rFonts w:ascii="Consolas" w:hAnsi="Consolas" w:cs="Consolas"/>
            <w:sz w:val="14"/>
            <w:szCs w:val="14"/>
          </w:rPr>
          <w:t xml:space="preserve"> 7  import time</w:t>
        </w:r>
      </w:ins>
    </w:p>
    <w:p>
      <w:pPr>
        <w:shd w:val="clear" w:color="auto" w:fill="F7F7F7"/>
        <w:spacing w:before="0" w:after="0" w:line="180" w:lineRule="exact"/>
        <w:ind w:left="0" w:firstLine="0"/>
        <w:jc w:val="left"/>
        <w:rPr>
          <w:ins w:id="887216" w:author="Claude" w:date="2026-10-07T12:00:00Z"/>
        </w:rPr>
      </w:pPr>
      <w:ins w:id="887224" w:author="Claude" w:date="2026-10-07T12:00:00Z">
        <w:r>
          <w:rPr>
            <w:rFonts w:ascii="Consolas" w:hAnsi="Consolas" w:cs="Consolas"/>
            <w:sz w:val="14"/>
            <w:szCs w:val="14"/>
          </w:rPr>
          <w:t xml:space="preserve"> 8  </w:t>
        </w:r>
      </w:ins>
    </w:p>
    <w:p>
      <w:pPr>
        <w:shd w:val="clear" w:color="auto" w:fill="F7F7F7"/>
        <w:spacing w:before="0" w:after="0" w:line="180" w:lineRule="exact"/>
        <w:ind w:left="0" w:firstLine="0"/>
        <w:jc w:val="left"/>
        <w:rPr>
          <w:ins w:id="887216" w:author="Claude" w:date="2026-10-07T12:00:00Z"/>
        </w:rPr>
      </w:pPr>
      <w:ins w:id="887225" w:author="Claude" w:date="2026-10-07T12:00:00Z">
        <w:r>
          <w:rPr>
            <w:rFonts w:ascii="Consolas" w:hAnsi="Consolas" w:cs="Consolas"/>
            <w:sz w:val="14"/>
            <w:szCs w:val="14"/>
          </w:rPr>
          <w:t xml:space="preserve"> 9  from evteas_py import (comparar_alternativas, criar_alternativas, criar_config_caso_base, criar_config_legado_rev186,</w:t>
        </w:r>
      </w:ins>
    </w:p>
    <w:p>
      <w:pPr>
        <w:shd w:val="clear" w:color="auto" w:fill="F7F7F7"/>
        <w:spacing w:before="0" w:after="0" w:line="180" w:lineRule="exact"/>
        <w:ind w:left="0" w:firstLine="0"/>
        <w:jc w:val="left"/>
        <w:rPr>
          <w:ins w:id="887216" w:author="Claude" w:date="2026-10-07T12:00:00Z"/>
        </w:rPr>
      </w:pPr>
      <w:ins w:id="887226" w:author="Claude" w:date="2026-10-07T12:00:00Z">
        <w:r>
          <w:rPr>
            <w:rFonts w:ascii="Consolas" w:hAnsi="Consolas" w:cs="Consolas"/>
            <w:sz w:val="14"/>
            <w:szCs w:val="14"/>
          </w:rPr>
          <w:t xml:space="preserve">10                         diagrama_arquitetura, executar_evteas, exemplo_validacao_especialistas, exportar,</w:t>
        </w:r>
      </w:ins>
    </w:p>
    <w:p>
      <w:pPr>
        <w:shd w:val="clear" w:color="auto" w:fill="F7F7F7"/>
        <w:spacing w:before="0" w:after="0" w:line="180" w:lineRule="exact"/>
        <w:ind w:left="0" w:firstLine="0"/>
        <w:jc w:val="left"/>
        <w:rPr>
          <w:ins w:id="887216" w:author="Claude" w:date="2026-10-07T12:00:00Z"/>
        </w:rPr>
      </w:pPr>
      <w:ins w:id="887227" w:author="Claude" w:date="2026-10-07T12:00:00Z">
        <w:r>
          <w:rPr>
            <w:rFonts w:ascii="Consolas" w:hAnsi="Consolas" w:cs="Consolas"/>
            <w:sz w:val="14"/>
            <w:szCs w:val="14"/>
          </w:rPr>
          <w:t xml:space="preserve">11                         gerar_graficos, relatorio_dsr, resumo_executivo, teste_regressao_deterministica)</w:t>
        </w:r>
      </w:ins>
    </w:p>
    <w:p>
      <w:pPr>
        <w:shd w:val="clear" w:color="auto" w:fill="F7F7F7"/>
        <w:spacing w:before="0" w:after="0" w:line="180" w:lineRule="exact"/>
        <w:ind w:left="0" w:firstLine="0"/>
        <w:jc w:val="left"/>
        <w:rPr>
          <w:ins w:id="887216" w:author="Claude" w:date="2026-10-07T12:00:00Z"/>
        </w:rPr>
      </w:pPr>
      <w:ins w:id="887228" w:author="Claude" w:date="2026-10-07T12:00:00Z">
        <w:r>
          <w:rPr>
            <w:rFonts w:ascii="Consolas" w:hAnsi="Consolas" w:cs="Consolas"/>
            <w:sz w:val="14"/>
            <w:szCs w:val="14"/>
          </w:rPr>
          <w:t xml:space="preserve">12  from evteas_py.interface import carregar_config, salvar_config</w:t>
        </w:r>
      </w:ins>
    </w:p>
    <w:p>
      <w:pPr>
        <w:shd w:val="clear" w:color="auto" w:fill="F7F7F7"/>
        <w:spacing w:before="0" w:after="0" w:line="180" w:lineRule="exact"/>
        <w:ind w:left="0" w:firstLine="0"/>
        <w:jc w:val="left"/>
        <w:rPr>
          <w:ins w:id="887216" w:author="Claude" w:date="2026-10-07T12:00:00Z"/>
        </w:rPr>
      </w:pPr>
      <w:ins w:id="887229" w:author="Claude" w:date="2026-10-07T12:00:00Z">
        <w:r>
          <w:rPr>
            <w:rFonts w:ascii="Consolas" w:hAnsi="Consolas" w:cs="Consolas"/>
            <w:sz w:val="14"/>
            <w:szCs w:val="14"/>
          </w:rPr>
          <w:t xml:space="preserve">13  from evteas_py.relatorios import serializar</w:t>
        </w:r>
      </w:ins>
    </w:p>
    <w:p>
      <w:pPr>
        <w:shd w:val="clear" w:color="auto" w:fill="F7F7F7"/>
        <w:spacing w:before="0" w:after="0" w:line="180" w:lineRule="exact"/>
        <w:ind w:left="0" w:firstLine="0"/>
        <w:jc w:val="left"/>
        <w:rPr>
          <w:ins w:id="887216" w:author="Claude" w:date="2026-10-07T12:00:00Z"/>
        </w:rPr>
      </w:pPr>
      <w:ins w:id="887230" w:author="Claude" w:date="2026-10-07T12:00:00Z">
        <w:r>
          <w:rPr>
            <w:rFonts w:ascii="Consolas" w:hAnsi="Consolas" w:cs="Consolas"/>
            <w:sz w:val="14"/>
            <w:szCs w:val="14"/>
          </w:rPr>
          <w:t xml:space="preserve">14  </w:t>
        </w:r>
      </w:ins>
    </w:p>
    <w:p>
      <w:pPr>
        <w:shd w:val="clear" w:color="auto" w:fill="F7F7F7"/>
        <w:spacing w:before="0" w:after="0" w:line="180" w:lineRule="exact"/>
        <w:ind w:left="0" w:firstLine="0"/>
        <w:jc w:val="left"/>
        <w:rPr>
          <w:ins w:id="887216" w:author="Claude" w:date="2026-10-07T12:00:00Z"/>
        </w:rPr>
      </w:pPr>
      <w:ins w:id="887231" w:author="Claude" w:date="2026-10-07T12:00:00Z">
        <w:r>
          <w:rPr>
            <w:rFonts w:ascii="Consolas" w:hAnsi="Consolas" w:cs="Consolas"/>
            <w:sz w:val="14"/>
            <w:szCs w:val="14"/>
          </w:rPr>
          <w:t xml:space="preserve">15  ENTRADAS_CASO_BASE = "entradas/entradas_caso_base_rev187.json"</w:t>
        </w:r>
      </w:ins>
    </w:p>
    <w:p>
      <w:pPr>
        <w:shd w:val="clear" w:color="auto" w:fill="F7F7F7"/>
        <w:spacing w:before="0" w:after="0" w:line="180" w:lineRule="exact"/>
        <w:ind w:left="0" w:firstLine="0"/>
        <w:jc w:val="left"/>
        <w:rPr>
          <w:ins w:id="887216" w:author="Claude" w:date="2026-10-07T12:00:00Z"/>
        </w:rPr>
      </w:pPr>
      <w:ins w:id="887232" w:author="Claude" w:date="2026-10-07T12:00:00Z">
        <w:r>
          <w:rPr>
            <w:rFonts w:ascii="Consolas" w:hAnsi="Consolas" w:cs="Consolas"/>
            <w:sz w:val="14"/>
            <w:szCs w:val="14"/>
          </w:rPr>
          <w:t xml:space="preserve">16  </w:t>
        </w:r>
      </w:ins>
    </w:p>
    <w:p>
      <w:pPr>
        <w:shd w:val="clear" w:color="auto" w:fill="F7F7F7"/>
        <w:spacing w:before="0" w:after="0" w:line="180" w:lineRule="exact"/>
        <w:ind w:left="0" w:firstLine="0"/>
        <w:jc w:val="left"/>
        <w:rPr>
          <w:ins w:id="887216" w:author="Claude" w:date="2026-10-07T12:00:00Z"/>
        </w:rPr>
      </w:pPr>
      <w:ins w:id="887233" w:author="Claude" w:date="2026-10-07T12:00:00Z">
        <w:r>
          <w:rPr>
            <w:rFonts w:ascii="Consolas" w:hAnsi="Consolas" w:cs="Consolas"/>
            <w:sz w:val="14"/>
            <w:szCs w:val="14"/>
          </w:rPr>
          <w:t xml:space="preserve">17  </w:t>
        </w:r>
      </w:ins>
    </w:p>
    <w:p>
      <w:pPr>
        <w:shd w:val="clear" w:color="auto" w:fill="F7F7F7"/>
        <w:spacing w:before="0" w:after="0" w:line="180" w:lineRule="exact"/>
        <w:ind w:left="0" w:firstLine="0"/>
        <w:jc w:val="left"/>
        <w:rPr>
          <w:ins w:id="887216" w:author="Claude" w:date="2026-10-07T12:00:00Z"/>
        </w:rPr>
      </w:pPr>
      <w:ins w:id="887234" w:author="Claude" w:date="2026-10-07T12:00:00Z">
        <w:r>
          <w:rPr>
            <w:rFonts w:ascii="Consolas" w:hAnsi="Consolas" w:cs="Consolas"/>
            <w:sz w:val="14"/>
            <w:szCs w:val="14"/>
          </w:rPr>
          <w:t xml:space="preserve">18  def main(pasta="saidas"):</w:t>
        </w:r>
      </w:ins>
    </w:p>
    <w:p>
      <w:pPr>
        <w:shd w:val="clear" w:color="auto" w:fill="F7F7F7"/>
        <w:spacing w:before="0" w:after="0" w:line="180" w:lineRule="exact"/>
        <w:ind w:left="0" w:firstLine="0"/>
        <w:jc w:val="left"/>
        <w:rPr>
          <w:ins w:id="887216" w:author="Claude" w:date="2026-10-07T12:00:00Z"/>
        </w:rPr>
      </w:pPr>
      <w:ins w:id="887235" w:author="Claude" w:date="2026-10-07T12:00:00Z">
        <w:r>
          <w:rPr>
            <w:rFonts w:ascii="Consolas" w:hAnsi="Consolas" w:cs="Consolas"/>
            <w:sz w:val="14"/>
            <w:szCs w:val="14"/>
          </w:rPr>
          <w:t xml:space="preserve">19      t0 = time.perf_counter()</w:t>
        </w:r>
      </w:ins>
    </w:p>
    <w:p>
      <w:pPr>
        <w:shd w:val="clear" w:color="auto" w:fill="F7F7F7"/>
        <w:spacing w:before="0" w:after="0" w:line="180" w:lineRule="exact"/>
        <w:ind w:left="0" w:firstLine="0"/>
        <w:jc w:val="left"/>
        <w:rPr>
          <w:ins w:id="887216" w:author="Claude" w:date="2026-10-07T12:00:00Z"/>
        </w:rPr>
      </w:pPr>
      <w:ins w:id="887236" w:author="Claude" w:date="2026-10-07T12:00:00Z">
        <w:r>
          <w:rPr>
            <w:rFonts w:ascii="Consolas" w:hAnsi="Consolas" w:cs="Consolas"/>
            <w:sz w:val="14"/>
            <w:szCs w:val="14"/>
          </w:rPr>
          <w:t xml:space="preserve">20      assert teste_regressao_deterministica()</w:t>
        </w:r>
      </w:ins>
    </w:p>
    <w:p>
      <w:pPr>
        <w:shd w:val="clear" w:color="auto" w:fill="F7F7F7"/>
        <w:spacing w:before="0" w:after="0" w:line="180" w:lineRule="exact"/>
        <w:ind w:left="0" w:firstLine="0"/>
        <w:jc w:val="left"/>
        <w:rPr>
          <w:ins w:id="887216" w:author="Claude" w:date="2026-10-07T12:00:00Z"/>
        </w:rPr>
      </w:pPr>
      <w:ins w:id="887237" w:author="Claude" w:date="2026-10-07T12:00:00Z">
        <w:r>
          <w:rPr>
            <w:rFonts w:ascii="Consolas" w:hAnsi="Consolas" w:cs="Consolas"/>
            <w:sz w:val="14"/>
            <w:szCs w:val="14"/>
          </w:rPr>
          <w:t xml:space="preserve">21      # As premissas do caso-base ficam em um arquivo de entradas, como as de qualquer projeto:</w:t>
        </w:r>
      </w:ins>
    </w:p>
    <w:p>
      <w:pPr>
        <w:shd w:val="clear" w:color="auto" w:fill="F7F7F7"/>
        <w:spacing w:before="0" w:after="0" w:line="180" w:lineRule="exact"/>
        <w:ind w:left="0" w:firstLine="0"/>
        <w:jc w:val="left"/>
        <w:rPr>
          <w:ins w:id="887216" w:author="Claude" w:date="2026-10-07T12:00:00Z"/>
        </w:rPr>
      </w:pPr>
      <w:ins w:id="887238" w:author="Claude" w:date="2026-10-07T12:00:00Z">
        <w:r>
          <w:rPr>
            <w:rFonts w:ascii="Consolas" w:hAnsi="Consolas" w:cs="Consolas"/>
            <w:sz w:val="14"/>
            <w:szCs w:val="14"/>
          </w:rPr>
          <w:t xml:space="preserve">22      # no notebook, ele é aberto pela opção "Carregar arquivo de entradas e revisar".</w:t>
        </w:r>
      </w:ins>
    </w:p>
    <w:p>
      <w:pPr>
        <w:shd w:val="clear" w:color="auto" w:fill="F7F7F7"/>
        <w:spacing w:before="0" w:after="0" w:line="180" w:lineRule="exact"/>
        <w:ind w:left="0" w:firstLine="0"/>
        <w:jc w:val="left"/>
        <w:rPr>
          <w:ins w:id="887216" w:author="Claude" w:date="2026-10-07T12:00:00Z"/>
        </w:rPr>
      </w:pPr>
      <w:ins w:id="887239" w:author="Claude" w:date="2026-10-07T12:00:00Z">
        <w:r>
          <w:rPr>
            <w:rFonts w:ascii="Consolas" w:hAnsi="Consolas" w:cs="Consolas"/>
            <w:sz w:val="14"/>
            <w:szCs w:val="14"/>
          </w:rPr>
          <w:t xml:space="preserve">23      from pathlib import Path</w:t>
        </w:r>
      </w:ins>
    </w:p>
    <w:p>
      <w:pPr>
        <w:shd w:val="clear" w:color="auto" w:fill="F7F7F7"/>
        <w:spacing w:before="0" w:after="0" w:line="180" w:lineRule="exact"/>
        <w:ind w:left="0" w:firstLine="0"/>
        <w:jc w:val="left"/>
        <w:rPr>
          <w:ins w:id="887216" w:author="Claude" w:date="2026-10-07T12:00:00Z"/>
        </w:rPr>
      </w:pPr>
      <w:ins w:id="887240" w:author="Claude" w:date="2026-10-07T12:00:00Z">
        <w:r>
          <w:rPr>
            <w:rFonts w:ascii="Consolas" w:hAnsi="Consolas" w:cs="Consolas"/>
            <w:sz w:val="14"/>
            <w:szCs w:val="14"/>
          </w:rPr>
          <w:t xml:space="preserve">24      Path(ENTRADAS_CASO_BASE).parent.mkdir(exist_ok=True)</w:t>
        </w:r>
      </w:ins>
    </w:p>
    <w:p>
      <w:pPr>
        <w:shd w:val="clear" w:color="auto" w:fill="F7F7F7"/>
        <w:spacing w:before="0" w:after="0" w:line="180" w:lineRule="exact"/>
        <w:ind w:left="0" w:firstLine="0"/>
        <w:jc w:val="left"/>
        <w:rPr>
          <w:ins w:id="887216" w:author="Claude" w:date="2026-10-07T12:00:00Z"/>
        </w:rPr>
      </w:pPr>
      <w:ins w:id="887241" w:author="Claude" w:date="2026-10-07T12:00:00Z">
        <w:r>
          <w:rPr>
            <w:rFonts w:ascii="Consolas" w:hAnsi="Consolas" w:cs="Consolas"/>
            <w:sz w:val="14"/>
            <w:szCs w:val="14"/>
          </w:rPr>
          <w:t xml:space="preserve">25      salvar_config(criar_config_caso_base(), ENTRADAS_CASO_BASE)</w:t>
        </w:r>
      </w:ins>
    </w:p>
    <w:p>
      <w:pPr>
        <w:shd w:val="clear" w:color="auto" w:fill="F7F7F7"/>
        <w:spacing w:before="0" w:after="0" w:line="180" w:lineRule="exact"/>
        <w:ind w:left="0" w:firstLine="0"/>
        <w:jc w:val="left"/>
        <w:rPr>
          <w:ins w:id="887216" w:author="Claude" w:date="2026-10-07T12:00:00Z"/>
        </w:rPr>
      </w:pPr>
      <w:ins w:id="887242" w:author="Claude" w:date="2026-10-07T12:00:00Z">
        <w:r>
          <w:rPr>
            <w:rFonts w:ascii="Consolas" w:hAnsi="Consolas" w:cs="Consolas"/>
            <w:sz w:val="14"/>
            <w:szCs w:val="14"/>
          </w:rPr>
          <w:t xml:space="preserve">26      cfg = carregar_config(ENTRADAS_CASO_BASE)</w:t>
        </w:r>
      </w:ins>
    </w:p>
    <w:p>
      <w:pPr>
        <w:shd w:val="clear" w:color="auto" w:fill="F7F7F7"/>
        <w:spacing w:before="0" w:after="0" w:line="180" w:lineRule="exact"/>
        <w:ind w:left="0" w:firstLine="0"/>
        <w:jc w:val="left"/>
        <w:rPr>
          <w:ins w:id="887216" w:author="Claude" w:date="2026-10-07T12:00:00Z"/>
        </w:rPr>
      </w:pPr>
      <w:ins w:id="887243" w:author="Claude" w:date="2026-10-07T12:00:00Z">
        <w:r>
          <w:rPr>
            <w:rFonts w:ascii="Consolas" w:hAnsi="Consolas" w:cs="Consolas"/>
            <w:sz w:val="14"/>
            <w:szCs w:val="14"/>
          </w:rPr>
          <w:t xml:space="preserve">27      r = executar_evteas(cfg, executar_mc=True, executar_sens=True)</w:t>
        </w:r>
      </w:ins>
    </w:p>
    <w:p>
      <w:pPr>
        <w:shd w:val="clear" w:color="auto" w:fill="F7F7F7"/>
        <w:spacing w:before="0" w:after="0" w:line="180" w:lineRule="exact"/>
        <w:ind w:left="0" w:firstLine="0"/>
        <w:jc w:val="left"/>
        <w:rPr>
          <w:ins w:id="887216" w:author="Claude" w:date="2026-10-07T12:00:00Z"/>
        </w:rPr>
      </w:pPr>
      <w:ins w:id="887244" w:author="Claude" w:date="2026-10-07T12:00:00Z">
        <w:r>
          <w:rPr>
            <w:rFonts w:ascii="Consolas" w:hAnsi="Consolas" w:cs="Consolas"/>
            <w:sz w:val="14"/>
            <w:szCs w:val="14"/>
          </w:rPr>
          <w:t xml:space="preserve">28      comp = comparar_alternativas(criar_alternativas(), n_mc=10000)</w:t>
        </w:r>
      </w:ins>
    </w:p>
    <w:p>
      <w:pPr>
        <w:shd w:val="clear" w:color="auto" w:fill="F7F7F7"/>
        <w:spacing w:before="0" w:after="0" w:line="180" w:lineRule="exact"/>
        <w:ind w:left="0" w:firstLine="0"/>
        <w:jc w:val="left"/>
        <w:rPr>
          <w:ins w:id="887216" w:author="Claude" w:date="2026-10-07T12:00:00Z"/>
        </w:rPr>
      </w:pPr>
      <w:ins w:id="887245" w:author="Claude" w:date="2026-10-07T12:00:00Z">
        <w:r>
          <w:rPr>
            <w:rFonts w:ascii="Consolas" w:hAnsi="Consolas" w:cs="Consolas"/>
            <w:sz w:val="14"/>
            <w:szCs w:val="14"/>
          </w:rPr>
          <w:t xml:space="preserve">29      legado = executar_evteas(criar_config_legado_rev186(), executar_mc=True, executar_sens=False)</w:t>
        </w:r>
      </w:ins>
    </w:p>
    <w:p>
      <w:pPr>
        <w:shd w:val="clear" w:color="auto" w:fill="F7F7F7"/>
        <w:spacing w:before="0" w:after="0" w:line="180" w:lineRule="exact"/>
        <w:ind w:left="0" w:firstLine="0"/>
        <w:jc w:val="left"/>
        <w:rPr>
          <w:ins w:id="887216" w:author="Claude" w:date="2026-10-07T12:00:00Z"/>
        </w:rPr>
      </w:pPr>
      <w:ins w:id="887246" w:author="Claude" w:date="2026-10-07T12:00:00Z">
        <w:r>
          <w:rPr>
            <w:rFonts w:ascii="Consolas" w:hAnsi="Consolas" w:cs="Consolas"/>
            <w:sz w:val="14"/>
            <w:szCs w:val="14"/>
          </w:rPr>
          <w:t xml:space="preserve">30      likert = executar_evteas(exemplo_validacao_especialistas(cfg), executar_mc=False, executar_sens=False)</w:t>
        </w:r>
      </w:ins>
    </w:p>
    <w:p>
      <w:pPr>
        <w:shd w:val="clear" w:color="auto" w:fill="F7F7F7"/>
        <w:spacing w:before="0" w:after="0" w:line="180" w:lineRule="exact"/>
        <w:ind w:left="0" w:firstLine="0"/>
        <w:jc w:val="left"/>
        <w:rPr>
          <w:ins w:id="887216" w:author="Claude" w:date="2026-10-07T12:00:00Z"/>
        </w:rPr>
      </w:pPr>
      <w:ins w:id="887247" w:author="Claude" w:date="2026-10-07T12:00:00Z">
        <w:r>
          <w:rPr>
            <w:rFonts w:ascii="Consolas" w:hAnsi="Consolas" w:cs="Consolas"/>
            <w:sz w:val="14"/>
            <w:szCs w:val="14"/>
          </w:rPr>
          <w:t xml:space="preserve">31      arquivos = exportar(r, pasta)</w:t>
        </w:r>
      </w:ins>
    </w:p>
    <w:p>
      <w:pPr>
        <w:shd w:val="clear" w:color="auto" w:fill="F7F7F7"/>
        <w:spacing w:before="0" w:after="0" w:line="180" w:lineRule="exact"/>
        <w:ind w:left="0" w:firstLine="0"/>
        <w:jc w:val="left"/>
        <w:rPr>
          <w:ins w:id="887216" w:author="Claude" w:date="2026-10-07T12:00:00Z"/>
        </w:rPr>
      </w:pPr>
      <w:ins w:id="887248" w:author="Claude" w:date="2026-10-07T12:00:00Z">
        <w:r>
          <w:rPr>
            <w:rFonts w:ascii="Consolas" w:hAnsi="Consolas" w:cs="Consolas"/>
            <w:sz w:val="14"/>
            <w:szCs w:val="14"/>
          </w:rPr>
          <w:t xml:space="preserve">32      figs = gerar_graficos(r, f"{pasta}/figuras", comp)</w:t>
        </w:r>
      </w:ins>
    </w:p>
    <w:p>
      <w:pPr>
        <w:shd w:val="clear" w:color="auto" w:fill="F7F7F7"/>
        <w:spacing w:before="0" w:after="0" w:line="180" w:lineRule="exact"/>
        <w:ind w:left="0" w:firstLine="0"/>
        <w:jc w:val="left"/>
        <w:rPr>
          <w:ins w:id="887216" w:author="Claude" w:date="2026-10-07T12:00:00Z"/>
        </w:rPr>
      </w:pPr>
      <w:ins w:id="887249" w:author="Claude" w:date="2026-10-07T12:00:00Z">
        <w:r>
          <w:rPr>
            <w:rFonts w:ascii="Consolas" w:hAnsi="Consolas" w:cs="Consolas"/>
            <w:sz w:val="14"/>
            <w:szCs w:val="14"/>
          </w:rPr>
          <w:t xml:space="preserve">33      figs["00_arquitetura"] = diagrama_arquitetura(f"{pasta}/figuras/00_arquitetura.png")</w:t>
        </w:r>
      </w:ins>
    </w:p>
    <w:p>
      <w:pPr>
        <w:shd w:val="clear" w:color="auto" w:fill="F7F7F7"/>
        <w:spacing w:before="0" w:after="0" w:line="180" w:lineRule="exact"/>
        <w:ind w:left="0" w:firstLine="0"/>
        <w:jc w:val="left"/>
        <w:rPr>
          <w:ins w:id="887216" w:author="Claude" w:date="2026-10-07T12:00:00Z"/>
        </w:rPr>
      </w:pPr>
      <w:ins w:id="887250" w:author="Claude" w:date="2026-10-07T12:00:00Z">
        <w:r>
          <w:rPr>
            <w:rFonts w:ascii="Consolas" w:hAnsi="Consolas" w:cs="Consolas"/>
            <w:sz w:val="14"/>
            <w:szCs w:val="14"/>
          </w:rPr>
          <w:t xml:space="preserve">34      comp["ranking"].to_csv(f"{pasta}/topsis_alternativas.csv", index=False)</w:t>
        </w:r>
      </w:ins>
    </w:p>
    <w:p>
      <w:pPr>
        <w:shd w:val="clear" w:color="auto" w:fill="F7F7F7"/>
        <w:spacing w:before="0" w:after="0" w:line="180" w:lineRule="exact"/>
        <w:ind w:left="0" w:firstLine="0"/>
        <w:jc w:val="left"/>
        <w:rPr>
          <w:ins w:id="887216" w:author="Claude" w:date="2026-10-07T12:00:00Z"/>
        </w:rPr>
      </w:pPr>
      <w:ins w:id="887251" w:author="Claude" w:date="2026-10-07T12:00:00Z">
        <w:r>
          <w:rPr>
            <w:rFonts w:ascii="Consolas" w:hAnsi="Consolas" w:cs="Consolas"/>
            <w:sz w:val="14"/>
            <w:szCs w:val="14"/>
          </w:rPr>
          <w:t xml:space="preserve">35      # Registro do ciclo DSR (etapas, comparação, rastreabilidade e aprendizagens)</w:t>
        </w:r>
      </w:ins>
    </w:p>
    <w:p>
      <w:pPr>
        <w:shd w:val="clear" w:color="auto" w:fill="F7F7F7"/>
        <w:spacing w:before="0" w:after="0" w:line="180" w:lineRule="exact"/>
        <w:ind w:left="0" w:firstLine="0"/>
        <w:jc w:val="left"/>
        <w:rPr>
          <w:ins w:id="887216" w:author="Claude" w:date="2026-10-07T12:00:00Z"/>
        </w:rPr>
      </w:pPr>
      <w:ins w:id="887252" w:author="Claude" w:date="2026-10-07T12:00:00Z">
        <w:r>
          <w:rPr>
            <w:rFonts w:ascii="Consolas" w:hAnsi="Consolas" w:cs="Consolas"/>
            <w:sz w:val="14"/>
            <w:szCs w:val="14"/>
          </w:rPr>
          <w:t xml:space="preserve">36      dsr_tabelas = relatorio_dsr(Path(__file__).resolve().parent / "tests")</w:t>
        </w:r>
      </w:ins>
    </w:p>
    <w:p>
      <w:pPr>
        <w:shd w:val="clear" w:color="auto" w:fill="F7F7F7"/>
        <w:spacing w:before="0" w:after="0" w:line="180" w:lineRule="exact"/>
        <w:ind w:left="0" w:firstLine="0"/>
        <w:jc w:val="left"/>
        <w:rPr>
          <w:ins w:id="887216" w:author="Claude" w:date="2026-10-07T12:00:00Z"/>
        </w:rPr>
      </w:pPr>
      <w:ins w:id="887253" w:author="Claude" w:date="2026-10-07T12:00:00Z">
        <w:r>
          <w:rPr>
            <w:rFonts w:ascii="Consolas" w:hAnsi="Consolas" w:cs="Consolas"/>
            <w:sz w:val="14"/>
            <w:szCs w:val="14"/>
          </w:rPr>
          <w:t xml:space="preserve">37      for nome, tabela in dsr_tabelas.items():</w:t>
        </w:r>
      </w:ins>
    </w:p>
    <w:p>
      <w:pPr>
        <w:shd w:val="clear" w:color="auto" w:fill="F7F7F7"/>
        <w:spacing w:before="0" w:after="0" w:line="180" w:lineRule="exact"/>
        <w:ind w:left="0" w:firstLine="0"/>
        <w:jc w:val="left"/>
        <w:rPr>
          <w:ins w:id="887216" w:author="Claude" w:date="2026-10-07T12:00:00Z"/>
        </w:rPr>
      </w:pPr>
      <w:ins w:id="887254" w:author="Claude" w:date="2026-10-07T12:00:00Z">
        <w:r>
          <w:rPr>
            <w:rFonts w:ascii="Consolas" w:hAnsi="Consolas" w:cs="Consolas"/>
            <w:sz w:val="14"/>
            <w:szCs w:val="14"/>
          </w:rPr>
          <w:t xml:space="preserve">38          tabela.to_csv(f"{pasta}/{nome}.csv", index=False)</w:t>
        </w:r>
      </w:ins>
    </w:p>
    <w:p>
      <w:pPr>
        <w:shd w:val="clear" w:color="auto" w:fill="F7F7F7"/>
        <w:spacing w:before="0" w:after="0" w:line="180" w:lineRule="exact"/>
        <w:ind w:left="0" w:firstLine="0"/>
        <w:jc w:val="left"/>
        <w:rPr>
          <w:ins w:id="887216" w:author="Claude" w:date="2026-10-07T12:00:00Z"/>
        </w:rPr>
      </w:pPr>
      <w:ins w:id="887255" w:author="Claude" w:date="2026-10-07T12:00:00Z">
        <w:r>
          <w:rPr>
            <w:rFonts w:ascii="Consolas" w:hAnsi="Consolas" w:cs="Consolas"/>
            <w:sz w:val="14"/>
            <w:szCs w:val="14"/>
          </w:rPr>
          <w:t xml:space="preserve">39      resumo = {</w:t>
        </w:r>
      </w:ins>
    </w:p>
    <w:p>
      <w:pPr>
        <w:shd w:val="clear" w:color="auto" w:fill="F7F7F7"/>
        <w:spacing w:before="0" w:after="0" w:line="180" w:lineRule="exact"/>
        <w:ind w:left="0" w:firstLine="0"/>
        <w:jc w:val="left"/>
        <w:rPr>
          <w:ins w:id="887216" w:author="Claude" w:date="2026-10-07T12:00:00Z"/>
        </w:rPr>
      </w:pPr>
      <w:ins w:id="887256" w:author="Claude" w:date="2026-10-07T12:00:00Z">
        <w:r>
          <w:rPr>
            <w:rFonts w:ascii="Consolas" w:hAnsi="Consolas" w:cs="Consolas"/>
            <w:sz w:val="14"/>
            <w:szCs w:val="14"/>
          </w:rPr>
          <w:t xml:space="preserve">40          "tempo_execucao_s": time.perf_counter() - t0,</w:t>
        </w:r>
      </w:ins>
    </w:p>
    <w:p>
      <w:pPr>
        <w:shd w:val="clear" w:color="auto" w:fill="F7F7F7"/>
        <w:spacing w:before="0" w:after="0" w:line="180" w:lineRule="exact"/>
        <w:ind w:left="0" w:firstLine="0"/>
        <w:jc w:val="left"/>
        <w:rPr>
          <w:ins w:id="887216" w:author="Claude" w:date="2026-10-07T12:00:00Z"/>
        </w:rPr>
      </w:pPr>
      <w:ins w:id="887257" w:author="Claude" w:date="2026-10-07T12:00:00Z">
        <w:r>
          <w:rPr>
            <w:rFonts w:ascii="Consolas" w:hAnsi="Consolas" w:cs="Consolas"/>
            <w:sz w:val="14"/>
            <w:szCs w:val="14"/>
          </w:rPr>
          <w:t xml:space="preserve">41          "caso_base": serializar({k: r[k] for k in ("tecnico", "economico", "ambiental", "social", "governanca",</w:t>
        </w:r>
      </w:ins>
    </w:p>
    <w:p>
      <w:pPr>
        <w:shd w:val="clear" w:color="auto" w:fill="F7F7F7"/>
        <w:spacing w:before="0" w:after="0" w:line="180" w:lineRule="exact"/>
        <w:ind w:left="0" w:firstLine="0"/>
        <w:jc w:val="left"/>
        <w:rPr>
          <w:ins w:id="887216" w:author="Claude" w:date="2026-10-07T12:00:00Z"/>
        </w:rPr>
      </w:pPr>
      <w:ins w:id="887258" w:author="Claude" w:date="2026-10-07T12:00:00Z">
        <w:r>
          <w:rPr>
            <w:rFonts w:ascii="Consolas" w:hAnsi="Consolas" w:cs="Consolas"/>
            <w:sz w:val="14"/>
            <w:szCs w:val="14"/>
          </w:rPr>
          <w:t xml:space="preserve">42                                                      "lean_green", "decisao", "sobras")}),</w:t>
        </w:r>
      </w:ins>
    </w:p>
    <w:p>
      <w:pPr>
        <w:shd w:val="clear" w:color="auto" w:fill="F7F7F7"/>
        <w:spacing w:before="0" w:after="0" w:line="180" w:lineRule="exact"/>
        <w:ind w:left="0" w:firstLine="0"/>
        <w:jc w:val="left"/>
        <w:rPr>
          <w:ins w:id="887216" w:author="Claude" w:date="2026-10-07T12:00:00Z"/>
        </w:rPr>
      </w:pPr>
      <w:ins w:id="887259" w:author="Claude" w:date="2026-10-07T12:00:00Z">
        <w:r>
          <w:rPr>
            <w:rFonts w:ascii="Consolas" w:hAnsi="Consolas" w:cs="Consolas"/>
            <w:sz w:val="14"/>
            <w:szCs w:val="14"/>
          </w:rPr>
          <w:t xml:space="preserve">43          "indice": serializar({k: v for k, v in r["indice"].items() if k != "pesos"}),</w:t>
        </w:r>
      </w:ins>
    </w:p>
    <w:p>
      <w:pPr>
        <w:shd w:val="clear" w:color="auto" w:fill="F7F7F7"/>
        <w:spacing w:before="0" w:after="0" w:line="180" w:lineRule="exact"/>
        <w:ind w:left="0" w:firstLine="0"/>
        <w:jc w:val="left"/>
        <w:rPr>
          <w:ins w:id="887216" w:author="Claude" w:date="2026-10-07T12:00:00Z"/>
        </w:rPr>
      </w:pPr>
      <w:ins w:id="887260" w:author="Claude" w:date="2026-10-07T12:00:00Z">
        <w:r>
          <w:rPr>
            <w:rFonts w:ascii="Consolas" w:hAnsi="Consolas" w:cs="Consolas"/>
            <w:sz w:val="14"/>
            <w:szCs w:val="14"/>
          </w:rPr>
          <w:t xml:space="preserve">44          "pesos": serializar(r["indice"]["pesos"]),</w:t>
        </w:r>
      </w:ins>
    </w:p>
    <w:p>
      <w:pPr>
        <w:shd w:val="clear" w:color="auto" w:fill="F7F7F7"/>
        <w:spacing w:before="0" w:after="0" w:line="180" w:lineRule="exact"/>
        <w:ind w:left="0" w:firstLine="0"/>
        <w:jc w:val="left"/>
        <w:rPr>
          <w:ins w:id="887216" w:author="Claude" w:date="2026-10-07T12:00:00Z"/>
        </w:rPr>
      </w:pPr>
      <w:ins w:id="887261" w:author="Claude" w:date="2026-10-07T12:00:00Z">
        <w:r>
          <w:rPr>
            <w:rFonts w:ascii="Consolas" w:hAnsi="Consolas" w:cs="Consolas"/>
            <w:sz w:val="14"/>
            <w:szCs w:val="14"/>
          </w:rPr>
          <w:t xml:space="preserve">45          "mc": serializar({k: v for k, v in r["monte_carlo"].items() if k != "amostra"}),</w:t>
        </w:r>
      </w:ins>
    </w:p>
    <w:p>
      <w:pPr>
        <w:shd w:val="clear" w:color="auto" w:fill="F7F7F7"/>
        <w:spacing w:before="0" w:after="0" w:line="180" w:lineRule="exact"/>
        <w:ind w:left="0" w:firstLine="0"/>
        <w:jc w:val="left"/>
        <w:rPr>
          <w:ins w:id="887216" w:author="Claude" w:date="2026-10-07T12:00:00Z"/>
        </w:rPr>
      </w:pPr>
      <w:ins w:id="887262" w:author="Claude" w:date="2026-10-07T12:00:00Z">
        <w:r>
          <w:rPr>
            <w:rFonts w:ascii="Consolas" w:hAnsi="Consolas" w:cs="Consolas"/>
            <w:sz w:val="14"/>
            <w:szCs w:val="14"/>
          </w:rPr>
          <w:t xml:space="preserve">46          "sensibilidade": serializar(r["sensibilidade"]),</w:t>
        </w:r>
      </w:ins>
    </w:p>
    <w:p>
      <w:pPr>
        <w:shd w:val="clear" w:color="auto" w:fill="F7F7F7"/>
        <w:spacing w:before="0" w:after="0" w:line="180" w:lineRule="exact"/>
        <w:ind w:left="0" w:firstLine="0"/>
        <w:jc w:val="left"/>
        <w:rPr>
          <w:ins w:id="887216" w:author="Claude" w:date="2026-10-07T12:00:00Z"/>
        </w:rPr>
      </w:pPr>
      <w:ins w:id="887263" w:author="Claude" w:date="2026-10-07T12:00:00Z">
        <w:r>
          <w:rPr>
            <w:rFonts w:ascii="Consolas" w:hAnsi="Consolas" w:cs="Consolas"/>
            <w:sz w:val="14"/>
            <w:szCs w:val="14"/>
          </w:rPr>
          <w:t xml:space="preserve">47          "valores_criticos": serializar(r["valores_criticos"]),</w:t>
        </w:r>
      </w:ins>
    </w:p>
    <w:p>
      <w:pPr>
        <w:shd w:val="clear" w:color="auto" w:fill="F7F7F7"/>
        <w:spacing w:before="0" w:after="0" w:line="180" w:lineRule="exact"/>
        <w:ind w:left="0" w:firstLine="0"/>
        <w:jc w:val="left"/>
        <w:rPr>
          <w:ins w:id="887216" w:author="Claude" w:date="2026-10-07T12:00:00Z"/>
        </w:rPr>
      </w:pPr>
      <w:ins w:id="887264" w:author="Claude" w:date="2026-10-07T12:00:00Z">
        <w:r>
          <w:rPr>
            <w:rFonts w:ascii="Consolas" w:hAnsi="Consolas" w:cs="Consolas"/>
            <w:sz w:val="14"/>
            <w:szCs w:val="14"/>
          </w:rPr>
          <w:t xml:space="preserve">48          "cenarios": serializar(r["cenarios"]),</w:t>
        </w:r>
      </w:ins>
    </w:p>
    <w:p>
      <w:pPr>
        <w:shd w:val="clear" w:color="auto" w:fill="F7F7F7"/>
        <w:spacing w:before="0" w:after="0" w:line="180" w:lineRule="exact"/>
        <w:ind w:left="0" w:firstLine="0"/>
        <w:jc w:val="left"/>
        <w:rPr>
          <w:ins w:id="887216" w:author="Claude" w:date="2026-10-07T12:00:00Z"/>
        </w:rPr>
      </w:pPr>
      <w:ins w:id="887265" w:author="Claude" w:date="2026-10-07T12:00:00Z">
        <w:r>
          <w:rPr>
            <w:rFonts w:ascii="Consolas" w:hAnsi="Consolas" w:cs="Consolas"/>
            <w:sz w:val="14"/>
            <w:szCs w:val="14"/>
          </w:rPr>
          <w:t xml:space="preserve">49          "vv": serializar(r["vv"]),</w:t>
        </w:r>
      </w:ins>
    </w:p>
    <w:p>
      <w:pPr>
        <w:shd w:val="clear" w:color="auto" w:fill="F7F7F7"/>
        <w:spacing w:before="0" w:after="0" w:line="180" w:lineRule="exact"/>
        <w:ind w:left="0" w:firstLine="0"/>
        <w:jc w:val="left"/>
        <w:rPr>
          <w:ins w:id="887216" w:author="Claude" w:date="2026-10-07T12:00:00Z"/>
        </w:rPr>
      </w:pPr>
      <w:ins w:id="887266" w:author="Claude" w:date="2026-10-07T12:00:00Z">
        <w:r>
          <w:rPr>
            <w:rFonts w:ascii="Consolas" w:hAnsi="Consolas" w:cs="Consolas"/>
            <w:sz w:val="14"/>
            <w:szCs w:val="14"/>
          </w:rPr>
          <w:t xml:space="preserve">50          "ods": serializar(r["ods"]),</w:t>
        </w:r>
      </w:ins>
    </w:p>
    <w:p>
      <w:pPr>
        <w:shd w:val="clear" w:color="auto" w:fill="F7F7F7"/>
        <w:spacing w:before="0" w:after="0" w:line="180" w:lineRule="exact"/>
        <w:ind w:left="0" w:firstLine="0"/>
        <w:jc w:val="left"/>
        <w:rPr>
          <w:ins w:id="887216" w:author="Claude" w:date="2026-10-07T12:00:00Z"/>
        </w:rPr>
      </w:pPr>
      <w:ins w:id="887267" w:author="Claude" w:date="2026-10-07T12:00:00Z">
        <w:r>
          <w:rPr>
            <w:rFonts w:ascii="Consolas" w:hAnsi="Consolas" w:cs="Consolas"/>
            <w:sz w:val="14"/>
            <w:szCs w:val="14"/>
          </w:rPr>
          <w:t xml:space="preserve">51          "topsis": serializar(comp["ranking"]),</w:t>
        </w:r>
      </w:ins>
    </w:p>
    <w:p>
      <w:pPr>
        <w:shd w:val="clear" w:color="auto" w:fill="F7F7F7"/>
        <w:spacing w:before="0" w:after="0" w:line="180" w:lineRule="exact"/>
        <w:ind w:left="0" w:firstLine="0"/>
        <w:jc w:val="left"/>
        <w:rPr>
          <w:ins w:id="887216" w:author="Claude" w:date="2026-10-07T12:00:00Z"/>
        </w:rPr>
      </w:pPr>
      <w:ins w:id="887268" w:author="Claude" w:date="2026-10-07T12:00:00Z">
        <w:r>
          <w:rPr>
            <w:rFonts w:ascii="Consolas" w:hAnsi="Consolas" w:cs="Consolas"/>
            <w:sz w:val="14"/>
            <w:szCs w:val="14"/>
          </w:rPr>
          <w:t xml:space="preserve">52          "legado": serializar({"economico": legado["economico"], "tecnico": legado["tecnico"],</w:t>
        </w:r>
      </w:ins>
    </w:p>
    <w:p>
      <w:pPr>
        <w:shd w:val="clear" w:color="auto" w:fill="F7F7F7"/>
        <w:spacing w:before="0" w:after="0" w:line="180" w:lineRule="exact"/>
        <w:ind w:left="0" w:firstLine="0"/>
        <w:jc w:val="left"/>
        <w:rPr>
          <w:ins w:id="887216" w:author="Claude" w:date="2026-10-07T12:00:00Z"/>
        </w:rPr>
      </w:pPr>
      <w:ins w:id="887269" w:author="Claude" w:date="2026-10-07T12:00:00Z">
        <w:r>
          <w:rPr>
            <w:rFonts w:ascii="Consolas" w:hAnsi="Consolas" w:cs="Consolas"/>
            <w:sz w:val="14"/>
            <w:szCs w:val="14"/>
          </w:rPr>
          <w:t xml:space="preserve">53                                "ambiental": legado["ambiental"], "indice": {k: v for k, v in legado["indice"].items() if k != "pesos"},</w:t>
        </w:r>
      </w:ins>
    </w:p>
    <w:p>
      <w:pPr>
        <w:shd w:val="clear" w:color="auto" w:fill="F7F7F7"/>
        <w:spacing w:before="0" w:after="0" w:line="180" w:lineRule="exact"/>
        <w:ind w:left="0" w:firstLine="0"/>
        <w:jc w:val="left"/>
        <w:rPr>
          <w:ins w:id="887216" w:author="Claude" w:date="2026-10-07T12:00:00Z"/>
        </w:rPr>
      </w:pPr>
      <w:ins w:id="887270" w:author="Claude" w:date="2026-10-07T12:00:00Z">
        <w:r>
          <w:rPr>
            <w:rFonts w:ascii="Consolas" w:hAnsi="Consolas" w:cs="Consolas"/>
            <w:sz w:val="14"/>
            <w:szCs w:val="14"/>
          </w:rPr>
          <w:t xml:space="preserve">54                                "mc": legado["monte_carlo"]["estatisticas"], "decisao": legado["decisao"]}),</w:t>
        </w:r>
      </w:ins>
    </w:p>
    <w:p>
      <w:pPr>
        <w:shd w:val="clear" w:color="auto" w:fill="F7F7F7"/>
        <w:spacing w:before="0" w:after="0" w:line="180" w:lineRule="exact"/>
        <w:ind w:left="0" w:firstLine="0"/>
        <w:jc w:val="left"/>
        <w:rPr>
          <w:ins w:id="887216" w:author="Claude" w:date="2026-10-07T12:00:00Z"/>
        </w:rPr>
      </w:pPr>
      <w:ins w:id="887271" w:author="Claude" w:date="2026-10-07T12:00:00Z">
        <w:r>
          <w:rPr>
            <w:rFonts w:ascii="Consolas" w:hAnsi="Consolas" w:cs="Consolas"/>
            <w:sz w:val="14"/>
            <w:szCs w:val="14"/>
          </w:rPr>
          <w:t xml:space="preserve">55          "likert": serializar({"pesos": likert["indice"]["pesos"], "indice": likert["indice"]["indice_evteas"],</w:t>
        </w:r>
      </w:ins>
    </w:p>
    <w:p>
      <w:pPr>
        <w:shd w:val="clear" w:color="auto" w:fill="F7F7F7"/>
        <w:spacing w:before="0" w:after="0" w:line="180" w:lineRule="exact"/>
        <w:ind w:left="0" w:firstLine="0"/>
        <w:jc w:val="left"/>
        <w:rPr>
          <w:ins w:id="887216" w:author="Claude" w:date="2026-10-07T12:00:00Z"/>
        </w:rPr>
      </w:pPr>
      <w:ins w:id="887272" w:author="Claude" w:date="2026-10-07T12:00:00Z">
        <w:r>
          <w:rPr>
            <w:rFonts w:ascii="Consolas" w:hAnsi="Consolas" w:cs="Consolas"/>
            <w:sz w:val="14"/>
            <w:szCs w:val="14"/>
          </w:rPr>
          <w:t xml:space="preserve">56                                "decisao": likert["decisao"]}),</w:t>
        </w:r>
      </w:ins>
    </w:p>
    <w:p>
      <w:pPr>
        <w:shd w:val="clear" w:color="auto" w:fill="F7F7F7"/>
        <w:spacing w:before="0" w:after="0" w:line="180" w:lineRule="exact"/>
        <w:ind w:left="0" w:firstLine="0"/>
        <w:jc w:val="left"/>
        <w:rPr>
          <w:ins w:id="887216" w:author="Claude" w:date="2026-10-07T12:00:00Z"/>
        </w:rPr>
      </w:pPr>
      <w:ins w:id="887273" w:author="Claude" w:date="2026-10-07T12:00:00Z">
        <w:r>
          <w:rPr>
            <w:rFonts w:ascii="Consolas" w:hAnsi="Consolas" w:cs="Consolas"/>
            <w:sz w:val="14"/>
            <w:szCs w:val="14"/>
          </w:rPr>
          <w:t xml:space="preserve">57          "dsr": {"rastreabilidade": serializar(dsr_tabelas["DSR_Rastreabilidade"])},</w:t>
        </w:r>
      </w:ins>
    </w:p>
    <w:p>
      <w:pPr>
        <w:shd w:val="clear" w:color="auto" w:fill="F7F7F7"/>
        <w:spacing w:before="0" w:after="0" w:line="180" w:lineRule="exact"/>
        <w:ind w:left="0" w:firstLine="0"/>
        <w:jc w:val="left"/>
        <w:rPr>
          <w:ins w:id="887216" w:author="Claude" w:date="2026-10-07T12:00:00Z"/>
        </w:rPr>
      </w:pPr>
      <w:ins w:id="887274" w:author="Claude" w:date="2026-10-07T12:00:00Z">
        <w:r>
          <w:rPr>
            <w:rFonts w:ascii="Consolas" w:hAnsi="Consolas" w:cs="Consolas"/>
            <w:sz w:val="14"/>
            <w:szCs w:val="14"/>
          </w:rPr>
          <w:t xml:space="preserve">58          "figuras": figs, "arquivos": arquivos,</w:t>
        </w:r>
      </w:ins>
    </w:p>
    <w:p>
      <w:pPr>
        <w:shd w:val="clear" w:color="auto" w:fill="F7F7F7"/>
        <w:spacing w:before="0" w:after="0" w:line="180" w:lineRule="exact"/>
        <w:ind w:left="0" w:firstLine="0"/>
        <w:jc w:val="left"/>
        <w:rPr>
          <w:ins w:id="887216" w:author="Claude" w:date="2026-10-07T12:00:00Z"/>
        </w:rPr>
      </w:pPr>
      <w:ins w:id="887275" w:author="Claude" w:date="2026-10-07T12:00:00Z">
        <w:r>
          <w:rPr>
            <w:rFonts w:ascii="Consolas" w:hAnsi="Consolas" w:cs="Consolas"/>
            <w:sz w:val="14"/>
            <w:szCs w:val="14"/>
          </w:rPr>
          <w:t xml:space="preserve">59      }</w:t>
        </w:r>
      </w:ins>
    </w:p>
    <w:p>
      <w:pPr>
        <w:shd w:val="clear" w:color="auto" w:fill="F7F7F7"/>
        <w:spacing w:before="0" w:after="0" w:line="180" w:lineRule="exact"/>
        <w:ind w:left="0" w:firstLine="0"/>
        <w:jc w:val="left"/>
        <w:rPr>
          <w:ins w:id="887216" w:author="Claude" w:date="2026-10-07T12:00:00Z"/>
        </w:rPr>
      </w:pPr>
      <w:ins w:id="887276" w:author="Claude" w:date="2026-10-07T12:00:00Z">
        <w:r>
          <w:rPr>
            <w:rFonts w:ascii="Consolas" w:hAnsi="Consolas" w:cs="Consolas"/>
            <w:sz w:val="14"/>
            <w:szCs w:val="14"/>
          </w:rPr>
          <w:t xml:space="preserve">60      with open(f"{pasta}/resumo_execucao.json", "w", encoding="utf-8") as f:</w:t>
        </w:r>
      </w:ins>
    </w:p>
    <w:p>
      <w:pPr>
        <w:shd w:val="clear" w:color="auto" w:fill="F7F7F7"/>
        <w:spacing w:before="0" w:after="0" w:line="180" w:lineRule="exact"/>
        <w:ind w:left="0" w:firstLine="0"/>
        <w:jc w:val="left"/>
        <w:rPr>
          <w:ins w:id="887216" w:author="Claude" w:date="2026-10-07T12:00:00Z"/>
        </w:rPr>
      </w:pPr>
      <w:ins w:id="887277" w:author="Claude" w:date="2026-10-07T12:00:00Z">
        <w:r>
          <w:rPr>
            <w:rFonts w:ascii="Consolas" w:hAnsi="Consolas" w:cs="Consolas"/>
            <w:sz w:val="14"/>
            <w:szCs w:val="14"/>
          </w:rPr>
          <w:t xml:space="preserve">61          json.dump(resumo, f, ensure_ascii=False, indent=2, default=str)</w:t>
        </w:r>
      </w:ins>
    </w:p>
    <w:p>
      <w:pPr>
        <w:shd w:val="clear" w:color="auto" w:fill="F7F7F7"/>
        <w:spacing w:before="0" w:after="0" w:line="180" w:lineRule="exact"/>
        <w:ind w:left="0" w:firstLine="0"/>
        <w:jc w:val="left"/>
        <w:rPr>
          <w:ins w:id="887216" w:author="Claude" w:date="2026-10-07T12:00:00Z"/>
        </w:rPr>
      </w:pPr>
      <w:ins w:id="887278" w:author="Claude" w:date="2026-10-07T12:00:00Z">
        <w:r>
          <w:rPr>
            <w:rFonts w:ascii="Consolas" w:hAnsi="Consolas" w:cs="Consolas"/>
            <w:sz w:val="14"/>
            <w:szCs w:val="14"/>
          </w:rPr>
          <w:t xml:space="preserve">62      print(resumo_executivo(r).to_string(index=False))</w:t>
        </w:r>
      </w:ins>
    </w:p>
    <w:p>
      <w:pPr>
        <w:shd w:val="clear" w:color="auto" w:fill="F7F7F7"/>
        <w:spacing w:before="0" w:after="0" w:line="180" w:lineRule="exact"/>
        <w:ind w:left="0" w:firstLine="0"/>
        <w:jc w:val="left"/>
        <w:rPr>
          <w:ins w:id="887216" w:author="Claude" w:date="2026-10-07T12:00:00Z"/>
        </w:rPr>
      </w:pPr>
      <w:ins w:id="887279" w:author="Claude" w:date="2026-10-07T12:00:00Z">
        <w:r>
          <w:rPr>
            <w:rFonts w:ascii="Consolas" w:hAnsi="Consolas" w:cs="Consolas"/>
            <w:sz w:val="14"/>
            <w:szCs w:val="14"/>
          </w:rPr>
          <w:t xml:space="preserve">63      print(comp["ranking"][["Alternativa", "TOPSIS", "Ranking", "Classificação"]].to_string(index=False))</w:t>
        </w:r>
      </w:ins>
    </w:p>
    <w:p>
      <w:pPr>
        <w:shd w:val="clear" w:color="auto" w:fill="F7F7F7"/>
        <w:spacing w:before="0" w:after="0" w:line="180" w:lineRule="exact"/>
        <w:ind w:left="0" w:firstLine="0"/>
        <w:jc w:val="left"/>
        <w:rPr>
          <w:ins w:id="887216" w:author="Claude" w:date="2026-10-07T12:00:00Z"/>
        </w:rPr>
      </w:pPr>
      <w:ins w:id="887280" w:author="Claude" w:date="2026-10-07T12:00:00Z">
        <w:r>
          <w:rPr>
            <w:rFonts w:ascii="Consolas" w:hAnsi="Consolas" w:cs="Consolas"/>
            <w:sz w:val="14"/>
            <w:szCs w:val="14"/>
          </w:rPr>
          <w:t xml:space="preserve">64      print(f"V&amp;V: {r['vv']['quantidade_verificacoes']} verificações, {r['vv']['quantidade_erros']} falha(s)")</w:t>
        </w:r>
      </w:ins>
    </w:p>
    <w:p>
      <w:pPr>
        <w:shd w:val="clear" w:color="auto" w:fill="F7F7F7"/>
        <w:spacing w:before="0" w:after="0" w:line="180" w:lineRule="exact"/>
        <w:ind w:left="0" w:firstLine="0"/>
        <w:jc w:val="left"/>
        <w:rPr>
          <w:ins w:id="887216" w:author="Claude" w:date="2026-10-07T12:00:00Z"/>
        </w:rPr>
      </w:pPr>
      <w:ins w:id="887281" w:author="Claude" w:date="2026-10-07T12:00:00Z">
        <w:r>
          <w:rPr>
            <w:rFonts w:ascii="Consolas" w:hAnsi="Consolas" w:cs="Consolas"/>
            <w:sz w:val="14"/>
            <w:szCs w:val="14"/>
          </w:rPr>
          <w:t xml:space="preserve">65      print(f"Tempo total: {resumo['tempo_execucao_s']:.1f} s")</w:t>
        </w:r>
      </w:ins>
    </w:p>
    <w:p>
      <w:pPr>
        <w:shd w:val="clear" w:color="auto" w:fill="F7F7F7"/>
        <w:spacing w:before="0" w:after="0" w:line="180" w:lineRule="exact"/>
        <w:ind w:left="0" w:firstLine="0"/>
        <w:jc w:val="left"/>
        <w:rPr>
          <w:ins w:id="887216" w:author="Claude" w:date="2026-10-07T12:00:00Z"/>
        </w:rPr>
      </w:pPr>
      <w:ins w:id="887282" w:author="Claude" w:date="2026-10-07T12:00:00Z">
        <w:r>
          <w:rPr>
            <w:rFonts w:ascii="Consolas" w:hAnsi="Consolas" w:cs="Consolas"/>
            <w:sz w:val="14"/>
            <w:szCs w:val="14"/>
          </w:rPr>
          <w:t xml:space="preserve">66  </w:t>
        </w:r>
      </w:ins>
    </w:p>
    <w:p>
      <w:pPr>
        <w:shd w:val="clear" w:color="auto" w:fill="F7F7F7"/>
        <w:spacing w:before="0" w:after="0" w:line="180" w:lineRule="exact"/>
        <w:ind w:left="0" w:firstLine="0"/>
        <w:jc w:val="left"/>
        <w:rPr>
          <w:ins w:id="887216" w:author="Claude" w:date="2026-10-07T12:00:00Z"/>
        </w:rPr>
      </w:pPr>
      <w:ins w:id="887283" w:author="Claude" w:date="2026-10-07T12:00:00Z">
        <w:r>
          <w:rPr>
            <w:rFonts w:ascii="Consolas" w:hAnsi="Consolas" w:cs="Consolas"/>
            <w:sz w:val="14"/>
            <w:szCs w:val="14"/>
          </w:rPr>
          <w:t xml:space="preserve">67  </w:t>
        </w:r>
      </w:ins>
    </w:p>
    <w:p>
      <w:pPr>
        <w:shd w:val="clear" w:color="auto" w:fill="F7F7F7"/>
        <w:spacing w:before="0" w:after="0" w:line="180" w:lineRule="exact"/>
        <w:ind w:left="0" w:firstLine="0"/>
        <w:jc w:val="left"/>
        <w:rPr>
          <w:ins w:id="887216" w:author="Claude" w:date="2026-10-07T12:00:00Z"/>
        </w:rPr>
      </w:pPr>
      <w:ins w:id="887284" w:author="Claude" w:date="2026-10-07T12:00:00Z">
        <w:r>
          <w:rPr>
            <w:rFonts w:ascii="Consolas" w:hAnsi="Consolas" w:cs="Consolas"/>
            <w:sz w:val="14"/>
            <w:szCs w:val="14"/>
          </w:rPr>
          <w:t xml:space="preserve">68  if __name__ == "__main__":</w:t>
        </w:r>
      </w:ins>
    </w:p>
    <w:p>
      <w:pPr>
        <w:shd w:val="clear" w:color="auto" w:fill="F7F7F7"/>
        <w:spacing w:before="0" w:after="0" w:line="180" w:lineRule="exact"/>
        <w:ind w:left="0" w:firstLine="0"/>
        <w:jc w:val="left"/>
        <w:rPr>
          <w:ins w:id="887216" w:author="Claude" w:date="2026-10-07T12:00:00Z"/>
        </w:rPr>
      </w:pPr>
      <w:ins w:id="887285" w:author="Claude" w:date="2026-10-07T12:00:00Z">
        <w:r>
          <w:rPr>
            <w:rFonts w:ascii="Consolas" w:hAnsi="Consolas" w:cs="Consolas"/>
            <w:sz w:val="14"/>
            <w:szCs w:val="14"/>
          </w:rPr>
          <w:t xml:space="preserve">69      main(*sys.argv[1:])</w:t>
        </w:r>
      </w:ins>
    </w:p>
    <w:p>
      <w:pPr>
        <w:pStyle w:val="Ttulo1"/>
        <w:pageBreakBefore/>
        <w:jc w:val="center"/>
        <w:rPr>
          <w:ins w:id="887287" w:author="Claude" w:date="2026-10-07T12:00:00Z"/>
        </w:rPr>
      </w:pPr>
      <w:bookmarkStart w:id="990075" w:name="_TocRev187ApB"/>
      <w:ins w:id="887286" w:author="Claude" w:date="2026-10-07T12:00:00Z">
        <w:r>
          <w:rPr>
            <w:rFonts w:ascii="Times New Roman" w:hAnsi="Times New Roman"/>
            <w:b/>
            <w:sz w:val="32"/>
          </w:rPr>
          <w:t xml:space="preserve">APÊNDICE B – TESTES AUTOMATIZADOS DE VERIFICAÇÃO</w:t>
        </w:r>
      </w:ins>
      <w:bookmarkEnd w:id="990075"/>
    </w:p>
    <w:p>
      <w:pPr>
        <w:spacing w:line="360" w:lineRule="auto" w:before="0" w:after="0"/>
        <w:ind w:firstLine="709"/>
        <w:jc w:val="both"/>
        <w:rPr>
          <w:ins w:id="887288" w:author="Claude" w:date="2026-10-07T12:00:00Z"/>
        </w:rPr>
      </w:pPr>
      <w:ins w:id="887289" w:author="Claude" w:date="2026-10-07T12:00:00Z">
        <w:r>
          <w:rPr>
            <w:rFonts w:ascii="Times New Roman" w:hAnsi="Times New Roman"/>
            <w:sz w:val="24"/>
          </w:rPr>
          <w:t xml:space="preserve">Este apêndice reproduz a suíte de testes automatizados descrita na Seção 4.12, executada com a biblioteca pytest. O arquivo test_evteas.py verifica as rotinas de cálculo; test_social_lean_green.py, as dimensões social, de governança e Lean-Green; test_entradas.py e test_revisao_entradas.py verificam a entrada de dados com o usuário simulado definido em usuario_simulado.py, que responde ao wizard como uma pessoa digitaria; e test_dsr.py confere o registro das etapas da DSR e a rastreabilidade entre requisitos, código e testes.</w:t>
        </w:r>
      </w:ins>
    </w:p>
    <w:p>
      <w:pPr>
        <w:pStyle w:val="Ttulo2"/>
        <w:pageBreakBefore w:val="0"/>
        <w:rPr>
          <w:ins w:id="887290" w:author="Claude" w:date="2026-10-07T12:00:00Z"/>
        </w:rPr>
      </w:pPr>
      <w:bookmarkStart w:id="990076" w:name="_TocRev187ApB1"/>
      <w:ins w:id="887291" w:author="Claude" w:date="2026-10-07T12:00:00Z">
        <w:r>
          <w:rPr>
            <w:rFonts w:ascii="Times New Roman" w:hAnsi="Times New Roman"/>
            <w:b w:val="0"/>
            <w:sz w:val="28"/>
          </w:rPr>
          <w:t xml:space="preserve">B.1 tests/test_evteas.py — Testes do núcleo de cálculo</w:t>
        </w:r>
      </w:ins>
      <w:bookmarkEnd w:id="990076"/>
    </w:p>
    <w:p>
      <w:pPr>
        <w:shd w:val="clear" w:color="auto" w:fill="F7F7F7"/>
        <w:spacing w:before="0" w:after="0" w:line="180" w:lineRule="exact"/>
        <w:ind w:left="0" w:firstLine="0"/>
        <w:jc w:val="left"/>
        <w:rPr>
          <w:ins w:id="887292" w:author="Claude" w:date="2026-10-07T12:00:00Z"/>
        </w:rPr>
      </w:pPr>
      <w:ins w:id="887293" w:author="Claude" w:date="2026-10-07T12:00:00Z">
        <w:r>
          <w:rPr>
            <w:rFonts w:ascii="Consolas" w:hAnsi="Consolas" w:cs="Consolas"/>
            <w:sz w:val="14"/>
            <w:szCs w:val="14"/>
          </w:rPr>
          <w:t xml:space="preserve">  1  """Testes automatizados do EVTEAS-Py (verificação — Boehm, 1984)."""</w:t>
        </w:r>
      </w:ins>
    </w:p>
    <w:p>
      <w:pPr>
        <w:shd w:val="clear" w:color="auto" w:fill="F7F7F7"/>
        <w:spacing w:before="0" w:after="0" w:line="180" w:lineRule="exact"/>
        <w:ind w:left="0" w:firstLine="0"/>
        <w:jc w:val="left"/>
        <w:rPr>
          <w:ins w:id="887292" w:author="Claude" w:date="2026-10-07T12:00:00Z"/>
        </w:rPr>
      </w:pPr>
      <w:ins w:id="887294" w:author="Claude" w:date="2026-10-07T12:00:00Z">
        <w:r>
          <w:rPr>
            <w:rFonts w:ascii="Consolas" w:hAnsi="Consolas" w:cs="Consolas"/>
            <w:sz w:val="14"/>
            <w:szCs w:val="14"/>
          </w:rPr>
          <w:t xml:space="preserve">  2  import copy</w:t>
        </w:r>
      </w:ins>
    </w:p>
    <w:p>
      <w:pPr>
        <w:shd w:val="clear" w:color="auto" w:fill="F7F7F7"/>
        <w:spacing w:before="0" w:after="0" w:line="180" w:lineRule="exact"/>
        <w:ind w:left="0" w:firstLine="0"/>
        <w:jc w:val="left"/>
        <w:rPr>
          <w:ins w:id="887292" w:author="Claude" w:date="2026-10-07T12:00:00Z"/>
        </w:rPr>
      </w:pPr>
      <w:ins w:id="887295" w:author="Claude" w:date="2026-10-07T12:00:00Z">
        <w:r>
          <w:rPr>
            <w:rFonts w:ascii="Consolas" w:hAnsi="Consolas" w:cs="Consolas"/>
            <w:sz w:val="14"/>
            <w:szCs w:val="14"/>
          </w:rPr>
          <w:t xml:space="preserve">  3  </w:t>
        </w:r>
      </w:ins>
    </w:p>
    <w:p>
      <w:pPr>
        <w:shd w:val="clear" w:color="auto" w:fill="F7F7F7"/>
        <w:spacing w:before="0" w:after="0" w:line="180" w:lineRule="exact"/>
        <w:ind w:left="0" w:firstLine="0"/>
        <w:jc w:val="left"/>
        <w:rPr>
          <w:ins w:id="887292" w:author="Claude" w:date="2026-10-07T12:00:00Z"/>
        </w:rPr>
      </w:pPr>
      <w:ins w:id="887296" w:author="Claude" w:date="2026-10-07T12:00:00Z">
        <w:r>
          <w:rPr>
            <w:rFonts w:ascii="Consolas" w:hAnsi="Consolas" w:cs="Consolas"/>
            <w:sz w:val="14"/>
            <w:szCs w:val="14"/>
          </w:rPr>
          <w:t xml:space="preserve">  4  import numpy as np</w:t>
        </w:r>
      </w:ins>
    </w:p>
    <w:p>
      <w:pPr>
        <w:shd w:val="clear" w:color="auto" w:fill="F7F7F7"/>
        <w:spacing w:before="0" w:after="0" w:line="180" w:lineRule="exact"/>
        <w:ind w:left="0" w:firstLine="0"/>
        <w:jc w:val="left"/>
        <w:rPr>
          <w:ins w:id="887292" w:author="Claude" w:date="2026-10-07T12:00:00Z"/>
        </w:rPr>
      </w:pPr>
      <w:ins w:id="887297" w:author="Claude" w:date="2026-10-07T12:00:00Z">
        <w:r>
          <w:rPr>
            <w:rFonts w:ascii="Consolas" w:hAnsi="Consolas" w:cs="Consolas"/>
            <w:sz w:val="14"/>
            <w:szCs w:val="14"/>
          </w:rPr>
          <w:t xml:space="preserve">  5  import numpy_financial as npf</w:t>
        </w:r>
      </w:ins>
    </w:p>
    <w:p>
      <w:pPr>
        <w:shd w:val="clear" w:color="auto" w:fill="F7F7F7"/>
        <w:spacing w:before="0" w:after="0" w:line="180" w:lineRule="exact"/>
        <w:ind w:left="0" w:firstLine="0"/>
        <w:jc w:val="left"/>
        <w:rPr>
          <w:ins w:id="887292" w:author="Claude" w:date="2026-10-07T12:00:00Z"/>
        </w:rPr>
      </w:pPr>
      <w:ins w:id="887298" w:author="Claude" w:date="2026-10-07T12:00:00Z">
        <w:r>
          <w:rPr>
            <w:rFonts w:ascii="Consolas" w:hAnsi="Consolas" w:cs="Consolas"/>
            <w:sz w:val="14"/>
            <w:szCs w:val="14"/>
          </w:rPr>
          <w:t xml:space="preserve">  6  import pandas as pd</w:t>
        </w:r>
      </w:ins>
    </w:p>
    <w:p>
      <w:pPr>
        <w:shd w:val="clear" w:color="auto" w:fill="F7F7F7"/>
        <w:spacing w:before="0" w:after="0" w:line="180" w:lineRule="exact"/>
        <w:ind w:left="0" w:firstLine="0"/>
        <w:jc w:val="left"/>
        <w:rPr>
          <w:ins w:id="887292" w:author="Claude" w:date="2026-10-07T12:00:00Z"/>
        </w:rPr>
      </w:pPr>
      <w:ins w:id="887299" w:author="Claude" w:date="2026-10-07T12:00:00Z">
        <w:r>
          <w:rPr>
            <w:rFonts w:ascii="Consolas" w:hAnsi="Consolas" w:cs="Consolas"/>
            <w:sz w:val="14"/>
            <w:szCs w:val="14"/>
          </w:rPr>
          <w:t xml:space="preserve">  7  import pytest</w:t>
        </w:r>
      </w:ins>
    </w:p>
    <w:p>
      <w:pPr>
        <w:shd w:val="clear" w:color="auto" w:fill="F7F7F7"/>
        <w:spacing w:before="0" w:after="0" w:line="180" w:lineRule="exact"/>
        <w:ind w:left="0" w:firstLine="0"/>
        <w:jc w:val="left"/>
        <w:rPr>
          <w:ins w:id="887292" w:author="Claude" w:date="2026-10-07T12:00:00Z"/>
        </w:rPr>
      </w:pPr>
      <w:ins w:id="887300" w:author="Claude" w:date="2026-10-07T12:00:00Z">
        <w:r>
          <w:rPr>
            <w:rFonts w:ascii="Consolas" w:hAnsi="Consolas" w:cs="Consolas"/>
            <w:sz w:val="14"/>
            <w:szCs w:val="14"/>
          </w:rPr>
          <w:t xml:space="preserve">  8  </w:t>
        </w:r>
      </w:ins>
    </w:p>
    <w:p>
      <w:pPr>
        <w:shd w:val="clear" w:color="auto" w:fill="F7F7F7"/>
        <w:spacing w:before="0" w:after="0" w:line="180" w:lineRule="exact"/>
        <w:ind w:left="0" w:firstLine="0"/>
        <w:jc w:val="left"/>
        <w:rPr>
          <w:ins w:id="887292" w:author="Claude" w:date="2026-10-07T12:00:00Z"/>
        </w:rPr>
      </w:pPr>
      <w:ins w:id="887301" w:author="Claude" w:date="2026-10-07T12:00:00Z">
        <w:r>
          <w:rPr>
            <w:rFonts w:ascii="Consolas" w:hAnsi="Consolas" w:cs="Consolas"/>
            <w:sz w:val="14"/>
            <w:szCs w:val="14"/>
          </w:rPr>
          <w:t xml:space="preserve">  9  from evteas_py import (Distribuicao, classificar, comparar_alternativas, criar_alternativas, criar_config_caso_base,</w:t>
        </w:r>
      </w:ins>
    </w:p>
    <w:p>
      <w:pPr>
        <w:shd w:val="clear" w:color="auto" w:fill="F7F7F7"/>
        <w:spacing w:before="0" w:after="0" w:line="180" w:lineRule="exact"/>
        <w:ind w:left="0" w:firstLine="0"/>
        <w:jc w:val="left"/>
        <w:rPr>
          <w:ins w:id="887292" w:author="Claude" w:date="2026-10-07T12:00:00Z"/>
        </w:rPr>
      </w:pPr>
      <w:ins w:id="887302" w:author="Claude" w:date="2026-10-07T12:00:00Z">
        <w:r>
          <w:rPr>
            <w:rFonts w:ascii="Consolas" w:hAnsi="Consolas" w:cs="Consolas"/>
            <w:sz w:val="14"/>
            <w:szCs w:val="14"/>
          </w:rPr>
          <w:t xml:space="preserve"> 10                         criar_config_legado_rev186, executar_evteas, exemplo_validacao_especialistas, exportar,</w:t>
        </w:r>
      </w:ins>
    </w:p>
    <w:p>
      <w:pPr>
        <w:shd w:val="clear" w:color="auto" w:fill="F7F7F7"/>
        <w:spacing w:before="0" w:after="0" w:line="180" w:lineRule="exact"/>
        <w:ind w:left="0" w:firstLine="0"/>
        <w:jc w:val="left"/>
        <w:rPr>
          <w:ins w:id="887292" w:author="Claude" w:date="2026-10-07T12:00:00Z"/>
        </w:rPr>
      </w:pPr>
      <w:ins w:id="887303" w:author="Claude" w:date="2026-10-07T12:00:00Z">
        <w:r>
          <w:rPr>
            <w:rFonts w:ascii="Consolas" w:hAnsi="Consolas" w:cs="Consolas"/>
            <w:sz w:val="14"/>
            <w:szCs w:val="14"/>
          </w:rPr>
          <w:t xml:space="preserve"> 11                         gerar_graficos, monte_carlo, motor, normalizar, payback, pesos_ahp, pesos_likert,</w:t>
        </w:r>
      </w:ins>
    </w:p>
    <w:p>
      <w:pPr>
        <w:shd w:val="clear" w:color="auto" w:fill="F7F7F7"/>
        <w:spacing w:before="0" w:after="0" w:line="180" w:lineRule="exact"/>
        <w:ind w:left="0" w:firstLine="0"/>
        <w:jc w:val="left"/>
        <w:rPr>
          <w:ins w:id="887292" w:author="Claude" w:date="2026-10-07T12:00:00Z"/>
        </w:rPr>
      </w:pPr>
      <w:ins w:id="887304" w:author="Claude" w:date="2026-10-07T12:00:00Z">
        <w:r>
          <w:rPr>
            <w:rFonts w:ascii="Consolas" w:hAnsi="Consolas" w:cs="Consolas"/>
            <w:sz w:val="14"/>
            <w:szCs w:val="14"/>
          </w:rPr>
          <w:t xml:space="preserve"> 12                         tir, topsis, vpl)</w:t>
        </w:r>
      </w:ins>
    </w:p>
    <w:p>
      <w:pPr>
        <w:shd w:val="clear" w:color="auto" w:fill="F7F7F7"/>
        <w:spacing w:before="0" w:after="0" w:line="180" w:lineRule="exact"/>
        <w:ind w:left="0" w:firstLine="0"/>
        <w:jc w:val="left"/>
        <w:rPr>
          <w:ins w:id="887292" w:author="Claude" w:date="2026-10-07T12:00:00Z"/>
        </w:rPr>
      </w:pPr>
      <w:ins w:id="887305" w:author="Claude" w:date="2026-10-07T12:00:00Z">
        <w:r>
          <w:rPr>
            <w:rFonts w:ascii="Consolas" w:hAnsi="Consolas" w:cs="Consolas"/>
            <w:sz w:val="14"/>
            <w:szCs w:val="14"/>
          </w:rPr>
          <w:t xml:space="preserve"> 13  from evteas_py import teste_regressao_deterministica as regressao_embutida</w:t>
        </w:r>
      </w:ins>
    </w:p>
    <w:p>
      <w:pPr>
        <w:shd w:val="clear" w:color="auto" w:fill="F7F7F7"/>
        <w:spacing w:before="0" w:after="0" w:line="180" w:lineRule="exact"/>
        <w:ind w:left="0" w:firstLine="0"/>
        <w:jc w:val="left"/>
        <w:rPr>
          <w:ins w:id="887292" w:author="Claude" w:date="2026-10-07T12:00:00Z"/>
        </w:rPr>
      </w:pPr>
      <w:ins w:id="887306" w:author="Claude" w:date="2026-10-07T12:00:00Z">
        <w:r>
          <w:rPr>
            <w:rFonts w:ascii="Consolas" w:hAnsi="Consolas" w:cs="Consolas"/>
            <w:sz w:val="14"/>
            <w:szCs w:val="14"/>
          </w:rPr>
          <w:t xml:space="preserve"> 14  from evteas_py.config import EVTEASConfig, PesosConfig, config_de_dict, config_para_dict</w:t>
        </w:r>
      </w:ins>
    </w:p>
    <w:p>
      <w:pPr>
        <w:shd w:val="clear" w:color="auto" w:fill="F7F7F7"/>
        <w:spacing w:before="0" w:after="0" w:line="180" w:lineRule="exact"/>
        <w:ind w:left="0" w:firstLine="0"/>
        <w:jc w:val="left"/>
        <w:rPr>
          <w:ins w:id="887292" w:author="Claude" w:date="2026-10-07T12:00:00Z"/>
        </w:rPr>
      </w:pPr>
      <w:ins w:id="887307" w:author="Claude" w:date="2026-10-07T12:00:00Z">
        <w:r>
          <w:rPr>
            <w:rFonts w:ascii="Consolas" w:hAnsi="Consolas" w:cs="Consolas"/>
            <w:sz w:val="14"/>
            <w:szCs w:val="14"/>
          </w:rPr>
          <w:t xml:space="preserve"> 15  from evteas_py.interface import analisar_precos, carregar_config, salvar_config, wizard_evteas</w:t>
        </w:r>
      </w:ins>
    </w:p>
    <w:p>
      <w:pPr>
        <w:shd w:val="clear" w:color="auto" w:fill="F7F7F7"/>
        <w:spacing w:before="0" w:after="0" w:line="180" w:lineRule="exact"/>
        <w:ind w:left="0" w:firstLine="0"/>
        <w:jc w:val="left"/>
        <w:rPr>
          <w:ins w:id="887292" w:author="Claude" w:date="2026-10-07T12:00:00Z"/>
        </w:rPr>
      </w:pPr>
      <w:ins w:id="887308" w:author="Claude" w:date="2026-10-07T12:00:00Z">
        <w:r>
          <w:rPr>
            <w:rFonts w:ascii="Consolas" w:hAnsi="Consolas" w:cs="Consolas"/>
            <w:sz w:val="14"/>
            <w:szCs w:val="14"/>
          </w:rPr>
          <w:t xml:space="preserve"> 16  from evteas_py.modelo import Contexto, calcular_tecnico, curva_crescimento</w:t>
        </w:r>
      </w:ins>
    </w:p>
    <w:p>
      <w:pPr>
        <w:shd w:val="clear" w:color="auto" w:fill="F7F7F7"/>
        <w:spacing w:before="0" w:after="0" w:line="180" w:lineRule="exact"/>
        <w:ind w:left="0" w:firstLine="0"/>
        <w:jc w:val="left"/>
        <w:rPr>
          <w:ins w:id="887292" w:author="Claude" w:date="2026-10-07T12:00:00Z"/>
        </w:rPr>
      </w:pPr>
      <w:ins w:id="887309" w:author="Claude" w:date="2026-10-07T12:00:00Z">
        <w:r>
          <w:rPr>
            <w:rFonts w:ascii="Consolas" w:hAnsi="Consolas" w:cs="Consolas"/>
            <w:sz w:val="14"/>
            <w:szCs w:val="14"/>
          </w:rPr>
          <w:t xml:space="preserve"> 17  </w:t>
        </w:r>
      </w:ins>
    </w:p>
    <w:p>
      <w:pPr>
        <w:shd w:val="clear" w:color="auto" w:fill="F7F7F7"/>
        <w:spacing w:before="0" w:after="0" w:line="180" w:lineRule="exact"/>
        <w:ind w:left="0" w:firstLine="0"/>
        <w:jc w:val="left"/>
        <w:rPr>
          <w:ins w:id="887292" w:author="Claude" w:date="2026-10-07T12:00:00Z"/>
        </w:rPr>
      </w:pPr>
      <w:ins w:id="887310" w:author="Claude" w:date="2026-10-07T12:00:00Z">
        <w:r>
          <w:rPr>
            <w:rFonts w:ascii="Consolas" w:hAnsi="Consolas" w:cs="Consolas"/>
            <w:sz w:val="14"/>
            <w:szCs w:val="14"/>
          </w:rPr>
          <w:t xml:space="preserve"> 18  </w:t>
        </w:r>
      </w:ins>
    </w:p>
    <w:p>
      <w:pPr>
        <w:shd w:val="clear" w:color="auto" w:fill="F7F7F7"/>
        <w:spacing w:before="0" w:after="0" w:line="180" w:lineRule="exact"/>
        <w:ind w:left="0" w:firstLine="0"/>
        <w:jc w:val="left"/>
        <w:rPr>
          <w:ins w:id="887292" w:author="Claude" w:date="2026-10-07T12:00:00Z"/>
        </w:rPr>
      </w:pPr>
      <w:ins w:id="887311" w:author="Claude" w:date="2026-10-07T12:00:00Z">
        <w:r>
          <w:rPr>
            <w:rFonts w:ascii="Consolas" w:hAnsi="Consolas" w:cs="Consolas"/>
            <w:sz w:val="14"/>
            <w:szCs w:val="14"/>
          </w:rPr>
          <w:t xml:space="preserve"> 19  @pytest.fixture(scope="module")</w:t>
        </w:r>
      </w:ins>
    </w:p>
    <w:p>
      <w:pPr>
        <w:shd w:val="clear" w:color="auto" w:fill="F7F7F7"/>
        <w:spacing w:before="0" w:after="0" w:line="180" w:lineRule="exact"/>
        <w:ind w:left="0" w:firstLine="0"/>
        <w:jc w:val="left"/>
        <w:rPr>
          <w:ins w:id="887292" w:author="Claude" w:date="2026-10-07T12:00:00Z"/>
        </w:rPr>
      </w:pPr>
      <w:ins w:id="887312" w:author="Claude" w:date="2026-10-07T12:00:00Z">
        <w:r>
          <w:rPr>
            <w:rFonts w:ascii="Consolas" w:hAnsi="Consolas" w:cs="Consolas"/>
            <w:sz w:val="14"/>
            <w:szCs w:val="14"/>
          </w:rPr>
          <w:t xml:space="preserve"> 20  def cfg():</w:t>
        </w:r>
      </w:ins>
    </w:p>
    <w:p>
      <w:pPr>
        <w:shd w:val="clear" w:color="auto" w:fill="F7F7F7"/>
        <w:spacing w:before="0" w:after="0" w:line="180" w:lineRule="exact"/>
        <w:ind w:left="0" w:firstLine="0"/>
        <w:jc w:val="left"/>
        <w:rPr>
          <w:ins w:id="887292" w:author="Claude" w:date="2026-10-07T12:00:00Z"/>
        </w:rPr>
      </w:pPr>
      <w:ins w:id="887313" w:author="Claude" w:date="2026-10-07T12:00:00Z">
        <w:r>
          <w:rPr>
            <w:rFonts w:ascii="Consolas" w:hAnsi="Consolas" w:cs="Consolas"/>
            <w:sz w:val="14"/>
            <w:szCs w:val="14"/>
          </w:rPr>
          <w:t xml:space="preserve"> 21      return criar_config_caso_base()</w:t>
        </w:r>
      </w:ins>
    </w:p>
    <w:p>
      <w:pPr>
        <w:shd w:val="clear" w:color="auto" w:fill="F7F7F7"/>
        <w:spacing w:before="0" w:after="0" w:line="180" w:lineRule="exact"/>
        <w:ind w:left="0" w:firstLine="0"/>
        <w:jc w:val="left"/>
        <w:rPr>
          <w:ins w:id="887292" w:author="Claude" w:date="2026-10-07T12:00:00Z"/>
        </w:rPr>
      </w:pPr>
      <w:ins w:id="887314" w:author="Claude" w:date="2026-10-07T12:00:00Z">
        <w:r>
          <w:rPr>
            <w:rFonts w:ascii="Consolas" w:hAnsi="Consolas" w:cs="Consolas"/>
            <w:sz w:val="14"/>
            <w:szCs w:val="14"/>
          </w:rPr>
          <w:t xml:space="preserve"> 22  </w:t>
        </w:r>
      </w:ins>
    </w:p>
    <w:p>
      <w:pPr>
        <w:shd w:val="clear" w:color="auto" w:fill="F7F7F7"/>
        <w:spacing w:before="0" w:after="0" w:line="180" w:lineRule="exact"/>
        <w:ind w:left="0" w:firstLine="0"/>
        <w:jc w:val="left"/>
        <w:rPr>
          <w:ins w:id="887292" w:author="Claude" w:date="2026-10-07T12:00:00Z"/>
        </w:rPr>
      </w:pPr>
      <w:ins w:id="887315" w:author="Claude" w:date="2026-10-07T12:00:00Z">
        <w:r>
          <w:rPr>
            <w:rFonts w:ascii="Consolas" w:hAnsi="Consolas" w:cs="Consolas"/>
            <w:sz w:val="14"/>
            <w:szCs w:val="14"/>
          </w:rPr>
          <w:t xml:space="preserve"> 23  </w:t>
        </w:r>
      </w:ins>
    </w:p>
    <w:p>
      <w:pPr>
        <w:shd w:val="clear" w:color="auto" w:fill="F7F7F7"/>
        <w:spacing w:before="0" w:after="0" w:line="180" w:lineRule="exact"/>
        <w:ind w:left="0" w:firstLine="0"/>
        <w:jc w:val="left"/>
        <w:rPr>
          <w:ins w:id="887292" w:author="Claude" w:date="2026-10-07T12:00:00Z"/>
        </w:rPr>
      </w:pPr>
      <w:ins w:id="887316" w:author="Claude" w:date="2026-10-07T12:00:00Z">
        <w:r>
          <w:rPr>
            <w:rFonts w:ascii="Consolas" w:hAnsi="Consolas" w:cs="Consolas"/>
            <w:sz w:val="14"/>
            <w:szCs w:val="14"/>
          </w:rPr>
          <w:t xml:space="preserve"> 24  @pytest.fixture(scope="module")</w:t>
        </w:r>
      </w:ins>
    </w:p>
    <w:p>
      <w:pPr>
        <w:shd w:val="clear" w:color="auto" w:fill="F7F7F7"/>
        <w:spacing w:before="0" w:after="0" w:line="180" w:lineRule="exact"/>
        <w:ind w:left="0" w:firstLine="0"/>
        <w:jc w:val="left"/>
        <w:rPr>
          <w:ins w:id="887292" w:author="Claude" w:date="2026-10-07T12:00:00Z"/>
        </w:rPr>
      </w:pPr>
      <w:ins w:id="887317" w:author="Claude" w:date="2026-10-07T12:00:00Z">
        <w:r>
          <w:rPr>
            <w:rFonts w:ascii="Consolas" w:hAnsi="Consolas" w:cs="Consolas"/>
            <w:sz w:val="14"/>
            <w:szCs w:val="14"/>
          </w:rPr>
          <w:t xml:space="preserve"> 25  def resultado(cfg):</w:t>
        </w:r>
      </w:ins>
    </w:p>
    <w:p>
      <w:pPr>
        <w:shd w:val="clear" w:color="auto" w:fill="F7F7F7"/>
        <w:spacing w:before="0" w:after="0" w:line="180" w:lineRule="exact"/>
        <w:ind w:left="0" w:firstLine="0"/>
        <w:jc w:val="left"/>
        <w:rPr>
          <w:ins w:id="887292" w:author="Claude" w:date="2026-10-07T12:00:00Z"/>
        </w:rPr>
      </w:pPr>
      <w:ins w:id="887318" w:author="Claude" w:date="2026-10-07T12:00:00Z">
        <w:r>
          <w:rPr>
            <w:rFonts w:ascii="Consolas" w:hAnsi="Consolas" w:cs="Consolas"/>
            <w:sz w:val="14"/>
            <w:szCs w:val="14"/>
          </w:rPr>
          <w:t xml:space="preserve"> 26      return executar_evteas(cfg, executar_mc=True, executar_sens=True, n_mc=3000)</w:t>
        </w:r>
      </w:ins>
    </w:p>
    <w:p>
      <w:pPr>
        <w:shd w:val="clear" w:color="auto" w:fill="F7F7F7"/>
        <w:spacing w:before="0" w:after="0" w:line="180" w:lineRule="exact"/>
        <w:ind w:left="0" w:firstLine="0"/>
        <w:jc w:val="left"/>
        <w:rPr>
          <w:ins w:id="887292" w:author="Claude" w:date="2026-10-07T12:00:00Z"/>
        </w:rPr>
      </w:pPr>
      <w:ins w:id="887319" w:author="Claude" w:date="2026-10-07T12:00:00Z">
        <w:r>
          <w:rPr>
            <w:rFonts w:ascii="Consolas" w:hAnsi="Consolas" w:cs="Consolas"/>
            <w:sz w:val="14"/>
            <w:szCs w:val="14"/>
          </w:rPr>
          <w:t xml:space="preserve"> 27  </w:t>
        </w:r>
      </w:ins>
    </w:p>
    <w:p>
      <w:pPr>
        <w:shd w:val="clear" w:color="auto" w:fill="F7F7F7"/>
        <w:spacing w:before="0" w:after="0" w:line="180" w:lineRule="exact"/>
        <w:ind w:left="0" w:firstLine="0"/>
        <w:jc w:val="left"/>
        <w:rPr>
          <w:ins w:id="887292" w:author="Claude" w:date="2026-10-07T12:00:00Z"/>
        </w:rPr>
      </w:pPr>
      <w:ins w:id="887320" w:author="Claude" w:date="2026-10-07T12:00:00Z">
        <w:r>
          <w:rPr>
            <w:rFonts w:ascii="Consolas" w:hAnsi="Consolas" w:cs="Consolas"/>
            <w:sz w:val="14"/>
            <w:szCs w:val="14"/>
          </w:rPr>
          <w:t xml:space="preserve"> 28  </w:t>
        </w:r>
      </w:ins>
    </w:p>
    <w:p>
      <w:pPr>
        <w:shd w:val="clear" w:color="auto" w:fill="F7F7F7"/>
        <w:spacing w:before="0" w:after="0" w:line="180" w:lineRule="exact"/>
        <w:ind w:left="0" w:firstLine="0"/>
        <w:jc w:val="left"/>
        <w:rPr>
          <w:ins w:id="887292" w:author="Claude" w:date="2026-10-07T12:00:00Z"/>
        </w:rPr>
      </w:pPr>
      <w:ins w:id="887321" w:author="Claude" w:date="2026-10-07T12:00:00Z">
        <w:r>
          <w:rPr>
            <w:rFonts w:ascii="Consolas" w:hAnsi="Consolas" w:cs="Consolas"/>
            <w:sz w:val="14"/>
            <w:szCs w:val="14"/>
          </w:rPr>
          <w:t xml:space="preserve"> 29  # --- Engenharia econômica: comparação com numpy_financial ---------------------------</w:t>
        </w:r>
      </w:ins>
    </w:p>
    <w:p>
      <w:pPr>
        <w:shd w:val="clear" w:color="auto" w:fill="F7F7F7"/>
        <w:spacing w:before="0" w:after="0" w:line="180" w:lineRule="exact"/>
        <w:ind w:left="0" w:firstLine="0"/>
        <w:jc w:val="left"/>
        <w:rPr>
          <w:ins w:id="887292" w:author="Claude" w:date="2026-10-07T12:00:00Z"/>
        </w:rPr>
      </w:pPr>
      <w:ins w:id="887322" w:author="Claude" w:date="2026-10-07T12:00:00Z">
        <w:r>
          <w:rPr>
            <w:rFonts w:ascii="Consolas" w:hAnsi="Consolas" w:cs="Consolas"/>
            <w:sz w:val="14"/>
            <w:szCs w:val="14"/>
          </w:rPr>
          <w:t xml:space="preserve"> 30  </w:t>
        </w:r>
      </w:ins>
    </w:p>
    <w:p>
      <w:pPr>
        <w:shd w:val="clear" w:color="auto" w:fill="F7F7F7"/>
        <w:spacing w:before="0" w:after="0" w:line="180" w:lineRule="exact"/>
        <w:ind w:left="0" w:firstLine="0"/>
        <w:jc w:val="left"/>
        <w:rPr>
          <w:ins w:id="887292" w:author="Claude" w:date="2026-10-07T12:00:00Z"/>
        </w:rPr>
      </w:pPr>
      <w:ins w:id="887323" w:author="Claude" w:date="2026-10-07T12:00:00Z">
        <w:r>
          <w:rPr>
            <w:rFonts w:ascii="Consolas" w:hAnsi="Consolas" w:cs="Consolas"/>
            <w:sz w:val="14"/>
            <w:szCs w:val="14"/>
          </w:rPr>
          <w:t xml:space="preserve"> 31  @pytest.mark.parametrize("taxa,fluxo", [(0.01, [-1000, 100, 200, 300, 400, 500]), (0.0, [-50, 10, 10]),</w:t>
        </w:r>
      </w:ins>
    </w:p>
    <w:p>
      <w:pPr>
        <w:shd w:val="clear" w:color="auto" w:fill="F7F7F7"/>
        <w:spacing w:before="0" w:after="0" w:line="180" w:lineRule="exact"/>
        <w:ind w:left="0" w:firstLine="0"/>
        <w:jc w:val="left"/>
        <w:rPr>
          <w:ins w:id="887292" w:author="Claude" w:date="2026-10-07T12:00:00Z"/>
        </w:rPr>
      </w:pPr>
      <w:ins w:id="887324" w:author="Claude" w:date="2026-10-07T12:00:00Z">
        <w:r>
          <w:rPr>
            <w:rFonts w:ascii="Consolas" w:hAnsi="Consolas" w:cs="Consolas"/>
            <w:sz w:val="14"/>
            <w:szCs w:val="14"/>
          </w:rPr>
          <w:t xml:space="preserve"> 32                                          (0.12, [-250000] + [40000] * 10)])</w:t>
        </w:r>
      </w:ins>
    </w:p>
    <w:p>
      <w:pPr>
        <w:shd w:val="clear" w:color="auto" w:fill="F7F7F7"/>
        <w:spacing w:before="0" w:after="0" w:line="180" w:lineRule="exact"/>
        <w:ind w:left="0" w:firstLine="0"/>
        <w:jc w:val="left"/>
        <w:rPr>
          <w:ins w:id="887292" w:author="Claude" w:date="2026-10-07T12:00:00Z"/>
        </w:rPr>
      </w:pPr>
      <w:ins w:id="887325" w:author="Claude" w:date="2026-10-07T12:00:00Z">
        <w:r>
          <w:rPr>
            <w:rFonts w:ascii="Consolas" w:hAnsi="Consolas" w:cs="Consolas"/>
            <w:sz w:val="14"/>
            <w:szCs w:val="14"/>
          </w:rPr>
          <w:t xml:space="preserve"> 33  def test_vpl_igual_numpy_financial(taxa, fluxo):</w:t>
        </w:r>
      </w:ins>
    </w:p>
    <w:p>
      <w:pPr>
        <w:shd w:val="clear" w:color="auto" w:fill="F7F7F7"/>
        <w:spacing w:before="0" w:after="0" w:line="180" w:lineRule="exact"/>
        <w:ind w:left="0" w:firstLine="0"/>
        <w:jc w:val="left"/>
        <w:rPr>
          <w:ins w:id="887292" w:author="Claude" w:date="2026-10-07T12:00:00Z"/>
        </w:rPr>
      </w:pPr>
      <w:ins w:id="887326" w:author="Claude" w:date="2026-10-07T12:00:00Z">
        <w:r>
          <w:rPr>
            <w:rFonts w:ascii="Consolas" w:hAnsi="Consolas" w:cs="Consolas"/>
            <w:sz w:val="14"/>
            <w:szCs w:val="14"/>
          </w:rPr>
          <w:t xml:space="preserve"> 34      assert vpl(taxa, fluxo) == pytest.approx(npf.npv(taxa, fluxo), rel=1e-12)</w:t>
        </w:r>
      </w:ins>
    </w:p>
    <w:p>
      <w:pPr>
        <w:shd w:val="clear" w:color="auto" w:fill="F7F7F7"/>
        <w:spacing w:before="0" w:after="0" w:line="180" w:lineRule="exact"/>
        <w:ind w:left="0" w:firstLine="0"/>
        <w:jc w:val="left"/>
        <w:rPr>
          <w:ins w:id="887292" w:author="Claude" w:date="2026-10-07T12:00:00Z"/>
        </w:rPr>
      </w:pPr>
      <w:ins w:id="887327" w:author="Claude" w:date="2026-10-07T12:00:00Z">
        <w:r>
          <w:rPr>
            <w:rFonts w:ascii="Consolas" w:hAnsi="Consolas" w:cs="Consolas"/>
            <w:sz w:val="14"/>
            <w:szCs w:val="14"/>
          </w:rPr>
          <w:t xml:space="preserve"> 35  </w:t>
        </w:r>
      </w:ins>
    </w:p>
    <w:p>
      <w:pPr>
        <w:shd w:val="clear" w:color="auto" w:fill="F7F7F7"/>
        <w:spacing w:before="0" w:after="0" w:line="180" w:lineRule="exact"/>
        <w:ind w:left="0" w:firstLine="0"/>
        <w:jc w:val="left"/>
        <w:rPr>
          <w:ins w:id="887292" w:author="Claude" w:date="2026-10-07T12:00:00Z"/>
        </w:rPr>
      </w:pPr>
      <w:ins w:id="887328" w:author="Claude" w:date="2026-10-07T12:00:00Z">
        <w:r>
          <w:rPr>
            <w:rFonts w:ascii="Consolas" w:hAnsi="Consolas" w:cs="Consolas"/>
            <w:sz w:val="14"/>
            <w:szCs w:val="14"/>
          </w:rPr>
          <w:t xml:space="preserve"> 36  </w:t>
        </w:r>
      </w:ins>
    </w:p>
    <w:p>
      <w:pPr>
        <w:shd w:val="clear" w:color="auto" w:fill="F7F7F7"/>
        <w:spacing w:before="0" w:after="0" w:line="180" w:lineRule="exact"/>
        <w:ind w:left="0" w:firstLine="0"/>
        <w:jc w:val="left"/>
        <w:rPr>
          <w:ins w:id="887292" w:author="Claude" w:date="2026-10-07T12:00:00Z"/>
        </w:rPr>
      </w:pPr>
      <w:ins w:id="887329" w:author="Claude" w:date="2026-10-07T12:00:00Z">
        <w:r>
          <w:rPr>
            <w:rFonts w:ascii="Consolas" w:hAnsi="Consolas" w:cs="Consolas"/>
            <w:sz w:val="14"/>
            <w:szCs w:val="14"/>
          </w:rPr>
          <w:t xml:space="preserve"> 37  @pytest.mark.parametrize("fluxo", [[-1000, 100, 200, 300, 400, 500], [-250000] + [40000] * 10, [-100, 60, 60]])</w:t>
        </w:r>
      </w:ins>
    </w:p>
    <w:p>
      <w:pPr>
        <w:shd w:val="clear" w:color="auto" w:fill="F7F7F7"/>
        <w:spacing w:before="0" w:after="0" w:line="180" w:lineRule="exact"/>
        <w:ind w:left="0" w:firstLine="0"/>
        <w:jc w:val="left"/>
        <w:rPr>
          <w:ins w:id="887292" w:author="Claude" w:date="2026-10-07T12:00:00Z"/>
        </w:rPr>
      </w:pPr>
      <w:ins w:id="887330" w:author="Claude" w:date="2026-10-07T12:00:00Z">
        <w:r>
          <w:rPr>
            <w:rFonts w:ascii="Consolas" w:hAnsi="Consolas" w:cs="Consolas"/>
            <w:sz w:val="14"/>
            <w:szCs w:val="14"/>
          </w:rPr>
          <w:t xml:space="preserve"> 38  def test_tir_igual_numpy_financial(fluxo):</w:t>
        </w:r>
      </w:ins>
    </w:p>
    <w:p>
      <w:pPr>
        <w:shd w:val="clear" w:color="auto" w:fill="F7F7F7"/>
        <w:spacing w:before="0" w:after="0" w:line="180" w:lineRule="exact"/>
        <w:ind w:left="0" w:firstLine="0"/>
        <w:jc w:val="left"/>
        <w:rPr>
          <w:ins w:id="887292" w:author="Claude" w:date="2026-10-07T12:00:00Z"/>
        </w:rPr>
      </w:pPr>
      <w:ins w:id="887331" w:author="Claude" w:date="2026-10-07T12:00:00Z">
        <w:r>
          <w:rPr>
            <w:rFonts w:ascii="Consolas" w:hAnsi="Consolas" w:cs="Consolas"/>
            <w:sz w:val="14"/>
            <w:szCs w:val="14"/>
          </w:rPr>
          <w:t xml:space="preserve"> 39      r, d = tir(fluxo)</w:t>
        </w:r>
      </w:ins>
    </w:p>
    <w:p>
      <w:pPr>
        <w:shd w:val="clear" w:color="auto" w:fill="F7F7F7"/>
        <w:spacing w:before="0" w:after="0" w:line="180" w:lineRule="exact"/>
        <w:ind w:left="0" w:firstLine="0"/>
        <w:jc w:val="left"/>
        <w:rPr>
          <w:ins w:id="887292" w:author="Claude" w:date="2026-10-07T12:00:00Z"/>
        </w:rPr>
      </w:pPr>
      <w:ins w:id="887332" w:author="Claude" w:date="2026-10-07T12:00:00Z">
        <w:r>
          <w:rPr>
            <w:rFonts w:ascii="Consolas" w:hAnsi="Consolas" w:cs="Consolas"/>
            <w:sz w:val="14"/>
            <w:szCs w:val="14"/>
          </w:rPr>
          <w:t xml:space="preserve"> 40      assert r[0] == pytest.approx(npf.irr(fluxo), abs=1e-8)</w:t>
        </w:r>
      </w:ins>
    </w:p>
    <w:p>
      <w:pPr>
        <w:shd w:val="clear" w:color="auto" w:fill="F7F7F7"/>
        <w:spacing w:before="0" w:after="0" w:line="180" w:lineRule="exact"/>
        <w:ind w:left="0" w:firstLine="0"/>
        <w:jc w:val="left"/>
        <w:rPr>
          <w:ins w:id="887292" w:author="Claude" w:date="2026-10-07T12:00:00Z"/>
        </w:rPr>
      </w:pPr>
      <w:ins w:id="887333" w:author="Claude" w:date="2026-10-07T12:00:00Z">
        <w:r>
          <w:rPr>
            <w:rFonts w:ascii="Consolas" w:hAnsi="Consolas" w:cs="Consolas"/>
            <w:sz w:val="14"/>
            <w:szCs w:val="14"/>
          </w:rPr>
          <w:t xml:space="preserve"> 41      assert d[0] == "convencional"</w:t>
        </w:r>
      </w:ins>
    </w:p>
    <w:p>
      <w:pPr>
        <w:shd w:val="clear" w:color="auto" w:fill="F7F7F7"/>
        <w:spacing w:before="0" w:after="0" w:line="180" w:lineRule="exact"/>
        <w:ind w:left="0" w:firstLine="0"/>
        <w:jc w:val="left"/>
        <w:rPr>
          <w:ins w:id="887292" w:author="Claude" w:date="2026-10-07T12:00:00Z"/>
        </w:rPr>
      </w:pPr>
      <w:ins w:id="887334" w:author="Claude" w:date="2026-10-07T12:00:00Z">
        <w:r>
          <w:rPr>
            <w:rFonts w:ascii="Consolas" w:hAnsi="Consolas" w:cs="Consolas"/>
            <w:sz w:val="14"/>
            <w:szCs w:val="14"/>
          </w:rPr>
          <w:t xml:space="preserve"> 42  </w:t>
        </w:r>
      </w:ins>
    </w:p>
    <w:p>
      <w:pPr>
        <w:shd w:val="clear" w:color="auto" w:fill="F7F7F7"/>
        <w:spacing w:before="0" w:after="0" w:line="180" w:lineRule="exact"/>
        <w:ind w:left="0" w:firstLine="0"/>
        <w:jc w:val="left"/>
        <w:rPr>
          <w:ins w:id="887292" w:author="Claude" w:date="2026-10-07T12:00:00Z"/>
        </w:rPr>
      </w:pPr>
      <w:ins w:id="887335" w:author="Claude" w:date="2026-10-07T12:00:00Z">
        <w:r>
          <w:rPr>
            <w:rFonts w:ascii="Consolas" w:hAnsi="Consolas" w:cs="Consolas"/>
            <w:sz w:val="14"/>
            <w:szCs w:val="14"/>
          </w:rPr>
          <w:t xml:space="preserve"> 43  </w:t>
        </w:r>
      </w:ins>
    </w:p>
    <w:p>
      <w:pPr>
        <w:shd w:val="clear" w:color="auto" w:fill="F7F7F7"/>
        <w:spacing w:before="0" w:after="0" w:line="180" w:lineRule="exact"/>
        <w:ind w:left="0" w:firstLine="0"/>
        <w:jc w:val="left"/>
        <w:rPr>
          <w:ins w:id="887292" w:author="Claude" w:date="2026-10-07T12:00:00Z"/>
        </w:rPr>
      </w:pPr>
      <w:ins w:id="887336" w:author="Claude" w:date="2026-10-07T12:00:00Z">
        <w:r>
          <w:rPr>
            <w:rFonts w:ascii="Consolas" w:hAnsi="Consolas" w:cs="Consolas"/>
            <w:sz w:val="14"/>
            <w:szCs w:val="14"/>
          </w:rPr>
          <w:t xml:space="preserve"> 44  def test_tir_sem_solucao_nao_vira_limite_numerico():</w:t>
        </w:r>
      </w:ins>
    </w:p>
    <w:p>
      <w:pPr>
        <w:shd w:val="clear" w:color="auto" w:fill="F7F7F7"/>
        <w:spacing w:before="0" w:after="0" w:line="180" w:lineRule="exact"/>
        <w:ind w:left="0" w:firstLine="0"/>
        <w:jc w:val="left"/>
        <w:rPr>
          <w:ins w:id="887292" w:author="Claude" w:date="2026-10-07T12:00:00Z"/>
        </w:rPr>
      </w:pPr>
      <w:ins w:id="887337" w:author="Claude" w:date="2026-10-07T12:00:00Z">
        <w:r>
          <w:rPr>
            <w:rFonts w:ascii="Consolas" w:hAnsi="Consolas" w:cs="Consolas"/>
            <w:sz w:val="14"/>
            <w:szCs w:val="14"/>
          </w:rPr>
          <w:t xml:space="preserve"> 45      r, d = tir([-1000, -10, -10, -10])</w:t>
        </w:r>
      </w:ins>
    </w:p>
    <w:p>
      <w:pPr>
        <w:shd w:val="clear" w:color="auto" w:fill="F7F7F7"/>
        <w:spacing w:before="0" w:after="0" w:line="180" w:lineRule="exact"/>
        <w:ind w:left="0" w:firstLine="0"/>
        <w:jc w:val="left"/>
        <w:rPr>
          <w:ins w:id="887292" w:author="Claude" w:date="2026-10-07T12:00:00Z"/>
        </w:rPr>
      </w:pPr>
      <w:ins w:id="887338" w:author="Claude" w:date="2026-10-07T12:00:00Z">
        <w:r>
          <w:rPr>
            <w:rFonts w:ascii="Consolas" w:hAnsi="Consolas" w:cs="Consolas"/>
            <w:sz w:val="14"/>
            <w:szCs w:val="14"/>
          </w:rPr>
          <w:t xml:space="preserve"> 46      assert np.isnan(r[0]) and d[0] == "sem_solucao"</w:t>
        </w:r>
      </w:ins>
    </w:p>
    <w:p>
      <w:pPr>
        <w:shd w:val="clear" w:color="auto" w:fill="F7F7F7"/>
        <w:spacing w:before="0" w:after="0" w:line="180" w:lineRule="exact"/>
        <w:ind w:left="0" w:firstLine="0"/>
        <w:jc w:val="left"/>
        <w:rPr>
          <w:ins w:id="887292" w:author="Claude" w:date="2026-10-07T12:00:00Z"/>
        </w:rPr>
      </w:pPr>
      <w:ins w:id="887339" w:author="Claude" w:date="2026-10-07T12:00:00Z">
        <w:r>
          <w:rPr>
            <w:rFonts w:ascii="Consolas" w:hAnsi="Consolas" w:cs="Consolas"/>
            <w:sz w:val="14"/>
            <w:szCs w:val="14"/>
          </w:rPr>
          <w:t xml:space="preserve"> 47  </w:t>
        </w:r>
      </w:ins>
    </w:p>
    <w:p>
      <w:pPr>
        <w:shd w:val="clear" w:color="auto" w:fill="F7F7F7"/>
        <w:spacing w:before="0" w:after="0" w:line="180" w:lineRule="exact"/>
        <w:ind w:left="0" w:firstLine="0"/>
        <w:jc w:val="left"/>
        <w:rPr>
          <w:ins w:id="887292" w:author="Claude" w:date="2026-10-07T12:00:00Z"/>
        </w:rPr>
      </w:pPr>
      <w:ins w:id="887340" w:author="Claude" w:date="2026-10-07T12:00:00Z">
        <w:r>
          <w:rPr>
            <w:rFonts w:ascii="Consolas" w:hAnsi="Consolas" w:cs="Consolas"/>
            <w:sz w:val="14"/>
            <w:szCs w:val="14"/>
          </w:rPr>
          <w:t xml:space="preserve"> 48  </w:t>
        </w:r>
      </w:ins>
    </w:p>
    <w:p>
      <w:pPr>
        <w:shd w:val="clear" w:color="auto" w:fill="F7F7F7"/>
        <w:spacing w:before="0" w:after="0" w:line="180" w:lineRule="exact"/>
        <w:ind w:left="0" w:firstLine="0"/>
        <w:jc w:val="left"/>
        <w:rPr>
          <w:ins w:id="887292" w:author="Claude" w:date="2026-10-07T12:00:00Z"/>
        </w:rPr>
      </w:pPr>
      <w:ins w:id="887341" w:author="Claude" w:date="2026-10-07T12:00:00Z">
        <w:r>
          <w:rPr>
            <w:rFonts w:ascii="Consolas" w:hAnsi="Consolas" w:cs="Consolas"/>
            <w:sz w:val="14"/>
            <w:szCs w:val="14"/>
          </w:rPr>
          <w:t xml:space="preserve"> 49  def test_tir_multiplas_trocas_de_sinal():</w:t>
        </w:r>
      </w:ins>
    </w:p>
    <w:p>
      <w:pPr>
        <w:shd w:val="clear" w:color="auto" w:fill="F7F7F7"/>
        <w:spacing w:before="0" w:after="0" w:line="180" w:lineRule="exact"/>
        <w:ind w:left="0" w:firstLine="0"/>
        <w:jc w:val="left"/>
        <w:rPr>
          <w:ins w:id="887292" w:author="Claude" w:date="2026-10-07T12:00:00Z"/>
        </w:rPr>
      </w:pPr>
      <w:ins w:id="887342" w:author="Claude" w:date="2026-10-07T12:00:00Z">
        <w:r>
          <w:rPr>
            <w:rFonts w:ascii="Consolas" w:hAnsi="Consolas" w:cs="Consolas"/>
            <w:sz w:val="14"/>
            <w:szCs w:val="14"/>
          </w:rPr>
          <w:t xml:space="preserve"> 50      r, d = tir([-100, 230, -132])          # raízes 10% e 20%</w:t>
        </w:r>
      </w:ins>
    </w:p>
    <w:p>
      <w:pPr>
        <w:shd w:val="clear" w:color="auto" w:fill="F7F7F7"/>
        <w:spacing w:before="0" w:after="0" w:line="180" w:lineRule="exact"/>
        <w:ind w:left="0" w:firstLine="0"/>
        <w:jc w:val="left"/>
        <w:rPr>
          <w:ins w:id="887292" w:author="Claude" w:date="2026-10-07T12:00:00Z"/>
        </w:rPr>
      </w:pPr>
      <w:ins w:id="887343" w:author="Claude" w:date="2026-10-07T12:00:00Z">
        <w:r>
          <w:rPr>
            <w:rFonts w:ascii="Consolas" w:hAnsi="Consolas" w:cs="Consolas"/>
            <w:sz w:val="14"/>
            <w:szCs w:val="14"/>
          </w:rPr>
          <w:t xml:space="preserve"> 51      assert d[0] == "multiplas" and r[0] == pytest.approx(0.10, abs=1e-9)</w:t>
        </w:r>
      </w:ins>
    </w:p>
    <w:p>
      <w:pPr>
        <w:shd w:val="clear" w:color="auto" w:fill="F7F7F7"/>
        <w:spacing w:before="0" w:after="0" w:line="180" w:lineRule="exact"/>
        <w:ind w:left="0" w:firstLine="0"/>
        <w:jc w:val="left"/>
        <w:rPr>
          <w:ins w:id="887292" w:author="Claude" w:date="2026-10-07T12:00:00Z"/>
        </w:rPr>
      </w:pPr>
      <w:ins w:id="887344" w:author="Claude" w:date="2026-10-07T12:00:00Z">
        <w:r>
          <w:rPr>
            <w:rFonts w:ascii="Consolas" w:hAnsi="Consolas" w:cs="Consolas"/>
            <w:sz w:val="14"/>
            <w:szCs w:val="14"/>
          </w:rPr>
          <w:t xml:space="preserve"> 52  </w:t>
        </w:r>
      </w:ins>
    </w:p>
    <w:p>
      <w:pPr>
        <w:shd w:val="clear" w:color="auto" w:fill="F7F7F7"/>
        <w:spacing w:before="0" w:after="0" w:line="180" w:lineRule="exact"/>
        <w:ind w:left="0" w:firstLine="0"/>
        <w:jc w:val="left"/>
        <w:rPr>
          <w:ins w:id="887292" w:author="Claude" w:date="2026-10-07T12:00:00Z"/>
        </w:rPr>
      </w:pPr>
      <w:ins w:id="887345" w:author="Claude" w:date="2026-10-07T12:00:00Z">
        <w:r>
          <w:rPr>
            <w:rFonts w:ascii="Consolas" w:hAnsi="Consolas" w:cs="Consolas"/>
            <w:sz w:val="14"/>
            <w:szCs w:val="14"/>
          </w:rPr>
          <w:t xml:space="preserve"> 53  </w:t>
        </w:r>
      </w:ins>
    </w:p>
    <w:p>
      <w:pPr>
        <w:shd w:val="clear" w:color="auto" w:fill="F7F7F7"/>
        <w:spacing w:before="0" w:after="0" w:line="180" w:lineRule="exact"/>
        <w:ind w:left="0" w:firstLine="0"/>
        <w:jc w:val="left"/>
        <w:rPr>
          <w:ins w:id="887292" w:author="Claude" w:date="2026-10-07T12:00:00Z"/>
        </w:rPr>
      </w:pPr>
      <w:ins w:id="887346" w:author="Claude" w:date="2026-10-07T12:00:00Z">
        <w:r>
          <w:rPr>
            <w:rFonts w:ascii="Consolas" w:hAnsi="Consolas" w:cs="Consolas"/>
            <w:sz w:val="14"/>
            <w:szCs w:val="14"/>
          </w:rPr>
          <w:t xml:space="preserve"> 54  def test_payback_simples_e_descontado():</w:t>
        </w:r>
      </w:ins>
    </w:p>
    <w:p>
      <w:pPr>
        <w:shd w:val="clear" w:color="auto" w:fill="F7F7F7"/>
        <w:spacing w:before="0" w:after="0" w:line="180" w:lineRule="exact"/>
        <w:ind w:left="0" w:firstLine="0"/>
        <w:jc w:val="left"/>
        <w:rPr>
          <w:ins w:id="887292" w:author="Claude" w:date="2026-10-07T12:00:00Z"/>
        </w:rPr>
      </w:pPr>
      <w:ins w:id="887347" w:author="Claude" w:date="2026-10-07T12:00:00Z">
        <w:r>
          <w:rPr>
            <w:rFonts w:ascii="Consolas" w:hAnsi="Consolas" w:cs="Consolas"/>
            <w:sz w:val="14"/>
            <w:szCs w:val="14"/>
          </w:rPr>
          <w:t xml:space="preserve"> 55      assert payback([-100, 40, 40, 40])[0] == pytest.approx(2.5)</w:t>
        </w:r>
      </w:ins>
    </w:p>
    <w:p>
      <w:pPr>
        <w:shd w:val="clear" w:color="auto" w:fill="F7F7F7"/>
        <w:spacing w:before="0" w:after="0" w:line="180" w:lineRule="exact"/>
        <w:ind w:left="0" w:firstLine="0"/>
        <w:jc w:val="left"/>
        <w:rPr>
          <w:ins w:id="887292" w:author="Claude" w:date="2026-10-07T12:00:00Z"/>
        </w:rPr>
      </w:pPr>
      <w:ins w:id="887348" w:author="Claude" w:date="2026-10-07T12:00:00Z">
        <w:r>
          <w:rPr>
            <w:rFonts w:ascii="Consolas" w:hAnsi="Consolas" w:cs="Consolas"/>
            <w:sz w:val="14"/>
            <w:szCs w:val="14"/>
          </w:rPr>
          <w:t xml:space="preserve"> 56      f = [-100, 50, 50, 50]</w:t>
        </w:r>
      </w:ins>
    </w:p>
    <w:p>
      <w:pPr>
        <w:shd w:val="clear" w:color="auto" w:fill="F7F7F7"/>
        <w:spacing w:before="0" w:after="0" w:line="180" w:lineRule="exact"/>
        <w:ind w:left="0" w:firstLine="0"/>
        <w:jc w:val="left"/>
        <w:rPr>
          <w:ins w:id="887292" w:author="Claude" w:date="2026-10-07T12:00:00Z"/>
        </w:rPr>
      </w:pPr>
      <w:ins w:id="887349" w:author="Claude" w:date="2026-10-07T12:00:00Z">
        <w:r>
          <w:rPr>
            <w:rFonts w:ascii="Consolas" w:hAnsi="Consolas" w:cs="Consolas"/>
            <w:sz w:val="14"/>
            <w:szCs w:val="14"/>
          </w:rPr>
          <w:t xml:space="preserve"> 57      assert payback(f, 0.10)[0] &gt; payback(f)[0] == pytest.approx(2.0)</w:t>
        </w:r>
      </w:ins>
    </w:p>
    <w:p>
      <w:pPr>
        <w:shd w:val="clear" w:color="auto" w:fill="F7F7F7"/>
        <w:spacing w:before="0" w:after="0" w:line="180" w:lineRule="exact"/>
        <w:ind w:left="0" w:firstLine="0"/>
        <w:jc w:val="left"/>
        <w:rPr>
          <w:ins w:id="887292" w:author="Claude" w:date="2026-10-07T12:00:00Z"/>
        </w:rPr>
      </w:pPr>
      <w:ins w:id="887350" w:author="Claude" w:date="2026-10-07T12:00:00Z">
        <w:r>
          <w:rPr>
            <w:rFonts w:ascii="Consolas" w:hAnsi="Consolas" w:cs="Consolas"/>
            <w:sz w:val="14"/>
            <w:szCs w:val="14"/>
          </w:rPr>
          <w:t xml:space="preserve"> 58      assert np.isnan(payback([-100, 10, 10])[0])</w:t>
        </w:r>
      </w:ins>
    </w:p>
    <w:p>
      <w:pPr>
        <w:shd w:val="clear" w:color="auto" w:fill="F7F7F7"/>
        <w:spacing w:before="0" w:after="0" w:line="180" w:lineRule="exact"/>
        <w:ind w:left="0" w:firstLine="0"/>
        <w:jc w:val="left"/>
        <w:rPr>
          <w:ins w:id="887292" w:author="Claude" w:date="2026-10-07T12:00:00Z"/>
        </w:rPr>
      </w:pPr>
      <w:ins w:id="887351" w:author="Claude" w:date="2026-10-07T12:00:00Z">
        <w:r>
          <w:rPr>
            <w:rFonts w:ascii="Consolas" w:hAnsi="Consolas" w:cs="Consolas"/>
            <w:sz w:val="14"/>
            <w:szCs w:val="14"/>
          </w:rPr>
          <w:t xml:space="preserve"> 59  </w:t>
        </w:r>
      </w:ins>
    </w:p>
    <w:p>
      <w:pPr>
        <w:shd w:val="clear" w:color="auto" w:fill="F7F7F7"/>
        <w:spacing w:before="0" w:after="0" w:line="180" w:lineRule="exact"/>
        <w:ind w:left="0" w:firstLine="0"/>
        <w:jc w:val="left"/>
        <w:rPr>
          <w:ins w:id="887292" w:author="Claude" w:date="2026-10-07T12:00:00Z"/>
        </w:rPr>
      </w:pPr>
      <w:ins w:id="887352" w:author="Claude" w:date="2026-10-07T12:00:00Z">
        <w:r>
          <w:rPr>
            <w:rFonts w:ascii="Consolas" w:hAnsi="Consolas" w:cs="Consolas"/>
            <w:sz w:val="14"/>
            <w:szCs w:val="14"/>
          </w:rPr>
          <w:t xml:space="preserve"> 60  </w:t>
        </w:r>
      </w:ins>
    </w:p>
    <w:p>
      <w:pPr>
        <w:shd w:val="clear" w:color="auto" w:fill="F7F7F7"/>
        <w:spacing w:before="0" w:after="0" w:line="180" w:lineRule="exact"/>
        <w:ind w:left="0" w:firstLine="0"/>
        <w:jc w:val="left"/>
        <w:rPr>
          <w:ins w:id="887292" w:author="Claude" w:date="2026-10-07T12:00:00Z"/>
        </w:rPr>
      </w:pPr>
      <w:ins w:id="887353" w:author="Claude" w:date="2026-10-07T12:00:00Z">
        <w:r>
          <w:rPr>
            <w:rFonts w:ascii="Consolas" w:hAnsi="Consolas" w:cs="Consolas"/>
            <w:sz w:val="14"/>
            <w:szCs w:val="14"/>
          </w:rPr>
          <w:t xml:space="preserve"> 61  def test_regressao_embutida():</w:t>
        </w:r>
      </w:ins>
    </w:p>
    <w:p>
      <w:pPr>
        <w:shd w:val="clear" w:color="auto" w:fill="F7F7F7"/>
        <w:spacing w:before="0" w:after="0" w:line="180" w:lineRule="exact"/>
        <w:ind w:left="0" w:firstLine="0"/>
        <w:jc w:val="left"/>
        <w:rPr>
          <w:ins w:id="887292" w:author="Claude" w:date="2026-10-07T12:00:00Z"/>
        </w:rPr>
      </w:pPr>
      <w:ins w:id="887354" w:author="Claude" w:date="2026-10-07T12:00:00Z">
        <w:r>
          <w:rPr>
            <w:rFonts w:ascii="Consolas" w:hAnsi="Consolas" w:cs="Consolas"/>
            <w:sz w:val="14"/>
            <w:szCs w:val="14"/>
          </w:rPr>
          <w:t xml:space="preserve"> 62      assert regressao_embutida()</w:t>
        </w:r>
      </w:ins>
    </w:p>
    <w:p>
      <w:pPr>
        <w:shd w:val="clear" w:color="auto" w:fill="F7F7F7"/>
        <w:spacing w:before="0" w:after="0" w:line="180" w:lineRule="exact"/>
        <w:ind w:left="0" w:firstLine="0"/>
        <w:jc w:val="left"/>
        <w:rPr>
          <w:ins w:id="887292" w:author="Claude" w:date="2026-10-07T12:00:00Z"/>
        </w:rPr>
      </w:pPr>
      <w:ins w:id="887355" w:author="Claude" w:date="2026-10-07T12:00:00Z">
        <w:r>
          <w:rPr>
            <w:rFonts w:ascii="Consolas" w:hAnsi="Consolas" w:cs="Consolas"/>
            <w:sz w:val="14"/>
            <w:szCs w:val="14"/>
          </w:rPr>
          <w:t xml:space="preserve"> 63  </w:t>
        </w:r>
      </w:ins>
    </w:p>
    <w:p>
      <w:pPr>
        <w:shd w:val="clear" w:color="auto" w:fill="F7F7F7"/>
        <w:spacing w:before="0" w:after="0" w:line="180" w:lineRule="exact"/>
        <w:ind w:left="0" w:firstLine="0"/>
        <w:jc w:val="left"/>
        <w:rPr>
          <w:ins w:id="887292" w:author="Claude" w:date="2026-10-07T12:00:00Z"/>
        </w:rPr>
      </w:pPr>
      <w:ins w:id="887356" w:author="Claude" w:date="2026-10-07T12:00:00Z">
        <w:r>
          <w:rPr>
            <w:rFonts w:ascii="Consolas" w:hAnsi="Consolas" w:cs="Consolas"/>
            <w:sz w:val="14"/>
            <w:szCs w:val="14"/>
          </w:rPr>
          <w:t xml:space="preserve"> 64  </w:t>
        </w:r>
      </w:ins>
    </w:p>
    <w:p>
      <w:pPr>
        <w:shd w:val="clear" w:color="auto" w:fill="F7F7F7"/>
        <w:spacing w:before="0" w:after="0" w:line="180" w:lineRule="exact"/>
        <w:ind w:left="0" w:firstLine="0"/>
        <w:jc w:val="left"/>
        <w:rPr>
          <w:ins w:id="887292" w:author="Claude" w:date="2026-10-07T12:00:00Z"/>
        </w:rPr>
      </w:pPr>
      <w:ins w:id="887357" w:author="Claude" w:date="2026-10-07T12:00:00Z">
        <w:r>
          <w:rPr>
            <w:rFonts w:ascii="Consolas" w:hAnsi="Consolas" w:cs="Consolas"/>
            <w:sz w:val="14"/>
            <w:szCs w:val="14"/>
          </w:rPr>
          <w:t xml:space="preserve"> 65  # --- Dimensão técnica ------------------------------------------------------------------</w:t>
        </w:r>
      </w:ins>
    </w:p>
    <w:p>
      <w:pPr>
        <w:shd w:val="clear" w:color="auto" w:fill="F7F7F7"/>
        <w:spacing w:before="0" w:after="0" w:line="180" w:lineRule="exact"/>
        <w:ind w:left="0" w:firstLine="0"/>
        <w:jc w:val="left"/>
        <w:rPr>
          <w:ins w:id="887292" w:author="Claude" w:date="2026-10-07T12:00:00Z"/>
        </w:rPr>
      </w:pPr>
      <w:ins w:id="887358" w:author="Claude" w:date="2026-10-07T12:00:00Z">
        <w:r>
          <w:rPr>
            <w:rFonts w:ascii="Consolas" w:hAnsi="Consolas" w:cs="Consolas"/>
            <w:sz w:val="14"/>
            <w:szCs w:val="14"/>
          </w:rPr>
          <w:t xml:space="preserve"> 66  </w:t>
        </w:r>
      </w:ins>
    </w:p>
    <w:p>
      <w:pPr>
        <w:shd w:val="clear" w:color="auto" w:fill="F7F7F7"/>
        <w:spacing w:before="0" w:after="0" w:line="180" w:lineRule="exact"/>
        <w:ind w:left="0" w:firstLine="0"/>
        <w:jc w:val="left"/>
        <w:rPr>
          <w:ins w:id="887292" w:author="Claude" w:date="2026-10-07T12:00:00Z"/>
        </w:rPr>
      </w:pPr>
      <w:ins w:id="887359" w:author="Claude" w:date="2026-10-07T12:00:00Z">
        <w:r>
          <w:rPr>
            <w:rFonts w:ascii="Consolas" w:hAnsi="Consolas" w:cs="Consolas"/>
            <w:sz w:val="14"/>
            <w:szCs w:val="14"/>
          </w:rPr>
          <w:t xml:space="preserve"> 67  def test_oee_produto_dos_fatores(resultado):</w:t>
        </w:r>
      </w:ins>
    </w:p>
    <w:p>
      <w:pPr>
        <w:shd w:val="clear" w:color="auto" w:fill="F7F7F7"/>
        <w:spacing w:before="0" w:after="0" w:line="180" w:lineRule="exact"/>
        <w:ind w:left="0" w:firstLine="0"/>
        <w:jc w:val="left"/>
        <w:rPr>
          <w:ins w:id="887292" w:author="Claude" w:date="2026-10-07T12:00:00Z"/>
        </w:rPr>
      </w:pPr>
      <w:ins w:id="887360" w:author="Claude" w:date="2026-10-07T12:00:00Z">
        <w:r>
          <w:rPr>
            <w:rFonts w:ascii="Consolas" w:hAnsi="Consolas" w:cs="Consolas"/>
            <w:sz w:val="14"/>
            <w:szCs w:val="14"/>
          </w:rPr>
          <w:t xml:space="preserve"> 68      t = resultado["tecnico"]</w:t>
        </w:r>
      </w:ins>
    </w:p>
    <w:p>
      <w:pPr>
        <w:shd w:val="clear" w:color="auto" w:fill="F7F7F7"/>
        <w:spacing w:before="0" w:after="0" w:line="180" w:lineRule="exact"/>
        <w:ind w:left="0" w:firstLine="0"/>
        <w:jc w:val="left"/>
        <w:rPr>
          <w:ins w:id="887292" w:author="Claude" w:date="2026-10-07T12:00:00Z"/>
        </w:rPr>
      </w:pPr>
      <w:ins w:id="887361" w:author="Claude" w:date="2026-10-07T12:00:00Z">
        <w:r>
          <w:rPr>
            <w:rFonts w:ascii="Consolas" w:hAnsi="Consolas" w:cs="Consolas"/>
            <w:sz w:val="14"/>
            <w:szCs w:val="14"/>
          </w:rPr>
          <w:t xml:space="preserve"> 69      assert t["oee"] == pytest.approx(t["disponibilidade"] * t["performance"] * t["qualidade"])</w:t>
        </w:r>
      </w:ins>
    </w:p>
    <w:p>
      <w:pPr>
        <w:shd w:val="clear" w:color="auto" w:fill="F7F7F7"/>
        <w:spacing w:before="0" w:after="0" w:line="180" w:lineRule="exact"/>
        <w:ind w:left="0" w:firstLine="0"/>
        <w:jc w:val="left"/>
        <w:rPr>
          <w:ins w:id="887292" w:author="Claude" w:date="2026-10-07T12:00:00Z"/>
        </w:rPr>
      </w:pPr>
      <w:ins w:id="887362" w:author="Claude" w:date="2026-10-07T12:00:00Z">
        <w:r>
          <w:rPr>
            <w:rFonts w:ascii="Consolas" w:hAnsi="Consolas" w:cs="Consolas"/>
            <w:sz w:val="14"/>
            <w:szCs w:val="14"/>
          </w:rPr>
          <w:t xml:space="preserve"> 70      assert t["qualidade"] == pytest.approx(t["sobrevivencia"])     # Quadro 5</w:t>
        </w:r>
      </w:ins>
    </w:p>
    <w:p>
      <w:pPr>
        <w:shd w:val="clear" w:color="auto" w:fill="F7F7F7"/>
        <w:spacing w:before="0" w:after="0" w:line="180" w:lineRule="exact"/>
        <w:ind w:left="0" w:firstLine="0"/>
        <w:jc w:val="left"/>
        <w:rPr>
          <w:ins w:id="887292" w:author="Claude" w:date="2026-10-07T12:00:00Z"/>
        </w:rPr>
      </w:pPr>
      <w:ins w:id="887363" w:author="Claude" w:date="2026-10-07T12:00:00Z">
        <w:r>
          <w:rPr>
            <w:rFonts w:ascii="Consolas" w:hAnsi="Consolas" w:cs="Consolas"/>
            <w:sz w:val="14"/>
            <w:szCs w:val="14"/>
          </w:rPr>
          <w:t xml:space="preserve"> 71  </w:t>
        </w:r>
      </w:ins>
    </w:p>
    <w:p>
      <w:pPr>
        <w:shd w:val="clear" w:color="auto" w:fill="F7F7F7"/>
        <w:spacing w:before="0" w:after="0" w:line="180" w:lineRule="exact"/>
        <w:ind w:left="0" w:firstLine="0"/>
        <w:jc w:val="left"/>
        <w:rPr>
          <w:ins w:id="887292" w:author="Claude" w:date="2026-10-07T12:00:00Z"/>
        </w:rPr>
      </w:pPr>
      <w:ins w:id="887364" w:author="Claude" w:date="2026-10-07T12:00:00Z">
        <w:r>
          <w:rPr>
            <w:rFonts w:ascii="Consolas" w:hAnsi="Consolas" w:cs="Consolas"/>
            <w:sz w:val="14"/>
            <w:szCs w:val="14"/>
          </w:rPr>
          <w:t xml:space="preserve"> 72  </w:t>
        </w:r>
      </w:ins>
    </w:p>
    <w:p>
      <w:pPr>
        <w:shd w:val="clear" w:color="auto" w:fill="F7F7F7"/>
        <w:spacing w:before="0" w:after="0" w:line="180" w:lineRule="exact"/>
        <w:ind w:left="0" w:firstLine="0"/>
        <w:jc w:val="left"/>
        <w:rPr>
          <w:ins w:id="887292" w:author="Claude" w:date="2026-10-07T12:00:00Z"/>
        </w:rPr>
      </w:pPr>
      <w:ins w:id="887365" w:author="Claude" w:date="2026-10-07T12:00:00Z">
        <w:r>
          <w:rPr>
            <w:rFonts w:ascii="Consolas" w:hAnsi="Consolas" w:cs="Consolas"/>
            <w:sz w:val="14"/>
            <w:szCs w:val="14"/>
          </w:rPr>
          <w:t xml:space="preserve"> 73  def test_racao_igual_fcr_vezes_ganho(resultado):</w:t>
        </w:r>
      </w:ins>
    </w:p>
    <w:p>
      <w:pPr>
        <w:shd w:val="clear" w:color="auto" w:fill="F7F7F7"/>
        <w:spacing w:before="0" w:after="0" w:line="180" w:lineRule="exact"/>
        <w:ind w:left="0" w:firstLine="0"/>
        <w:jc w:val="left"/>
        <w:rPr>
          <w:ins w:id="887292" w:author="Claude" w:date="2026-10-07T12:00:00Z"/>
        </w:rPr>
      </w:pPr>
      <w:ins w:id="887366" w:author="Claude" w:date="2026-10-07T12:00:00Z">
        <w:r>
          <w:rPr>
            <w:rFonts w:ascii="Consolas" w:hAnsi="Consolas" w:cs="Consolas"/>
            <w:sz w:val="14"/>
            <w:szCs w:val="14"/>
          </w:rPr>
          <w:t xml:space="preserve"> 74      t = resultado["tecnico"]</w:t>
        </w:r>
      </w:ins>
    </w:p>
    <w:p>
      <w:pPr>
        <w:shd w:val="clear" w:color="auto" w:fill="F7F7F7"/>
        <w:spacing w:before="0" w:after="0" w:line="180" w:lineRule="exact"/>
        <w:ind w:left="0" w:firstLine="0"/>
        <w:jc w:val="left"/>
        <w:rPr>
          <w:ins w:id="887292" w:author="Claude" w:date="2026-10-07T12:00:00Z"/>
        </w:rPr>
      </w:pPr>
      <w:ins w:id="887367" w:author="Claude" w:date="2026-10-07T12:00:00Z">
        <w:r>
          <w:rPr>
            <w:rFonts w:ascii="Consolas" w:hAnsi="Consolas" w:cs="Consolas"/>
            <w:sz w:val="14"/>
            <w:szCs w:val="14"/>
          </w:rPr>
          <w:t xml:space="preserve"> 75      assert t["racao_ciclo_kg"] == pytest.approx(t["fcr"] * t["ganho_biomassa_ciclo_kg"])</w:t>
        </w:r>
      </w:ins>
    </w:p>
    <w:p>
      <w:pPr>
        <w:shd w:val="clear" w:color="auto" w:fill="F7F7F7"/>
        <w:spacing w:before="0" w:after="0" w:line="180" w:lineRule="exact"/>
        <w:ind w:left="0" w:firstLine="0"/>
        <w:jc w:val="left"/>
        <w:rPr>
          <w:ins w:id="887292" w:author="Claude" w:date="2026-10-07T12:00:00Z"/>
        </w:rPr>
      </w:pPr>
      <w:ins w:id="887368" w:author="Claude" w:date="2026-10-07T12:00:00Z">
        <w:r>
          <w:rPr>
            <w:rFonts w:ascii="Consolas" w:hAnsi="Consolas" w:cs="Consolas"/>
            <w:sz w:val="14"/>
            <w:szCs w:val="14"/>
          </w:rPr>
          <w:t xml:space="preserve"> 76  </w:t>
        </w:r>
      </w:ins>
    </w:p>
    <w:p>
      <w:pPr>
        <w:shd w:val="clear" w:color="auto" w:fill="F7F7F7"/>
        <w:spacing w:before="0" w:after="0" w:line="180" w:lineRule="exact"/>
        <w:ind w:left="0" w:firstLine="0"/>
        <w:jc w:val="left"/>
        <w:rPr>
          <w:ins w:id="887292" w:author="Claude" w:date="2026-10-07T12:00:00Z"/>
        </w:rPr>
      </w:pPr>
      <w:ins w:id="887369" w:author="Claude" w:date="2026-10-07T12:00:00Z">
        <w:r>
          <w:rPr>
            <w:rFonts w:ascii="Consolas" w:hAnsi="Consolas" w:cs="Consolas"/>
            <w:sz w:val="14"/>
            <w:szCs w:val="14"/>
          </w:rPr>
          <w:t xml:space="preserve"> 77  </w:t>
        </w:r>
      </w:ins>
    </w:p>
    <w:p>
      <w:pPr>
        <w:shd w:val="clear" w:color="auto" w:fill="F7F7F7"/>
        <w:spacing w:before="0" w:after="0" w:line="180" w:lineRule="exact"/>
        <w:ind w:left="0" w:firstLine="0"/>
        <w:jc w:val="left"/>
        <w:rPr>
          <w:ins w:id="887292" w:author="Claude" w:date="2026-10-07T12:00:00Z"/>
        </w:rPr>
      </w:pPr>
      <w:ins w:id="887370" w:author="Claude" w:date="2026-10-07T12:00:00Z">
        <w:r>
          <w:rPr>
            <w:rFonts w:ascii="Consolas" w:hAnsi="Consolas" w:cs="Consolas"/>
            <w:sz w:val="14"/>
            <w:szCs w:val="14"/>
          </w:rPr>
          <w:t xml:space="preserve"> 78  def test_restricao_dupla_de_biomassa(cfg):</w:t>
        </w:r>
      </w:ins>
    </w:p>
    <w:p>
      <w:pPr>
        <w:shd w:val="clear" w:color="auto" w:fill="F7F7F7"/>
        <w:spacing w:before="0" w:after="0" w:line="180" w:lineRule="exact"/>
        <w:ind w:left="0" w:firstLine="0"/>
        <w:jc w:val="left"/>
        <w:rPr>
          <w:ins w:id="887292" w:author="Claude" w:date="2026-10-07T12:00:00Z"/>
        </w:rPr>
      </w:pPr>
      <w:ins w:id="887371" w:author="Claude" w:date="2026-10-07T12:00:00Z">
        <w:r>
          <w:rPr>
            <w:rFonts w:ascii="Consolas" w:hAnsi="Consolas" w:cs="Consolas"/>
            <w:sz w:val="14"/>
            <w:szCs w:val="14"/>
          </w:rPr>
          <w:t xml:space="preserve"> 79      c = copy.deepcopy(cfg)</w:t>
        </w:r>
      </w:ins>
    </w:p>
    <w:p>
      <w:pPr>
        <w:shd w:val="clear" w:color="auto" w:fill="F7F7F7"/>
        <w:spacing w:before="0" w:after="0" w:line="180" w:lineRule="exact"/>
        <w:ind w:left="0" w:firstLine="0"/>
        <w:jc w:val="left"/>
        <w:rPr>
          <w:ins w:id="887292" w:author="Claude" w:date="2026-10-07T12:00:00Z"/>
        </w:rPr>
      </w:pPr>
      <w:ins w:id="887372" w:author="Claude" w:date="2026-10-07T12:00:00Z">
        <w:r>
          <w:rPr>
            <w:rFonts w:ascii="Consolas" w:hAnsi="Consolas" w:cs="Consolas"/>
            <w:sz w:val="14"/>
            <w:szCs w:val="14"/>
          </w:rPr>
          <w:t xml:space="preserve"> 80      c.tecnico.produtividade_esperada_kg_m2_ciclo = 0.0           # só capacidade de suporte</w:t>
        </w:r>
      </w:ins>
    </w:p>
    <w:p>
      <w:pPr>
        <w:shd w:val="clear" w:color="auto" w:fill="F7F7F7"/>
        <w:spacing w:before="0" w:after="0" w:line="180" w:lineRule="exact"/>
        <w:ind w:left="0" w:firstLine="0"/>
        <w:jc w:val="left"/>
        <w:rPr>
          <w:ins w:id="887292" w:author="Claude" w:date="2026-10-07T12:00:00Z"/>
        </w:rPr>
      </w:pPr>
      <w:ins w:id="887373" w:author="Claude" w:date="2026-10-07T12:00:00Z">
        <w:r>
          <w:rPr>
            <w:rFonts w:ascii="Consolas" w:hAnsi="Consolas" w:cs="Consolas"/>
            <w:sz w:val="14"/>
            <w:szCs w:val="14"/>
          </w:rPr>
          <w:t xml:space="preserve"> 81      t1 = calcular_tecnico(Contexto(c))</w:t>
        </w:r>
      </w:ins>
    </w:p>
    <w:p>
      <w:pPr>
        <w:shd w:val="clear" w:color="auto" w:fill="F7F7F7"/>
        <w:spacing w:before="0" w:after="0" w:line="180" w:lineRule="exact"/>
        <w:ind w:left="0" w:firstLine="0"/>
        <w:jc w:val="left"/>
        <w:rPr>
          <w:ins w:id="887292" w:author="Claude" w:date="2026-10-07T12:00:00Z"/>
        </w:rPr>
      </w:pPr>
      <w:ins w:id="887374" w:author="Claude" w:date="2026-10-07T12:00:00Z">
        <w:r>
          <w:rPr>
            <w:rFonts w:ascii="Consolas" w:hAnsi="Consolas" w:cs="Consolas"/>
            <w:sz w:val="14"/>
            <w:szCs w:val="14"/>
          </w:rPr>
          <w:t xml:space="preserve"> 82      c.tecnico.produtividade_esperada_kg_m2_ciclo = 0.5           # área passa a restringir</w:t>
        </w:r>
      </w:ins>
    </w:p>
    <w:p>
      <w:pPr>
        <w:shd w:val="clear" w:color="auto" w:fill="F7F7F7"/>
        <w:spacing w:before="0" w:after="0" w:line="180" w:lineRule="exact"/>
        <w:ind w:left="0" w:firstLine="0"/>
        <w:jc w:val="left"/>
        <w:rPr>
          <w:ins w:id="887292" w:author="Claude" w:date="2026-10-07T12:00:00Z"/>
        </w:rPr>
      </w:pPr>
      <w:ins w:id="887375" w:author="Claude" w:date="2026-10-07T12:00:00Z">
        <w:r>
          <w:rPr>
            <w:rFonts w:ascii="Consolas" w:hAnsi="Consolas" w:cs="Consolas"/>
            <w:sz w:val="14"/>
            <w:szCs w:val="14"/>
          </w:rPr>
          <w:t xml:space="preserve"> 83      t2 = calcular_tecnico(Contexto(c))</w:t>
        </w:r>
      </w:ins>
    </w:p>
    <w:p>
      <w:pPr>
        <w:shd w:val="clear" w:color="auto" w:fill="F7F7F7"/>
        <w:spacing w:before="0" w:after="0" w:line="180" w:lineRule="exact"/>
        <w:ind w:left="0" w:firstLine="0"/>
        <w:jc w:val="left"/>
        <w:rPr>
          <w:ins w:id="887292" w:author="Claude" w:date="2026-10-07T12:00:00Z"/>
        </w:rPr>
      </w:pPr>
      <w:ins w:id="887376" w:author="Claude" w:date="2026-10-07T12:00:00Z">
        <w:r>
          <w:rPr>
            <w:rFonts w:ascii="Consolas" w:hAnsi="Consolas" w:cs="Consolas"/>
            <w:sz w:val="14"/>
            <w:szCs w:val="14"/>
          </w:rPr>
          <w:t xml:space="preserve"> 84      assert t2["biomassa_despesca_ciclo_kg"][0] &lt; t1["biomassa_despesca_ciclo_kg"][0]</w:t>
        </w:r>
      </w:ins>
    </w:p>
    <w:p>
      <w:pPr>
        <w:shd w:val="clear" w:color="auto" w:fill="F7F7F7"/>
        <w:spacing w:before="0" w:after="0" w:line="180" w:lineRule="exact"/>
        <w:ind w:left="0" w:firstLine="0"/>
        <w:jc w:val="left"/>
        <w:rPr>
          <w:ins w:id="887292" w:author="Claude" w:date="2026-10-07T12:00:00Z"/>
        </w:rPr>
      </w:pPr>
      <w:ins w:id="887377" w:author="Claude" w:date="2026-10-07T12:00:00Z">
        <w:r>
          <w:rPr>
            <w:rFonts w:ascii="Consolas" w:hAnsi="Consolas" w:cs="Consolas"/>
            <w:sz w:val="14"/>
            <w:szCs w:val="14"/>
          </w:rPr>
          <w:t xml:space="preserve"> 85      assert t2["restricao_biomassa"] == "produtividade por área"</w:t>
        </w:r>
      </w:ins>
    </w:p>
    <w:p>
      <w:pPr>
        <w:shd w:val="clear" w:color="auto" w:fill="F7F7F7"/>
        <w:spacing w:before="0" w:after="0" w:line="180" w:lineRule="exact"/>
        <w:ind w:left="0" w:firstLine="0"/>
        <w:jc w:val="left"/>
        <w:rPr>
          <w:ins w:id="887292" w:author="Claude" w:date="2026-10-07T12:00:00Z"/>
        </w:rPr>
      </w:pPr>
      <w:ins w:id="887378" w:author="Claude" w:date="2026-10-07T12:00:00Z">
        <w:r>
          <w:rPr>
            <w:rFonts w:ascii="Consolas" w:hAnsi="Consolas" w:cs="Consolas"/>
            <w:sz w:val="14"/>
            <w:szCs w:val="14"/>
          </w:rPr>
          <w:t xml:space="preserve"> 86  </w:t>
        </w:r>
      </w:ins>
    </w:p>
    <w:p>
      <w:pPr>
        <w:shd w:val="clear" w:color="auto" w:fill="F7F7F7"/>
        <w:spacing w:before="0" w:after="0" w:line="180" w:lineRule="exact"/>
        <w:ind w:left="0" w:firstLine="0"/>
        <w:jc w:val="left"/>
        <w:rPr>
          <w:ins w:id="887292" w:author="Claude" w:date="2026-10-07T12:00:00Z"/>
        </w:rPr>
      </w:pPr>
      <w:ins w:id="887379" w:author="Claude" w:date="2026-10-07T12:00:00Z">
        <w:r>
          <w:rPr>
            <w:rFonts w:ascii="Consolas" w:hAnsi="Consolas" w:cs="Consolas"/>
            <w:sz w:val="14"/>
            <w:szCs w:val="14"/>
          </w:rPr>
          <w:t xml:space="preserve"> 87  </w:t>
        </w:r>
      </w:ins>
    </w:p>
    <w:p>
      <w:pPr>
        <w:shd w:val="clear" w:color="auto" w:fill="F7F7F7"/>
        <w:spacing w:before="0" w:after="0" w:line="180" w:lineRule="exact"/>
        <w:ind w:left="0" w:firstLine="0"/>
        <w:jc w:val="left"/>
        <w:rPr>
          <w:ins w:id="887292" w:author="Claude" w:date="2026-10-07T12:00:00Z"/>
        </w:rPr>
      </w:pPr>
      <w:ins w:id="887380" w:author="Claude" w:date="2026-10-07T12:00:00Z">
        <w:r>
          <w:rPr>
            <w:rFonts w:ascii="Consolas" w:hAnsi="Consolas" w:cs="Consolas"/>
            <w:sz w:val="14"/>
            <w:szCs w:val="14"/>
          </w:rPr>
          <w:t xml:space="preserve"> 88  def test_mortalidade_maior_reduz_producao(cfg):</w:t>
        </w:r>
      </w:ins>
    </w:p>
    <w:p>
      <w:pPr>
        <w:shd w:val="clear" w:color="auto" w:fill="F7F7F7"/>
        <w:spacing w:before="0" w:after="0" w:line="180" w:lineRule="exact"/>
        <w:ind w:left="0" w:firstLine="0"/>
        <w:jc w:val="left"/>
        <w:rPr>
          <w:ins w:id="887292" w:author="Claude" w:date="2026-10-07T12:00:00Z"/>
        </w:rPr>
      </w:pPr>
      <w:ins w:id="887381" w:author="Claude" w:date="2026-10-07T12:00:00Z">
        <w:r>
          <w:rPr>
            <w:rFonts w:ascii="Consolas" w:hAnsi="Consolas" w:cs="Consolas"/>
            <w:sz w:val="14"/>
            <w:szCs w:val="14"/>
          </w:rPr>
          <w:t xml:space="preserve"> 89      r = motor(cfg, {"tecnico.mortalidade_pct": np.array([5.0, 10.0, 20.0])}, 3)</w:t>
        </w:r>
      </w:ins>
    </w:p>
    <w:p>
      <w:pPr>
        <w:shd w:val="clear" w:color="auto" w:fill="F7F7F7"/>
        <w:spacing w:before="0" w:after="0" w:line="180" w:lineRule="exact"/>
        <w:ind w:left="0" w:firstLine="0"/>
        <w:jc w:val="left"/>
        <w:rPr>
          <w:ins w:id="887292" w:author="Claude" w:date="2026-10-07T12:00:00Z"/>
        </w:rPr>
      </w:pPr>
      <w:ins w:id="887382" w:author="Claude" w:date="2026-10-07T12:00:00Z">
        <w:r>
          <w:rPr>
            <w:rFonts w:ascii="Consolas" w:hAnsi="Consolas" w:cs="Consolas"/>
            <w:sz w:val="14"/>
            <w:szCs w:val="14"/>
          </w:rPr>
          <w:t xml:space="preserve"> 90      p = r["tecnico"]["producao_kg_ano"]</w:t>
        </w:r>
      </w:ins>
    </w:p>
    <w:p>
      <w:pPr>
        <w:shd w:val="clear" w:color="auto" w:fill="F7F7F7"/>
        <w:spacing w:before="0" w:after="0" w:line="180" w:lineRule="exact"/>
        <w:ind w:left="0" w:firstLine="0"/>
        <w:jc w:val="left"/>
        <w:rPr>
          <w:ins w:id="887292" w:author="Claude" w:date="2026-10-07T12:00:00Z"/>
        </w:rPr>
      </w:pPr>
      <w:ins w:id="887383" w:author="Claude" w:date="2026-10-07T12:00:00Z">
        <w:r>
          <w:rPr>
            <w:rFonts w:ascii="Consolas" w:hAnsi="Consolas" w:cs="Consolas"/>
            <w:sz w:val="14"/>
            <w:szCs w:val="14"/>
          </w:rPr>
          <w:t xml:space="preserve"> 91      assert p[0] &gt;= p[1] &gt; p[2]</w:t>
        </w:r>
      </w:ins>
    </w:p>
    <w:p>
      <w:pPr>
        <w:shd w:val="clear" w:color="auto" w:fill="F7F7F7"/>
        <w:spacing w:before="0" w:after="0" w:line="180" w:lineRule="exact"/>
        <w:ind w:left="0" w:firstLine="0"/>
        <w:jc w:val="left"/>
        <w:rPr>
          <w:ins w:id="887292" w:author="Claude" w:date="2026-10-07T12:00:00Z"/>
        </w:rPr>
      </w:pPr>
      <w:ins w:id="887384" w:author="Claude" w:date="2026-10-07T12:00:00Z">
        <w:r>
          <w:rPr>
            <w:rFonts w:ascii="Consolas" w:hAnsi="Consolas" w:cs="Consolas"/>
            <w:sz w:val="14"/>
            <w:szCs w:val="14"/>
          </w:rPr>
          <w:t xml:space="preserve"> 92  </w:t>
        </w:r>
      </w:ins>
    </w:p>
    <w:p>
      <w:pPr>
        <w:shd w:val="clear" w:color="auto" w:fill="F7F7F7"/>
        <w:spacing w:before="0" w:after="0" w:line="180" w:lineRule="exact"/>
        <w:ind w:left="0" w:firstLine="0"/>
        <w:jc w:val="left"/>
        <w:rPr>
          <w:ins w:id="887292" w:author="Claude" w:date="2026-10-07T12:00:00Z"/>
        </w:rPr>
      </w:pPr>
      <w:ins w:id="887385" w:author="Claude" w:date="2026-10-07T12:00:00Z">
        <w:r>
          <w:rPr>
            <w:rFonts w:ascii="Consolas" w:hAnsi="Consolas" w:cs="Consolas"/>
            <w:sz w:val="14"/>
            <w:szCs w:val="14"/>
          </w:rPr>
          <w:t xml:space="preserve"> 93  </w:t>
        </w:r>
      </w:ins>
    </w:p>
    <w:p>
      <w:pPr>
        <w:shd w:val="clear" w:color="auto" w:fill="F7F7F7"/>
        <w:spacing w:before="0" w:after="0" w:line="180" w:lineRule="exact"/>
        <w:ind w:left="0" w:firstLine="0"/>
        <w:jc w:val="left"/>
        <w:rPr>
          <w:ins w:id="887292" w:author="Claude" w:date="2026-10-07T12:00:00Z"/>
        </w:rPr>
      </w:pPr>
      <w:ins w:id="887386" w:author="Claude" w:date="2026-10-07T12:00:00Z">
        <w:r>
          <w:rPr>
            <w:rFonts w:ascii="Consolas" w:hAnsi="Consolas" w:cs="Consolas"/>
            <w:sz w:val="14"/>
            <w:szCs w:val="14"/>
          </w:rPr>
          <w:t xml:space="preserve"> 94  def test_curva_crescimento_reproduz_peso_final(cfg):</w:t>
        </w:r>
      </w:ins>
    </w:p>
    <w:p>
      <w:pPr>
        <w:shd w:val="clear" w:color="auto" w:fill="F7F7F7"/>
        <w:spacing w:before="0" w:after="0" w:line="180" w:lineRule="exact"/>
        <w:ind w:left="0" w:firstLine="0"/>
        <w:jc w:val="left"/>
        <w:rPr>
          <w:ins w:id="887292" w:author="Claude" w:date="2026-10-07T12:00:00Z"/>
        </w:rPr>
      </w:pPr>
      <w:ins w:id="887387" w:author="Claude" w:date="2026-10-07T12:00:00Z">
        <w:r>
          <w:rPr>
            <w:rFonts w:ascii="Consolas" w:hAnsi="Consolas" w:cs="Consolas"/>
            <w:sz w:val="14"/>
            <w:szCs w:val="14"/>
          </w:rPr>
          <w:t xml:space="preserve"> 95      cc = curva_crescimento(cfg, passo_dias=1)</w:t>
        </w:r>
      </w:ins>
    </w:p>
    <w:p>
      <w:pPr>
        <w:shd w:val="clear" w:color="auto" w:fill="F7F7F7"/>
        <w:spacing w:before="0" w:after="0" w:line="180" w:lineRule="exact"/>
        <w:ind w:left="0" w:firstLine="0"/>
        <w:jc w:val="left"/>
        <w:rPr>
          <w:ins w:id="887292" w:author="Claude" w:date="2026-10-07T12:00:00Z"/>
        </w:rPr>
      </w:pPr>
      <w:ins w:id="887388" w:author="Claude" w:date="2026-10-07T12:00:00Z">
        <w:r>
          <w:rPr>
            <w:rFonts w:ascii="Consolas" w:hAnsi="Consolas" w:cs="Consolas"/>
            <w:sz w:val="14"/>
            <w:szCs w:val="14"/>
          </w:rPr>
          <w:t xml:space="preserve"> 96      assert cc["Peso médio (g)"].iloc[-1] == pytest.approx(cfg.tecnico.peso_final_g, rel=1e-9)</w:t>
        </w:r>
      </w:ins>
    </w:p>
    <w:p>
      <w:pPr>
        <w:shd w:val="clear" w:color="auto" w:fill="F7F7F7"/>
        <w:spacing w:before="0" w:after="0" w:line="180" w:lineRule="exact"/>
        <w:ind w:left="0" w:firstLine="0"/>
        <w:jc w:val="left"/>
        <w:rPr>
          <w:ins w:id="887292" w:author="Claude" w:date="2026-10-07T12:00:00Z"/>
        </w:rPr>
      </w:pPr>
      <w:ins w:id="887389" w:author="Claude" w:date="2026-10-07T12:00:00Z">
        <w:r>
          <w:rPr>
            <w:rFonts w:ascii="Consolas" w:hAnsi="Consolas" w:cs="Consolas"/>
            <w:sz w:val="14"/>
            <w:szCs w:val="14"/>
          </w:rPr>
          <w:t xml:space="preserve"> 97      assert cc["Peso médio (g)"].is_monotonic_increasing</w:t>
        </w:r>
      </w:ins>
    </w:p>
    <w:p>
      <w:pPr>
        <w:shd w:val="clear" w:color="auto" w:fill="F7F7F7"/>
        <w:spacing w:before="0" w:after="0" w:line="180" w:lineRule="exact"/>
        <w:ind w:left="0" w:firstLine="0"/>
        <w:jc w:val="left"/>
        <w:rPr>
          <w:ins w:id="887292" w:author="Claude" w:date="2026-10-07T12:00:00Z"/>
        </w:rPr>
      </w:pPr>
      <w:ins w:id="887390" w:author="Claude" w:date="2026-10-07T12:00:00Z">
        <w:r>
          <w:rPr>
            <w:rFonts w:ascii="Consolas" w:hAnsi="Consolas" w:cs="Consolas"/>
            <w:sz w:val="14"/>
            <w:szCs w:val="14"/>
          </w:rPr>
          <w:t xml:space="preserve"> 98  </w:t>
        </w:r>
      </w:ins>
    </w:p>
    <w:p>
      <w:pPr>
        <w:shd w:val="clear" w:color="auto" w:fill="F7F7F7"/>
        <w:spacing w:before="0" w:after="0" w:line="180" w:lineRule="exact"/>
        <w:ind w:left="0" w:firstLine="0"/>
        <w:jc w:val="left"/>
        <w:rPr>
          <w:ins w:id="887292" w:author="Claude" w:date="2026-10-07T12:00:00Z"/>
        </w:rPr>
      </w:pPr>
      <w:ins w:id="887391" w:author="Claude" w:date="2026-10-07T12:00:00Z">
        <w:r>
          <w:rPr>
            <w:rFonts w:ascii="Consolas" w:hAnsi="Consolas" w:cs="Consolas"/>
            <w:sz w:val="14"/>
            <w:szCs w:val="14"/>
          </w:rPr>
          <w:t xml:space="preserve"> 99  </w:t>
        </w:r>
      </w:ins>
    </w:p>
    <w:p>
      <w:pPr>
        <w:shd w:val="clear" w:color="auto" w:fill="F7F7F7"/>
        <w:spacing w:before="0" w:after="0" w:line="180" w:lineRule="exact"/>
        <w:ind w:left="0" w:firstLine="0"/>
        <w:jc w:val="left"/>
        <w:rPr>
          <w:ins w:id="887292" w:author="Claude" w:date="2026-10-07T12:00:00Z"/>
        </w:rPr>
      </w:pPr>
      <w:ins w:id="887392" w:author="Claude" w:date="2026-10-07T12:00:00Z">
        <w:r>
          <w:rPr>
            <w:rFonts w:ascii="Consolas" w:hAnsi="Consolas" w:cs="Consolas"/>
            <w:sz w:val="14"/>
            <w:szCs w:val="14"/>
          </w:rPr>
          <w:t xml:space="preserve">100  # --- Dimensão econômica ----------------------------------------------------------------</w:t>
        </w:r>
      </w:ins>
    </w:p>
    <w:p>
      <w:pPr>
        <w:shd w:val="clear" w:color="auto" w:fill="F7F7F7"/>
        <w:spacing w:before="0" w:after="0" w:line="180" w:lineRule="exact"/>
        <w:ind w:left="0" w:firstLine="0"/>
        <w:jc w:val="left"/>
        <w:rPr>
          <w:ins w:id="887292" w:author="Claude" w:date="2026-10-07T12:00:00Z"/>
        </w:rPr>
      </w:pPr>
      <w:ins w:id="887393" w:author="Claude" w:date="2026-10-07T12:00:00Z">
        <w:r>
          <w:rPr>
            <w:rFonts w:ascii="Consolas" w:hAnsi="Consolas" w:cs="Consolas"/>
            <w:sz w:val="14"/>
            <w:szCs w:val="14"/>
          </w:rPr>
          <w:t xml:space="preserve">101  </w:t>
        </w:r>
      </w:ins>
    </w:p>
    <w:p>
      <w:pPr>
        <w:shd w:val="clear" w:color="auto" w:fill="F7F7F7"/>
        <w:spacing w:before="0" w:after="0" w:line="180" w:lineRule="exact"/>
        <w:ind w:left="0" w:firstLine="0"/>
        <w:jc w:val="left"/>
        <w:rPr>
          <w:ins w:id="887292" w:author="Claude" w:date="2026-10-07T12:00:00Z"/>
        </w:rPr>
      </w:pPr>
      <w:ins w:id="887394" w:author="Claude" w:date="2026-10-07T12:00:00Z">
        <w:r>
          <w:rPr>
            <w:rFonts w:ascii="Consolas" w:hAnsi="Consolas" w:cs="Consolas"/>
            <w:sz w:val="14"/>
            <w:szCs w:val="14"/>
          </w:rPr>
          <w:t xml:space="preserve">102  def test_vpl_recalculado_do_fluxo(resultado):</w:t>
        </w:r>
      </w:ins>
    </w:p>
    <w:p>
      <w:pPr>
        <w:shd w:val="clear" w:color="auto" w:fill="F7F7F7"/>
        <w:spacing w:before="0" w:after="0" w:line="180" w:lineRule="exact"/>
        <w:ind w:left="0" w:firstLine="0"/>
        <w:jc w:val="left"/>
        <w:rPr>
          <w:ins w:id="887292" w:author="Claude" w:date="2026-10-07T12:00:00Z"/>
        </w:rPr>
      </w:pPr>
      <w:ins w:id="887395" w:author="Claude" w:date="2026-10-07T12:00:00Z">
        <w:r>
          <w:rPr>
            <w:rFonts w:ascii="Consolas" w:hAnsi="Consolas" w:cs="Consolas"/>
            <w:sz w:val="14"/>
            <w:szCs w:val="14"/>
          </w:rPr>
          <w:t xml:space="preserve">103      e = resultado["economico"]</w:t>
        </w:r>
      </w:ins>
    </w:p>
    <w:p>
      <w:pPr>
        <w:shd w:val="clear" w:color="auto" w:fill="F7F7F7"/>
        <w:spacing w:before="0" w:after="0" w:line="180" w:lineRule="exact"/>
        <w:ind w:left="0" w:firstLine="0"/>
        <w:jc w:val="left"/>
        <w:rPr>
          <w:ins w:id="887292" w:author="Claude" w:date="2026-10-07T12:00:00Z"/>
        </w:rPr>
      </w:pPr>
      <w:ins w:id="887396" w:author="Claude" w:date="2026-10-07T12:00:00Z">
        <w:r>
          <w:rPr>
            <w:rFonts w:ascii="Consolas" w:hAnsi="Consolas" w:cs="Consolas"/>
            <w:sz w:val="14"/>
            <w:szCs w:val="14"/>
          </w:rPr>
          <w:t xml:space="preserve">104      assert vpl(e["tma_mensal"], resultado["fluxo_caixa"]) == pytest.approx(e["vpl"])</w:t>
        </w:r>
      </w:ins>
    </w:p>
    <w:p>
      <w:pPr>
        <w:shd w:val="clear" w:color="auto" w:fill="F7F7F7"/>
        <w:spacing w:before="0" w:after="0" w:line="180" w:lineRule="exact"/>
        <w:ind w:left="0" w:firstLine="0"/>
        <w:jc w:val="left"/>
        <w:rPr>
          <w:ins w:id="887292" w:author="Claude" w:date="2026-10-07T12:00:00Z"/>
        </w:rPr>
      </w:pPr>
      <w:ins w:id="887397" w:author="Claude" w:date="2026-10-07T12:00:00Z">
        <w:r>
          <w:rPr>
            <w:rFonts w:ascii="Consolas" w:hAnsi="Consolas" w:cs="Consolas"/>
            <w:sz w:val="14"/>
            <w:szCs w:val="14"/>
          </w:rPr>
          <w:t xml:space="preserve">105  </w:t>
        </w:r>
      </w:ins>
    </w:p>
    <w:p>
      <w:pPr>
        <w:shd w:val="clear" w:color="auto" w:fill="F7F7F7"/>
        <w:spacing w:before="0" w:after="0" w:line="180" w:lineRule="exact"/>
        <w:ind w:left="0" w:firstLine="0"/>
        <w:jc w:val="left"/>
        <w:rPr>
          <w:ins w:id="887292" w:author="Claude" w:date="2026-10-07T12:00:00Z"/>
        </w:rPr>
      </w:pPr>
      <w:ins w:id="887398" w:author="Claude" w:date="2026-10-07T12:00:00Z">
        <w:r>
          <w:rPr>
            <w:rFonts w:ascii="Consolas" w:hAnsi="Consolas" w:cs="Consolas"/>
            <w:sz w:val="14"/>
            <w:szCs w:val="14"/>
          </w:rPr>
          <w:t xml:space="preserve">106  </w:t>
        </w:r>
      </w:ins>
    </w:p>
    <w:p>
      <w:pPr>
        <w:shd w:val="clear" w:color="auto" w:fill="F7F7F7"/>
        <w:spacing w:before="0" w:after="0" w:line="180" w:lineRule="exact"/>
        <w:ind w:left="0" w:firstLine="0"/>
        <w:jc w:val="left"/>
        <w:rPr>
          <w:ins w:id="887292" w:author="Claude" w:date="2026-10-07T12:00:00Z"/>
        </w:rPr>
      </w:pPr>
      <w:ins w:id="887399" w:author="Claude" w:date="2026-10-07T12:00:00Z">
        <w:r>
          <w:rPr>
            <w:rFonts w:ascii="Consolas" w:hAnsi="Consolas" w:cs="Consolas"/>
            <w:sz w:val="14"/>
            <w:szCs w:val="14"/>
          </w:rPr>
          <w:t xml:space="preserve">107  def test_receita_comeca_apos_primeira_despesca(resultado):</w:t>
        </w:r>
      </w:ins>
    </w:p>
    <w:p>
      <w:pPr>
        <w:shd w:val="clear" w:color="auto" w:fill="F7F7F7"/>
        <w:spacing w:before="0" w:after="0" w:line="180" w:lineRule="exact"/>
        <w:ind w:left="0" w:firstLine="0"/>
        <w:jc w:val="left"/>
        <w:rPr>
          <w:ins w:id="887292" w:author="Claude" w:date="2026-10-07T12:00:00Z"/>
        </w:rPr>
      </w:pPr>
      <w:ins w:id="887400" w:author="Claude" w:date="2026-10-07T12:00:00Z">
        <w:r>
          <w:rPr>
            <w:rFonts w:ascii="Consolas" w:hAnsi="Consolas" w:cs="Consolas"/>
            <w:sz w:val="14"/>
            <w:szCs w:val="14"/>
          </w:rPr>
          <w:t xml:space="preserve">108      df = resultado["dre_mensal"]</w:t>
        </w:r>
      </w:ins>
    </w:p>
    <w:p>
      <w:pPr>
        <w:shd w:val="clear" w:color="auto" w:fill="F7F7F7"/>
        <w:spacing w:before="0" w:after="0" w:line="180" w:lineRule="exact"/>
        <w:ind w:left="0" w:firstLine="0"/>
        <w:jc w:val="left"/>
        <w:rPr>
          <w:ins w:id="887292" w:author="Claude" w:date="2026-10-07T12:00:00Z"/>
        </w:rPr>
      </w:pPr>
      <w:ins w:id="887401" w:author="Claude" w:date="2026-10-07T12:00:00Z">
        <w:r>
          <w:rPr>
            <w:rFonts w:ascii="Consolas" w:hAnsi="Consolas" w:cs="Consolas"/>
            <w:sz w:val="14"/>
            <w:szCs w:val="14"/>
          </w:rPr>
          <w:t xml:space="preserve">109      L = resultado["economico"]["meses_ate_despesca"]</w:t>
        </w:r>
      </w:ins>
    </w:p>
    <w:p>
      <w:pPr>
        <w:shd w:val="clear" w:color="auto" w:fill="F7F7F7"/>
        <w:spacing w:before="0" w:after="0" w:line="180" w:lineRule="exact"/>
        <w:ind w:left="0" w:firstLine="0"/>
        <w:jc w:val="left"/>
        <w:rPr>
          <w:ins w:id="887292" w:author="Claude" w:date="2026-10-07T12:00:00Z"/>
        </w:rPr>
      </w:pPr>
      <w:ins w:id="887402" w:author="Claude" w:date="2026-10-07T12:00:00Z">
        <w:r>
          <w:rPr>
            <w:rFonts w:ascii="Consolas" w:hAnsi="Consolas" w:cs="Consolas"/>
            <w:sz w:val="14"/>
            <w:szCs w:val="14"/>
          </w:rPr>
          <w:t xml:space="preserve">110      assert (df["Receita Bruta"].iloc[:L] == 0).all() and df["Receita Bruta"].iloc[L] &gt; 0</w:t>
        </w:r>
      </w:ins>
    </w:p>
    <w:p>
      <w:pPr>
        <w:shd w:val="clear" w:color="auto" w:fill="F7F7F7"/>
        <w:spacing w:before="0" w:after="0" w:line="180" w:lineRule="exact"/>
        <w:ind w:left="0" w:firstLine="0"/>
        <w:jc w:val="left"/>
        <w:rPr>
          <w:ins w:id="887292" w:author="Claude" w:date="2026-10-07T12:00:00Z"/>
        </w:rPr>
      </w:pPr>
      <w:ins w:id="887403" w:author="Claude" w:date="2026-10-07T12:00:00Z">
        <w:r>
          <w:rPr>
            <w:rFonts w:ascii="Consolas" w:hAnsi="Consolas" w:cs="Consolas"/>
            <w:sz w:val="14"/>
            <w:szCs w:val="14"/>
          </w:rPr>
          <w:t xml:space="preserve">111  </w:t>
        </w:r>
      </w:ins>
    </w:p>
    <w:p>
      <w:pPr>
        <w:shd w:val="clear" w:color="auto" w:fill="F7F7F7"/>
        <w:spacing w:before="0" w:after="0" w:line="180" w:lineRule="exact"/>
        <w:ind w:left="0" w:firstLine="0"/>
        <w:jc w:val="left"/>
        <w:rPr>
          <w:ins w:id="887292" w:author="Claude" w:date="2026-10-07T12:00:00Z"/>
        </w:rPr>
      </w:pPr>
      <w:ins w:id="887404" w:author="Claude" w:date="2026-10-07T12:00:00Z">
        <w:r>
          <w:rPr>
            <w:rFonts w:ascii="Consolas" w:hAnsi="Consolas" w:cs="Consolas"/>
            <w:sz w:val="14"/>
            <w:szCs w:val="14"/>
          </w:rPr>
          <w:t xml:space="preserve">112  </w:t>
        </w:r>
      </w:ins>
    </w:p>
    <w:p>
      <w:pPr>
        <w:shd w:val="clear" w:color="auto" w:fill="F7F7F7"/>
        <w:spacing w:before="0" w:after="0" w:line="180" w:lineRule="exact"/>
        <w:ind w:left="0" w:firstLine="0"/>
        <w:jc w:val="left"/>
        <w:rPr>
          <w:ins w:id="887292" w:author="Claude" w:date="2026-10-07T12:00:00Z"/>
        </w:rPr>
      </w:pPr>
      <w:ins w:id="887405" w:author="Claude" w:date="2026-10-07T12:00:00Z">
        <w:r>
          <w:rPr>
            <w:rFonts w:ascii="Consolas" w:hAnsi="Consolas" w:cs="Consolas"/>
            <w:sz w:val="14"/>
            <w:szCs w:val="14"/>
          </w:rPr>
          <w:t xml:space="preserve">113  def test_fomento_aumenta_vpl_do_beneficiario(resultado):</w:t>
        </w:r>
      </w:ins>
    </w:p>
    <w:p>
      <w:pPr>
        <w:shd w:val="clear" w:color="auto" w:fill="F7F7F7"/>
        <w:spacing w:before="0" w:after="0" w:line="180" w:lineRule="exact"/>
        <w:ind w:left="0" w:firstLine="0"/>
        <w:jc w:val="left"/>
        <w:rPr>
          <w:ins w:id="887292" w:author="Claude" w:date="2026-10-07T12:00:00Z"/>
        </w:rPr>
      </w:pPr>
      <w:ins w:id="887406" w:author="Claude" w:date="2026-10-07T12:00:00Z">
        <w:r>
          <w:rPr>
            <w:rFonts w:ascii="Consolas" w:hAnsi="Consolas" w:cs="Consolas"/>
            <w:sz w:val="14"/>
            <w:szCs w:val="14"/>
          </w:rPr>
          <w:t xml:space="preserve">114      e = resultado["economico"]</w:t>
        </w:r>
      </w:ins>
    </w:p>
    <w:p>
      <w:pPr>
        <w:shd w:val="clear" w:color="auto" w:fill="F7F7F7"/>
        <w:spacing w:before="0" w:after="0" w:line="180" w:lineRule="exact"/>
        <w:ind w:left="0" w:firstLine="0"/>
        <w:jc w:val="left"/>
        <w:rPr>
          <w:ins w:id="887292" w:author="Claude" w:date="2026-10-07T12:00:00Z"/>
        </w:rPr>
      </w:pPr>
      <w:ins w:id="887407" w:author="Claude" w:date="2026-10-07T12:00:00Z">
        <w:r>
          <w:rPr>
            <w:rFonts w:ascii="Consolas" w:hAnsi="Consolas" w:cs="Consolas"/>
            <w:sz w:val="14"/>
            <w:szCs w:val="14"/>
          </w:rPr>
          <w:t xml:space="preserve">115      assert e["vpl_beneficiario"] - e["vpl"] == pytest.approx(e["fomento_nao_reembolsavel"])</w:t>
        </w:r>
      </w:ins>
    </w:p>
    <w:p>
      <w:pPr>
        <w:shd w:val="clear" w:color="auto" w:fill="F7F7F7"/>
        <w:spacing w:before="0" w:after="0" w:line="180" w:lineRule="exact"/>
        <w:ind w:left="0" w:firstLine="0"/>
        <w:jc w:val="left"/>
        <w:rPr>
          <w:ins w:id="887292" w:author="Claude" w:date="2026-10-07T12:00:00Z"/>
        </w:rPr>
      </w:pPr>
      <w:ins w:id="887408" w:author="Claude" w:date="2026-10-07T12:00:00Z">
        <w:r>
          <w:rPr>
            <w:rFonts w:ascii="Consolas" w:hAnsi="Consolas" w:cs="Consolas"/>
            <w:sz w:val="14"/>
            <w:szCs w:val="14"/>
          </w:rPr>
          <w:t xml:space="preserve">116  </w:t>
        </w:r>
      </w:ins>
    </w:p>
    <w:p>
      <w:pPr>
        <w:shd w:val="clear" w:color="auto" w:fill="F7F7F7"/>
        <w:spacing w:before="0" w:after="0" w:line="180" w:lineRule="exact"/>
        <w:ind w:left="0" w:firstLine="0"/>
        <w:jc w:val="left"/>
        <w:rPr>
          <w:ins w:id="887292" w:author="Claude" w:date="2026-10-07T12:00:00Z"/>
        </w:rPr>
      </w:pPr>
      <w:ins w:id="887409" w:author="Claude" w:date="2026-10-07T12:00:00Z">
        <w:r>
          <w:rPr>
            <w:rFonts w:ascii="Consolas" w:hAnsi="Consolas" w:cs="Consolas"/>
            <w:sz w:val="14"/>
            <w:szCs w:val="14"/>
          </w:rPr>
          <w:t xml:space="preserve">117  </w:t>
        </w:r>
      </w:ins>
    </w:p>
    <w:p>
      <w:pPr>
        <w:shd w:val="clear" w:color="auto" w:fill="F7F7F7"/>
        <w:spacing w:before="0" w:after="0" w:line="180" w:lineRule="exact"/>
        <w:ind w:left="0" w:firstLine="0"/>
        <w:jc w:val="left"/>
        <w:rPr>
          <w:ins w:id="887292" w:author="Claude" w:date="2026-10-07T12:00:00Z"/>
        </w:rPr>
      </w:pPr>
      <w:ins w:id="887410" w:author="Claude" w:date="2026-10-07T12:00:00Z">
        <w:r>
          <w:rPr>
            <w:rFonts w:ascii="Consolas" w:hAnsi="Consolas" w:cs="Consolas"/>
            <w:sz w:val="14"/>
            <w:szCs w:val="14"/>
          </w:rPr>
          <w:t xml:space="preserve">118  def test_preco_maior_aumenta_vpl(cfg):</w:t>
        </w:r>
      </w:ins>
    </w:p>
    <w:p>
      <w:pPr>
        <w:shd w:val="clear" w:color="auto" w:fill="F7F7F7"/>
        <w:spacing w:before="0" w:after="0" w:line="180" w:lineRule="exact"/>
        <w:ind w:left="0" w:firstLine="0"/>
        <w:jc w:val="left"/>
        <w:rPr>
          <w:ins w:id="887292" w:author="Claude" w:date="2026-10-07T12:00:00Z"/>
        </w:rPr>
      </w:pPr>
      <w:ins w:id="887411" w:author="Claude" w:date="2026-10-07T12:00:00Z">
        <w:r>
          <w:rPr>
            <w:rFonts w:ascii="Consolas" w:hAnsi="Consolas" w:cs="Consolas"/>
            <w:sz w:val="14"/>
            <w:szCs w:val="14"/>
          </w:rPr>
          <w:t xml:space="preserve">119      r = motor(cfg, {"economico.preco_venda_kg": np.array([9.0, 10.5, 12.0])}, 3)</w:t>
        </w:r>
      </w:ins>
    </w:p>
    <w:p>
      <w:pPr>
        <w:shd w:val="clear" w:color="auto" w:fill="F7F7F7"/>
        <w:spacing w:before="0" w:after="0" w:line="180" w:lineRule="exact"/>
        <w:ind w:left="0" w:firstLine="0"/>
        <w:jc w:val="left"/>
        <w:rPr>
          <w:ins w:id="887292" w:author="Claude" w:date="2026-10-07T12:00:00Z"/>
        </w:rPr>
      </w:pPr>
      <w:ins w:id="887412" w:author="Claude" w:date="2026-10-07T12:00:00Z">
        <w:r>
          <w:rPr>
            <w:rFonts w:ascii="Consolas" w:hAnsi="Consolas" w:cs="Consolas"/>
            <w:sz w:val="14"/>
            <w:szCs w:val="14"/>
          </w:rPr>
          <w:t xml:space="preserve">120      assert np.all(np.diff(r["economico"]["vpl"]) &gt; 0)</w:t>
        </w:r>
      </w:ins>
    </w:p>
    <w:p>
      <w:pPr>
        <w:shd w:val="clear" w:color="auto" w:fill="F7F7F7"/>
        <w:spacing w:before="0" w:after="0" w:line="180" w:lineRule="exact"/>
        <w:ind w:left="0" w:firstLine="0"/>
        <w:jc w:val="left"/>
        <w:rPr>
          <w:ins w:id="887292" w:author="Claude" w:date="2026-10-07T12:00:00Z"/>
        </w:rPr>
      </w:pPr>
      <w:ins w:id="887413" w:author="Claude" w:date="2026-10-07T12:00:00Z">
        <w:r>
          <w:rPr>
            <w:rFonts w:ascii="Consolas" w:hAnsi="Consolas" w:cs="Consolas"/>
            <w:sz w:val="14"/>
            <w:szCs w:val="14"/>
          </w:rPr>
          <w:t xml:space="preserve">121  </w:t>
        </w:r>
      </w:ins>
    </w:p>
    <w:p>
      <w:pPr>
        <w:shd w:val="clear" w:color="auto" w:fill="F7F7F7"/>
        <w:spacing w:before="0" w:after="0" w:line="180" w:lineRule="exact"/>
        <w:ind w:left="0" w:firstLine="0"/>
        <w:jc w:val="left"/>
        <w:rPr>
          <w:ins w:id="887292" w:author="Claude" w:date="2026-10-07T12:00:00Z"/>
        </w:rPr>
      </w:pPr>
      <w:ins w:id="887414" w:author="Claude" w:date="2026-10-07T12:00:00Z">
        <w:r>
          <w:rPr>
            <w:rFonts w:ascii="Consolas" w:hAnsi="Consolas" w:cs="Consolas"/>
            <w:sz w:val="14"/>
            <w:szCs w:val="14"/>
          </w:rPr>
          <w:t xml:space="preserve">122  </w:t>
        </w:r>
      </w:ins>
    </w:p>
    <w:p>
      <w:pPr>
        <w:shd w:val="clear" w:color="auto" w:fill="F7F7F7"/>
        <w:spacing w:before="0" w:after="0" w:line="180" w:lineRule="exact"/>
        <w:ind w:left="0" w:firstLine="0"/>
        <w:jc w:val="left"/>
        <w:rPr>
          <w:ins w:id="887292" w:author="Claude" w:date="2026-10-07T12:00:00Z"/>
        </w:rPr>
      </w:pPr>
      <w:ins w:id="887415" w:author="Claude" w:date="2026-10-07T12:00:00Z">
        <w:r>
          <w:rPr>
            <w:rFonts w:ascii="Consolas" w:hAnsi="Consolas" w:cs="Consolas"/>
            <w:sz w:val="14"/>
            <w:szCs w:val="14"/>
          </w:rPr>
          <w:t xml:space="preserve">123  def test_mix_de_produtos_preco_medio(cfg):</w:t>
        </w:r>
      </w:ins>
    </w:p>
    <w:p>
      <w:pPr>
        <w:shd w:val="clear" w:color="auto" w:fill="F7F7F7"/>
        <w:spacing w:before="0" w:after="0" w:line="180" w:lineRule="exact"/>
        <w:ind w:left="0" w:firstLine="0"/>
        <w:jc w:val="left"/>
        <w:rPr>
          <w:ins w:id="887292" w:author="Claude" w:date="2026-10-07T12:00:00Z"/>
        </w:rPr>
      </w:pPr>
      <w:ins w:id="887416" w:author="Claude" w:date="2026-10-07T12:00:00Z">
        <w:r>
          <w:rPr>
            <w:rFonts w:ascii="Consolas" w:hAnsi="Consolas" w:cs="Consolas"/>
            <w:sz w:val="14"/>
            <w:szCs w:val="14"/>
          </w:rPr>
          <w:t xml:space="preserve">124      c = copy.deepcopy(cfg)</w:t>
        </w:r>
      </w:ins>
    </w:p>
    <w:p>
      <w:pPr>
        <w:shd w:val="clear" w:color="auto" w:fill="F7F7F7"/>
        <w:spacing w:before="0" w:after="0" w:line="180" w:lineRule="exact"/>
        <w:ind w:left="0" w:firstLine="0"/>
        <w:jc w:val="left"/>
        <w:rPr>
          <w:ins w:id="887292" w:author="Claude" w:date="2026-10-07T12:00:00Z"/>
        </w:rPr>
      </w:pPr>
      <w:ins w:id="887417" w:author="Claude" w:date="2026-10-07T12:00:00Z">
        <w:r>
          <w:rPr>
            <w:rFonts w:ascii="Consolas" w:hAnsi="Consolas" w:cs="Consolas"/>
            <w:sz w:val="14"/>
            <w:szCs w:val="14"/>
          </w:rPr>
          <w:t xml:space="preserve">125      c.economico.mix_produtos = [{"nome": "Inteiro", "participacao_pct": 50, "preco_kg": 10.0},</w:t>
        </w:r>
      </w:ins>
    </w:p>
    <w:p>
      <w:pPr>
        <w:shd w:val="clear" w:color="auto" w:fill="F7F7F7"/>
        <w:spacing w:before="0" w:after="0" w:line="180" w:lineRule="exact"/>
        <w:ind w:left="0" w:firstLine="0"/>
        <w:jc w:val="left"/>
        <w:rPr>
          <w:ins w:id="887292" w:author="Claude" w:date="2026-10-07T12:00:00Z"/>
        </w:rPr>
      </w:pPr>
      <w:ins w:id="887418" w:author="Claude" w:date="2026-10-07T12:00:00Z">
        <w:r>
          <w:rPr>
            <w:rFonts w:ascii="Consolas" w:hAnsi="Consolas" w:cs="Consolas"/>
            <w:sz w:val="14"/>
            <w:szCs w:val="14"/>
          </w:rPr>
          <w:t xml:space="preserve">126                                  {"nome": "Eviscerado", "participacao_pct": 50, "preco_kg": 12.0}]</w:t>
        </w:r>
      </w:ins>
    </w:p>
    <w:p>
      <w:pPr>
        <w:shd w:val="clear" w:color="auto" w:fill="F7F7F7"/>
        <w:spacing w:before="0" w:after="0" w:line="180" w:lineRule="exact"/>
        <w:ind w:left="0" w:firstLine="0"/>
        <w:jc w:val="left"/>
        <w:rPr>
          <w:ins w:id="887292" w:author="Claude" w:date="2026-10-07T12:00:00Z"/>
        </w:rPr>
      </w:pPr>
      <w:ins w:id="887419" w:author="Claude" w:date="2026-10-07T12:00:00Z">
        <w:r>
          <w:rPr>
            <w:rFonts w:ascii="Consolas" w:hAnsi="Consolas" w:cs="Consolas"/>
            <w:sz w:val="14"/>
            <w:szCs w:val="14"/>
          </w:rPr>
          <w:t xml:space="preserve">127      r = motor(c, None, 1)</w:t>
        </w:r>
      </w:ins>
    </w:p>
    <w:p>
      <w:pPr>
        <w:shd w:val="clear" w:color="auto" w:fill="F7F7F7"/>
        <w:spacing w:before="0" w:after="0" w:line="180" w:lineRule="exact"/>
        <w:ind w:left="0" w:firstLine="0"/>
        <w:jc w:val="left"/>
        <w:rPr>
          <w:ins w:id="887292" w:author="Claude" w:date="2026-10-07T12:00:00Z"/>
        </w:rPr>
      </w:pPr>
      <w:ins w:id="887420" w:author="Claude" w:date="2026-10-07T12:00:00Z">
        <w:r>
          <w:rPr>
            <w:rFonts w:ascii="Consolas" w:hAnsi="Consolas" w:cs="Consolas"/>
            <w:sz w:val="14"/>
            <w:szCs w:val="14"/>
          </w:rPr>
          <w:t xml:space="preserve">128      assert r["economico"]["preco_medio_kg"][0] == pytest.approx(11.0)</w:t>
        </w:r>
      </w:ins>
    </w:p>
    <w:p>
      <w:pPr>
        <w:shd w:val="clear" w:color="auto" w:fill="F7F7F7"/>
        <w:spacing w:before="0" w:after="0" w:line="180" w:lineRule="exact"/>
        <w:ind w:left="0" w:firstLine="0"/>
        <w:jc w:val="left"/>
        <w:rPr>
          <w:ins w:id="887292" w:author="Claude" w:date="2026-10-07T12:00:00Z"/>
        </w:rPr>
      </w:pPr>
      <w:ins w:id="887421" w:author="Claude" w:date="2026-10-07T12:00:00Z">
        <w:r>
          <w:rPr>
            <w:rFonts w:ascii="Consolas" w:hAnsi="Consolas" w:cs="Consolas"/>
            <w:sz w:val="14"/>
            <w:szCs w:val="14"/>
          </w:rPr>
          <w:t xml:space="preserve">129  </w:t>
        </w:r>
      </w:ins>
    </w:p>
    <w:p>
      <w:pPr>
        <w:shd w:val="clear" w:color="auto" w:fill="F7F7F7"/>
        <w:spacing w:before="0" w:after="0" w:line="180" w:lineRule="exact"/>
        <w:ind w:left="0" w:firstLine="0"/>
        <w:jc w:val="left"/>
        <w:rPr>
          <w:ins w:id="887292" w:author="Claude" w:date="2026-10-07T12:00:00Z"/>
        </w:rPr>
      </w:pPr>
      <w:ins w:id="887422" w:author="Claude" w:date="2026-10-07T12:00:00Z">
        <w:r>
          <w:rPr>
            <w:rFonts w:ascii="Consolas" w:hAnsi="Consolas" w:cs="Consolas"/>
            <w:sz w:val="14"/>
            <w:szCs w:val="14"/>
          </w:rPr>
          <w:t xml:space="preserve">130  </w:t>
        </w:r>
      </w:ins>
    </w:p>
    <w:p>
      <w:pPr>
        <w:shd w:val="clear" w:color="auto" w:fill="F7F7F7"/>
        <w:spacing w:before="0" w:after="0" w:line="180" w:lineRule="exact"/>
        <w:ind w:left="0" w:firstLine="0"/>
        <w:jc w:val="left"/>
        <w:rPr>
          <w:ins w:id="887292" w:author="Claude" w:date="2026-10-07T12:00:00Z"/>
        </w:rPr>
      </w:pPr>
      <w:ins w:id="887423" w:author="Claude" w:date="2026-10-07T12:00:00Z">
        <w:r>
          <w:rPr>
            <w:rFonts w:ascii="Consolas" w:hAnsi="Consolas" w:cs="Consolas"/>
            <w:sz w:val="14"/>
            <w:szCs w:val="14"/>
          </w:rPr>
          <w:t xml:space="preserve">131  def test_impostos_configurados_por_base(cfg):</w:t>
        </w:r>
      </w:ins>
    </w:p>
    <w:p>
      <w:pPr>
        <w:shd w:val="clear" w:color="auto" w:fill="F7F7F7"/>
        <w:spacing w:before="0" w:after="0" w:line="180" w:lineRule="exact"/>
        <w:ind w:left="0" w:firstLine="0"/>
        <w:jc w:val="left"/>
        <w:rPr>
          <w:ins w:id="887292" w:author="Claude" w:date="2026-10-07T12:00:00Z"/>
        </w:rPr>
      </w:pPr>
      <w:ins w:id="887424" w:author="Claude" w:date="2026-10-07T12:00:00Z">
        <w:r>
          <w:rPr>
            <w:rFonts w:ascii="Consolas" w:hAnsi="Consolas" w:cs="Consolas"/>
            <w:sz w:val="14"/>
            <w:szCs w:val="14"/>
          </w:rPr>
          <w:t xml:space="preserve">132      c = copy.deepcopy(cfg)</w:t>
        </w:r>
      </w:ins>
    </w:p>
    <w:p>
      <w:pPr>
        <w:shd w:val="clear" w:color="auto" w:fill="F7F7F7"/>
        <w:spacing w:before="0" w:after="0" w:line="180" w:lineRule="exact"/>
        <w:ind w:left="0" w:firstLine="0"/>
        <w:jc w:val="left"/>
        <w:rPr>
          <w:ins w:id="887292" w:author="Claude" w:date="2026-10-07T12:00:00Z"/>
        </w:rPr>
      </w:pPr>
      <w:ins w:id="887425" w:author="Claude" w:date="2026-10-07T12:00:00Z">
        <w:r>
          <w:rPr>
            <w:rFonts w:ascii="Consolas" w:hAnsi="Consolas" w:cs="Consolas"/>
            <w:sz w:val="14"/>
            <w:szCs w:val="14"/>
          </w:rPr>
          <w:t xml:space="preserve">133      c.economico.impostos_configurados = [{"nome": "IRPJ", "aliquota_pct": 15, "base": "lucro"}]</w:t>
        </w:r>
      </w:ins>
    </w:p>
    <w:p>
      <w:pPr>
        <w:shd w:val="clear" w:color="auto" w:fill="F7F7F7"/>
        <w:spacing w:before="0" w:after="0" w:line="180" w:lineRule="exact"/>
        <w:ind w:left="0" w:firstLine="0"/>
        <w:jc w:val="left"/>
        <w:rPr>
          <w:ins w:id="887292" w:author="Claude" w:date="2026-10-07T12:00:00Z"/>
        </w:rPr>
      </w:pPr>
      <w:ins w:id="887426" w:author="Claude" w:date="2026-10-07T12:00:00Z">
        <w:r>
          <w:rPr>
            <w:rFonts w:ascii="Consolas" w:hAnsi="Consolas" w:cs="Consolas"/>
            <w:sz w:val="14"/>
            <w:szCs w:val="14"/>
          </w:rPr>
          <w:t xml:space="preserve">134      r0, r1 = motor(cfg, None, 1), motor(c, None, 1)</w:t>
        </w:r>
      </w:ins>
    </w:p>
    <w:p>
      <w:pPr>
        <w:shd w:val="clear" w:color="auto" w:fill="F7F7F7"/>
        <w:spacing w:before="0" w:after="0" w:line="180" w:lineRule="exact"/>
        <w:ind w:left="0" w:firstLine="0"/>
        <w:jc w:val="left"/>
        <w:rPr>
          <w:ins w:id="887292" w:author="Claude" w:date="2026-10-07T12:00:00Z"/>
        </w:rPr>
      </w:pPr>
      <w:ins w:id="887427" w:author="Claude" w:date="2026-10-07T12:00:00Z">
        <w:r>
          <w:rPr>
            <w:rFonts w:ascii="Consolas" w:hAnsi="Consolas" w:cs="Consolas"/>
            <w:sz w:val="14"/>
            <w:szCs w:val="14"/>
          </w:rPr>
          <w:t xml:space="preserve">135      assert r1["economico"]["vpl"][0] &lt; r0["economico"]["vpl"][0]</w:t>
        </w:r>
      </w:ins>
    </w:p>
    <w:p>
      <w:pPr>
        <w:shd w:val="clear" w:color="auto" w:fill="F7F7F7"/>
        <w:spacing w:before="0" w:after="0" w:line="180" w:lineRule="exact"/>
        <w:ind w:left="0" w:firstLine="0"/>
        <w:jc w:val="left"/>
        <w:rPr>
          <w:ins w:id="887292" w:author="Claude" w:date="2026-10-07T12:00:00Z"/>
        </w:rPr>
      </w:pPr>
      <w:ins w:id="887428" w:author="Claude" w:date="2026-10-07T12:00:00Z">
        <w:r>
          <w:rPr>
            <w:rFonts w:ascii="Consolas" w:hAnsi="Consolas" w:cs="Consolas"/>
            <w:sz w:val="14"/>
            <w:szCs w:val="14"/>
          </w:rPr>
          <w:t xml:space="preserve">136      c.economico.impostos_configurados = [{"nome": "X", "aliquota_pct": 1, "base": "inexistente"}]</w:t>
        </w:r>
      </w:ins>
    </w:p>
    <w:p>
      <w:pPr>
        <w:shd w:val="clear" w:color="auto" w:fill="F7F7F7"/>
        <w:spacing w:before="0" w:after="0" w:line="180" w:lineRule="exact"/>
        <w:ind w:left="0" w:firstLine="0"/>
        <w:jc w:val="left"/>
        <w:rPr>
          <w:ins w:id="887292" w:author="Claude" w:date="2026-10-07T12:00:00Z"/>
        </w:rPr>
      </w:pPr>
      <w:ins w:id="887429" w:author="Claude" w:date="2026-10-07T12:00:00Z">
        <w:r>
          <w:rPr>
            <w:rFonts w:ascii="Consolas" w:hAnsi="Consolas" w:cs="Consolas"/>
            <w:sz w:val="14"/>
            <w:szCs w:val="14"/>
          </w:rPr>
          <w:t xml:space="preserve">137      with pytest.raises(ValueError):</w:t>
        </w:r>
      </w:ins>
    </w:p>
    <w:p>
      <w:pPr>
        <w:shd w:val="clear" w:color="auto" w:fill="F7F7F7"/>
        <w:spacing w:before="0" w:after="0" w:line="180" w:lineRule="exact"/>
        <w:ind w:left="0" w:firstLine="0"/>
        <w:jc w:val="left"/>
        <w:rPr>
          <w:ins w:id="887292" w:author="Claude" w:date="2026-10-07T12:00:00Z"/>
        </w:rPr>
      </w:pPr>
      <w:ins w:id="887430" w:author="Claude" w:date="2026-10-07T12:00:00Z">
        <w:r>
          <w:rPr>
            <w:rFonts w:ascii="Consolas" w:hAnsi="Consolas" w:cs="Consolas"/>
            <w:sz w:val="14"/>
            <w:szCs w:val="14"/>
          </w:rPr>
          <w:t xml:space="preserve">138          motor(c, None, 1)</w:t>
        </w:r>
      </w:ins>
    </w:p>
    <w:p>
      <w:pPr>
        <w:shd w:val="clear" w:color="auto" w:fill="F7F7F7"/>
        <w:spacing w:before="0" w:after="0" w:line="180" w:lineRule="exact"/>
        <w:ind w:left="0" w:firstLine="0"/>
        <w:jc w:val="left"/>
        <w:rPr>
          <w:ins w:id="887292" w:author="Claude" w:date="2026-10-07T12:00:00Z"/>
        </w:rPr>
      </w:pPr>
      <w:ins w:id="887431" w:author="Claude" w:date="2026-10-07T12:00:00Z">
        <w:r>
          <w:rPr>
            <w:rFonts w:ascii="Consolas" w:hAnsi="Consolas" w:cs="Consolas"/>
            <w:sz w:val="14"/>
            <w:szCs w:val="14"/>
          </w:rPr>
          <w:t xml:space="preserve">139  </w:t>
        </w:r>
      </w:ins>
    </w:p>
    <w:p>
      <w:pPr>
        <w:shd w:val="clear" w:color="auto" w:fill="F7F7F7"/>
        <w:spacing w:before="0" w:after="0" w:line="180" w:lineRule="exact"/>
        <w:ind w:left="0" w:firstLine="0"/>
        <w:jc w:val="left"/>
        <w:rPr>
          <w:ins w:id="887292" w:author="Claude" w:date="2026-10-07T12:00:00Z"/>
        </w:rPr>
      </w:pPr>
      <w:ins w:id="887432" w:author="Claude" w:date="2026-10-07T12:00:00Z">
        <w:r>
          <w:rPr>
            <w:rFonts w:ascii="Consolas" w:hAnsi="Consolas" w:cs="Consolas"/>
            <w:sz w:val="14"/>
            <w:szCs w:val="14"/>
          </w:rPr>
          <w:t xml:space="preserve">140  </w:t>
        </w:r>
      </w:ins>
    </w:p>
    <w:p>
      <w:pPr>
        <w:shd w:val="clear" w:color="auto" w:fill="F7F7F7"/>
        <w:spacing w:before="0" w:after="0" w:line="180" w:lineRule="exact"/>
        <w:ind w:left="0" w:firstLine="0"/>
        <w:jc w:val="left"/>
        <w:rPr>
          <w:ins w:id="887292" w:author="Claude" w:date="2026-10-07T12:00:00Z"/>
        </w:rPr>
      </w:pPr>
      <w:ins w:id="887433" w:author="Claude" w:date="2026-10-07T12:00:00Z">
        <w:r>
          <w:rPr>
            <w:rFonts w:ascii="Consolas" w:hAnsi="Consolas" w:cs="Consolas"/>
            <w:sz w:val="14"/>
            <w:szCs w:val="14"/>
          </w:rPr>
          <w:t xml:space="preserve">141  # --- Ambiental, social, índice --------------------------------------------------------</w:t>
        </w:r>
      </w:ins>
    </w:p>
    <w:p>
      <w:pPr>
        <w:shd w:val="clear" w:color="auto" w:fill="F7F7F7"/>
        <w:spacing w:before="0" w:after="0" w:line="180" w:lineRule="exact"/>
        <w:ind w:left="0" w:firstLine="0"/>
        <w:jc w:val="left"/>
        <w:rPr>
          <w:ins w:id="887292" w:author="Claude" w:date="2026-10-07T12:00:00Z"/>
        </w:rPr>
      </w:pPr>
      <w:ins w:id="887434" w:author="Claude" w:date="2026-10-07T12:00:00Z">
        <w:r>
          <w:rPr>
            <w:rFonts w:ascii="Consolas" w:hAnsi="Consolas" w:cs="Consolas"/>
            <w:sz w:val="14"/>
            <w:szCs w:val="14"/>
          </w:rPr>
          <w:t xml:space="preserve">142  </w:t>
        </w:r>
      </w:ins>
    </w:p>
    <w:p>
      <w:pPr>
        <w:shd w:val="clear" w:color="auto" w:fill="F7F7F7"/>
        <w:spacing w:before="0" w:after="0" w:line="180" w:lineRule="exact"/>
        <w:ind w:left="0" w:firstLine="0"/>
        <w:jc w:val="left"/>
        <w:rPr>
          <w:ins w:id="887292" w:author="Claude" w:date="2026-10-07T12:00:00Z"/>
        </w:rPr>
      </w:pPr>
      <w:ins w:id="887435" w:author="Claude" w:date="2026-10-07T12:00:00Z">
        <w:r>
          <w:rPr>
            <w:rFonts w:ascii="Consolas" w:hAnsi="Consolas" w:cs="Consolas"/>
            <w:sz w:val="14"/>
            <w:szCs w:val="14"/>
          </w:rPr>
          <w:t xml:space="preserve">143  def test_pegada_cinza_calculo_manual(resultado, cfg):</w:t>
        </w:r>
      </w:ins>
    </w:p>
    <w:p>
      <w:pPr>
        <w:shd w:val="clear" w:color="auto" w:fill="F7F7F7"/>
        <w:spacing w:before="0" w:after="0" w:line="180" w:lineRule="exact"/>
        <w:ind w:left="0" w:firstLine="0"/>
        <w:jc w:val="left"/>
        <w:rPr>
          <w:ins w:id="887292" w:author="Claude" w:date="2026-10-07T12:00:00Z"/>
        </w:rPr>
      </w:pPr>
      <w:ins w:id="887436" w:author="Claude" w:date="2026-10-07T12:00:00Z">
        <w:r>
          <w:rPr>
            <w:rFonts w:ascii="Consolas" w:hAnsi="Consolas" w:cs="Consolas"/>
            <w:sz w:val="14"/>
            <w:szCs w:val="14"/>
          </w:rPr>
          <w:t xml:space="preserve">144      a = resultado["ambiental"]</w:t>
        </w:r>
      </w:ins>
    </w:p>
    <w:p>
      <w:pPr>
        <w:shd w:val="clear" w:color="auto" w:fill="F7F7F7"/>
        <w:spacing w:before="0" w:after="0" w:line="180" w:lineRule="exact"/>
        <w:ind w:left="0" w:firstLine="0"/>
        <w:jc w:val="left"/>
        <w:rPr>
          <w:ins w:id="887292" w:author="Claude" w:date="2026-10-07T12:00:00Z"/>
        </w:rPr>
      </w:pPr>
      <w:ins w:id="887437" w:author="Claude" w:date="2026-10-07T12:00:00Z">
        <w:r>
          <w:rPr>
            <w:rFonts w:ascii="Consolas" w:hAnsi="Consolas" w:cs="Consolas"/>
            <w:sz w:val="14"/>
            <w:szCs w:val="14"/>
          </w:rPr>
          <w:t xml:space="preserve">145      esperado = a["p_lancado_kg"] * 1000 / (cfg.ambiental.p_max_mg_l - cfg.ambiental.p_natural_mg_l)</w:t>
        </w:r>
      </w:ins>
    </w:p>
    <w:p>
      <w:pPr>
        <w:shd w:val="clear" w:color="auto" w:fill="F7F7F7"/>
        <w:spacing w:before="0" w:after="0" w:line="180" w:lineRule="exact"/>
        <w:ind w:left="0" w:firstLine="0"/>
        <w:jc w:val="left"/>
        <w:rPr>
          <w:ins w:id="887292" w:author="Claude" w:date="2026-10-07T12:00:00Z"/>
        </w:rPr>
      </w:pPr>
      <w:ins w:id="887438" w:author="Claude" w:date="2026-10-07T12:00:00Z">
        <w:r>
          <w:rPr>
            <w:rFonts w:ascii="Consolas" w:hAnsi="Consolas" w:cs="Consolas"/>
            <w:sz w:val="14"/>
            <w:szCs w:val="14"/>
          </w:rPr>
          <w:t xml:space="preserve">146      assert a["ph_cinza_m3_ano"] == pytest.approx(max(esperado, a["n_lancado_kg"] * 1000 /</w:t>
        </w:r>
      </w:ins>
    </w:p>
    <w:p>
      <w:pPr>
        <w:shd w:val="clear" w:color="auto" w:fill="F7F7F7"/>
        <w:spacing w:before="0" w:after="0" w:line="180" w:lineRule="exact"/>
        <w:ind w:left="0" w:firstLine="0"/>
        <w:jc w:val="left"/>
        <w:rPr>
          <w:ins w:id="887292" w:author="Claude" w:date="2026-10-07T12:00:00Z"/>
        </w:rPr>
      </w:pPr>
      <w:ins w:id="887439" w:author="Claude" w:date="2026-10-07T12:00:00Z">
        <w:r>
          <w:rPr>
            <w:rFonts w:ascii="Consolas" w:hAnsi="Consolas" w:cs="Consolas"/>
            <w:sz w:val="14"/>
            <w:szCs w:val="14"/>
          </w:rPr>
          <w:t xml:space="preserve">147                                                       (cfg.ambiental.n_max_mg_l - cfg.ambiental.n_natural_mg_l)))</w:t>
        </w:r>
      </w:ins>
    </w:p>
    <w:p>
      <w:pPr>
        <w:shd w:val="clear" w:color="auto" w:fill="F7F7F7"/>
        <w:spacing w:before="0" w:after="0" w:line="180" w:lineRule="exact"/>
        <w:ind w:left="0" w:firstLine="0"/>
        <w:jc w:val="left"/>
        <w:rPr>
          <w:ins w:id="887292" w:author="Claude" w:date="2026-10-07T12:00:00Z"/>
        </w:rPr>
      </w:pPr>
      <w:ins w:id="887440" w:author="Claude" w:date="2026-10-07T12:00:00Z">
        <w:r>
          <w:rPr>
            <w:rFonts w:ascii="Consolas" w:hAnsi="Consolas" w:cs="Consolas"/>
            <w:sz w:val="14"/>
            <w:szCs w:val="14"/>
          </w:rPr>
          <w:t xml:space="preserve">148  </w:t>
        </w:r>
      </w:ins>
    </w:p>
    <w:p>
      <w:pPr>
        <w:shd w:val="clear" w:color="auto" w:fill="F7F7F7"/>
        <w:spacing w:before="0" w:after="0" w:line="180" w:lineRule="exact"/>
        <w:ind w:left="0" w:firstLine="0"/>
        <w:jc w:val="left"/>
        <w:rPr>
          <w:ins w:id="887292" w:author="Claude" w:date="2026-10-07T12:00:00Z"/>
        </w:rPr>
      </w:pPr>
      <w:ins w:id="887441" w:author="Claude" w:date="2026-10-07T12:00:00Z">
        <w:r>
          <w:rPr>
            <w:rFonts w:ascii="Consolas" w:hAnsi="Consolas" w:cs="Consolas"/>
            <w:sz w:val="14"/>
            <w:szCs w:val="14"/>
          </w:rPr>
          <w:t xml:space="preserve">149  </w:t>
        </w:r>
      </w:ins>
    </w:p>
    <w:p>
      <w:pPr>
        <w:shd w:val="clear" w:color="auto" w:fill="F7F7F7"/>
        <w:spacing w:before="0" w:after="0" w:line="180" w:lineRule="exact"/>
        <w:ind w:left="0" w:firstLine="0"/>
        <w:jc w:val="left"/>
        <w:rPr>
          <w:ins w:id="887292" w:author="Claude" w:date="2026-10-07T12:00:00Z"/>
        </w:rPr>
      </w:pPr>
      <w:ins w:id="887442" w:author="Claude" w:date="2026-10-07T12:00:00Z">
        <w:r>
          <w:rPr>
            <w:rFonts w:ascii="Consolas" w:hAnsi="Consolas" w:cs="Consolas"/>
            <w:sz w:val="14"/>
            <w:szCs w:val="14"/>
          </w:rPr>
          <w:t xml:space="preserve">150  def test_ecoeficiencia_indefinida_quando_va_negativo(cfg):</w:t>
        </w:r>
      </w:ins>
    </w:p>
    <w:p>
      <w:pPr>
        <w:shd w:val="clear" w:color="auto" w:fill="F7F7F7"/>
        <w:spacing w:before="0" w:after="0" w:line="180" w:lineRule="exact"/>
        <w:ind w:left="0" w:firstLine="0"/>
        <w:jc w:val="left"/>
        <w:rPr>
          <w:ins w:id="887292" w:author="Claude" w:date="2026-10-07T12:00:00Z"/>
        </w:rPr>
      </w:pPr>
      <w:ins w:id="887443" w:author="Claude" w:date="2026-10-07T12:00:00Z">
        <w:r>
          <w:rPr>
            <w:rFonts w:ascii="Consolas" w:hAnsi="Consolas" w:cs="Consolas"/>
            <w:sz w:val="14"/>
            <w:szCs w:val="14"/>
          </w:rPr>
          <w:t xml:space="preserve">151      r = motor(cfg, {"economico.preco_venda_kg": np.array([1.0])}, 1)</w:t>
        </w:r>
      </w:ins>
    </w:p>
    <w:p>
      <w:pPr>
        <w:shd w:val="clear" w:color="auto" w:fill="F7F7F7"/>
        <w:spacing w:before="0" w:after="0" w:line="180" w:lineRule="exact"/>
        <w:ind w:left="0" w:firstLine="0"/>
        <w:jc w:val="left"/>
        <w:rPr>
          <w:ins w:id="887292" w:author="Claude" w:date="2026-10-07T12:00:00Z"/>
        </w:rPr>
      </w:pPr>
      <w:ins w:id="887444" w:author="Claude" w:date="2026-10-07T12:00:00Z">
        <w:r>
          <w:rPr>
            <w:rFonts w:ascii="Consolas" w:hAnsi="Consolas" w:cs="Consolas"/>
            <w:sz w:val="14"/>
            <w:szCs w:val="14"/>
          </w:rPr>
          <w:t xml:space="preserve">152      assert np.isnan(r["ambiental"]["ecoeficiencia_r_por_kgco2e"][0])</w:t>
        </w:r>
      </w:ins>
    </w:p>
    <w:p>
      <w:pPr>
        <w:shd w:val="clear" w:color="auto" w:fill="F7F7F7"/>
        <w:spacing w:before="0" w:after="0" w:line="180" w:lineRule="exact"/>
        <w:ind w:left="0" w:firstLine="0"/>
        <w:jc w:val="left"/>
        <w:rPr>
          <w:ins w:id="887292" w:author="Claude" w:date="2026-10-07T12:00:00Z"/>
        </w:rPr>
      </w:pPr>
      <w:ins w:id="887445" w:author="Claude" w:date="2026-10-07T12:00:00Z">
        <w:r>
          <w:rPr>
            <w:rFonts w:ascii="Consolas" w:hAnsi="Consolas" w:cs="Consolas"/>
            <w:sz w:val="14"/>
            <w:szCs w:val="14"/>
          </w:rPr>
          <w:t xml:space="preserve">153      assert r["ambiental"]["ecoeficiencia_status"][0].startswith("não definida")</w:t>
        </w:r>
      </w:ins>
    </w:p>
    <w:p>
      <w:pPr>
        <w:shd w:val="clear" w:color="auto" w:fill="F7F7F7"/>
        <w:spacing w:before="0" w:after="0" w:line="180" w:lineRule="exact"/>
        <w:ind w:left="0" w:firstLine="0"/>
        <w:jc w:val="left"/>
        <w:rPr>
          <w:ins w:id="887292" w:author="Claude" w:date="2026-10-07T12:00:00Z"/>
        </w:rPr>
      </w:pPr>
      <w:ins w:id="887446" w:author="Claude" w:date="2026-10-07T12:00:00Z">
        <w:r>
          <w:rPr>
            <w:rFonts w:ascii="Consolas" w:hAnsi="Consolas" w:cs="Consolas"/>
            <w:sz w:val="14"/>
            <w:szCs w:val="14"/>
          </w:rPr>
          <w:t xml:space="preserve">154  </w:t>
        </w:r>
      </w:ins>
    </w:p>
    <w:p>
      <w:pPr>
        <w:shd w:val="clear" w:color="auto" w:fill="F7F7F7"/>
        <w:spacing w:before="0" w:after="0" w:line="180" w:lineRule="exact"/>
        <w:ind w:left="0" w:firstLine="0"/>
        <w:jc w:val="left"/>
        <w:rPr>
          <w:ins w:id="887292" w:author="Claude" w:date="2026-10-07T12:00:00Z"/>
        </w:rPr>
      </w:pPr>
      <w:ins w:id="887447" w:author="Claude" w:date="2026-10-07T12:00:00Z">
        <w:r>
          <w:rPr>
            <w:rFonts w:ascii="Consolas" w:hAnsi="Consolas" w:cs="Consolas"/>
            <w:sz w:val="14"/>
            <w:szCs w:val="14"/>
          </w:rPr>
          <w:t xml:space="preserve">155  </w:t>
        </w:r>
      </w:ins>
    </w:p>
    <w:p>
      <w:pPr>
        <w:shd w:val="clear" w:color="auto" w:fill="F7F7F7"/>
        <w:spacing w:before="0" w:after="0" w:line="180" w:lineRule="exact"/>
        <w:ind w:left="0" w:firstLine="0"/>
        <w:jc w:val="left"/>
        <w:rPr>
          <w:ins w:id="887292" w:author="Claude" w:date="2026-10-07T12:00:00Z"/>
        </w:rPr>
      </w:pPr>
      <w:ins w:id="887448" w:author="Claude" w:date="2026-10-07T12:00:00Z">
        <w:r>
          <w:rPr>
            <w:rFonts w:ascii="Consolas" w:hAnsi="Consolas" w:cs="Consolas"/>
            <w:sz w:val="14"/>
            <w:szCs w:val="14"/>
          </w:rPr>
          <w:t xml:space="preserve">156  def test_item_eliminatorio_gera_veto(cfg):</w:t>
        </w:r>
      </w:ins>
    </w:p>
    <w:p>
      <w:pPr>
        <w:shd w:val="clear" w:color="auto" w:fill="F7F7F7"/>
        <w:spacing w:before="0" w:after="0" w:line="180" w:lineRule="exact"/>
        <w:ind w:left="0" w:firstLine="0"/>
        <w:jc w:val="left"/>
        <w:rPr>
          <w:ins w:id="887292" w:author="Claude" w:date="2026-10-07T12:00:00Z"/>
        </w:rPr>
      </w:pPr>
      <w:ins w:id="887449" w:author="Claude" w:date="2026-10-07T12:00:00Z">
        <w:r>
          <w:rPr>
            <w:rFonts w:ascii="Consolas" w:hAnsi="Consolas" w:cs="Consolas"/>
            <w:sz w:val="14"/>
            <w:szCs w:val="14"/>
          </w:rPr>
          <w:t xml:space="preserve">157      c = copy.deepcopy(cfg)</w:t>
        </w:r>
      </w:ins>
    </w:p>
    <w:p>
      <w:pPr>
        <w:shd w:val="clear" w:color="auto" w:fill="F7F7F7"/>
        <w:spacing w:before="0" w:after="0" w:line="180" w:lineRule="exact"/>
        <w:ind w:left="0" w:firstLine="0"/>
        <w:jc w:val="left"/>
        <w:rPr>
          <w:ins w:id="887292" w:author="Claude" w:date="2026-10-07T12:00:00Z"/>
        </w:rPr>
      </w:pPr>
      <w:ins w:id="887450" w:author="Claude" w:date="2026-10-07T12:00:00Z">
        <w:r>
          <w:rPr>
            <w:rFonts w:ascii="Consolas" w:hAnsi="Consolas" w:cs="Consolas"/>
            <w:sz w:val="14"/>
            <w:szCs w:val="14"/>
          </w:rPr>
          <w:t xml:space="preserve">158      c.ambiental.distancia_app_m = 10.0</w:t>
        </w:r>
      </w:ins>
    </w:p>
    <w:p>
      <w:pPr>
        <w:shd w:val="clear" w:color="auto" w:fill="F7F7F7"/>
        <w:spacing w:before="0" w:after="0" w:line="180" w:lineRule="exact"/>
        <w:ind w:left="0" w:firstLine="0"/>
        <w:jc w:val="left"/>
        <w:rPr>
          <w:ins w:id="887292" w:author="Claude" w:date="2026-10-07T12:00:00Z"/>
        </w:rPr>
      </w:pPr>
      <w:ins w:id="887451" w:author="Claude" w:date="2026-10-07T12:00:00Z">
        <w:r>
          <w:rPr>
            <w:rFonts w:ascii="Consolas" w:hAnsi="Consolas" w:cs="Consolas"/>
            <w:sz w:val="14"/>
            <w:szCs w:val="14"/>
          </w:rPr>
          <w:t xml:space="preserve">159      r = executar_evteas(c, executar_mc=False, executar_sens=False)</w:t>
        </w:r>
      </w:ins>
    </w:p>
    <w:p>
      <w:pPr>
        <w:shd w:val="clear" w:color="auto" w:fill="F7F7F7"/>
        <w:spacing w:before="0" w:after="0" w:line="180" w:lineRule="exact"/>
        <w:ind w:left="0" w:firstLine="0"/>
        <w:jc w:val="left"/>
        <w:rPr>
          <w:ins w:id="887292" w:author="Claude" w:date="2026-10-07T12:00:00Z"/>
        </w:rPr>
      </w:pPr>
      <w:ins w:id="887452" w:author="Claude" w:date="2026-10-07T12:00:00Z">
        <w:r>
          <w:rPr>
            <w:rFonts w:ascii="Consolas" w:hAnsi="Consolas" w:cs="Consolas"/>
            <w:sz w:val="14"/>
            <w:szCs w:val="14"/>
          </w:rPr>
          <w:t xml:space="preserve">160      assert r["decisao"]["classificacao"] == "NÃO VIÁVEL"</w:t>
        </w:r>
      </w:ins>
    </w:p>
    <w:p>
      <w:pPr>
        <w:shd w:val="clear" w:color="auto" w:fill="F7F7F7"/>
        <w:spacing w:before="0" w:after="0" w:line="180" w:lineRule="exact"/>
        <w:ind w:left="0" w:firstLine="0"/>
        <w:jc w:val="left"/>
        <w:rPr>
          <w:ins w:id="887292" w:author="Claude" w:date="2026-10-07T12:00:00Z"/>
        </w:rPr>
      </w:pPr>
      <w:ins w:id="887453" w:author="Claude" w:date="2026-10-07T12:00:00Z">
        <w:r>
          <w:rPr>
            <w:rFonts w:ascii="Consolas" w:hAnsi="Consolas" w:cs="Consolas"/>
            <w:sz w:val="14"/>
            <w:szCs w:val="14"/>
          </w:rPr>
          <w:t xml:space="preserve">161      assert any("Preservação Permanente" in v for v in r["decisao"]["vetos"])</w:t>
        </w:r>
      </w:ins>
    </w:p>
    <w:p>
      <w:pPr>
        <w:shd w:val="clear" w:color="auto" w:fill="F7F7F7"/>
        <w:spacing w:before="0" w:after="0" w:line="180" w:lineRule="exact"/>
        <w:ind w:left="0" w:firstLine="0"/>
        <w:jc w:val="left"/>
        <w:rPr>
          <w:ins w:id="887292" w:author="Claude" w:date="2026-10-07T12:00:00Z"/>
        </w:rPr>
      </w:pPr>
      <w:ins w:id="887454" w:author="Claude" w:date="2026-10-07T12:00:00Z">
        <w:r>
          <w:rPr>
            <w:rFonts w:ascii="Consolas" w:hAnsi="Consolas" w:cs="Consolas"/>
            <w:sz w:val="14"/>
            <w:szCs w:val="14"/>
          </w:rPr>
          <w:t xml:space="preserve">162  </w:t>
        </w:r>
      </w:ins>
    </w:p>
    <w:p>
      <w:pPr>
        <w:shd w:val="clear" w:color="auto" w:fill="F7F7F7"/>
        <w:spacing w:before="0" w:after="0" w:line="180" w:lineRule="exact"/>
        <w:ind w:left="0" w:firstLine="0"/>
        <w:jc w:val="left"/>
        <w:rPr>
          <w:ins w:id="887292" w:author="Claude" w:date="2026-10-07T12:00:00Z"/>
        </w:rPr>
      </w:pPr>
      <w:ins w:id="887455" w:author="Claude" w:date="2026-10-07T12:00:00Z">
        <w:r>
          <w:rPr>
            <w:rFonts w:ascii="Consolas" w:hAnsi="Consolas" w:cs="Consolas"/>
            <w:sz w:val="14"/>
            <w:szCs w:val="14"/>
          </w:rPr>
          <w:t xml:space="preserve">163  </w:t>
        </w:r>
      </w:ins>
    </w:p>
    <w:p>
      <w:pPr>
        <w:shd w:val="clear" w:color="auto" w:fill="F7F7F7"/>
        <w:spacing w:before="0" w:after="0" w:line="180" w:lineRule="exact"/>
        <w:ind w:left="0" w:firstLine="0"/>
        <w:jc w:val="left"/>
        <w:rPr>
          <w:ins w:id="887292" w:author="Claude" w:date="2026-10-07T12:00:00Z"/>
        </w:rPr>
      </w:pPr>
      <w:ins w:id="887456" w:author="Claude" w:date="2026-10-07T12:00:00Z">
        <w:r>
          <w:rPr>
            <w:rFonts w:ascii="Consolas" w:hAnsi="Consolas" w:cs="Consolas"/>
            <w:sz w:val="14"/>
            <w:szCs w:val="14"/>
          </w:rPr>
          <w:t xml:space="preserve">164  def test_classificacao_regras(cfg):</w:t>
        </w:r>
      </w:ins>
    </w:p>
    <w:p>
      <w:pPr>
        <w:shd w:val="clear" w:color="auto" w:fill="F7F7F7"/>
        <w:spacing w:before="0" w:after="0" w:line="180" w:lineRule="exact"/>
        <w:ind w:left="0" w:firstLine="0"/>
        <w:jc w:val="left"/>
        <w:rPr>
          <w:ins w:id="887292" w:author="Claude" w:date="2026-10-07T12:00:00Z"/>
        </w:rPr>
      </w:pPr>
      <w:ins w:id="887457" w:author="Claude" w:date="2026-10-07T12:00:00Z">
        <w:r>
          <w:rPr>
            <w:rFonts w:ascii="Consolas" w:hAnsi="Consolas" w:cs="Consolas"/>
            <w:sz w:val="14"/>
            <w:szCs w:val="14"/>
          </w:rPr>
          <w:t xml:space="preserve">165      assert classificar(cfg, 1.0, 0.7, 80, [], 0.9)["classificacao"] == "VIÁVEL"</w:t>
        </w:r>
      </w:ins>
    </w:p>
    <w:p>
      <w:pPr>
        <w:shd w:val="clear" w:color="auto" w:fill="F7F7F7"/>
        <w:spacing w:before="0" w:after="0" w:line="180" w:lineRule="exact"/>
        <w:ind w:left="0" w:firstLine="0"/>
        <w:jc w:val="left"/>
        <w:rPr>
          <w:ins w:id="887292" w:author="Claude" w:date="2026-10-07T12:00:00Z"/>
        </w:rPr>
      </w:pPr>
      <w:ins w:id="887458" w:author="Claude" w:date="2026-10-07T12:00:00Z">
        <w:r>
          <w:rPr>
            <w:rFonts w:ascii="Consolas" w:hAnsi="Consolas" w:cs="Consolas"/>
            <w:sz w:val="14"/>
            <w:szCs w:val="14"/>
          </w:rPr>
          <w:t xml:space="preserve">166      assert classificar(cfg, 1.0, 0.7, 80, [], 0.5)["classificacao"] == "VIÁVEL COM RESSALVAS"</w:t>
        </w:r>
      </w:ins>
    </w:p>
    <w:p>
      <w:pPr>
        <w:shd w:val="clear" w:color="auto" w:fill="F7F7F7"/>
        <w:spacing w:before="0" w:after="0" w:line="180" w:lineRule="exact"/>
        <w:ind w:left="0" w:firstLine="0"/>
        <w:jc w:val="left"/>
        <w:rPr>
          <w:ins w:id="887292" w:author="Claude" w:date="2026-10-07T12:00:00Z"/>
        </w:rPr>
      </w:pPr>
      <w:ins w:id="887459" w:author="Claude" w:date="2026-10-07T12:00:00Z">
        <w:r>
          <w:rPr>
            <w:rFonts w:ascii="Consolas" w:hAnsi="Consolas" w:cs="Consolas"/>
            <w:sz w:val="14"/>
            <w:szCs w:val="14"/>
          </w:rPr>
          <w:t xml:space="preserve">167      assert classificar(cfg, -1.0, 0.9, 80, [], 0.9)["classificacao"] == "NÃO VIÁVEL"</w:t>
        </w:r>
      </w:ins>
    </w:p>
    <w:p>
      <w:pPr>
        <w:shd w:val="clear" w:color="auto" w:fill="F7F7F7"/>
        <w:spacing w:before="0" w:after="0" w:line="180" w:lineRule="exact"/>
        <w:ind w:left="0" w:firstLine="0"/>
        <w:jc w:val="left"/>
        <w:rPr>
          <w:ins w:id="887292" w:author="Claude" w:date="2026-10-07T12:00:00Z"/>
        </w:rPr>
      </w:pPr>
      <w:ins w:id="887460" w:author="Claude" w:date="2026-10-07T12:00:00Z">
        <w:r>
          <w:rPr>
            <w:rFonts w:ascii="Consolas" w:hAnsi="Consolas" w:cs="Consolas"/>
            <w:sz w:val="14"/>
            <w:szCs w:val="14"/>
          </w:rPr>
          <w:t xml:space="preserve">168      assert classificar(cfg, 1.0, 0.3, 80, [], 0.9)["classificacao"] == "NÃO VIÁVEL"</w:t>
        </w:r>
      </w:ins>
    </w:p>
    <w:p>
      <w:pPr>
        <w:shd w:val="clear" w:color="auto" w:fill="F7F7F7"/>
        <w:spacing w:before="0" w:after="0" w:line="180" w:lineRule="exact"/>
        <w:ind w:left="0" w:firstLine="0"/>
        <w:jc w:val="left"/>
        <w:rPr>
          <w:ins w:id="887292" w:author="Claude" w:date="2026-10-07T12:00:00Z"/>
        </w:rPr>
      </w:pPr>
      <w:ins w:id="887461" w:author="Claude" w:date="2026-10-07T12:00:00Z">
        <w:r>
          <w:rPr>
            <w:rFonts w:ascii="Consolas" w:hAnsi="Consolas" w:cs="Consolas"/>
            <w:sz w:val="14"/>
            <w:szCs w:val="14"/>
          </w:rPr>
          <w:t xml:space="preserve">169  </w:t>
        </w:r>
      </w:ins>
    </w:p>
    <w:p>
      <w:pPr>
        <w:shd w:val="clear" w:color="auto" w:fill="F7F7F7"/>
        <w:spacing w:before="0" w:after="0" w:line="180" w:lineRule="exact"/>
        <w:ind w:left="0" w:firstLine="0"/>
        <w:jc w:val="left"/>
        <w:rPr>
          <w:ins w:id="887292" w:author="Claude" w:date="2026-10-07T12:00:00Z"/>
        </w:rPr>
      </w:pPr>
      <w:ins w:id="887462" w:author="Claude" w:date="2026-10-07T12:00:00Z">
        <w:r>
          <w:rPr>
            <w:rFonts w:ascii="Consolas" w:hAnsi="Consolas" w:cs="Consolas"/>
            <w:sz w:val="14"/>
            <w:szCs w:val="14"/>
          </w:rPr>
          <w:t xml:space="preserve">170  </w:t>
        </w:r>
      </w:ins>
    </w:p>
    <w:p>
      <w:pPr>
        <w:shd w:val="clear" w:color="auto" w:fill="F7F7F7"/>
        <w:spacing w:before="0" w:after="0" w:line="180" w:lineRule="exact"/>
        <w:ind w:left="0" w:firstLine="0"/>
        <w:jc w:val="left"/>
        <w:rPr>
          <w:ins w:id="887292" w:author="Claude" w:date="2026-10-07T12:00:00Z"/>
        </w:rPr>
      </w:pPr>
      <w:ins w:id="887463" w:author="Claude" w:date="2026-10-07T12:00:00Z">
        <w:r>
          <w:rPr>
            <w:rFonts w:ascii="Consolas" w:hAnsi="Consolas" w:cs="Consolas"/>
            <w:sz w:val="14"/>
            <w:szCs w:val="14"/>
          </w:rPr>
          <w:t xml:space="preserve">171  def test_normalizacao_limites():</w:t>
        </w:r>
      </w:ins>
    </w:p>
    <w:p>
      <w:pPr>
        <w:shd w:val="clear" w:color="auto" w:fill="F7F7F7"/>
        <w:spacing w:before="0" w:after="0" w:line="180" w:lineRule="exact"/>
        <w:ind w:left="0" w:firstLine="0"/>
        <w:jc w:val="left"/>
        <w:rPr>
          <w:ins w:id="887292" w:author="Claude" w:date="2026-10-07T12:00:00Z"/>
        </w:rPr>
      </w:pPr>
      <w:ins w:id="887464" w:author="Claude" w:date="2026-10-07T12:00:00Z">
        <w:r>
          <w:rPr>
            <w:rFonts w:ascii="Consolas" w:hAnsi="Consolas" w:cs="Consolas"/>
            <w:sz w:val="14"/>
            <w:szCs w:val="14"/>
          </w:rPr>
          <w:t xml:space="preserve">172      assert normalizar(5, +1, 0, 10) == pytest.approx(0.5)</w:t>
        </w:r>
      </w:ins>
    </w:p>
    <w:p>
      <w:pPr>
        <w:shd w:val="clear" w:color="auto" w:fill="F7F7F7"/>
        <w:spacing w:before="0" w:after="0" w:line="180" w:lineRule="exact"/>
        <w:ind w:left="0" w:firstLine="0"/>
        <w:jc w:val="left"/>
        <w:rPr>
          <w:ins w:id="887292" w:author="Claude" w:date="2026-10-07T12:00:00Z"/>
        </w:rPr>
      </w:pPr>
      <w:ins w:id="887465" w:author="Claude" w:date="2026-10-07T12:00:00Z">
        <w:r>
          <w:rPr>
            <w:rFonts w:ascii="Consolas" w:hAnsi="Consolas" w:cs="Consolas"/>
            <w:sz w:val="14"/>
            <w:szCs w:val="14"/>
          </w:rPr>
          <w:t xml:space="preserve">173      assert normalizar(5, -1, 0, 10) == pytest.approx(0.5)</w:t>
        </w:r>
      </w:ins>
    </w:p>
    <w:p>
      <w:pPr>
        <w:shd w:val="clear" w:color="auto" w:fill="F7F7F7"/>
        <w:spacing w:before="0" w:after="0" w:line="180" w:lineRule="exact"/>
        <w:ind w:left="0" w:firstLine="0"/>
        <w:jc w:val="left"/>
        <w:rPr>
          <w:ins w:id="887292" w:author="Claude" w:date="2026-10-07T12:00:00Z"/>
        </w:rPr>
      </w:pPr>
      <w:ins w:id="887466" w:author="Claude" w:date="2026-10-07T12:00:00Z">
        <w:r>
          <w:rPr>
            <w:rFonts w:ascii="Consolas" w:hAnsi="Consolas" w:cs="Consolas"/>
            <w:sz w:val="14"/>
            <w:szCs w:val="14"/>
          </w:rPr>
          <w:t xml:space="preserve">174      assert normalizar(50, +1, 0, 10) == 1.0 and normalizar(-5, +1, 0, 10) == 0.0</w:t>
        </w:r>
      </w:ins>
    </w:p>
    <w:p>
      <w:pPr>
        <w:shd w:val="clear" w:color="auto" w:fill="F7F7F7"/>
        <w:spacing w:before="0" w:after="0" w:line="180" w:lineRule="exact"/>
        <w:ind w:left="0" w:firstLine="0"/>
        <w:jc w:val="left"/>
        <w:rPr>
          <w:ins w:id="887292" w:author="Claude" w:date="2026-10-07T12:00:00Z"/>
        </w:rPr>
      </w:pPr>
      <w:ins w:id="887467" w:author="Claude" w:date="2026-10-07T12:00:00Z">
        <w:r>
          <w:rPr>
            <w:rFonts w:ascii="Consolas" w:hAnsi="Consolas" w:cs="Consolas"/>
            <w:sz w:val="14"/>
            <w:szCs w:val="14"/>
          </w:rPr>
          <w:t xml:space="preserve">175      assert normalizar(np.nan, +1, 0, 10) == 0.0</w:t>
        </w:r>
      </w:ins>
    </w:p>
    <w:p>
      <w:pPr>
        <w:shd w:val="clear" w:color="auto" w:fill="F7F7F7"/>
        <w:spacing w:before="0" w:after="0" w:line="180" w:lineRule="exact"/>
        <w:ind w:left="0" w:firstLine="0"/>
        <w:jc w:val="left"/>
        <w:rPr>
          <w:ins w:id="887292" w:author="Claude" w:date="2026-10-07T12:00:00Z"/>
        </w:rPr>
      </w:pPr>
      <w:ins w:id="887468" w:author="Claude" w:date="2026-10-07T12:00:00Z">
        <w:r>
          <w:rPr>
            <w:rFonts w:ascii="Consolas" w:hAnsi="Consolas" w:cs="Consolas"/>
            <w:sz w:val="14"/>
            <w:szCs w:val="14"/>
          </w:rPr>
          <w:t xml:space="preserve">176  </w:t>
        </w:r>
      </w:ins>
    </w:p>
    <w:p>
      <w:pPr>
        <w:shd w:val="clear" w:color="auto" w:fill="F7F7F7"/>
        <w:spacing w:before="0" w:after="0" w:line="180" w:lineRule="exact"/>
        <w:ind w:left="0" w:firstLine="0"/>
        <w:jc w:val="left"/>
        <w:rPr>
          <w:ins w:id="887292" w:author="Claude" w:date="2026-10-07T12:00:00Z"/>
        </w:rPr>
      </w:pPr>
      <w:ins w:id="887469" w:author="Claude" w:date="2026-10-07T12:00:00Z">
        <w:r>
          <w:rPr>
            <w:rFonts w:ascii="Consolas" w:hAnsi="Consolas" w:cs="Consolas"/>
            <w:sz w:val="14"/>
            <w:szCs w:val="14"/>
          </w:rPr>
          <w:t xml:space="preserve">177  </w:t>
        </w:r>
      </w:ins>
    </w:p>
    <w:p>
      <w:pPr>
        <w:shd w:val="clear" w:color="auto" w:fill="F7F7F7"/>
        <w:spacing w:before="0" w:after="0" w:line="180" w:lineRule="exact"/>
        <w:ind w:left="0" w:firstLine="0"/>
        <w:jc w:val="left"/>
        <w:rPr>
          <w:ins w:id="887292" w:author="Claude" w:date="2026-10-07T12:00:00Z"/>
        </w:rPr>
      </w:pPr>
      <w:ins w:id="887470" w:author="Claude" w:date="2026-10-07T12:00:00Z">
        <w:r>
          <w:rPr>
            <w:rFonts w:ascii="Consolas" w:hAnsi="Consolas" w:cs="Consolas"/>
            <w:sz w:val="14"/>
            <w:szCs w:val="14"/>
          </w:rPr>
          <w:t xml:space="preserve">178  def test_indice_entre_zero_e_um(resultado):</w:t>
        </w:r>
      </w:ins>
    </w:p>
    <w:p>
      <w:pPr>
        <w:shd w:val="clear" w:color="auto" w:fill="F7F7F7"/>
        <w:spacing w:before="0" w:after="0" w:line="180" w:lineRule="exact"/>
        <w:ind w:left="0" w:firstLine="0"/>
        <w:jc w:val="left"/>
        <w:rPr>
          <w:ins w:id="887292" w:author="Claude" w:date="2026-10-07T12:00:00Z"/>
        </w:rPr>
      </w:pPr>
      <w:ins w:id="887471" w:author="Claude" w:date="2026-10-07T12:00:00Z">
        <w:r>
          <w:rPr>
            <w:rFonts w:ascii="Consolas" w:hAnsi="Consolas" w:cs="Consolas"/>
            <w:sz w:val="14"/>
            <w:szCs w:val="14"/>
          </w:rPr>
          <w:t xml:space="preserve">179      assert 0 &lt;= resultado["indice"]["indice_evteas"] &lt;= 1</w:t>
        </w:r>
      </w:ins>
    </w:p>
    <w:p>
      <w:pPr>
        <w:shd w:val="clear" w:color="auto" w:fill="F7F7F7"/>
        <w:spacing w:before="0" w:after="0" w:line="180" w:lineRule="exact"/>
        <w:ind w:left="0" w:firstLine="0"/>
        <w:jc w:val="left"/>
        <w:rPr>
          <w:ins w:id="887292" w:author="Claude" w:date="2026-10-07T12:00:00Z"/>
        </w:rPr>
      </w:pPr>
      <w:ins w:id="887472" w:author="Claude" w:date="2026-10-07T12:00:00Z">
        <w:r>
          <w:rPr>
            <w:rFonts w:ascii="Consolas" w:hAnsi="Consolas" w:cs="Consolas"/>
            <w:sz w:val="14"/>
            <w:szCs w:val="14"/>
          </w:rPr>
          <w:t xml:space="preserve">180      assert sum(resultado["indice"]["pesos"]["dimensoes"].values()) == pytest.approx(1)</w:t>
        </w:r>
      </w:ins>
    </w:p>
    <w:p>
      <w:pPr>
        <w:shd w:val="clear" w:color="auto" w:fill="F7F7F7"/>
        <w:spacing w:before="0" w:after="0" w:line="180" w:lineRule="exact"/>
        <w:ind w:left="0" w:firstLine="0"/>
        <w:jc w:val="left"/>
        <w:rPr>
          <w:ins w:id="887292" w:author="Claude" w:date="2026-10-07T12:00:00Z"/>
        </w:rPr>
      </w:pPr>
      <w:ins w:id="887473" w:author="Claude" w:date="2026-10-07T12:00:00Z">
        <w:r>
          <w:rPr>
            <w:rFonts w:ascii="Consolas" w:hAnsi="Consolas" w:cs="Consolas"/>
            <w:sz w:val="14"/>
            <w:szCs w:val="14"/>
          </w:rPr>
          <w:t xml:space="preserve">181  </w:t>
        </w:r>
      </w:ins>
    </w:p>
    <w:p>
      <w:pPr>
        <w:shd w:val="clear" w:color="auto" w:fill="F7F7F7"/>
        <w:spacing w:before="0" w:after="0" w:line="180" w:lineRule="exact"/>
        <w:ind w:left="0" w:firstLine="0"/>
        <w:jc w:val="left"/>
        <w:rPr>
          <w:ins w:id="887292" w:author="Claude" w:date="2026-10-07T12:00:00Z"/>
        </w:rPr>
      </w:pPr>
      <w:ins w:id="887474" w:author="Claude" w:date="2026-10-07T12:00:00Z">
        <w:r>
          <w:rPr>
            <w:rFonts w:ascii="Consolas" w:hAnsi="Consolas" w:cs="Consolas"/>
            <w:sz w:val="14"/>
            <w:szCs w:val="14"/>
          </w:rPr>
          <w:t xml:space="preserve">182  </w:t>
        </w:r>
      </w:ins>
    </w:p>
    <w:p>
      <w:pPr>
        <w:shd w:val="clear" w:color="auto" w:fill="F7F7F7"/>
        <w:spacing w:before="0" w:after="0" w:line="180" w:lineRule="exact"/>
        <w:ind w:left="0" w:firstLine="0"/>
        <w:jc w:val="left"/>
        <w:rPr>
          <w:ins w:id="887292" w:author="Claude" w:date="2026-10-07T12:00:00Z"/>
        </w:rPr>
      </w:pPr>
      <w:ins w:id="887475" w:author="Claude" w:date="2026-10-07T12:00:00Z">
        <w:r>
          <w:rPr>
            <w:rFonts w:ascii="Consolas" w:hAnsi="Consolas" w:cs="Consolas"/>
            <w:sz w:val="14"/>
            <w:szCs w:val="14"/>
          </w:rPr>
          <w:t xml:space="preserve">183  # --- Pesos: Likert e AHP ---------------------------------------------------------------</w:t>
        </w:r>
      </w:ins>
    </w:p>
    <w:p>
      <w:pPr>
        <w:shd w:val="clear" w:color="auto" w:fill="F7F7F7"/>
        <w:spacing w:before="0" w:after="0" w:line="180" w:lineRule="exact"/>
        <w:ind w:left="0" w:firstLine="0"/>
        <w:jc w:val="left"/>
        <w:rPr>
          <w:ins w:id="887292" w:author="Claude" w:date="2026-10-07T12:00:00Z"/>
        </w:rPr>
      </w:pPr>
      <w:ins w:id="887476" w:author="Claude" w:date="2026-10-07T12:00:00Z">
        <w:r>
          <w:rPr>
            <w:rFonts w:ascii="Consolas" w:hAnsi="Consolas" w:cs="Consolas"/>
            <w:sz w:val="14"/>
            <w:szCs w:val="14"/>
          </w:rPr>
          <w:t xml:space="preserve">184  </w:t>
        </w:r>
      </w:ins>
    </w:p>
    <w:p>
      <w:pPr>
        <w:shd w:val="clear" w:color="auto" w:fill="F7F7F7"/>
        <w:spacing w:before="0" w:after="0" w:line="180" w:lineRule="exact"/>
        <w:ind w:left="0" w:firstLine="0"/>
        <w:jc w:val="left"/>
        <w:rPr>
          <w:ins w:id="887292" w:author="Claude" w:date="2026-10-07T12:00:00Z"/>
        </w:rPr>
      </w:pPr>
      <w:ins w:id="887477" w:author="Claude" w:date="2026-10-07T12:00:00Z">
        <w:r>
          <w:rPr>
            <w:rFonts w:ascii="Consolas" w:hAnsi="Consolas" w:cs="Consolas"/>
            <w:sz w:val="14"/>
            <w:szCs w:val="14"/>
          </w:rPr>
          <w:t xml:space="preserve">185  def test_likert_normaliza_e_triangula():</w:t>
        </w:r>
      </w:ins>
    </w:p>
    <w:p>
      <w:pPr>
        <w:shd w:val="clear" w:color="auto" w:fill="F7F7F7"/>
        <w:spacing w:before="0" w:after="0" w:line="180" w:lineRule="exact"/>
        <w:ind w:left="0" w:firstLine="0"/>
        <w:jc w:val="left"/>
        <w:rPr>
          <w:ins w:id="887292" w:author="Claude" w:date="2026-10-07T12:00:00Z"/>
        </w:rPr>
      </w:pPr>
      <w:ins w:id="887478" w:author="Claude" w:date="2026-10-07T12:00:00Z">
        <w:r>
          <w:rPr>
            <w:rFonts w:ascii="Consolas" w:hAnsi="Consolas" w:cs="Consolas"/>
            <w:sz w:val="14"/>
            <w:szCs w:val="14"/>
          </w:rPr>
          <w:t xml:space="preserve">186      lk = pesos_likert({"A": {"x": 5, "y": 3, "z": 2}, "B": {"x": 5, "y": 3, "z": 2}})</w:t>
        </w:r>
      </w:ins>
    </w:p>
    <w:p>
      <w:pPr>
        <w:shd w:val="clear" w:color="auto" w:fill="F7F7F7"/>
        <w:spacing w:before="0" w:after="0" w:line="180" w:lineRule="exact"/>
        <w:ind w:left="0" w:firstLine="0"/>
        <w:jc w:val="left"/>
        <w:rPr>
          <w:ins w:id="887292" w:author="Claude" w:date="2026-10-07T12:00:00Z"/>
        </w:rPr>
      </w:pPr>
      <w:ins w:id="887479" w:author="Claude" w:date="2026-10-07T12:00:00Z">
        <w:r>
          <w:rPr>
            <w:rFonts w:ascii="Consolas" w:hAnsi="Consolas" w:cs="Consolas"/>
            <w:sz w:val="14"/>
            <w:szCs w:val="14"/>
          </w:rPr>
          <w:t xml:space="preserve">187      assert lk["pesos"]["x"] == pytest.approx(0.5)</w:t>
        </w:r>
      </w:ins>
    </w:p>
    <w:p>
      <w:pPr>
        <w:shd w:val="clear" w:color="auto" w:fill="F7F7F7"/>
        <w:spacing w:before="0" w:after="0" w:line="180" w:lineRule="exact"/>
        <w:ind w:left="0" w:firstLine="0"/>
        <w:jc w:val="left"/>
        <w:rPr>
          <w:ins w:id="887292" w:author="Claude" w:date="2026-10-07T12:00:00Z"/>
        </w:rPr>
      </w:pPr>
      <w:ins w:id="887480" w:author="Claude" w:date="2026-10-07T12:00:00Z">
        <w:r>
          <w:rPr>
            <w:rFonts w:ascii="Consolas" w:hAnsi="Consolas" w:cs="Consolas"/>
            <w:sz w:val="14"/>
            <w:szCs w:val="14"/>
          </w:rPr>
          <w:t xml:space="preserve">188      assert sum(lk["pesos"].values()) == pytest.approx(1)</w:t>
        </w:r>
      </w:ins>
    </w:p>
    <w:p>
      <w:pPr>
        <w:shd w:val="clear" w:color="auto" w:fill="F7F7F7"/>
        <w:spacing w:before="0" w:after="0" w:line="180" w:lineRule="exact"/>
        <w:ind w:left="0" w:firstLine="0"/>
        <w:jc w:val="left"/>
        <w:rPr>
          <w:ins w:id="887292" w:author="Claude" w:date="2026-10-07T12:00:00Z"/>
        </w:rPr>
      </w:pPr>
      <w:ins w:id="887481" w:author="Claude" w:date="2026-10-07T12:00:00Z">
        <w:r>
          <w:rPr>
            <w:rFonts w:ascii="Consolas" w:hAnsi="Consolas" w:cs="Consolas"/>
            <w:sz w:val="14"/>
            <w:szCs w:val="14"/>
          </w:rPr>
          <w:t xml:space="preserve">189      assert lk["concordancia_media"] == pytest.approx(1)</w:t>
        </w:r>
      </w:ins>
    </w:p>
    <w:p>
      <w:pPr>
        <w:shd w:val="clear" w:color="auto" w:fill="F7F7F7"/>
        <w:spacing w:before="0" w:after="0" w:line="180" w:lineRule="exact"/>
        <w:ind w:left="0" w:firstLine="0"/>
        <w:jc w:val="left"/>
        <w:rPr>
          <w:ins w:id="887292" w:author="Claude" w:date="2026-10-07T12:00:00Z"/>
        </w:rPr>
      </w:pPr>
      <w:ins w:id="887482" w:author="Claude" w:date="2026-10-07T12:00:00Z">
        <w:r>
          <w:rPr>
            <w:rFonts w:ascii="Consolas" w:hAnsi="Consolas" w:cs="Consolas"/>
            <w:sz w:val="14"/>
            <w:szCs w:val="14"/>
          </w:rPr>
          <w:t xml:space="preserve">190      with pytest.raises(ValueError):</w:t>
        </w:r>
      </w:ins>
    </w:p>
    <w:p>
      <w:pPr>
        <w:shd w:val="clear" w:color="auto" w:fill="F7F7F7"/>
        <w:spacing w:before="0" w:after="0" w:line="180" w:lineRule="exact"/>
        <w:ind w:left="0" w:firstLine="0"/>
        <w:jc w:val="left"/>
        <w:rPr>
          <w:ins w:id="887292" w:author="Claude" w:date="2026-10-07T12:00:00Z"/>
        </w:rPr>
      </w:pPr>
      <w:ins w:id="887483" w:author="Claude" w:date="2026-10-07T12:00:00Z">
        <w:r>
          <w:rPr>
            <w:rFonts w:ascii="Consolas" w:hAnsi="Consolas" w:cs="Consolas"/>
            <w:sz w:val="14"/>
            <w:szCs w:val="14"/>
          </w:rPr>
          <w:t xml:space="preserve">191          pesos_likert({"A": {"x": 6}})</w:t>
        </w:r>
      </w:ins>
    </w:p>
    <w:p>
      <w:pPr>
        <w:shd w:val="clear" w:color="auto" w:fill="F7F7F7"/>
        <w:spacing w:before="0" w:after="0" w:line="180" w:lineRule="exact"/>
        <w:ind w:left="0" w:firstLine="0"/>
        <w:jc w:val="left"/>
        <w:rPr>
          <w:ins w:id="887292" w:author="Claude" w:date="2026-10-07T12:00:00Z"/>
        </w:rPr>
      </w:pPr>
      <w:ins w:id="887484" w:author="Claude" w:date="2026-10-07T12:00:00Z">
        <w:r>
          <w:rPr>
            <w:rFonts w:ascii="Consolas" w:hAnsi="Consolas" w:cs="Consolas"/>
            <w:sz w:val="14"/>
            <w:szCs w:val="14"/>
          </w:rPr>
          <w:t xml:space="preserve">192  </w:t>
        </w:r>
      </w:ins>
    </w:p>
    <w:p>
      <w:pPr>
        <w:shd w:val="clear" w:color="auto" w:fill="F7F7F7"/>
        <w:spacing w:before="0" w:after="0" w:line="180" w:lineRule="exact"/>
        <w:ind w:left="0" w:firstLine="0"/>
        <w:jc w:val="left"/>
        <w:rPr>
          <w:ins w:id="887292" w:author="Claude" w:date="2026-10-07T12:00:00Z"/>
        </w:rPr>
      </w:pPr>
      <w:ins w:id="887485" w:author="Claude" w:date="2026-10-07T12:00:00Z">
        <w:r>
          <w:rPr>
            <w:rFonts w:ascii="Consolas" w:hAnsi="Consolas" w:cs="Consolas"/>
            <w:sz w:val="14"/>
            <w:szCs w:val="14"/>
          </w:rPr>
          <w:t xml:space="preserve">193  </w:t>
        </w:r>
      </w:ins>
    </w:p>
    <w:p>
      <w:pPr>
        <w:shd w:val="clear" w:color="auto" w:fill="F7F7F7"/>
        <w:spacing w:before="0" w:after="0" w:line="180" w:lineRule="exact"/>
        <w:ind w:left="0" w:firstLine="0"/>
        <w:jc w:val="left"/>
        <w:rPr>
          <w:ins w:id="887292" w:author="Claude" w:date="2026-10-07T12:00:00Z"/>
        </w:rPr>
      </w:pPr>
      <w:ins w:id="887486" w:author="Claude" w:date="2026-10-07T12:00:00Z">
        <w:r>
          <w:rPr>
            <w:rFonts w:ascii="Consolas" w:hAnsi="Consolas" w:cs="Consolas"/>
            <w:sz w:val="14"/>
            <w:szCs w:val="14"/>
          </w:rPr>
          <w:t xml:space="preserve">194  def test_ahp_matriz_consistente():</w:t>
        </w:r>
      </w:ins>
    </w:p>
    <w:p>
      <w:pPr>
        <w:shd w:val="clear" w:color="auto" w:fill="F7F7F7"/>
        <w:spacing w:before="0" w:after="0" w:line="180" w:lineRule="exact"/>
        <w:ind w:left="0" w:firstLine="0"/>
        <w:jc w:val="left"/>
        <w:rPr>
          <w:ins w:id="887292" w:author="Claude" w:date="2026-10-07T12:00:00Z"/>
        </w:rPr>
      </w:pPr>
      <w:ins w:id="887487" w:author="Claude" w:date="2026-10-07T12:00:00Z">
        <w:r>
          <w:rPr>
            <w:rFonts w:ascii="Consolas" w:hAnsi="Consolas" w:cs="Consolas"/>
            <w:sz w:val="14"/>
            <w:szCs w:val="14"/>
          </w:rPr>
          <w:t xml:space="preserve">195      w = np.array([0.4, 0.3, 0.2, 0.1])</w:t>
        </w:r>
      </w:ins>
    </w:p>
    <w:p>
      <w:pPr>
        <w:shd w:val="clear" w:color="auto" w:fill="F7F7F7"/>
        <w:spacing w:before="0" w:after="0" w:line="180" w:lineRule="exact"/>
        <w:ind w:left="0" w:firstLine="0"/>
        <w:jc w:val="left"/>
        <w:rPr>
          <w:ins w:id="887292" w:author="Claude" w:date="2026-10-07T12:00:00Z"/>
        </w:rPr>
      </w:pPr>
      <w:ins w:id="887488" w:author="Claude" w:date="2026-10-07T12:00:00Z">
        <w:r>
          <w:rPr>
            <w:rFonts w:ascii="Consolas" w:hAnsi="Consolas" w:cs="Consolas"/>
            <w:sz w:val="14"/>
            <w:szCs w:val="14"/>
          </w:rPr>
          <w:t xml:space="preserve">196      A = w[:, None] / w[None, :]</w:t>
        </w:r>
      </w:ins>
    </w:p>
    <w:p>
      <w:pPr>
        <w:shd w:val="clear" w:color="auto" w:fill="F7F7F7"/>
        <w:spacing w:before="0" w:after="0" w:line="180" w:lineRule="exact"/>
        <w:ind w:left="0" w:firstLine="0"/>
        <w:jc w:val="left"/>
        <w:rPr>
          <w:ins w:id="887292" w:author="Claude" w:date="2026-10-07T12:00:00Z"/>
        </w:rPr>
      </w:pPr>
      <w:ins w:id="887489" w:author="Claude" w:date="2026-10-07T12:00:00Z">
        <w:r>
          <w:rPr>
            <w:rFonts w:ascii="Consolas" w:hAnsi="Consolas" w:cs="Consolas"/>
            <w:sz w:val="14"/>
            <w:szCs w:val="14"/>
          </w:rPr>
          <w:t xml:space="preserve">197      ahp = pesos_ahp(A)</w:t>
        </w:r>
      </w:ins>
    </w:p>
    <w:p>
      <w:pPr>
        <w:shd w:val="clear" w:color="auto" w:fill="F7F7F7"/>
        <w:spacing w:before="0" w:after="0" w:line="180" w:lineRule="exact"/>
        <w:ind w:left="0" w:firstLine="0"/>
        <w:jc w:val="left"/>
        <w:rPr>
          <w:ins w:id="887292" w:author="Claude" w:date="2026-10-07T12:00:00Z"/>
        </w:rPr>
      </w:pPr>
      <w:ins w:id="887490" w:author="Claude" w:date="2026-10-07T12:00:00Z">
        <w:r>
          <w:rPr>
            <w:rFonts w:ascii="Consolas" w:hAnsi="Consolas" w:cs="Consolas"/>
            <w:sz w:val="14"/>
            <w:szCs w:val="14"/>
          </w:rPr>
          <w:t xml:space="preserve">198      assert np.allclose(ahp["pesos"], w) and ahp["rc"] == pytest.approx(0, abs=1e-9)</w:t>
        </w:r>
      </w:ins>
    </w:p>
    <w:p>
      <w:pPr>
        <w:shd w:val="clear" w:color="auto" w:fill="F7F7F7"/>
        <w:spacing w:before="0" w:after="0" w:line="180" w:lineRule="exact"/>
        <w:ind w:left="0" w:firstLine="0"/>
        <w:jc w:val="left"/>
        <w:rPr>
          <w:ins w:id="887292" w:author="Claude" w:date="2026-10-07T12:00:00Z"/>
        </w:rPr>
      </w:pPr>
      <w:ins w:id="887491" w:author="Claude" w:date="2026-10-07T12:00:00Z">
        <w:r>
          <w:rPr>
            <w:rFonts w:ascii="Consolas" w:hAnsi="Consolas" w:cs="Consolas"/>
            <w:sz w:val="14"/>
            <w:szCs w:val="14"/>
          </w:rPr>
          <w:t xml:space="preserve">199  </w:t>
        </w:r>
      </w:ins>
    </w:p>
    <w:p>
      <w:pPr>
        <w:shd w:val="clear" w:color="auto" w:fill="F7F7F7"/>
        <w:spacing w:before="0" w:after="0" w:line="180" w:lineRule="exact"/>
        <w:ind w:left="0" w:firstLine="0"/>
        <w:jc w:val="left"/>
        <w:rPr>
          <w:ins w:id="887292" w:author="Claude" w:date="2026-10-07T12:00:00Z"/>
        </w:rPr>
      </w:pPr>
      <w:ins w:id="887492" w:author="Claude" w:date="2026-10-07T12:00:00Z">
        <w:r>
          <w:rPr>
            <w:rFonts w:ascii="Consolas" w:hAnsi="Consolas" w:cs="Consolas"/>
            <w:sz w:val="14"/>
            <w:szCs w:val="14"/>
          </w:rPr>
          <w:t xml:space="preserve">200  </w:t>
        </w:r>
      </w:ins>
    </w:p>
    <w:p>
      <w:pPr>
        <w:shd w:val="clear" w:color="auto" w:fill="F7F7F7"/>
        <w:spacing w:before="0" w:after="0" w:line="180" w:lineRule="exact"/>
        <w:ind w:left="0" w:firstLine="0"/>
        <w:jc w:val="left"/>
        <w:rPr>
          <w:ins w:id="887292" w:author="Claude" w:date="2026-10-07T12:00:00Z"/>
        </w:rPr>
      </w:pPr>
      <w:ins w:id="887493" w:author="Claude" w:date="2026-10-07T12:00:00Z">
        <w:r>
          <w:rPr>
            <w:rFonts w:ascii="Consolas" w:hAnsi="Consolas" w:cs="Consolas"/>
            <w:sz w:val="14"/>
            <w:szCs w:val="14"/>
          </w:rPr>
          <w:t xml:space="preserve">201  def test_ahp_rejeita_matriz_nao_reciproca():</w:t>
        </w:r>
      </w:ins>
    </w:p>
    <w:p>
      <w:pPr>
        <w:shd w:val="clear" w:color="auto" w:fill="F7F7F7"/>
        <w:spacing w:before="0" w:after="0" w:line="180" w:lineRule="exact"/>
        <w:ind w:left="0" w:firstLine="0"/>
        <w:jc w:val="left"/>
        <w:rPr>
          <w:ins w:id="887292" w:author="Claude" w:date="2026-10-07T12:00:00Z"/>
        </w:rPr>
      </w:pPr>
      <w:ins w:id="887494" w:author="Claude" w:date="2026-10-07T12:00:00Z">
        <w:r>
          <w:rPr>
            <w:rFonts w:ascii="Consolas" w:hAnsi="Consolas" w:cs="Consolas"/>
            <w:sz w:val="14"/>
            <w:szCs w:val="14"/>
          </w:rPr>
          <w:t xml:space="preserve">202      with pytest.raises(ValueError):</w:t>
        </w:r>
      </w:ins>
    </w:p>
    <w:p>
      <w:pPr>
        <w:shd w:val="clear" w:color="auto" w:fill="F7F7F7"/>
        <w:spacing w:before="0" w:after="0" w:line="180" w:lineRule="exact"/>
        <w:ind w:left="0" w:firstLine="0"/>
        <w:jc w:val="left"/>
        <w:rPr>
          <w:ins w:id="887292" w:author="Claude" w:date="2026-10-07T12:00:00Z"/>
        </w:rPr>
      </w:pPr>
      <w:ins w:id="887495" w:author="Claude" w:date="2026-10-07T12:00:00Z">
        <w:r>
          <w:rPr>
            <w:rFonts w:ascii="Consolas" w:hAnsi="Consolas" w:cs="Consolas"/>
            <w:sz w:val="14"/>
            <w:szCs w:val="14"/>
          </w:rPr>
          <w:t xml:space="preserve">203          pesos_ahp([[1, 2], [2, 1]])</w:t>
        </w:r>
      </w:ins>
    </w:p>
    <w:p>
      <w:pPr>
        <w:shd w:val="clear" w:color="auto" w:fill="F7F7F7"/>
        <w:spacing w:before="0" w:after="0" w:line="180" w:lineRule="exact"/>
        <w:ind w:left="0" w:firstLine="0"/>
        <w:jc w:val="left"/>
        <w:rPr>
          <w:ins w:id="887292" w:author="Claude" w:date="2026-10-07T12:00:00Z"/>
        </w:rPr>
      </w:pPr>
      <w:ins w:id="887496" w:author="Claude" w:date="2026-10-07T12:00:00Z">
        <w:r>
          <w:rPr>
            <w:rFonts w:ascii="Consolas" w:hAnsi="Consolas" w:cs="Consolas"/>
            <w:sz w:val="14"/>
            <w:szCs w:val="14"/>
          </w:rPr>
          <w:t xml:space="preserve">204  </w:t>
        </w:r>
      </w:ins>
    </w:p>
    <w:p>
      <w:pPr>
        <w:shd w:val="clear" w:color="auto" w:fill="F7F7F7"/>
        <w:spacing w:before="0" w:after="0" w:line="180" w:lineRule="exact"/>
        <w:ind w:left="0" w:firstLine="0"/>
        <w:jc w:val="left"/>
        <w:rPr>
          <w:ins w:id="887292" w:author="Claude" w:date="2026-10-07T12:00:00Z"/>
        </w:rPr>
      </w:pPr>
      <w:ins w:id="887497" w:author="Claude" w:date="2026-10-07T12:00:00Z">
        <w:r>
          <w:rPr>
            <w:rFonts w:ascii="Consolas" w:hAnsi="Consolas" w:cs="Consolas"/>
            <w:sz w:val="14"/>
            <w:szCs w:val="14"/>
          </w:rPr>
          <w:t xml:space="preserve">205  </w:t>
        </w:r>
      </w:ins>
    </w:p>
    <w:p>
      <w:pPr>
        <w:shd w:val="clear" w:color="auto" w:fill="F7F7F7"/>
        <w:spacing w:before="0" w:after="0" w:line="180" w:lineRule="exact"/>
        <w:ind w:left="0" w:firstLine="0"/>
        <w:jc w:val="left"/>
        <w:rPr>
          <w:ins w:id="887292" w:author="Claude" w:date="2026-10-07T12:00:00Z"/>
        </w:rPr>
      </w:pPr>
      <w:ins w:id="887498" w:author="Claude" w:date="2026-10-07T12:00:00Z">
        <w:r>
          <w:rPr>
            <w:rFonts w:ascii="Consolas" w:hAnsi="Consolas" w:cs="Consolas"/>
            <w:sz w:val="14"/>
            <w:szCs w:val="14"/>
          </w:rPr>
          <w:t xml:space="preserve">206  def test_pipeline_com_pesos_likert_e_ahp(cfg):</w:t>
        </w:r>
      </w:ins>
    </w:p>
    <w:p>
      <w:pPr>
        <w:shd w:val="clear" w:color="auto" w:fill="F7F7F7"/>
        <w:spacing w:before="0" w:after="0" w:line="180" w:lineRule="exact"/>
        <w:ind w:left="0" w:firstLine="0"/>
        <w:jc w:val="left"/>
        <w:rPr>
          <w:ins w:id="887292" w:author="Claude" w:date="2026-10-07T12:00:00Z"/>
        </w:rPr>
      </w:pPr>
      <w:ins w:id="887499" w:author="Claude" w:date="2026-10-07T12:00:00Z">
        <w:r>
          <w:rPr>
            <w:rFonts w:ascii="Consolas" w:hAnsi="Consolas" w:cs="Consolas"/>
            <w:sz w:val="14"/>
            <w:szCs w:val="14"/>
          </w:rPr>
          <w:t xml:space="preserve">207      r = executar_evteas(exemplo_validacao_especialistas(cfg), executar_mc=False, executar_sens=False)</w:t>
        </w:r>
      </w:ins>
    </w:p>
    <w:p>
      <w:pPr>
        <w:shd w:val="clear" w:color="auto" w:fill="F7F7F7"/>
        <w:spacing w:before="0" w:after="0" w:line="180" w:lineRule="exact"/>
        <w:ind w:left="0" w:firstLine="0"/>
        <w:jc w:val="left"/>
        <w:rPr>
          <w:ins w:id="887292" w:author="Claude" w:date="2026-10-07T12:00:00Z"/>
        </w:rPr>
      </w:pPr>
      <w:ins w:id="887500" w:author="Claude" w:date="2026-10-07T12:00:00Z">
        <w:r>
          <w:rPr>
            <w:rFonts w:ascii="Consolas" w:hAnsi="Consolas" w:cs="Consolas"/>
            <w:sz w:val="14"/>
            <w:szCs w:val="14"/>
          </w:rPr>
          <w:t xml:space="preserve">208      assert r["indice"]["pesos"]["metodo"] == "likert" and r["vv"]["valido"]</w:t>
        </w:r>
      </w:ins>
    </w:p>
    <w:p>
      <w:pPr>
        <w:shd w:val="clear" w:color="auto" w:fill="F7F7F7"/>
        <w:spacing w:before="0" w:after="0" w:line="180" w:lineRule="exact"/>
        <w:ind w:left="0" w:firstLine="0"/>
        <w:jc w:val="left"/>
        <w:rPr>
          <w:ins w:id="887292" w:author="Claude" w:date="2026-10-07T12:00:00Z"/>
        </w:rPr>
      </w:pPr>
      <w:ins w:id="887501" w:author="Claude" w:date="2026-10-07T12:00:00Z">
        <w:r>
          <w:rPr>
            <w:rFonts w:ascii="Consolas" w:hAnsi="Consolas" w:cs="Consolas"/>
            <w:sz w:val="14"/>
            <w:szCs w:val="14"/>
          </w:rPr>
          <w:t xml:space="preserve">209      c = copy.deepcopy(cfg)</w:t>
        </w:r>
      </w:ins>
    </w:p>
    <w:p>
      <w:pPr>
        <w:shd w:val="clear" w:color="auto" w:fill="F7F7F7"/>
        <w:spacing w:before="0" w:after="0" w:line="180" w:lineRule="exact"/>
        <w:ind w:left="0" w:firstLine="0"/>
        <w:jc w:val="left"/>
        <w:rPr>
          <w:ins w:id="887292" w:author="Claude" w:date="2026-10-07T12:00:00Z"/>
        </w:rPr>
      </w:pPr>
      <w:ins w:id="887502" w:author="Claude" w:date="2026-10-07T12:00:00Z">
        <w:r>
          <w:rPr>
            <w:rFonts w:ascii="Consolas" w:hAnsi="Consolas" w:cs="Consolas"/>
            <w:sz w:val="14"/>
            <w:szCs w:val="14"/>
          </w:rPr>
          <w:t xml:space="preserve">210      c.pesos = PesosConfig(metodo="ahp", ahp_matriz=[[1, 1 / 2, 2, 2], [2, 1, 3, 3], [1 / 2, 1 / 3, 1, 1], [1 / 2, 1 / 3, 1, 1]])</w:t>
        </w:r>
      </w:ins>
    </w:p>
    <w:p>
      <w:pPr>
        <w:shd w:val="clear" w:color="auto" w:fill="F7F7F7"/>
        <w:spacing w:before="0" w:after="0" w:line="180" w:lineRule="exact"/>
        <w:ind w:left="0" w:firstLine="0"/>
        <w:jc w:val="left"/>
        <w:rPr>
          <w:ins w:id="887292" w:author="Claude" w:date="2026-10-07T12:00:00Z"/>
        </w:rPr>
      </w:pPr>
      <w:ins w:id="887503" w:author="Claude" w:date="2026-10-07T12:00:00Z">
        <w:r>
          <w:rPr>
            <w:rFonts w:ascii="Consolas" w:hAnsi="Consolas" w:cs="Consolas"/>
            <w:sz w:val="14"/>
            <w:szCs w:val="14"/>
          </w:rPr>
          <w:t xml:space="preserve">211      r = executar_evteas(c, executar_mc=False, executar_sens=False)</w:t>
        </w:r>
      </w:ins>
    </w:p>
    <w:p>
      <w:pPr>
        <w:shd w:val="clear" w:color="auto" w:fill="F7F7F7"/>
        <w:spacing w:before="0" w:after="0" w:line="180" w:lineRule="exact"/>
        <w:ind w:left="0" w:firstLine="0"/>
        <w:jc w:val="left"/>
        <w:rPr>
          <w:ins w:id="887292" w:author="Claude" w:date="2026-10-07T12:00:00Z"/>
        </w:rPr>
      </w:pPr>
      <w:ins w:id="887504" w:author="Claude" w:date="2026-10-07T12:00:00Z">
        <w:r>
          <w:rPr>
            <w:rFonts w:ascii="Consolas" w:hAnsi="Consolas" w:cs="Consolas"/>
            <w:sz w:val="14"/>
            <w:szCs w:val="14"/>
          </w:rPr>
          <w:t xml:space="preserve">212      assert r["indice"]["pesos"]["ahp"]["consistente"]</w:t>
        </w:r>
      </w:ins>
    </w:p>
    <w:p>
      <w:pPr>
        <w:shd w:val="clear" w:color="auto" w:fill="F7F7F7"/>
        <w:spacing w:before="0" w:after="0" w:line="180" w:lineRule="exact"/>
        <w:ind w:left="0" w:firstLine="0"/>
        <w:jc w:val="left"/>
        <w:rPr>
          <w:ins w:id="887292" w:author="Claude" w:date="2026-10-07T12:00:00Z"/>
        </w:rPr>
      </w:pPr>
      <w:ins w:id="887505" w:author="Claude" w:date="2026-10-07T12:00:00Z">
        <w:r>
          <w:rPr>
            <w:rFonts w:ascii="Consolas" w:hAnsi="Consolas" w:cs="Consolas"/>
            <w:sz w:val="14"/>
            <w:szCs w:val="14"/>
          </w:rPr>
          <w:t xml:space="preserve">213  </w:t>
        </w:r>
      </w:ins>
    </w:p>
    <w:p>
      <w:pPr>
        <w:shd w:val="clear" w:color="auto" w:fill="F7F7F7"/>
        <w:spacing w:before="0" w:after="0" w:line="180" w:lineRule="exact"/>
        <w:ind w:left="0" w:firstLine="0"/>
        <w:jc w:val="left"/>
        <w:rPr>
          <w:ins w:id="887292" w:author="Claude" w:date="2026-10-07T12:00:00Z"/>
        </w:rPr>
      </w:pPr>
      <w:ins w:id="887506" w:author="Claude" w:date="2026-10-07T12:00:00Z">
        <w:r>
          <w:rPr>
            <w:rFonts w:ascii="Consolas" w:hAnsi="Consolas" w:cs="Consolas"/>
            <w:sz w:val="14"/>
            <w:szCs w:val="14"/>
          </w:rPr>
          <w:t xml:space="preserve">214  </w:t>
        </w:r>
      </w:ins>
    </w:p>
    <w:p>
      <w:pPr>
        <w:shd w:val="clear" w:color="auto" w:fill="F7F7F7"/>
        <w:spacing w:before="0" w:after="0" w:line="180" w:lineRule="exact"/>
        <w:ind w:left="0" w:firstLine="0"/>
        <w:jc w:val="left"/>
        <w:rPr>
          <w:ins w:id="887292" w:author="Claude" w:date="2026-10-07T12:00:00Z"/>
        </w:rPr>
      </w:pPr>
      <w:ins w:id="887507" w:author="Claude" w:date="2026-10-07T12:00:00Z">
        <w:r>
          <w:rPr>
            <w:rFonts w:ascii="Consolas" w:hAnsi="Consolas" w:cs="Consolas"/>
            <w:sz w:val="14"/>
            <w:szCs w:val="14"/>
          </w:rPr>
          <w:t xml:space="preserve">215  # --- TOPSIS ---------------------------------------------------------------------------</w:t>
        </w:r>
      </w:ins>
    </w:p>
    <w:p>
      <w:pPr>
        <w:shd w:val="clear" w:color="auto" w:fill="F7F7F7"/>
        <w:spacing w:before="0" w:after="0" w:line="180" w:lineRule="exact"/>
        <w:ind w:left="0" w:firstLine="0"/>
        <w:jc w:val="left"/>
        <w:rPr>
          <w:ins w:id="887292" w:author="Claude" w:date="2026-10-07T12:00:00Z"/>
        </w:rPr>
      </w:pPr>
      <w:ins w:id="887508" w:author="Claude" w:date="2026-10-07T12:00:00Z">
        <w:r>
          <w:rPr>
            <w:rFonts w:ascii="Consolas" w:hAnsi="Consolas" w:cs="Consolas"/>
            <w:sz w:val="14"/>
            <w:szCs w:val="14"/>
          </w:rPr>
          <w:t xml:space="preserve">216  </w:t>
        </w:r>
      </w:ins>
    </w:p>
    <w:p>
      <w:pPr>
        <w:shd w:val="clear" w:color="auto" w:fill="F7F7F7"/>
        <w:spacing w:before="0" w:after="0" w:line="180" w:lineRule="exact"/>
        <w:ind w:left="0" w:firstLine="0"/>
        <w:jc w:val="left"/>
        <w:rPr>
          <w:ins w:id="887292" w:author="Claude" w:date="2026-10-07T12:00:00Z"/>
        </w:rPr>
      </w:pPr>
      <w:ins w:id="887509" w:author="Claude" w:date="2026-10-07T12:00:00Z">
        <w:r>
          <w:rPr>
            <w:rFonts w:ascii="Consolas" w:hAnsi="Consolas" w:cs="Consolas"/>
            <w:sz w:val="14"/>
            <w:szCs w:val="14"/>
          </w:rPr>
          <w:t xml:space="preserve">217  def test_topsis_alternativa_dominante_vence():</w:t>
        </w:r>
      </w:ins>
    </w:p>
    <w:p>
      <w:pPr>
        <w:shd w:val="clear" w:color="auto" w:fill="F7F7F7"/>
        <w:spacing w:before="0" w:after="0" w:line="180" w:lineRule="exact"/>
        <w:ind w:left="0" w:firstLine="0"/>
        <w:jc w:val="left"/>
        <w:rPr>
          <w:ins w:id="887292" w:author="Claude" w:date="2026-10-07T12:00:00Z"/>
        </w:rPr>
      </w:pPr>
      <w:ins w:id="887510" w:author="Claude" w:date="2026-10-07T12:00:00Z">
        <w:r>
          <w:rPr>
            <w:rFonts w:ascii="Consolas" w:hAnsi="Consolas" w:cs="Consolas"/>
            <w:sz w:val="14"/>
            <w:szCs w:val="14"/>
          </w:rPr>
          <w:t xml:space="preserve">218      df = pd.DataFrame({"Alt": ["a", "b", "c"], "lucro": [10, 5, 1], "custo": [1, 5, 10]})</w:t>
        </w:r>
      </w:ins>
    </w:p>
    <w:p>
      <w:pPr>
        <w:shd w:val="clear" w:color="auto" w:fill="F7F7F7"/>
        <w:spacing w:before="0" w:after="0" w:line="180" w:lineRule="exact"/>
        <w:ind w:left="0" w:firstLine="0"/>
        <w:jc w:val="left"/>
        <w:rPr>
          <w:ins w:id="887292" w:author="Claude" w:date="2026-10-07T12:00:00Z"/>
        </w:rPr>
      </w:pPr>
      <w:ins w:id="887511" w:author="Claude" w:date="2026-10-07T12:00:00Z">
        <w:r>
          <w:rPr>
            <w:rFonts w:ascii="Consolas" w:hAnsi="Consolas" w:cs="Consolas"/>
            <w:sz w:val="14"/>
            <w:szCs w:val="14"/>
          </w:rPr>
          <w:t xml:space="preserve">219      out = topsis(df, ["lucro", "custo"], [0.5, 0.5], [True, False])</w:t>
        </w:r>
      </w:ins>
    </w:p>
    <w:p>
      <w:pPr>
        <w:shd w:val="clear" w:color="auto" w:fill="F7F7F7"/>
        <w:spacing w:before="0" w:after="0" w:line="180" w:lineRule="exact"/>
        <w:ind w:left="0" w:firstLine="0"/>
        <w:jc w:val="left"/>
        <w:rPr>
          <w:ins w:id="887292" w:author="Claude" w:date="2026-10-07T12:00:00Z"/>
        </w:rPr>
      </w:pPr>
      <w:ins w:id="887512" w:author="Claude" w:date="2026-10-07T12:00:00Z">
        <w:r>
          <w:rPr>
            <w:rFonts w:ascii="Consolas" w:hAnsi="Consolas" w:cs="Consolas"/>
            <w:sz w:val="14"/>
            <w:szCs w:val="14"/>
          </w:rPr>
          <w:t xml:space="preserve">220      assert out.iloc[0]["Alt"] == "a" and out.iloc[0]["TOPSIS"] == pytest.approx(1.0)</w:t>
        </w:r>
      </w:ins>
    </w:p>
    <w:p>
      <w:pPr>
        <w:shd w:val="clear" w:color="auto" w:fill="F7F7F7"/>
        <w:spacing w:before="0" w:after="0" w:line="180" w:lineRule="exact"/>
        <w:ind w:left="0" w:firstLine="0"/>
        <w:jc w:val="left"/>
        <w:rPr>
          <w:ins w:id="887292" w:author="Claude" w:date="2026-10-07T12:00:00Z"/>
        </w:rPr>
      </w:pPr>
      <w:ins w:id="887513" w:author="Claude" w:date="2026-10-07T12:00:00Z">
        <w:r>
          <w:rPr>
            <w:rFonts w:ascii="Consolas" w:hAnsi="Consolas" w:cs="Consolas"/>
            <w:sz w:val="14"/>
            <w:szCs w:val="14"/>
          </w:rPr>
          <w:t xml:space="preserve">221  </w:t>
        </w:r>
      </w:ins>
    </w:p>
    <w:p>
      <w:pPr>
        <w:shd w:val="clear" w:color="auto" w:fill="F7F7F7"/>
        <w:spacing w:before="0" w:after="0" w:line="180" w:lineRule="exact"/>
        <w:ind w:left="0" w:firstLine="0"/>
        <w:jc w:val="left"/>
        <w:rPr>
          <w:ins w:id="887292" w:author="Claude" w:date="2026-10-07T12:00:00Z"/>
        </w:rPr>
      </w:pPr>
      <w:ins w:id="887514" w:author="Claude" w:date="2026-10-07T12:00:00Z">
        <w:r>
          <w:rPr>
            <w:rFonts w:ascii="Consolas" w:hAnsi="Consolas" w:cs="Consolas"/>
            <w:sz w:val="14"/>
            <w:szCs w:val="14"/>
          </w:rPr>
          <w:t xml:space="preserve">222  </w:t>
        </w:r>
      </w:ins>
    </w:p>
    <w:p>
      <w:pPr>
        <w:shd w:val="clear" w:color="auto" w:fill="F7F7F7"/>
        <w:spacing w:before="0" w:after="0" w:line="180" w:lineRule="exact"/>
        <w:ind w:left="0" w:firstLine="0"/>
        <w:jc w:val="left"/>
        <w:rPr>
          <w:ins w:id="887292" w:author="Claude" w:date="2026-10-07T12:00:00Z"/>
        </w:rPr>
      </w:pPr>
      <w:ins w:id="887515" w:author="Claude" w:date="2026-10-07T12:00:00Z">
        <w:r>
          <w:rPr>
            <w:rFonts w:ascii="Consolas" w:hAnsi="Consolas" w:cs="Consolas"/>
            <w:sz w:val="14"/>
            <w:szCs w:val="14"/>
          </w:rPr>
          <w:t xml:space="preserve">223  # --- Incerteza ------------------------------------------------------------------------</w:t>
        </w:r>
      </w:ins>
    </w:p>
    <w:p>
      <w:pPr>
        <w:shd w:val="clear" w:color="auto" w:fill="F7F7F7"/>
        <w:spacing w:before="0" w:after="0" w:line="180" w:lineRule="exact"/>
        <w:ind w:left="0" w:firstLine="0"/>
        <w:jc w:val="left"/>
        <w:rPr>
          <w:ins w:id="887292" w:author="Claude" w:date="2026-10-07T12:00:00Z"/>
        </w:rPr>
      </w:pPr>
      <w:ins w:id="887516" w:author="Claude" w:date="2026-10-07T12:00:00Z">
        <w:r>
          <w:rPr>
            <w:rFonts w:ascii="Consolas" w:hAnsi="Consolas" w:cs="Consolas"/>
            <w:sz w:val="14"/>
            <w:szCs w:val="14"/>
          </w:rPr>
          <w:t xml:space="preserve">224  </w:t>
        </w:r>
      </w:ins>
    </w:p>
    <w:p>
      <w:pPr>
        <w:shd w:val="clear" w:color="auto" w:fill="F7F7F7"/>
        <w:spacing w:before="0" w:after="0" w:line="180" w:lineRule="exact"/>
        <w:ind w:left="0" w:firstLine="0"/>
        <w:jc w:val="left"/>
        <w:rPr>
          <w:ins w:id="887292" w:author="Claude" w:date="2026-10-07T12:00:00Z"/>
        </w:rPr>
      </w:pPr>
      <w:ins w:id="887517" w:author="Claude" w:date="2026-10-07T12:00:00Z">
        <w:r>
          <w:rPr>
            <w:rFonts w:ascii="Consolas" w:hAnsi="Consolas" w:cs="Consolas"/>
            <w:sz w:val="14"/>
            <w:szCs w:val="14"/>
          </w:rPr>
          <w:t xml:space="preserve">225  def test_monte_carlo_reprodutivel(cfg):</w:t>
        </w:r>
      </w:ins>
    </w:p>
    <w:p>
      <w:pPr>
        <w:shd w:val="clear" w:color="auto" w:fill="F7F7F7"/>
        <w:spacing w:before="0" w:after="0" w:line="180" w:lineRule="exact"/>
        <w:ind w:left="0" w:firstLine="0"/>
        <w:jc w:val="left"/>
        <w:rPr>
          <w:ins w:id="887292" w:author="Claude" w:date="2026-10-07T12:00:00Z"/>
        </w:rPr>
      </w:pPr>
      <w:ins w:id="887518" w:author="Claude" w:date="2026-10-07T12:00:00Z">
        <w:r>
          <w:rPr>
            <w:rFonts w:ascii="Consolas" w:hAnsi="Consolas" w:cs="Consolas"/>
            <w:sz w:val="14"/>
            <w:szCs w:val="14"/>
          </w:rPr>
          <w:t xml:space="preserve">226      a = monte_carlo(cfg, n=500, seed=7)["amostra"]["VPL"]</w:t>
        </w:r>
      </w:ins>
    </w:p>
    <w:p>
      <w:pPr>
        <w:shd w:val="clear" w:color="auto" w:fill="F7F7F7"/>
        <w:spacing w:before="0" w:after="0" w:line="180" w:lineRule="exact"/>
        <w:ind w:left="0" w:firstLine="0"/>
        <w:jc w:val="left"/>
        <w:rPr>
          <w:ins w:id="887292" w:author="Claude" w:date="2026-10-07T12:00:00Z"/>
        </w:rPr>
      </w:pPr>
      <w:ins w:id="887519" w:author="Claude" w:date="2026-10-07T12:00:00Z">
        <w:r>
          <w:rPr>
            <w:rFonts w:ascii="Consolas" w:hAnsi="Consolas" w:cs="Consolas"/>
            <w:sz w:val="14"/>
            <w:szCs w:val="14"/>
          </w:rPr>
          <w:t xml:space="preserve">227      b = monte_carlo(cfg, n=500, seed=7)["amostra"]["VPL"]</w:t>
        </w:r>
      </w:ins>
    </w:p>
    <w:p>
      <w:pPr>
        <w:shd w:val="clear" w:color="auto" w:fill="F7F7F7"/>
        <w:spacing w:before="0" w:after="0" w:line="180" w:lineRule="exact"/>
        <w:ind w:left="0" w:firstLine="0"/>
        <w:jc w:val="left"/>
        <w:rPr>
          <w:ins w:id="887292" w:author="Claude" w:date="2026-10-07T12:00:00Z"/>
        </w:rPr>
      </w:pPr>
      <w:ins w:id="887520" w:author="Claude" w:date="2026-10-07T12:00:00Z">
        <w:r>
          <w:rPr>
            <w:rFonts w:ascii="Consolas" w:hAnsi="Consolas" w:cs="Consolas"/>
            <w:sz w:val="14"/>
            <w:szCs w:val="14"/>
          </w:rPr>
          <w:t xml:space="preserve">228      assert np.array_equal(a.to_numpy(), b.to_numpy())</w:t>
        </w:r>
      </w:ins>
    </w:p>
    <w:p>
      <w:pPr>
        <w:shd w:val="clear" w:color="auto" w:fill="F7F7F7"/>
        <w:spacing w:before="0" w:after="0" w:line="180" w:lineRule="exact"/>
        <w:ind w:left="0" w:firstLine="0"/>
        <w:jc w:val="left"/>
        <w:rPr>
          <w:ins w:id="887292" w:author="Claude" w:date="2026-10-07T12:00:00Z"/>
        </w:rPr>
      </w:pPr>
      <w:ins w:id="887521" w:author="Claude" w:date="2026-10-07T12:00:00Z">
        <w:r>
          <w:rPr>
            <w:rFonts w:ascii="Consolas" w:hAnsi="Consolas" w:cs="Consolas"/>
            <w:sz w:val="14"/>
            <w:szCs w:val="14"/>
          </w:rPr>
          <w:t xml:space="preserve">229  </w:t>
        </w:r>
      </w:ins>
    </w:p>
    <w:p>
      <w:pPr>
        <w:shd w:val="clear" w:color="auto" w:fill="F7F7F7"/>
        <w:spacing w:before="0" w:after="0" w:line="180" w:lineRule="exact"/>
        <w:ind w:left="0" w:firstLine="0"/>
        <w:jc w:val="left"/>
        <w:rPr>
          <w:ins w:id="887292" w:author="Claude" w:date="2026-10-07T12:00:00Z"/>
        </w:rPr>
      </w:pPr>
      <w:ins w:id="887522" w:author="Claude" w:date="2026-10-07T12:00:00Z">
        <w:r>
          <w:rPr>
            <w:rFonts w:ascii="Consolas" w:hAnsi="Consolas" w:cs="Consolas"/>
            <w:sz w:val="14"/>
            <w:szCs w:val="14"/>
          </w:rPr>
          <w:t xml:space="preserve">230  </w:t>
        </w:r>
      </w:ins>
    </w:p>
    <w:p>
      <w:pPr>
        <w:shd w:val="clear" w:color="auto" w:fill="F7F7F7"/>
        <w:spacing w:before="0" w:after="0" w:line="180" w:lineRule="exact"/>
        <w:ind w:left="0" w:firstLine="0"/>
        <w:jc w:val="left"/>
        <w:rPr>
          <w:ins w:id="887292" w:author="Claude" w:date="2026-10-07T12:00:00Z"/>
        </w:rPr>
      </w:pPr>
      <w:ins w:id="887523" w:author="Claude" w:date="2026-10-07T12:00:00Z">
        <w:r>
          <w:rPr>
            <w:rFonts w:ascii="Consolas" w:hAnsi="Consolas" w:cs="Consolas"/>
            <w:sz w:val="14"/>
            <w:szCs w:val="14"/>
          </w:rPr>
          <w:t xml:space="preserve">231  def test_monte_carlo_degenerado_igual_deterministico(cfg):</w:t>
        </w:r>
      </w:ins>
    </w:p>
    <w:p>
      <w:pPr>
        <w:shd w:val="clear" w:color="auto" w:fill="F7F7F7"/>
        <w:spacing w:before="0" w:after="0" w:line="180" w:lineRule="exact"/>
        <w:ind w:left="0" w:firstLine="0"/>
        <w:jc w:val="left"/>
        <w:rPr>
          <w:ins w:id="887292" w:author="Claude" w:date="2026-10-07T12:00:00Z"/>
        </w:rPr>
      </w:pPr>
      <w:ins w:id="887524" w:author="Claude" w:date="2026-10-07T12:00:00Z">
        <w:r>
          <w:rPr>
            <w:rFonts w:ascii="Consolas" w:hAnsi="Consolas" w:cs="Consolas"/>
            <w:sz w:val="14"/>
            <w:szCs w:val="14"/>
          </w:rPr>
          <w:t xml:space="preserve">232      """Com distribuições fixas na moda, o Monte Carlo reproduz o caso determinístico</w:t>
        </w:r>
      </w:ins>
    </w:p>
    <w:p>
      <w:pPr>
        <w:shd w:val="clear" w:color="auto" w:fill="F7F7F7"/>
        <w:spacing w:before="0" w:after="0" w:line="180" w:lineRule="exact"/>
        <w:ind w:left="0" w:firstLine="0"/>
        <w:jc w:val="left"/>
        <w:rPr>
          <w:ins w:id="887292" w:author="Claude" w:date="2026-10-07T12:00:00Z"/>
        </w:rPr>
      </w:pPr>
      <w:ins w:id="887525" w:author="Claude" w:date="2026-10-07T12:00:00Z">
        <w:r>
          <w:rPr>
            <w:rFonts w:ascii="Consolas" w:hAnsi="Consolas" w:cs="Consolas"/>
            <w:sz w:val="14"/>
            <w:szCs w:val="14"/>
          </w:rPr>
          <w:t xml:space="preserve">233      (o mesmo motor serve às duas camadas — corrige a divergência da Rev. 186)."""</w:t>
        </w:r>
      </w:ins>
    </w:p>
    <w:p>
      <w:pPr>
        <w:shd w:val="clear" w:color="auto" w:fill="F7F7F7"/>
        <w:spacing w:before="0" w:after="0" w:line="180" w:lineRule="exact"/>
        <w:ind w:left="0" w:firstLine="0"/>
        <w:jc w:val="left"/>
        <w:rPr>
          <w:ins w:id="887292" w:author="Claude" w:date="2026-10-07T12:00:00Z"/>
        </w:rPr>
      </w:pPr>
      <w:ins w:id="887526" w:author="Claude" w:date="2026-10-07T12:00:00Z">
        <w:r>
          <w:rPr>
            <w:rFonts w:ascii="Consolas" w:hAnsi="Consolas" w:cs="Consolas"/>
            <w:sz w:val="14"/>
            <w:szCs w:val="14"/>
          </w:rPr>
          <w:t xml:space="preserve">234      c = copy.deepcopy(cfg)</w:t>
        </w:r>
      </w:ins>
    </w:p>
    <w:p>
      <w:pPr>
        <w:shd w:val="clear" w:color="auto" w:fill="F7F7F7"/>
        <w:spacing w:before="0" w:after="0" w:line="180" w:lineRule="exact"/>
        <w:ind w:left="0" w:firstLine="0"/>
        <w:jc w:val="left"/>
        <w:rPr>
          <w:ins w:id="887292" w:author="Claude" w:date="2026-10-07T12:00:00Z"/>
        </w:rPr>
      </w:pPr>
      <w:ins w:id="887527" w:author="Claude" w:date="2026-10-07T12:00:00Z">
        <w:r>
          <w:rPr>
            <w:rFonts w:ascii="Consolas" w:hAnsi="Consolas" w:cs="Consolas"/>
            <w:sz w:val="14"/>
            <w:szCs w:val="14"/>
          </w:rPr>
          <w:t xml:space="preserve">235      c.monte_carlo.distribuicoes = {k: Distribuicao("fixa", d.moda, d.moda, d.moda)</w:t>
        </w:r>
      </w:ins>
    </w:p>
    <w:p>
      <w:pPr>
        <w:shd w:val="clear" w:color="auto" w:fill="F7F7F7"/>
        <w:spacing w:before="0" w:after="0" w:line="180" w:lineRule="exact"/>
        <w:ind w:left="0" w:firstLine="0"/>
        <w:jc w:val="left"/>
        <w:rPr>
          <w:ins w:id="887292" w:author="Claude" w:date="2026-10-07T12:00:00Z"/>
        </w:rPr>
      </w:pPr>
      <w:ins w:id="887528" w:author="Claude" w:date="2026-10-07T12:00:00Z">
        <w:r>
          <w:rPr>
            <w:rFonts w:ascii="Consolas" w:hAnsi="Consolas" w:cs="Consolas"/>
            <w:sz w:val="14"/>
            <w:szCs w:val="14"/>
          </w:rPr>
          <w:t xml:space="preserve">236                                     for k, d in c.monte_carlo.distribuicoes.items()}</w:t>
        </w:r>
      </w:ins>
    </w:p>
    <w:p>
      <w:pPr>
        <w:shd w:val="clear" w:color="auto" w:fill="F7F7F7"/>
        <w:spacing w:before="0" w:after="0" w:line="180" w:lineRule="exact"/>
        <w:ind w:left="0" w:firstLine="0"/>
        <w:jc w:val="left"/>
        <w:rPr>
          <w:ins w:id="887292" w:author="Claude" w:date="2026-10-07T12:00:00Z"/>
        </w:rPr>
      </w:pPr>
      <w:ins w:id="887529" w:author="Claude" w:date="2026-10-07T12:00:00Z">
        <w:r>
          <w:rPr>
            <w:rFonts w:ascii="Consolas" w:hAnsi="Consolas" w:cs="Consolas"/>
            <w:sz w:val="14"/>
            <w:szCs w:val="14"/>
          </w:rPr>
          <w:t xml:space="preserve">237      c.monte_carlo.incluir_capex_aace = False</w:t>
        </w:r>
      </w:ins>
    </w:p>
    <w:p>
      <w:pPr>
        <w:shd w:val="clear" w:color="auto" w:fill="F7F7F7"/>
        <w:spacing w:before="0" w:after="0" w:line="180" w:lineRule="exact"/>
        <w:ind w:left="0" w:firstLine="0"/>
        <w:jc w:val="left"/>
        <w:rPr>
          <w:ins w:id="887292" w:author="Claude" w:date="2026-10-07T12:00:00Z"/>
        </w:rPr>
      </w:pPr>
      <w:ins w:id="887530" w:author="Claude" w:date="2026-10-07T12:00:00Z">
        <w:r>
          <w:rPr>
            <w:rFonts w:ascii="Consolas" w:hAnsi="Consolas" w:cs="Consolas"/>
            <w:sz w:val="14"/>
            <w:szCs w:val="14"/>
          </w:rPr>
          <w:t xml:space="preserve">238      mc = monte_carlo(c, n=50)</w:t>
        </w:r>
      </w:ins>
    </w:p>
    <w:p>
      <w:pPr>
        <w:shd w:val="clear" w:color="auto" w:fill="F7F7F7"/>
        <w:spacing w:before="0" w:after="0" w:line="180" w:lineRule="exact"/>
        <w:ind w:left="0" w:firstLine="0"/>
        <w:jc w:val="left"/>
        <w:rPr>
          <w:ins w:id="887292" w:author="Claude" w:date="2026-10-07T12:00:00Z"/>
        </w:rPr>
      </w:pPr>
      <w:ins w:id="887531" w:author="Claude" w:date="2026-10-07T12:00:00Z">
        <w:r>
          <w:rPr>
            <w:rFonts w:ascii="Consolas" w:hAnsi="Consolas" w:cs="Consolas"/>
            <w:sz w:val="14"/>
            <w:szCs w:val="14"/>
          </w:rPr>
          <w:t xml:space="preserve">239      det = executar_evteas(c, executar_mc=False, executar_sens=False)</w:t>
        </w:r>
      </w:ins>
    </w:p>
    <w:p>
      <w:pPr>
        <w:shd w:val="clear" w:color="auto" w:fill="F7F7F7"/>
        <w:spacing w:before="0" w:after="0" w:line="180" w:lineRule="exact"/>
        <w:ind w:left="0" w:firstLine="0"/>
        <w:jc w:val="left"/>
        <w:rPr>
          <w:ins w:id="887292" w:author="Claude" w:date="2026-10-07T12:00:00Z"/>
        </w:rPr>
      </w:pPr>
      <w:ins w:id="887532" w:author="Claude" w:date="2026-10-07T12:00:00Z">
        <w:r>
          <w:rPr>
            <w:rFonts w:ascii="Consolas" w:hAnsi="Consolas" w:cs="Consolas"/>
            <w:sz w:val="14"/>
            <w:szCs w:val="14"/>
          </w:rPr>
          <w:t xml:space="preserve">240      assert np.allclose(mc["amostra"]["VPL"], det["economico"]["vpl"])</w:t>
        </w:r>
      </w:ins>
    </w:p>
    <w:p>
      <w:pPr>
        <w:shd w:val="clear" w:color="auto" w:fill="F7F7F7"/>
        <w:spacing w:before="0" w:after="0" w:line="180" w:lineRule="exact"/>
        <w:ind w:left="0" w:firstLine="0"/>
        <w:jc w:val="left"/>
        <w:rPr>
          <w:ins w:id="887292" w:author="Claude" w:date="2026-10-07T12:00:00Z"/>
        </w:rPr>
      </w:pPr>
      <w:ins w:id="887533" w:author="Claude" w:date="2026-10-07T12:00:00Z">
        <w:r>
          <w:rPr>
            <w:rFonts w:ascii="Consolas" w:hAnsi="Consolas" w:cs="Consolas"/>
            <w:sz w:val="14"/>
            <w:szCs w:val="14"/>
          </w:rPr>
          <w:t xml:space="preserve">241  </w:t>
        </w:r>
      </w:ins>
    </w:p>
    <w:p>
      <w:pPr>
        <w:shd w:val="clear" w:color="auto" w:fill="F7F7F7"/>
        <w:spacing w:before="0" w:after="0" w:line="180" w:lineRule="exact"/>
        <w:ind w:left="0" w:firstLine="0"/>
        <w:jc w:val="left"/>
        <w:rPr>
          <w:ins w:id="887292" w:author="Claude" w:date="2026-10-07T12:00:00Z"/>
        </w:rPr>
      </w:pPr>
      <w:ins w:id="887534" w:author="Claude" w:date="2026-10-07T12:00:00Z">
        <w:r>
          <w:rPr>
            <w:rFonts w:ascii="Consolas" w:hAnsi="Consolas" w:cs="Consolas"/>
            <w:sz w:val="14"/>
            <w:szCs w:val="14"/>
          </w:rPr>
          <w:t xml:space="preserve">242  </w:t>
        </w:r>
      </w:ins>
    </w:p>
    <w:p>
      <w:pPr>
        <w:shd w:val="clear" w:color="auto" w:fill="F7F7F7"/>
        <w:spacing w:before="0" w:after="0" w:line="180" w:lineRule="exact"/>
        <w:ind w:left="0" w:firstLine="0"/>
        <w:jc w:val="left"/>
        <w:rPr>
          <w:ins w:id="887292" w:author="Claude" w:date="2026-10-07T12:00:00Z"/>
        </w:rPr>
      </w:pPr>
      <w:ins w:id="887535" w:author="Claude" w:date="2026-10-07T12:00:00Z">
        <w:r>
          <w:rPr>
            <w:rFonts w:ascii="Consolas" w:hAnsi="Consolas" w:cs="Consolas"/>
            <w:sz w:val="14"/>
            <w:szCs w:val="14"/>
          </w:rPr>
          <w:t xml:space="preserve">243  def test_distribuicoes_invalidas():</w:t>
        </w:r>
      </w:ins>
    </w:p>
    <w:p>
      <w:pPr>
        <w:shd w:val="clear" w:color="auto" w:fill="F7F7F7"/>
        <w:spacing w:before="0" w:after="0" w:line="180" w:lineRule="exact"/>
        <w:ind w:left="0" w:firstLine="0"/>
        <w:jc w:val="left"/>
        <w:rPr>
          <w:ins w:id="887292" w:author="Claude" w:date="2026-10-07T12:00:00Z"/>
        </w:rPr>
      </w:pPr>
      <w:ins w:id="887536" w:author="Claude" w:date="2026-10-07T12:00:00Z">
        <w:r>
          <w:rPr>
            <w:rFonts w:ascii="Consolas" w:hAnsi="Consolas" w:cs="Consolas"/>
            <w:sz w:val="14"/>
            <w:szCs w:val="14"/>
          </w:rPr>
          <w:t xml:space="preserve">244      with pytest.raises(ValueError):</w:t>
        </w:r>
      </w:ins>
    </w:p>
    <w:p>
      <w:pPr>
        <w:shd w:val="clear" w:color="auto" w:fill="F7F7F7"/>
        <w:spacing w:before="0" w:after="0" w:line="180" w:lineRule="exact"/>
        <w:ind w:left="0" w:firstLine="0"/>
        <w:jc w:val="left"/>
        <w:rPr>
          <w:ins w:id="887292" w:author="Claude" w:date="2026-10-07T12:00:00Z"/>
        </w:rPr>
      </w:pPr>
      <w:ins w:id="887537" w:author="Claude" w:date="2026-10-07T12:00:00Z">
        <w:r>
          <w:rPr>
            <w:rFonts w:ascii="Consolas" w:hAnsi="Consolas" w:cs="Consolas"/>
            <w:sz w:val="14"/>
            <w:szCs w:val="14"/>
          </w:rPr>
          <w:t xml:space="preserve">245          Distribuicao("triangular", 1, 5, 3).validar()</w:t>
        </w:r>
      </w:ins>
    </w:p>
    <w:p>
      <w:pPr>
        <w:shd w:val="clear" w:color="auto" w:fill="F7F7F7"/>
        <w:spacing w:before="0" w:after="0" w:line="180" w:lineRule="exact"/>
        <w:ind w:left="0" w:firstLine="0"/>
        <w:jc w:val="left"/>
        <w:rPr>
          <w:ins w:id="887292" w:author="Claude" w:date="2026-10-07T12:00:00Z"/>
        </w:rPr>
      </w:pPr>
      <w:ins w:id="887538" w:author="Claude" w:date="2026-10-07T12:00:00Z">
        <w:r>
          <w:rPr>
            <w:rFonts w:ascii="Consolas" w:hAnsi="Consolas" w:cs="Consolas"/>
            <w:sz w:val="14"/>
            <w:szCs w:val="14"/>
          </w:rPr>
          <w:t xml:space="preserve">246      with pytest.raises(ValueError):</w:t>
        </w:r>
      </w:ins>
    </w:p>
    <w:p>
      <w:pPr>
        <w:shd w:val="clear" w:color="auto" w:fill="F7F7F7"/>
        <w:spacing w:before="0" w:after="0" w:line="180" w:lineRule="exact"/>
        <w:ind w:left="0" w:firstLine="0"/>
        <w:jc w:val="left"/>
        <w:rPr>
          <w:ins w:id="887292" w:author="Claude" w:date="2026-10-07T12:00:00Z"/>
        </w:rPr>
      </w:pPr>
      <w:ins w:id="887539" w:author="Claude" w:date="2026-10-07T12:00:00Z">
        <w:r>
          <w:rPr>
            <w:rFonts w:ascii="Consolas" w:hAnsi="Consolas" w:cs="Consolas"/>
            <w:sz w:val="14"/>
            <w:szCs w:val="14"/>
          </w:rPr>
          <w:t xml:space="preserve">247          Distribuicao("lognormal", 1, 2, 3).validar()</w:t>
        </w:r>
      </w:ins>
    </w:p>
    <w:p>
      <w:pPr>
        <w:shd w:val="clear" w:color="auto" w:fill="F7F7F7"/>
        <w:spacing w:before="0" w:after="0" w:line="180" w:lineRule="exact"/>
        <w:ind w:left="0" w:firstLine="0"/>
        <w:jc w:val="left"/>
        <w:rPr>
          <w:ins w:id="887292" w:author="Claude" w:date="2026-10-07T12:00:00Z"/>
        </w:rPr>
      </w:pPr>
      <w:ins w:id="887540" w:author="Claude" w:date="2026-10-07T12:00:00Z">
        <w:r>
          <w:rPr>
            <w:rFonts w:ascii="Consolas" w:hAnsi="Consolas" w:cs="Consolas"/>
            <w:sz w:val="14"/>
            <w:szCs w:val="14"/>
          </w:rPr>
          <w:t xml:space="preserve">248      rng = np.random.default_rng(1)</w:t>
        </w:r>
      </w:ins>
    </w:p>
    <w:p>
      <w:pPr>
        <w:shd w:val="clear" w:color="auto" w:fill="F7F7F7"/>
        <w:spacing w:before="0" w:after="0" w:line="180" w:lineRule="exact"/>
        <w:ind w:left="0" w:firstLine="0"/>
        <w:jc w:val="left"/>
        <w:rPr>
          <w:ins w:id="887292" w:author="Claude" w:date="2026-10-07T12:00:00Z"/>
        </w:rPr>
      </w:pPr>
      <w:ins w:id="887541" w:author="Claude" w:date="2026-10-07T12:00:00Z">
        <w:r>
          <w:rPr>
            <w:rFonts w:ascii="Consolas" w:hAnsi="Consolas" w:cs="Consolas"/>
            <w:sz w:val="14"/>
            <w:szCs w:val="14"/>
          </w:rPr>
          <w:t xml:space="preserve">249      x = Distribuicao("uniforme", 2, 2, 4).amostrar(rng, 1000)</w:t>
        </w:r>
      </w:ins>
    </w:p>
    <w:p>
      <w:pPr>
        <w:shd w:val="clear" w:color="auto" w:fill="F7F7F7"/>
        <w:spacing w:before="0" w:after="0" w:line="180" w:lineRule="exact"/>
        <w:ind w:left="0" w:firstLine="0"/>
        <w:jc w:val="left"/>
        <w:rPr>
          <w:ins w:id="887292" w:author="Claude" w:date="2026-10-07T12:00:00Z"/>
        </w:rPr>
      </w:pPr>
      <w:ins w:id="887542" w:author="Claude" w:date="2026-10-07T12:00:00Z">
        <w:r>
          <w:rPr>
            <w:rFonts w:ascii="Consolas" w:hAnsi="Consolas" w:cs="Consolas"/>
            <w:sz w:val="14"/>
            <w:szCs w:val="14"/>
          </w:rPr>
          <w:t xml:space="preserve">250      assert x.min() &gt;= 2 and x.max() &lt;= 4</w:t>
        </w:r>
      </w:ins>
    </w:p>
    <w:p>
      <w:pPr>
        <w:shd w:val="clear" w:color="auto" w:fill="F7F7F7"/>
        <w:spacing w:before="0" w:after="0" w:line="180" w:lineRule="exact"/>
        <w:ind w:left="0" w:firstLine="0"/>
        <w:jc w:val="left"/>
        <w:rPr>
          <w:ins w:id="887292" w:author="Claude" w:date="2026-10-07T12:00:00Z"/>
        </w:rPr>
      </w:pPr>
      <w:ins w:id="887543" w:author="Claude" w:date="2026-10-07T12:00:00Z">
        <w:r>
          <w:rPr>
            <w:rFonts w:ascii="Consolas" w:hAnsi="Consolas" w:cs="Consolas"/>
            <w:sz w:val="14"/>
            <w:szCs w:val="14"/>
          </w:rPr>
          <w:t xml:space="preserve">251      y = Distribuicao("normal", 0, 5, 10).amostrar(rng, 1000)</w:t>
        </w:r>
      </w:ins>
    </w:p>
    <w:p>
      <w:pPr>
        <w:shd w:val="clear" w:color="auto" w:fill="F7F7F7"/>
        <w:spacing w:before="0" w:after="0" w:line="180" w:lineRule="exact"/>
        <w:ind w:left="0" w:firstLine="0"/>
        <w:jc w:val="left"/>
        <w:rPr>
          <w:ins w:id="887292" w:author="Claude" w:date="2026-10-07T12:00:00Z"/>
        </w:rPr>
      </w:pPr>
      <w:ins w:id="887544" w:author="Claude" w:date="2026-10-07T12:00:00Z">
        <w:r>
          <w:rPr>
            <w:rFonts w:ascii="Consolas" w:hAnsi="Consolas" w:cs="Consolas"/>
            <w:sz w:val="14"/>
            <w:szCs w:val="14"/>
          </w:rPr>
          <w:t xml:space="preserve">252      assert y.min() &gt;= 0 and y.max() &lt;= 10</w:t>
        </w:r>
      </w:ins>
    </w:p>
    <w:p>
      <w:pPr>
        <w:shd w:val="clear" w:color="auto" w:fill="F7F7F7"/>
        <w:spacing w:before="0" w:after="0" w:line="180" w:lineRule="exact"/>
        <w:ind w:left="0" w:firstLine="0"/>
        <w:jc w:val="left"/>
        <w:rPr>
          <w:ins w:id="887292" w:author="Claude" w:date="2026-10-07T12:00:00Z"/>
        </w:rPr>
      </w:pPr>
      <w:ins w:id="887545" w:author="Claude" w:date="2026-10-07T12:00:00Z">
        <w:r>
          <w:rPr>
            <w:rFonts w:ascii="Consolas" w:hAnsi="Consolas" w:cs="Consolas"/>
            <w:sz w:val="14"/>
            <w:szCs w:val="14"/>
          </w:rPr>
          <w:t xml:space="preserve">253  </w:t>
        </w:r>
      </w:ins>
    </w:p>
    <w:p>
      <w:pPr>
        <w:shd w:val="clear" w:color="auto" w:fill="F7F7F7"/>
        <w:spacing w:before="0" w:after="0" w:line="180" w:lineRule="exact"/>
        <w:ind w:left="0" w:firstLine="0"/>
        <w:jc w:val="left"/>
        <w:rPr>
          <w:ins w:id="887292" w:author="Claude" w:date="2026-10-07T12:00:00Z"/>
        </w:rPr>
      </w:pPr>
      <w:ins w:id="887546" w:author="Claude" w:date="2026-10-07T12:00:00Z">
        <w:r>
          <w:rPr>
            <w:rFonts w:ascii="Consolas" w:hAnsi="Consolas" w:cs="Consolas"/>
            <w:sz w:val="14"/>
            <w:szCs w:val="14"/>
          </w:rPr>
          <w:t xml:space="preserve">254  </w:t>
        </w:r>
      </w:ins>
    </w:p>
    <w:p>
      <w:pPr>
        <w:shd w:val="clear" w:color="auto" w:fill="F7F7F7"/>
        <w:spacing w:before="0" w:after="0" w:line="180" w:lineRule="exact"/>
        <w:ind w:left="0" w:firstLine="0"/>
        <w:jc w:val="left"/>
        <w:rPr>
          <w:ins w:id="887292" w:author="Claude" w:date="2026-10-07T12:00:00Z"/>
        </w:rPr>
      </w:pPr>
      <w:ins w:id="887547" w:author="Claude" w:date="2026-10-07T12:00:00Z">
        <w:r>
          <w:rPr>
            <w:rFonts w:ascii="Consolas" w:hAnsi="Consolas" w:cs="Consolas"/>
            <w:sz w:val="14"/>
            <w:szCs w:val="14"/>
          </w:rPr>
          <w:t xml:space="preserve">255  def test_sensibilidade_e_valores_criticos(resultado, cfg):</w:t>
        </w:r>
      </w:ins>
    </w:p>
    <w:p>
      <w:pPr>
        <w:shd w:val="clear" w:color="auto" w:fill="F7F7F7"/>
        <w:spacing w:before="0" w:after="0" w:line="180" w:lineRule="exact"/>
        <w:ind w:left="0" w:firstLine="0"/>
        <w:jc w:val="left"/>
        <w:rPr>
          <w:ins w:id="887292" w:author="Claude" w:date="2026-10-07T12:00:00Z"/>
        </w:rPr>
      </w:pPr>
      <w:ins w:id="887548" w:author="Claude" w:date="2026-10-07T12:00:00Z">
        <w:r>
          <w:rPr>
            <w:rFonts w:ascii="Consolas" w:hAnsi="Consolas" w:cs="Consolas"/>
            <w:sz w:val="14"/>
            <w:szCs w:val="14"/>
          </w:rPr>
          <w:t xml:space="preserve">256      s = resultado["sensibilidade"]</w:t>
        </w:r>
      </w:ins>
    </w:p>
    <w:p>
      <w:pPr>
        <w:shd w:val="clear" w:color="auto" w:fill="F7F7F7"/>
        <w:spacing w:before="0" w:after="0" w:line="180" w:lineRule="exact"/>
        <w:ind w:left="0" w:firstLine="0"/>
        <w:jc w:val="left"/>
        <w:rPr>
          <w:ins w:id="887292" w:author="Claude" w:date="2026-10-07T12:00:00Z"/>
        </w:rPr>
      </w:pPr>
      <w:ins w:id="887549" w:author="Claude" w:date="2026-10-07T12:00:00Z">
        <w:r>
          <w:rPr>
            <w:rFonts w:ascii="Consolas" w:hAnsi="Consolas" w:cs="Consolas"/>
            <w:sz w:val="14"/>
            <w:szCs w:val="14"/>
          </w:rPr>
          <w:t xml:space="preserve">257      assert s.iloc[0]["Variável"] == "economico.preco_venda_kg"</w:t>
        </w:r>
      </w:ins>
    </w:p>
    <w:p>
      <w:pPr>
        <w:shd w:val="clear" w:color="auto" w:fill="F7F7F7"/>
        <w:spacing w:before="0" w:after="0" w:line="180" w:lineRule="exact"/>
        <w:ind w:left="0" w:firstLine="0"/>
        <w:jc w:val="left"/>
        <w:rPr>
          <w:ins w:id="887292" w:author="Claude" w:date="2026-10-07T12:00:00Z"/>
        </w:rPr>
      </w:pPr>
      <w:ins w:id="887550" w:author="Claude" w:date="2026-10-07T12:00:00Z">
        <w:r>
          <w:rPr>
            <w:rFonts w:ascii="Consolas" w:hAnsi="Consolas" w:cs="Consolas"/>
            <w:sz w:val="14"/>
            <w:szCs w:val="14"/>
          </w:rPr>
          <w:t xml:space="preserve">258      vc = resultado["valores_criticos"].set_index("Variável")</w:t>
        </w:r>
      </w:ins>
    </w:p>
    <w:p>
      <w:pPr>
        <w:shd w:val="clear" w:color="auto" w:fill="F7F7F7"/>
        <w:spacing w:before="0" w:after="0" w:line="180" w:lineRule="exact"/>
        <w:ind w:left="0" w:firstLine="0"/>
        <w:jc w:val="left"/>
        <w:rPr>
          <w:ins w:id="887292" w:author="Claude" w:date="2026-10-07T12:00:00Z"/>
        </w:rPr>
      </w:pPr>
      <w:ins w:id="887551" w:author="Claude" w:date="2026-10-07T12:00:00Z">
        <w:r>
          <w:rPr>
            <w:rFonts w:ascii="Consolas" w:hAnsi="Consolas" w:cs="Consolas"/>
            <w:sz w:val="14"/>
            <w:szCs w:val="14"/>
          </w:rPr>
          <w:t xml:space="preserve">259      p = vc.loc["economico.preco_venda_kg", "Valor crítico (VPL = 0)"]</w:t>
        </w:r>
      </w:ins>
    </w:p>
    <w:p>
      <w:pPr>
        <w:shd w:val="clear" w:color="auto" w:fill="F7F7F7"/>
        <w:spacing w:before="0" w:after="0" w:line="180" w:lineRule="exact"/>
        <w:ind w:left="0" w:firstLine="0"/>
        <w:jc w:val="left"/>
        <w:rPr>
          <w:ins w:id="887292" w:author="Claude" w:date="2026-10-07T12:00:00Z"/>
        </w:rPr>
      </w:pPr>
      <w:ins w:id="887552" w:author="Claude" w:date="2026-10-07T12:00:00Z">
        <w:r>
          <w:rPr>
            <w:rFonts w:ascii="Consolas" w:hAnsi="Consolas" w:cs="Consolas"/>
            <w:sz w:val="14"/>
            <w:szCs w:val="14"/>
          </w:rPr>
          <w:t xml:space="preserve">260      assert motor(cfg, {"economico.preco_venda_kg": np.array([p])}, 1)["economico"]["vpl"][0] == pytest.approx(0, abs=1.0)</w:t>
        </w:r>
      </w:ins>
    </w:p>
    <w:p>
      <w:pPr>
        <w:shd w:val="clear" w:color="auto" w:fill="F7F7F7"/>
        <w:spacing w:before="0" w:after="0" w:line="180" w:lineRule="exact"/>
        <w:ind w:left="0" w:firstLine="0"/>
        <w:jc w:val="left"/>
        <w:rPr>
          <w:ins w:id="887292" w:author="Claude" w:date="2026-10-07T12:00:00Z"/>
        </w:rPr>
      </w:pPr>
      <w:ins w:id="887553" w:author="Claude" w:date="2026-10-07T12:00:00Z">
        <w:r>
          <w:rPr>
            <w:rFonts w:ascii="Consolas" w:hAnsi="Consolas" w:cs="Consolas"/>
            <w:sz w:val="14"/>
            <w:szCs w:val="14"/>
          </w:rPr>
          <w:t xml:space="preserve">261  </w:t>
        </w:r>
      </w:ins>
    </w:p>
    <w:p>
      <w:pPr>
        <w:shd w:val="clear" w:color="auto" w:fill="F7F7F7"/>
        <w:spacing w:before="0" w:after="0" w:line="180" w:lineRule="exact"/>
        <w:ind w:left="0" w:firstLine="0"/>
        <w:jc w:val="left"/>
        <w:rPr>
          <w:ins w:id="887292" w:author="Claude" w:date="2026-10-07T12:00:00Z"/>
        </w:rPr>
      </w:pPr>
      <w:ins w:id="887554" w:author="Claude" w:date="2026-10-07T12:00:00Z">
        <w:r>
          <w:rPr>
            <w:rFonts w:ascii="Consolas" w:hAnsi="Consolas" w:cs="Consolas"/>
            <w:sz w:val="14"/>
            <w:szCs w:val="14"/>
          </w:rPr>
          <w:t xml:space="preserve">262  </w:t>
        </w:r>
      </w:ins>
    </w:p>
    <w:p>
      <w:pPr>
        <w:shd w:val="clear" w:color="auto" w:fill="F7F7F7"/>
        <w:spacing w:before="0" w:after="0" w:line="180" w:lineRule="exact"/>
        <w:ind w:left="0" w:firstLine="0"/>
        <w:jc w:val="left"/>
        <w:rPr>
          <w:ins w:id="887292" w:author="Claude" w:date="2026-10-07T12:00:00Z"/>
        </w:rPr>
      </w:pPr>
      <w:ins w:id="887555" w:author="Claude" w:date="2026-10-07T12:00:00Z">
        <w:r>
          <w:rPr>
            <w:rFonts w:ascii="Consolas" w:hAnsi="Consolas" w:cs="Consolas"/>
            <w:sz w:val="14"/>
            <w:szCs w:val="14"/>
          </w:rPr>
          <w:t xml:space="preserve">263  def test_cenarios_ordenados(resultado):</w:t>
        </w:r>
      </w:ins>
    </w:p>
    <w:p>
      <w:pPr>
        <w:shd w:val="clear" w:color="auto" w:fill="F7F7F7"/>
        <w:spacing w:before="0" w:after="0" w:line="180" w:lineRule="exact"/>
        <w:ind w:left="0" w:firstLine="0"/>
        <w:jc w:val="left"/>
        <w:rPr>
          <w:ins w:id="887292" w:author="Claude" w:date="2026-10-07T12:00:00Z"/>
        </w:rPr>
      </w:pPr>
      <w:ins w:id="887556" w:author="Claude" w:date="2026-10-07T12:00:00Z">
        <w:r>
          <w:rPr>
            <w:rFonts w:ascii="Consolas" w:hAnsi="Consolas" w:cs="Consolas"/>
            <w:sz w:val="14"/>
            <w:szCs w:val="14"/>
          </w:rPr>
          <w:t xml:space="preserve">264      c = resultado["cenarios"].set_index("Cenário")["VPL"]</w:t>
        </w:r>
      </w:ins>
    </w:p>
    <w:p>
      <w:pPr>
        <w:shd w:val="clear" w:color="auto" w:fill="F7F7F7"/>
        <w:spacing w:before="0" w:after="0" w:line="180" w:lineRule="exact"/>
        <w:ind w:left="0" w:firstLine="0"/>
        <w:jc w:val="left"/>
        <w:rPr>
          <w:ins w:id="887292" w:author="Claude" w:date="2026-10-07T12:00:00Z"/>
        </w:rPr>
      </w:pPr>
      <w:ins w:id="887557" w:author="Claude" w:date="2026-10-07T12:00:00Z">
        <w:r>
          <w:rPr>
            <w:rFonts w:ascii="Consolas" w:hAnsi="Consolas" w:cs="Consolas"/>
            <w:sz w:val="14"/>
            <w:szCs w:val="14"/>
          </w:rPr>
          <w:t xml:space="preserve">265      assert c["Pessimista"] &lt; c["Base"] &lt; c["Otimista"]</w:t>
        </w:r>
      </w:ins>
    </w:p>
    <w:p>
      <w:pPr>
        <w:shd w:val="clear" w:color="auto" w:fill="F7F7F7"/>
        <w:spacing w:before="0" w:after="0" w:line="180" w:lineRule="exact"/>
        <w:ind w:left="0" w:firstLine="0"/>
        <w:jc w:val="left"/>
        <w:rPr>
          <w:ins w:id="887292" w:author="Claude" w:date="2026-10-07T12:00:00Z"/>
        </w:rPr>
      </w:pPr>
      <w:ins w:id="887558" w:author="Claude" w:date="2026-10-07T12:00:00Z">
        <w:r>
          <w:rPr>
            <w:rFonts w:ascii="Consolas" w:hAnsi="Consolas" w:cs="Consolas"/>
            <w:sz w:val="14"/>
            <w:szCs w:val="14"/>
          </w:rPr>
          <w:t xml:space="preserve">266  </w:t>
        </w:r>
      </w:ins>
    </w:p>
    <w:p>
      <w:pPr>
        <w:shd w:val="clear" w:color="auto" w:fill="F7F7F7"/>
        <w:spacing w:before="0" w:after="0" w:line="180" w:lineRule="exact"/>
        <w:ind w:left="0" w:firstLine="0"/>
        <w:jc w:val="left"/>
        <w:rPr>
          <w:ins w:id="887292" w:author="Claude" w:date="2026-10-07T12:00:00Z"/>
        </w:rPr>
      </w:pPr>
      <w:ins w:id="887559" w:author="Claude" w:date="2026-10-07T12:00:00Z">
        <w:r>
          <w:rPr>
            <w:rFonts w:ascii="Consolas" w:hAnsi="Consolas" w:cs="Consolas"/>
            <w:sz w:val="14"/>
            <w:szCs w:val="14"/>
          </w:rPr>
          <w:t xml:space="preserve">267  </w:t>
        </w:r>
      </w:ins>
    </w:p>
    <w:p>
      <w:pPr>
        <w:shd w:val="clear" w:color="auto" w:fill="F7F7F7"/>
        <w:spacing w:before="0" w:after="0" w:line="180" w:lineRule="exact"/>
        <w:ind w:left="0" w:firstLine="0"/>
        <w:jc w:val="left"/>
        <w:rPr>
          <w:ins w:id="887292" w:author="Claude" w:date="2026-10-07T12:00:00Z"/>
        </w:rPr>
      </w:pPr>
      <w:ins w:id="887560" w:author="Claude" w:date="2026-10-07T12:00:00Z">
        <w:r>
          <w:rPr>
            <w:rFonts w:ascii="Consolas" w:hAnsi="Consolas" w:cs="Consolas"/>
            <w:sz w:val="14"/>
            <w:szCs w:val="14"/>
          </w:rPr>
          <w:t xml:space="preserve">268  # --- V&amp;V, regressão do preset legado e alternativas -------------------------------------</w:t>
        </w:r>
      </w:ins>
    </w:p>
    <w:p>
      <w:pPr>
        <w:shd w:val="clear" w:color="auto" w:fill="F7F7F7"/>
        <w:spacing w:before="0" w:after="0" w:line="180" w:lineRule="exact"/>
        <w:ind w:left="0" w:firstLine="0"/>
        <w:jc w:val="left"/>
        <w:rPr>
          <w:ins w:id="887292" w:author="Claude" w:date="2026-10-07T12:00:00Z"/>
        </w:rPr>
      </w:pPr>
      <w:ins w:id="887561" w:author="Claude" w:date="2026-10-07T12:00:00Z">
        <w:r>
          <w:rPr>
            <w:rFonts w:ascii="Consolas" w:hAnsi="Consolas" w:cs="Consolas"/>
            <w:sz w:val="14"/>
            <w:szCs w:val="14"/>
          </w:rPr>
          <w:t xml:space="preserve">269  </w:t>
        </w:r>
      </w:ins>
    </w:p>
    <w:p>
      <w:pPr>
        <w:shd w:val="clear" w:color="auto" w:fill="F7F7F7"/>
        <w:spacing w:before="0" w:after="0" w:line="180" w:lineRule="exact"/>
        <w:ind w:left="0" w:firstLine="0"/>
        <w:jc w:val="left"/>
        <w:rPr>
          <w:ins w:id="887292" w:author="Claude" w:date="2026-10-07T12:00:00Z"/>
        </w:rPr>
      </w:pPr>
      <w:ins w:id="887562" w:author="Claude" w:date="2026-10-07T12:00:00Z">
        <w:r>
          <w:rPr>
            <w:rFonts w:ascii="Consolas" w:hAnsi="Consolas" w:cs="Consolas"/>
            <w:sz w:val="14"/>
            <w:szCs w:val="14"/>
          </w:rPr>
          <w:t xml:space="preserve">270  def test_invariantes_aprovados(resultado):</w:t>
        </w:r>
      </w:ins>
    </w:p>
    <w:p>
      <w:pPr>
        <w:shd w:val="clear" w:color="auto" w:fill="F7F7F7"/>
        <w:spacing w:before="0" w:after="0" w:line="180" w:lineRule="exact"/>
        <w:ind w:left="0" w:firstLine="0"/>
        <w:jc w:val="left"/>
        <w:rPr>
          <w:ins w:id="887292" w:author="Claude" w:date="2026-10-07T12:00:00Z"/>
        </w:rPr>
      </w:pPr>
      <w:ins w:id="887563" w:author="Claude" w:date="2026-10-07T12:00:00Z">
        <w:r>
          <w:rPr>
            <w:rFonts w:ascii="Consolas" w:hAnsi="Consolas" w:cs="Consolas"/>
            <w:sz w:val="14"/>
            <w:szCs w:val="14"/>
          </w:rPr>
          <w:t xml:space="preserve">271      assert resultado["vv"]["valido"], resultado["vv"]["erros"]</w:t>
        </w:r>
      </w:ins>
    </w:p>
    <w:p>
      <w:pPr>
        <w:shd w:val="clear" w:color="auto" w:fill="F7F7F7"/>
        <w:spacing w:before="0" w:after="0" w:line="180" w:lineRule="exact"/>
        <w:ind w:left="0" w:firstLine="0"/>
        <w:jc w:val="left"/>
        <w:rPr>
          <w:ins w:id="887292" w:author="Claude" w:date="2026-10-07T12:00:00Z"/>
        </w:rPr>
      </w:pPr>
      <w:ins w:id="887564" w:author="Claude" w:date="2026-10-07T12:00:00Z">
        <w:r>
          <w:rPr>
            <w:rFonts w:ascii="Consolas" w:hAnsi="Consolas" w:cs="Consolas"/>
            <w:sz w:val="14"/>
            <w:szCs w:val="14"/>
          </w:rPr>
          <w:t xml:space="preserve">272  </w:t>
        </w:r>
      </w:ins>
    </w:p>
    <w:p>
      <w:pPr>
        <w:shd w:val="clear" w:color="auto" w:fill="F7F7F7"/>
        <w:spacing w:before="0" w:after="0" w:line="180" w:lineRule="exact"/>
        <w:ind w:left="0" w:firstLine="0"/>
        <w:jc w:val="left"/>
        <w:rPr>
          <w:ins w:id="887292" w:author="Claude" w:date="2026-10-07T12:00:00Z"/>
        </w:rPr>
      </w:pPr>
      <w:ins w:id="887565" w:author="Claude" w:date="2026-10-07T12:00:00Z">
        <w:r>
          <w:rPr>
            <w:rFonts w:ascii="Consolas" w:hAnsi="Consolas" w:cs="Consolas"/>
            <w:sz w:val="14"/>
            <w:szCs w:val="14"/>
          </w:rPr>
          <w:t xml:space="preserve">273  </w:t>
        </w:r>
      </w:ins>
    </w:p>
    <w:p>
      <w:pPr>
        <w:shd w:val="clear" w:color="auto" w:fill="F7F7F7"/>
        <w:spacing w:before="0" w:after="0" w:line="180" w:lineRule="exact"/>
        <w:ind w:left="0" w:firstLine="0"/>
        <w:jc w:val="left"/>
        <w:rPr>
          <w:ins w:id="887292" w:author="Claude" w:date="2026-10-07T12:00:00Z"/>
        </w:rPr>
      </w:pPr>
      <w:ins w:id="887566" w:author="Claude" w:date="2026-10-07T12:00:00Z">
        <w:r>
          <w:rPr>
            <w:rFonts w:ascii="Consolas" w:hAnsi="Consolas" w:cs="Consolas"/>
            <w:sz w:val="14"/>
            <w:szCs w:val="14"/>
          </w:rPr>
          <w:t xml:space="preserve">274  def test_preset_legado_rev186():</w:t>
        </w:r>
      </w:ins>
    </w:p>
    <w:p>
      <w:pPr>
        <w:shd w:val="clear" w:color="auto" w:fill="F7F7F7"/>
        <w:spacing w:before="0" w:after="0" w:line="180" w:lineRule="exact"/>
        <w:ind w:left="0" w:firstLine="0"/>
        <w:jc w:val="left"/>
        <w:rPr>
          <w:ins w:id="887292" w:author="Claude" w:date="2026-10-07T12:00:00Z"/>
        </w:rPr>
      </w:pPr>
      <w:ins w:id="887567" w:author="Claude" w:date="2026-10-07T12:00:00Z">
        <w:r>
          <w:rPr>
            <w:rFonts w:ascii="Consolas" w:hAnsi="Consolas" w:cs="Consolas"/>
            <w:sz w:val="14"/>
            <w:szCs w:val="14"/>
          </w:rPr>
          <w:t xml:space="preserve">275      r = executar_evteas(criar_config_legado_rev186(), executar_mc=True, executar_sens=False, n_mc=2000)</w:t>
        </w:r>
      </w:ins>
    </w:p>
    <w:p>
      <w:pPr>
        <w:shd w:val="clear" w:color="auto" w:fill="F7F7F7"/>
        <w:spacing w:before="0" w:after="0" w:line="180" w:lineRule="exact"/>
        <w:ind w:left="0" w:firstLine="0"/>
        <w:jc w:val="left"/>
        <w:rPr>
          <w:ins w:id="887292" w:author="Claude" w:date="2026-10-07T12:00:00Z"/>
        </w:rPr>
      </w:pPr>
      <w:ins w:id="887568" w:author="Claude" w:date="2026-10-07T12:00:00Z">
        <w:r>
          <w:rPr>
            <w:rFonts w:ascii="Consolas" w:hAnsi="Consolas" w:cs="Consolas"/>
            <w:sz w:val="14"/>
            <w:szCs w:val="14"/>
          </w:rPr>
          <w:t xml:space="preserve">276      assert r["economico"]["vpl"] &lt; -5e6</w:t>
        </w:r>
      </w:ins>
    </w:p>
    <w:p>
      <w:pPr>
        <w:shd w:val="clear" w:color="auto" w:fill="F7F7F7"/>
        <w:spacing w:before="0" w:after="0" w:line="180" w:lineRule="exact"/>
        <w:ind w:left="0" w:firstLine="0"/>
        <w:jc w:val="left"/>
        <w:rPr>
          <w:ins w:id="887292" w:author="Claude" w:date="2026-10-07T12:00:00Z"/>
        </w:rPr>
      </w:pPr>
      <w:ins w:id="887569" w:author="Claude" w:date="2026-10-07T12:00:00Z">
        <w:r>
          <w:rPr>
            <w:rFonts w:ascii="Consolas" w:hAnsi="Consolas" w:cs="Consolas"/>
            <w:sz w:val="14"/>
            <w:szCs w:val="14"/>
          </w:rPr>
          <w:t xml:space="preserve">277      assert r["economico"]["diagnostico_tir"] == "sem_solucao" and np.isnan(r["economico"]["tir_anual"])</w:t>
        </w:r>
      </w:ins>
    </w:p>
    <w:p>
      <w:pPr>
        <w:shd w:val="clear" w:color="auto" w:fill="F7F7F7"/>
        <w:spacing w:before="0" w:after="0" w:line="180" w:lineRule="exact"/>
        <w:ind w:left="0" w:firstLine="0"/>
        <w:jc w:val="left"/>
        <w:rPr>
          <w:ins w:id="887292" w:author="Claude" w:date="2026-10-07T12:00:00Z"/>
        </w:rPr>
      </w:pPr>
      <w:ins w:id="887570" w:author="Claude" w:date="2026-10-07T12:00:00Z">
        <w:r>
          <w:rPr>
            <w:rFonts w:ascii="Consolas" w:hAnsi="Consolas" w:cs="Consolas"/>
            <w:sz w:val="14"/>
            <w:szCs w:val="14"/>
          </w:rPr>
          <w:t xml:space="preserve">278      assert r["monte_carlo"]["estatisticas"]["prob_vpl_positivo"] == 0</w:t>
        </w:r>
      </w:ins>
    </w:p>
    <w:p>
      <w:pPr>
        <w:shd w:val="clear" w:color="auto" w:fill="F7F7F7"/>
        <w:spacing w:before="0" w:after="0" w:line="180" w:lineRule="exact"/>
        <w:ind w:left="0" w:firstLine="0"/>
        <w:jc w:val="left"/>
        <w:rPr>
          <w:ins w:id="887292" w:author="Claude" w:date="2026-10-07T12:00:00Z"/>
        </w:rPr>
      </w:pPr>
      <w:ins w:id="887571" w:author="Claude" w:date="2026-10-07T12:00:00Z">
        <w:r>
          <w:rPr>
            <w:rFonts w:ascii="Consolas" w:hAnsi="Consolas" w:cs="Consolas"/>
            <w:sz w:val="14"/>
            <w:szCs w:val="14"/>
          </w:rPr>
          <w:t xml:space="preserve">279      assert r["decisao"]["classificacao"] == "NÃO VIÁVEL"</w:t>
        </w:r>
      </w:ins>
    </w:p>
    <w:p>
      <w:pPr>
        <w:shd w:val="clear" w:color="auto" w:fill="F7F7F7"/>
        <w:spacing w:before="0" w:after="0" w:line="180" w:lineRule="exact"/>
        <w:ind w:left="0" w:firstLine="0"/>
        <w:jc w:val="left"/>
        <w:rPr>
          <w:ins w:id="887292" w:author="Claude" w:date="2026-10-07T12:00:00Z"/>
        </w:rPr>
      </w:pPr>
      <w:ins w:id="887572" w:author="Claude" w:date="2026-10-07T12:00:00Z">
        <w:r>
          <w:rPr>
            <w:rFonts w:ascii="Consolas" w:hAnsi="Consolas" w:cs="Consolas"/>
            <w:sz w:val="14"/>
            <w:szCs w:val="14"/>
          </w:rPr>
          <w:t xml:space="preserve">280  </w:t>
        </w:r>
      </w:ins>
    </w:p>
    <w:p>
      <w:pPr>
        <w:shd w:val="clear" w:color="auto" w:fill="F7F7F7"/>
        <w:spacing w:before="0" w:after="0" w:line="180" w:lineRule="exact"/>
        <w:ind w:left="0" w:firstLine="0"/>
        <w:jc w:val="left"/>
        <w:rPr>
          <w:ins w:id="887292" w:author="Claude" w:date="2026-10-07T12:00:00Z"/>
        </w:rPr>
      </w:pPr>
      <w:ins w:id="887573" w:author="Claude" w:date="2026-10-07T12:00:00Z">
        <w:r>
          <w:rPr>
            <w:rFonts w:ascii="Consolas" w:hAnsi="Consolas" w:cs="Consolas"/>
            <w:sz w:val="14"/>
            <w:szCs w:val="14"/>
          </w:rPr>
          <w:t xml:space="preserve">281  </w:t>
        </w:r>
      </w:ins>
    </w:p>
    <w:p>
      <w:pPr>
        <w:shd w:val="clear" w:color="auto" w:fill="F7F7F7"/>
        <w:spacing w:before="0" w:after="0" w:line="180" w:lineRule="exact"/>
        <w:ind w:left="0" w:firstLine="0"/>
        <w:jc w:val="left"/>
        <w:rPr>
          <w:ins w:id="887292" w:author="Claude" w:date="2026-10-07T12:00:00Z"/>
        </w:rPr>
      </w:pPr>
      <w:ins w:id="887574" w:author="Claude" w:date="2026-10-07T12:00:00Z">
        <w:r>
          <w:rPr>
            <w:rFonts w:ascii="Consolas" w:hAnsi="Consolas" w:cs="Consolas"/>
            <w:sz w:val="14"/>
            <w:szCs w:val="14"/>
          </w:rPr>
          <w:t xml:space="preserve">282  def test_comparar_alternativas():</w:t>
        </w:r>
      </w:ins>
    </w:p>
    <w:p>
      <w:pPr>
        <w:shd w:val="clear" w:color="auto" w:fill="F7F7F7"/>
        <w:spacing w:before="0" w:after="0" w:line="180" w:lineRule="exact"/>
        <w:ind w:left="0" w:firstLine="0"/>
        <w:jc w:val="left"/>
        <w:rPr>
          <w:ins w:id="887292" w:author="Claude" w:date="2026-10-07T12:00:00Z"/>
        </w:rPr>
      </w:pPr>
      <w:ins w:id="887575" w:author="Claude" w:date="2026-10-07T12:00:00Z">
        <w:r>
          <w:rPr>
            <w:rFonts w:ascii="Consolas" w:hAnsi="Consolas" w:cs="Consolas"/>
            <w:sz w:val="14"/>
            <w:szCs w:val="14"/>
          </w:rPr>
          <w:t xml:space="preserve">283      comp = comparar_alternativas(criar_alternativas(), n_mc=300)</w:t>
        </w:r>
      </w:ins>
    </w:p>
    <w:p>
      <w:pPr>
        <w:shd w:val="clear" w:color="auto" w:fill="F7F7F7"/>
        <w:spacing w:before="0" w:after="0" w:line="180" w:lineRule="exact"/>
        <w:ind w:left="0" w:firstLine="0"/>
        <w:jc w:val="left"/>
        <w:rPr>
          <w:ins w:id="887292" w:author="Claude" w:date="2026-10-07T12:00:00Z"/>
        </w:rPr>
      </w:pPr>
      <w:ins w:id="887576" w:author="Claude" w:date="2026-10-07T12:00:00Z">
        <w:r>
          <w:rPr>
            <w:rFonts w:ascii="Consolas" w:hAnsi="Consolas" w:cs="Consolas"/>
            <w:sz w:val="14"/>
            <w:szCs w:val="14"/>
          </w:rPr>
          <w:t xml:space="preserve">284      assert set(comp["ranking"]["Alternativa"]) == {"A", "B", "C"}</w:t>
        </w:r>
      </w:ins>
    </w:p>
    <w:p>
      <w:pPr>
        <w:shd w:val="clear" w:color="auto" w:fill="F7F7F7"/>
        <w:spacing w:before="0" w:after="0" w:line="180" w:lineRule="exact"/>
        <w:ind w:left="0" w:firstLine="0"/>
        <w:jc w:val="left"/>
        <w:rPr>
          <w:ins w:id="887292" w:author="Claude" w:date="2026-10-07T12:00:00Z"/>
        </w:rPr>
      </w:pPr>
      <w:ins w:id="887577" w:author="Claude" w:date="2026-10-07T12:00:00Z">
        <w:r>
          <w:rPr>
            <w:rFonts w:ascii="Consolas" w:hAnsi="Consolas" w:cs="Consolas"/>
            <w:sz w:val="14"/>
            <w:szCs w:val="14"/>
          </w:rPr>
          <w:t xml:space="preserve">285      assert comp["ranking"]["TOPSIS"].between(0, 1).all()</w:t>
        </w:r>
      </w:ins>
    </w:p>
    <w:p>
      <w:pPr>
        <w:shd w:val="clear" w:color="auto" w:fill="F7F7F7"/>
        <w:spacing w:before="0" w:after="0" w:line="180" w:lineRule="exact"/>
        <w:ind w:left="0" w:firstLine="0"/>
        <w:jc w:val="left"/>
        <w:rPr>
          <w:ins w:id="887292" w:author="Claude" w:date="2026-10-07T12:00:00Z"/>
        </w:rPr>
      </w:pPr>
      <w:ins w:id="887578" w:author="Claude" w:date="2026-10-07T12:00:00Z">
        <w:r>
          <w:rPr>
            <w:rFonts w:ascii="Consolas" w:hAnsi="Consolas" w:cs="Consolas"/>
            <w:sz w:val="14"/>
            <w:szCs w:val="14"/>
          </w:rPr>
          <w:t xml:space="preserve">286  </w:t>
        </w:r>
      </w:ins>
    </w:p>
    <w:p>
      <w:pPr>
        <w:shd w:val="clear" w:color="auto" w:fill="F7F7F7"/>
        <w:spacing w:before="0" w:after="0" w:line="180" w:lineRule="exact"/>
        <w:ind w:left="0" w:firstLine="0"/>
        <w:jc w:val="left"/>
        <w:rPr>
          <w:ins w:id="887292" w:author="Claude" w:date="2026-10-07T12:00:00Z"/>
        </w:rPr>
      </w:pPr>
      <w:ins w:id="887579" w:author="Claude" w:date="2026-10-07T12:00:00Z">
        <w:r>
          <w:rPr>
            <w:rFonts w:ascii="Consolas" w:hAnsi="Consolas" w:cs="Consolas"/>
            <w:sz w:val="14"/>
            <w:szCs w:val="14"/>
          </w:rPr>
          <w:t xml:space="preserve">287  </w:t>
        </w:r>
      </w:ins>
    </w:p>
    <w:p>
      <w:pPr>
        <w:shd w:val="clear" w:color="auto" w:fill="F7F7F7"/>
        <w:spacing w:before="0" w:after="0" w:line="180" w:lineRule="exact"/>
        <w:ind w:left="0" w:firstLine="0"/>
        <w:jc w:val="left"/>
        <w:rPr>
          <w:ins w:id="887292" w:author="Claude" w:date="2026-10-07T12:00:00Z"/>
        </w:rPr>
      </w:pPr>
      <w:ins w:id="887580" w:author="Claude" w:date="2026-10-07T12:00:00Z">
        <w:r>
          <w:rPr>
            <w:rFonts w:ascii="Consolas" w:hAnsi="Consolas" w:cs="Consolas"/>
            <w:sz w:val="14"/>
            <w:szCs w:val="14"/>
          </w:rPr>
          <w:t xml:space="preserve">288  # --- Entradas e saídas ----------------------------------------------------------------</w:t>
        </w:r>
      </w:ins>
    </w:p>
    <w:p>
      <w:pPr>
        <w:shd w:val="clear" w:color="auto" w:fill="F7F7F7"/>
        <w:spacing w:before="0" w:after="0" w:line="180" w:lineRule="exact"/>
        <w:ind w:left="0" w:firstLine="0"/>
        <w:jc w:val="left"/>
        <w:rPr>
          <w:ins w:id="887292" w:author="Claude" w:date="2026-10-07T12:00:00Z"/>
        </w:rPr>
      </w:pPr>
      <w:ins w:id="887581" w:author="Claude" w:date="2026-10-07T12:00:00Z">
        <w:r>
          <w:rPr>
            <w:rFonts w:ascii="Consolas" w:hAnsi="Consolas" w:cs="Consolas"/>
            <w:sz w:val="14"/>
            <w:szCs w:val="14"/>
          </w:rPr>
          <w:t xml:space="preserve">289  </w:t>
        </w:r>
      </w:ins>
    </w:p>
    <w:p>
      <w:pPr>
        <w:shd w:val="clear" w:color="auto" w:fill="F7F7F7"/>
        <w:spacing w:before="0" w:after="0" w:line="180" w:lineRule="exact"/>
        <w:ind w:left="0" w:firstLine="0"/>
        <w:jc w:val="left"/>
        <w:rPr>
          <w:ins w:id="887292" w:author="Claude" w:date="2026-10-07T12:00:00Z"/>
        </w:rPr>
      </w:pPr>
      <w:ins w:id="887582" w:author="Claude" w:date="2026-10-07T12:00:00Z">
        <w:r>
          <w:rPr>
            <w:rFonts w:ascii="Consolas" w:hAnsi="Consolas" w:cs="Consolas"/>
            <w:sz w:val="14"/>
            <w:szCs w:val="14"/>
          </w:rPr>
          <w:t xml:space="preserve">290  def test_config_json_ida_e_volta(cfg, tmp_path):</w:t>
        </w:r>
      </w:ins>
    </w:p>
    <w:p>
      <w:pPr>
        <w:shd w:val="clear" w:color="auto" w:fill="F7F7F7"/>
        <w:spacing w:before="0" w:after="0" w:line="180" w:lineRule="exact"/>
        <w:ind w:left="0" w:firstLine="0"/>
        <w:jc w:val="left"/>
        <w:rPr>
          <w:ins w:id="887292" w:author="Claude" w:date="2026-10-07T12:00:00Z"/>
        </w:rPr>
      </w:pPr>
      <w:ins w:id="887583" w:author="Claude" w:date="2026-10-07T12:00:00Z">
        <w:r>
          <w:rPr>
            <w:rFonts w:ascii="Consolas" w:hAnsi="Consolas" w:cs="Consolas"/>
            <w:sz w:val="14"/>
            <w:szCs w:val="14"/>
          </w:rPr>
          <w:t xml:space="preserve">291      p = salvar_config(cfg, tmp_path / "cfg.json")</w:t>
        </w:r>
      </w:ins>
    </w:p>
    <w:p>
      <w:pPr>
        <w:shd w:val="clear" w:color="auto" w:fill="F7F7F7"/>
        <w:spacing w:before="0" w:after="0" w:line="180" w:lineRule="exact"/>
        <w:ind w:left="0" w:firstLine="0"/>
        <w:jc w:val="left"/>
        <w:rPr>
          <w:ins w:id="887292" w:author="Claude" w:date="2026-10-07T12:00:00Z"/>
        </w:rPr>
      </w:pPr>
      <w:ins w:id="887584" w:author="Claude" w:date="2026-10-07T12:00:00Z">
        <w:r>
          <w:rPr>
            <w:rFonts w:ascii="Consolas" w:hAnsi="Consolas" w:cs="Consolas"/>
            <w:sz w:val="14"/>
            <w:szCs w:val="14"/>
          </w:rPr>
          <w:t xml:space="preserve">292      c2 = carregar_config(p)</w:t>
        </w:r>
      </w:ins>
    </w:p>
    <w:p>
      <w:pPr>
        <w:shd w:val="clear" w:color="auto" w:fill="F7F7F7"/>
        <w:spacing w:before="0" w:after="0" w:line="180" w:lineRule="exact"/>
        <w:ind w:left="0" w:firstLine="0"/>
        <w:jc w:val="left"/>
        <w:rPr>
          <w:ins w:id="887292" w:author="Claude" w:date="2026-10-07T12:00:00Z"/>
        </w:rPr>
      </w:pPr>
      <w:ins w:id="887585" w:author="Claude" w:date="2026-10-07T12:00:00Z">
        <w:r>
          <w:rPr>
            <w:rFonts w:ascii="Consolas" w:hAnsi="Consolas" w:cs="Consolas"/>
            <w:sz w:val="14"/>
            <w:szCs w:val="14"/>
          </w:rPr>
          <w:t xml:space="preserve">293      assert config_para_dict(c2) == config_para_dict(cfg)</w:t>
        </w:r>
      </w:ins>
    </w:p>
    <w:p>
      <w:pPr>
        <w:shd w:val="clear" w:color="auto" w:fill="F7F7F7"/>
        <w:spacing w:before="0" w:after="0" w:line="180" w:lineRule="exact"/>
        <w:ind w:left="0" w:firstLine="0"/>
        <w:jc w:val="left"/>
        <w:rPr>
          <w:ins w:id="887292" w:author="Claude" w:date="2026-10-07T12:00:00Z"/>
        </w:rPr>
      </w:pPr>
      <w:ins w:id="887586" w:author="Claude" w:date="2026-10-07T12:00:00Z">
        <w:r>
          <w:rPr>
            <w:rFonts w:ascii="Consolas" w:hAnsi="Consolas" w:cs="Consolas"/>
            <w:sz w:val="14"/>
            <w:szCs w:val="14"/>
          </w:rPr>
          <w:t xml:space="preserve">294      assert isinstance(config_de_dict(config_para_dict(cfg)), EVTEASConfig)</w:t>
        </w:r>
      </w:ins>
    </w:p>
    <w:p>
      <w:pPr>
        <w:shd w:val="clear" w:color="auto" w:fill="F7F7F7"/>
        <w:spacing w:before="0" w:after="0" w:line="180" w:lineRule="exact"/>
        <w:ind w:left="0" w:firstLine="0"/>
        <w:jc w:val="left"/>
        <w:rPr>
          <w:ins w:id="887292" w:author="Claude" w:date="2026-10-07T12:00:00Z"/>
        </w:rPr>
      </w:pPr>
      <w:ins w:id="887587" w:author="Claude" w:date="2026-10-07T12:00:00Z">
        <w:r>
          <w:rPr>
            <w:rFonts w:ascii="Consolas" w:hAnsi="Consolas" w:cs="Consolas"/>
            <w:sz w:val="14"/>
            <w:szCs w:val="14"/>
          </w:rPr>
          <w:t xml:space="preserve">295  </w:t>
        </w:r>
      </w:ins>
    </w:p>
    <w:p>
      <w:pPr>
        <w:shd w:val="clear" w:color="auto" w:fill="F7F7F7"/>
        <w:spacing w:before="0" w:after="0" w:line="180" w:lineRule="exact"/>
        <w:ind w:left="0" w:firstLine="0"/>
        <w:jc w:val="left"/>
        <w:rPr>
          <w:ins w:id="887292" w:author="Claude" w:date="2026-10-07T12:00:00Z"/>
        </w:rPr>
      </w:pPr>
      <w:ins w:id="887588" w:author="Claude" w:date="2026-10-07T12:00:00Z">
        <w:r>
          <w:rPr>
            <w:rFonts w:ascii="Consolas" w:hAnsi="Consolas" w:cs="Consolas"/>
            <w:sz w:val="14"/>
            <w:szCs w:val="14"/>
          </w:rPr>
          <w:t xml:space="preserve">296  </w:t>
        </w:r>
      </w:ins>
    </w:p>
    <w:p>
      <w:pPr>
        <w:shd w:val="clear" w:color="auto" w:fill="F7F7F7"/>
        <w:spacing w:before="0" w:after="0" w:line="180" w:lineRule="exact"/>
        <w:ind w:left="0" w:firstLine="0"/>
        <w:jc w:val="left"/>
        <w:rPr>
          <w:ins w:id="887292" w:author="Claude" w:date="2026-10-07T12:00:00Z"/>
        </w:rPr>
      </w:pPr>
      <w:ins w:id="887589" w:author="Claude" w:date="2026-10-07T12:00:00Z">
        <w:r>
          <w:rPr>
            <w:rFonts w:ascii="Consolas" w:hAnsi="Consolas" w:cs="Consolas"/>
            <w:sz w:val="14"/>
            <w:szCs w:val="14"/>
          </w:rPr>
          <w:t xml:space="preserve">297  def test_wizard_revisar_enter_mantem_resultado(cfg):</w:t>
        </w:r>
      </w:ins>
    </w:p>
    <w:p>
      <w:pPr>
        <w:shd w:val="clear" w:color="auto" w:fill="F7F7F7"/>
        <w:spacing w:before="0" w:after="0" w:line="180" w:lineRule="exact"/>
        <w:ind w:left="0" w:firstLine="0"/>
        <w:jc w:val="left"/>
        <w:rPr>
          <w:ins w:id="887292" w:author="Claude" w:date="2026-10-07T12:00:00Z"/>
        </w:rPr>
      </w:pPr>
      <w:ins w:id="887590" w:author="Claude" w:date="2026-10-07T12:00:00Z">
        <w:r>
          <w:rPr>
            <w:rFonts w:ascii="Consolas" w:hAnsi="Consolas" w:cs="Consolas"/>
            <w:sz w:val="14"/>
            <w:szCs w:val="14"/>
          </w:rPr>
          <w:t xml:space="preserve">298      """Revisar todas as entradas pressionando Enter não altera o resultado (com migração do formato)."""</w:t>
        </w:r>
      </w:ins>
    </w:p>
    <w:p>
      <w:pPr>
        <w:shd w:val="clear" w:color="auto" w:fill="F7F7F7"/>
        <w:spacing w:before="0" w:after="0" w:line="180" w:lineRule="exact"/>
        <w:ind w:left="0" w:firstLine="0"/>
        <w:jc w:val="left"/>
        <w:rPr>
          <w:ins w:id="887292" w:author="Claude" w:date="2026-10-07T12:00:00Z"/>
        </w:rPr>
      </w:pPr>
      <w:ins w:id="887591" w:author="Claude" w:date="2026-10-07T12:00:00Z">
        <w:r>
          <w:rPr>
            <w:rFonts w:ascii="Consolas" w:hAnsi="Consolas" w:cs="Consolas"/>
            <w:sz w:val="14"/>
            <w:szCs w:val="14"/>
          </w:rPr>
          <w:t xml:space="preserve">299      respostas = iter([""] * 2000)</w:t>
        </w:r>
      </w:ins>
    </w:p>
    <w:p>
      <w:pPr>
        <w:shd w:val="clear" w:color="auto" w:fill="F7F7F7"/>
        <w:spacing w:before="0" w:after="0" w:line="180" w:lineRule="exact"/>
        <w:ind w:left="0" w:firstLine="0"/>
        <w:jc w:val="left"/>
        <w:rPr>
          <w:ins w:id="887292" w:author="Claude" w:date="2026-10-07T12:00:00Z"/>
        </w:rPr>
      </w:pPr>
      <w:ins w:id="887592" w:author="Claude" w:date="2026-10-07T12:00:00Z">
        <w:r>
          <w:rPr>
            <w:rFonts w:ascii="Consolas" w:hAnsi="Consolas" w:cs="Consolas"/>
            <w:sz w:val="14"/>
            <w:szCs w:val="14"/>
          </w:rPr>
          <w:t xml:space="preserve">300      c = wizard_evteas(entrada=lambda _: next(respostas), base=copy.deepcopy(cfg), saida=lambda *a, **k: None)</w:t>
        </w:r>
      </w:ins>
    </w:p>
    <w:p>
      <w:pPr>
        <w:shd w:val="clear" w:color="auto" w:fill="F7F7F7"/>
        <w:spacing w:before="0" w:after="0" w:line="180" w:lineRule="exact"/>
        <w:ind w:left="0" w:firstLine="0"/>
        <w:jc w:val="left"/>
        <w:rPr>
          <w:ins w:id="887292" w:author="Claude" w:date="2026-10-07T12:00:00Z"/>
        </w:rPr>
      </w:pPr>
      <w:ins w:id="887593" w:author="Claude" w:date="2026-10-07T12:00:00Z">
        <w:r>
          <w:rPr>
            <w:rFonts w:ascii="Consolas" w:hAnsi="Consolas" w:cs="Consolas"/>
            <w:sz w:val="14"/>
            <w:szCs w:val="14"/>
          </w:rPr>
          <w:t xml:space="preserve">301      assert motor(c, None, 1)["economico"]["vpl"][0] == pytest.approx(motor(cfg, None, 1)["economico"]["vpl"][0], rel=1e-9)</w:t>
        </w:r>
      </w:ins>
    </w:p>
    <w:p>
      <w:pPr>
        <w:shd w:val="clear" w:color="auto" w:fill="F7F7F7"/>
        <w:spacing w:before="0" w:after="0" w:line="180" w:lineRule="exact"/>
        <w:ind w:left="0" w:firstLine="0"/>
        <w:jc w:val="left"/>
        <w:rPr>
          <w:ins w:id="887292" w:author="Claude" w:date="2026-10-07T12:00:00Z"/>
        </w:rPr>
      </w:pPr>
      <w:ins w:id="887594" w:author="Claude" w:date="2026-10-07T12:00:00Z">
        <w:r>
          <w:rPr>
            <w:rFonts w:ascii="Consolas" w:hAnsi="Consolas" w:cs="Consolas"/>
            <w:sz w:val="14"/>
            <w:szCs w:val="14"/>
          </w:rPr>
          <w:t xml:space="preserve">302      assert monte_carlo(c, n=200)["amostra"]["VPL"].to_numpy() == pytest.approx(</w:t>
        </w:r>
      </w:ins>
    </w:p>
    <w:p>
      <w:pPr>
        <w:shd w:val="clear" w:color="auto" w:fill="F7F7F7"/>
        <w:spacing w:before="0" w:after="0" w:line="180" w:lineRule="exact"/>
        <w:ind w:left="0" w:firstLine="0"/>
        <w:jc w:val="left"/>
        <w:rPr>
          <w:ins w:id="887292" w:author="Claude" w:date="2026-10-07T12:00:00Z"/>
        </w:rPr>
      </w:pPr>
      <w:ins w:id="887595" w:author="Claude" w:date="2026-10-07T12:00:00Z">
        <w:r>
          <w:rPr>
            <w:rFonts w:ascii="Consolas" w:hAnsi="Consolas" w:cs="Consolas"/>
            <w:sz w:val="14"/>
            <w:szCs w:val="14"/>
          </w:rPr>
          <w:t xml:space="preserve">303          monte_carlo(cfg, n=200)["amostra"]["VPL"].to_numpy(), rel=1e-9)</w:t>
        </w:r>
      </w:ins>
    </w:p>
    <w:p>
      <w:pPr>
        <w:shd w:val="clear" w:color="auto" w:fill="F7F7F7"/>
        <w:spacing w:before="0" w:after="0" w:line="180" w:lineRule="exact"/>
        <w:ind w:left="0" w:firstLine="0"/>
        <w:jc w:val="left"/>
        <w:rPr>
          <w:ins w:id="887292" w:author="Claude" w:date="2026-10-07T12:00:00Z"/>
        </w:rPr>
      </w:pPr>
      <w:ins w:id="887596" w:author="Claude" w:date="2026-10-07T12:00:00Z">
        <w:r>
          <w:rPr>
            <w:rFonts w:ascii="Consolas" w:hAnsi="Consolas" w:cs="Consolas"/>
            <w:sz w:val="14"/>
            <w:szCs w:val="14"/>
          </w:rPr>
          <w:t xml:space="preserve">304  </w:t>
        </w:r>
      </w:ins>
    </w:p>
    <w:p>
      <w:pPr>
        <w:shd w:val="clear" w:color="auto" w:fill="F7F7F7"/>
        <w:spacing w:before="0" w:after="0" w:line="180" w:lineRule="exact"/>
        <w:ind w:left="0" w:firstLine="0"/>
        <w:jc w:val="left"/>
        <w:rPr>
          <w:ins w:id="887292" w:author="Claude" w:date="2026-10-07T12:00:00Z"/>
        </w:rPr>
      </w:pPr>
      <w:ins w:id="887597" w:author="Claude" w:date="2026-10-07T12:00:00Z">
        <w:r>
          <w:rPr>
            <w:rFonts w:ascii="Consolas" w:hAnsi="Consolas" w:cs="Consolas"/>
            <w:sz w:val="14"/>
            <w:szCs w:val="14"/>
          </w:rPr>
          <w:t xml:space="preserve">305  </w:t>
        </w:r>
      </w:ins>
    </w:p>
    <w:p>
      <w:pPr>
        <w:shd w:val="clear" w:color="auto" w:fill="F7F7F7"/>
        <w:spacing w:before="0" w:after="0" w:line="180" w:lineRule="exact"/>
        <w:ind w:left="0" w:firstLine="0"/>
        <w:jc w:val="left"/>
        <w:rPr>
          <w:ins w:id="887292" w:author="Claude" w:date="2026-10-07T12:00:00Z"/>
        </w:rPr>
      </w:pPr>
      <w:ins w:id="887598" w:author="Claude" w:date="2026-10-07T12:00:00Z">
        <w:r>
          <w:rPr>
            <w:rFonts w:ascii="Consolas" w:hAnsi="Consolas" w:cs="Consolas"/>
            <w:sz w:val="14"/>
            <w:szCs w:val="14"/>
          </w:rPr>
          <w:t xml:space="preserve">306  def test_wizard_revisar_altera_valor(cfg):</w:t>
        </w:r>
      </w:ins>
    </w:p>
    <w:p>
      <w:pPr>
        <w:shd w:val="clear" w:color="auto" w:fill="F7F7F7"/>
        <w:spacing w:before="0" w:after="0" w:line="180" w:lineRule="exact"/>
        <w:ind w:left="0" w:firstLine="0"/>
        <w:jc w:val="left"/>
        <w:rPr>
          <w:ins w:id="887292" w:author="Claude" w:date="2026-10-07T12:00:00Z"/>
        </w:rPr>
      </w:pPr>
      <w:ins w:id="887599" w:author="Claude" w:date="2026-10-07T12:00:00Z">
        <w:r>
          <w:rPr>
            <w:rFonts w:ascii="Consolas" w:hAnsi="Consolas" w:cs="Consolas"/>
            <w:sz w:val="14"/>
            <w:szCs w:val="14"/>
          </w:rPr>
          <w:t xml:space="preserve">307      from usuario_simulado import UsuarioSimulado</w:t>
        </w:r>
      </w:ins>
    </w:p>
    <w:p>
      <w:pPr>
        <w:shd w:val="clear" w:color="auto" w:fill="F7F7F7"/>
        <w:spacing w:before="0" w:after="0" w:line="180" w:lineRule="exact"/>
        <w:ind w:left="0" w:firstLine="0"/>
        <w:jc w:val="left"/>
        <w:rPr>
          <w:ins w:id="887292" w:author="Claude" w:date="2026-10-07T12:00:00Z"/>
        </w:rPr>
      </w:pPr>
      <w:ins w:id="887600" w:author="Claude" w:date="2026-10-07T12:00:00Z">
        <w:r>
          <w:rPr>
            <w:rFonts w:ascii="Consolas" w:hAnsi="Consolas" w:cs="Consolas"/>
            <w:sz w:val="14"/>
            <w:szCs w:val="14"/>
          </w:rPr>
          <w:t xml:space="preserve">308      u = UsuarioSimulado([(r"^Área de lâmina", "50000"), (r".*", "")], padrao_falha=False)</w:t>
        </w:r>
      </w:ins>
    </w:p>
    <w:p>
      <w:pPr>
        <w:shd w:val="clear" w:color="auto" w:fill="F7F7F7"/>
        <w:spacing w:before="0" w:after="0" w:line="180" w:lineRule="exact"/>
        <w:ind w:left="0" w:firstLine="0"/>
        <w:jc w:val="left"/>
        <w:rPr>
          <w:ins w:id="887292" w:author="Claude" w:date="2026-10-07T12:00:00Z"/>
        </w:rPr>
      </w:pPr>
      <w:ins w:id="887601" w:author="Claude" w:date="2026-10-07T12:00:00Z">
        <w:r>
          <w:rPr>
            <w:rFonts w:ascii="Consolas" w:hAnsi="Consolas" w:cs="Consolas"/>
            <w:sz w:val="14"/>
            <w:szCs w:val="14"/>
          </w:rPr>
          <w:t xml:space="preserve">309      c = wizard_evteas(entrada=u.entrada, base=copy.deepcopy(cfg), saida=u.saida)</w:t>
        </w:r>
      </w:ins>
    </w:p>
    <w:p>
      <w:pPr>
        <w:shd w:val="clear" w:color="auto" w:fill="F7F7F7"/>
        <w:spacing w:before="0" w:after="0" w:line="180" w:lineRule="exact"/>
        <w:ind w:left="0" w:firstLine="0"/>
        <w:jc w:val="left"/>
        <w:rPr>
          <w:ins w:id="887292" w:author="Claude" w:date="2026-10-07T12:00:00Z"/>
        </w:rPr>
      </w:pPr>
      <w:ins w:id="887602" w:author="Claude" w:date="2026-10-07T12:00:00Z">
        <w:r>
          <w:rPr>
            <w:rFonts w:ascii="Consolas" w:hAnsi="Consolas" w:cs="Consolas"/>
            <w:sz w:val="14"/>
            <w:szCs w:val="14"/>
          </w:rPr>
          <w:t xml:space="preserve">310      assert c.tecnico.area_lamina_m2 == 50000</w:t>
        </w:r>
      </w:ins>
    </w:p>
    <w:p>
      <w:pPr>
        <w:shd w:val="clear" w:color="auto" w:fill="F7F7F7"/>
        <w:spacing w:before="0" w:after="0" w:line="180" w:lineRule="exact"/>
        <w:ind w:left="0" w:firstLine="0"/>
        <w:jc w:val="left"/>
        <w:rPr>
          <w:ins w:id="887292" w:author="Claude" w:date="2026-10-07T12:00:00Z"/>
        </w:rPr>
      </w:pPr>
      <w:ins w:id="887603" w:author="Claude" w:date="2026-10-07T12:00:00Z">
        <w:r>
          <w:rPr>
            <w:rFonts w:ascii="Consolas" w:hAnsi="Consolas" w:cs="Consolas"/>
            <w:sz w:val="14"/>
            <w:szCs w:val="14"/>
          </w:rPr>
          <w:t xml:space="preserve">311      assert c.tecnico.profundidade_media_m == pytest.approx(56000 / 50000)</w:t>
        </w:r>
      </w:ins>
    </w:p>
    <w:p>
      <w:pPr>
        <w:shd w:val="clear" w:color="auto" w:fill="F7F7F7"/>
        <w:spacing w:before="0" w:after="0" w:line="180" w:lineRule="exact"/>
        <w:ind w:left="0" w:firstLine="0"/>
        <w:jc w:val="left"/>
        <w:rPr>
          <w:ins w:id="887292" w:author="Claude" w:date="2026-10-07T12:00:00Z"/>
        </w:rPr>
      </w:pPr>
      <w:ins w:id="887604" w:author="Claude" w:date="2026-10-07T12:00:00Z">
        <w:r>
          <w:rPr>
            <w:rFonts w:ascii="Consolas" w:hAnsi="Consolas" w:cs="Consolas"/>
            <w:sz w:val="14"/>
            <w:szCs w:val="14"/>
          </w:rPr>
          <w:t xml:space="preserve">312  </w:t>
        </w:r>
      </w:ins>
    </w:p>
    <w:p>
      <w:pPr>
        <w:shd w:val="clear" w:color="auto" w:fill="F7F7F7"/>
        <w:spacing w:before="0" w:after="0" w:line="180" w:lineRule="exact"/>
        <w:ind w:left="0" w:firstLine="0"/>
        <w:jc w:val="left"/>
        <w:rPr>
          <w:ins w:id="887292" w:author="Claude" w:date="2026-10-07T12:00:00Z"/>
        </w:rPr>
      </w:pPr>
      <w:ins w:id="887605" w:author="Claude" w:date="2026-10-07T12:00:00Z">
        <w:r>
          <w:rPr>
            <w:rFonts w:ascii="Consolas" w:hAnsi="Consolas" w:cs="Consolas"/>
            <w:sz w:val="14"/>
            <w:szCs w:val="14"/>
          </w:rPr>
          <w:t xml:space="preserve">313  </w:t>
        </w:r>
      </w:ins>
    </w:p>
    <w:p>
      <w:pPr>
        <w:shd w:val="clear" w:color="auto" w:fill="F7F7F7"/>
        <w:spacing w:before="0" w:after="0" w:line="180" w:lineRule="exact"/>
        <w:ind w:left="0" w:firstLine="0"/>
        <w:jc w:val="left"/>
        <w:rPr>
          <w:ins w:id="887292" w:author="Claude" w:date="2026-10-07T12:00:00Z"/>
        </w:rPr>
      </w:pPr>
      <w:ins w:id="887606" w:author="Claude" w:date="2026-10-07T12:00:00Z">
        <w:r>
          <w:rPr>
            <w:rFonts w:ascii="Consolas" w:hAnsi="Consolas" w:cs="Consolas"/>
            <w:sz w:val="14"/>
            <w:szCs w:val="14"/>
          </w:rPr>
          <w:t xml:space="preserve">314  def test_analise_precos():</w:t>
        </w:r>
      </w:ins>
    </w:p>
    <w:p>
      <w:pPr>
        <w:shd w:val="clear" w:color="auto" w:fill="F7F7F7"/>
        <w:spacing w:before="0" w:after="0" w:line="180" w:lineRule="exact"/>
        <w:ind w:left="0" w:firstLine="0"/>
        <w:jc w:val="left"/>
        <w:rPr>
          <w:ins w:id="887292" w:author="Claude" w:date="2026-10-07T12:00:00Z"/>
        </w:rPr>
      </w:pPr>
      <w:ins w:id="887607" w:author="Claude" w:date="2026-10-07T12:00:00Z">
        <w:r>
          <w:rPr>
            <w:rFonts w:ascii="Consolas" w:hAnsi="Consolas" w:cs="Consolas"/>
            <w:sz w:val="14"/>
            <w:szCs w:val="14"/>
          </w:rPr>
          <w:t xml:space="preserve">315      rng = np.random.default_rng(0)</w:t>
        </w:r>
      </w:ins>
    </w:p>
    <w:p>
      <w:pPr>
        <w:shd w:val="clear" w:color="auto" w:fill="F7F7F7"/>
        <w:spacing w:before="0" w:after="0" w:line="180" w:lineRule="exact"/>
        <w:ind w:left="0" w:firstLine="0"/>
        <w:jc w:val="left"/>
        <w:rPr>
          <w:ins w:id="887292" w:author="Claude" w:date="2026-10-07T12:00:00Z"/>
        </w:rPr>
      </w:pPr>
      <w:ins w:id="887608" w:author="Claude" w:date="2026-10-07T12:00:00Z">
        <w:r>
          <w:rPr>
            <w:rFonts w:ascii="Consolas" w:hAnsi="Consolas" w:cs="Consolas"/>
            <w:sz w:val="14"/>
            <w:szCs w:val="14"/>
          </w:rPr>
          <w:t xml:space="preserve">316      p = rng.uniform(8, 12, 60)</w:t>
        </w:r>
      </w:ins>
    </w:p>
    <w:p>
      <w:pPr>
        <w:shd w:val="clear" w:color="auto" w:fill="F7F7F7"/>
        <w:spacing w:before="0" w:after="0" w:line="180" w:lineRule="exact"/>
        <w:ind w:left="0" w:firstLine="0"/>
        <w:jc w:val="left"/>
        <w:rPr>
          <w:ins w:id="887292" w:author="Claude" w:date="2026-10-07T12:00:00Z"/>
        </w:rPr>
      </w:pPr>
      <w:ins w:id="887609" w:author="Claude" w:date="2026-10-07T12:00:00Z">
        <w:r>
          <w:rPr>
            <w:rFonts w:ascii="Consolas" w:hAnsi="Consolas" w:cs="Consolas"/>
            <w:sz w:val="14"/>
            <w:szCs w:val="14"/>
          </w:rPr>
          <w:t xml:space="preserve">317      df = pd.DataFrame({"preco": p, "qtd": 1000 - 60 * p + rng.normal(0, 5, 60)})</w:t>
        </w:r>
      </w:ins>
    </w:p>
    <w:p>
      <w:pPr>
        <w:shd w:val="clear" w:color="auto" w:fill="F7F7F7"/>
        <w:spacing w:before="0" w:after="0" w:line="180" w:lineRule="exact"/>
        <w:ind w:left="0" w:firstLine="0"/>
        <w:jc w:val="left"/>
        <w:rPr>
          <w:ins w:id="887292" w:author="Claude" w:date="2026-10-07T12:00:00Z"/>
        </w:rPr>
      </w:pPr>
      <w:ins w:id="887610" w:author="Claude" w:date="2026-10-07T12:00:00Z">
        <w:r>
          <w:rPr>
            <w:rFonts w:ascii="Consolas" w:hAnsi="Consolas" w:cs="Consolas"/>
            <w:sz w:val="14"/>
            <w:szCs w:val="14"/>
          </w:rPr>
          <w:t xml:space="preserve">318      out = analisar_precos(df, "preco", "qtd", custo_unitario=6.0)</w:t>
        </w:r>
      </w:ins>
    </w:p>
    <w:p>
      <w:pPr>
        <w:shd w:val="clear" w:color="auto" w:fill="F7F7F7"/>
        <w:spacing w:before="0" w:after="0" w:line="180" w:lineRule="exact"/>
        <w:ind w:left="0" w:firstLine="0"/>
        <w:jc w:val="left"/>
        <w:rPr>
          <w:ins w:id="887292" w:author="Claude" w:date="2026-10-07T12:00:00Z"/>
        </w:rPr>
      </w:pPr>
      <w:ins w:id="887611" w:author="Claude" w:date="2026-10-07T12:00:00Z">
        <w:r>
          <w:rPr>
            <w:rFonts w:ascii="Consolas" w:hAnsi="Consolas" w:cs="Consolas"/>
            <w:sz w:val="14"/>
            <w:szCs w:val="14"/>
          </w:rPr>
          <w:t xml:space="preserve">319      assert out["demanda"]["inclinacao"] &lt; 0</w:t>
        </w:r>
      </w:ins>
    </w:p>
    <w:p>
      <w:pPr>
        <w:shd w:val="clear" w:color="auto" w:fill="F7F7F7"/>
        <w:spacing w:before="0" w:after="0" w:line="180" w:lineRule="exact"/>
        <w:ind w:left="0" w:firstLine="0"/>
        <w:jc w:val="left"/>
        <w:rPr>
          <w:ins w:id="887292" w:author="Claude" w:date="2026-10-07T12:00:00Z"/>
        </w:rPr>
      </w:pPr>
      <w:ins w:id="887612" w:author="Claude" w:date="2026-10-07T12:00:00Z">
        <w:r>
          <w:rPr>
            <w:rFonts w:ascii="Consolas" w:hAnsi="Consolas" w:cs="Consolas"/>
            <w:sz w:val="14"/>
            <w:szCs w:val="14"/>
          </w:rPr>
          <w:t xml:space="preserve">320      assert out["preco_otimo"] == pytest.approx((6.0 + 1000 / 60) / 2, rel=0.05)</w:t>
        </w:r>
      </w:ins>
    </w:p>
    <w:p>
      <w:pPr>
        <w:shd w:val="clear" w:color="auto" w:fill="F7F7F7"/>
        <w:spacing w:before="0" w:after="0" w:line="180" w:lineRule="exact"/>
        <w:ind w:left="0" w:firstLine="0"/>
        <w:jc w:val="left"/>
        <w:rPr>
          <w:ins w:id="887292" w:author="Claude" w:date="2026-10-07T12:00:00Z"/>
        </w:rPr>
      </w:pPr>
      <w:ins w:id="887613" w:author="Claude" w:date="2026-10-07T12:00:00Z">
        <w:r>
          <w:rPr>
            <w:rFonts w:ascii="Consolas" w:hAnsi="Consolas" w:cs="Consolas"/>
            <w:sz w:val="14"/>
            <w:szCs w:val="14"/>
          </w:rPr>
          <w:t xml:space="preserve">321  </w:t>
        </w:r>
      </w:ins>
    </w:p>
    <w:p>
      <w:pPr>
        <w:shd w:val="clear" w:color="auto" w:fill="F7F7F7"/>
        <w:spacing w:before="0" w:after="0" w:line="180" w:lineRule="exact"/>
        <w:ind w:left="0" w:firstLine="0"/>
        <w:jc w:val="left"/>
        <w:rPr>
          <w:ins w:id="887292" w:author="Claude" w:date="2026-10-07T12:00:00Z"/>
        </w:rPr>
      </w:pPr>
      <w:ins w:id="887614" w:author="Claude" w:date="2026-10-07T12:00:00Z">
        <w:r>
          <w:rPr>
            <w:rFonts w:ascii="Consolas" w:hAnsi="Consolas" w:cs="Consolas"/>
            <w:sz w:val="14"/>
            <w:szCs w:val="14"/>
          </w:rPr>
          <w:t xml:space="preserve">322  </w:t>
        </w:r>
      </w:ins>
    </w:p>
    <w:p>
      <w:pPr>
        <w:shd w:val="clear" w:color="auto" w:fill="F7F7F7"/>
        <w:spacing w:before="0" w:after="0" w:line="180" w:lineRule="exact"/>
        <w:ind w:left="0" w:firstLine="0"/>
        <w:jc w:val="left"/>
        <w:rPr>
          <w:ins w:id="887292" w:author="Claude" w:date="2026-10-07T12:00:00Z"/>
        </w:rPr>
      </w:pPr>
      <w:ins w:id="887615" w:author="Claude" w:date="2026-10-07T12:00:00Z">
        <w:r>
          <w:rPr>
            <w:rFonts w:ascii="Consolas" w:hAnsi="Consolas" w:cs="Consolas"/>
            <w:sz w:val="14"/>
            <w:szCs w:val="14"/>
          </w:rPr>
          <w:t xml:space="preserve">323  def test_exportacao_e_graficos(resultado, tmp_path):</w:t>
        </w:r>
      </w:ins>
    </w:p>
    <w:p>
      <w:pPr>
        <w:shd w:val="clear" w:color="auto" w:fill="F7F7F7"/>
        <w:spacing w:before="0" w:after="0" w:line="180" w:lineRule="exact"/>
        <w:ind w:left="0" w:firstLine="0"/>
        <w:jc w:val="left"/>
        <w:rPr>
          <w:ins w:id="887292" w:author="Claude" w:date="2026-10-07T12:00:00Z"/>
        </w:rPr>
      </w:pPr>
      <w:ins w:id="887616" w:author="Claude" w:date="2026-10-07T12:00:00Z">
        <w:r>
          <w:rPr>
            <w:rFonts w:ascii="Consolas" w:hAnsi="Consolas" w:cs="Consolas"/>
            <w:sz w:val="14"/>
            <w:szCs w:val="14"/>
          </w:rPr>
          <w:t xml:space="preserve">324      arquivos = exportar(resultado, tmp_path)</w:t>
        </w:r>
      </w:ins>
    </w:p>
    <w:p>
      <w:pPr>
        <w:shd w:val="clear" w:color="auto" w:fill="F7F7F7"/>
        <w:spacing w:before="0" w:after="0" w:line="180" w:lineRule="exact"/>
        <w:ind w:left="0" w:firstLine="0"/>
        <w:jc w:val="left"/>
        <w:rPr>
          <w:ins w:id="887292" w:author="Claude" w:date="2026-10-07T12:00:00Z"/>
        </w:rPr>
      </w:pPr>
      <w:ins w:id="887617" w:author="Claude" w:date="2026-10-07T12:00:00Z">
        <w:r>
          <w:rPr>
            <w:rFonts w:ascii="Consolas" w:hAnsi="Consolas" w:cs="Consolas"/>
            <w:sz w:val="14"/>
            <w:szCs w:val="14"/>
          </w:rPr>
          <w:t xml:space="preserve">325      assert all((tmp_path / f).exists() or __import__("os").path.exists(f) for f in arquivos)</w:t>
        </w:r>
      </w:ins>
    </w:p>
    <w:p>
      <w:pPr>
        <w:shd w:val="clear" w:color="auto" w:fill="F7F7F7"/>
        <w:spacing w:before="0" w:after="0" w:line="180" w:lineRule="exact"/>
        <w:ind w:left="0" w:firstLine="0"/>
        <w:jc w:val="left"/>
        <w:rPr>
          <w:ins w:id="887292" w:author="Claude" w:date="2026-10-07T12:00:00Z"/>
        </w:rPr>
      </w:pPr>
      <w:ins w:id="887618" w:author="Claude" w:date="2026-10-07T12:00:00Z">
        <w:r>
          <w:rPr>
            <w:rFonts w:ascii="Consolas" w:hAnsi="Consolas" w:cs="Consolas"/>
            <w:sz w:val="14"/>
            <w:szCs w:val="14"/>
          </w:rPr>
          <w:t xml:space="preserve">326      figs = gerar_graficos(resultado, tmp_path / "fig")</w:t>
        </w:r>
      </w:ins>
    </w:p>
    <w:p>
      <w:pPr>
        <w:shd w:val="clear" w:color="auto" w:fill="F7F7F7"/>
        <w:spacing w:before="0" w:after="0" w:line="180" w:lineRule="exact"/>
        <w:ind w:left="0" w:firstLine="0"/>
        <w:jc w:val="left"/>
        <w:rPr>
          <w:ins w:id="887292" w:author="Claude" w:date="2026-10-07T12:00:00Z"/>
        </w:rPr>
      </w:pPr>
      <w:ins w:id="887619" w:author="Claude" w:date="2026-10-07T12:00:00Z">
        <w:r>
          <w:rPr>
            <w:rFonts w:ascii="Consolas" w:hAnsi="Consolas" w:cs="Consolas"/>
            <w:sz w:val="14"/>
            <w:szCs w:val="14"/>
          </w:rPr>
          <w:t xml:space="preserve">327      assert len(figs) &gt;= 6</w:t>
        </w:r>
      </w:ins>
    </w:p>
    <w:p>
      <w:pPr>
        <w:pStyle w:val="Ttulo2"/>
        <w:pageBreakBefore w:val="0"/>
        <w:rPr>
          <w:ins w:id="887620" w:author="Claude" w:date="2026-10-07T12:00:00Z"/>
        </w:rPr>
      </w:pPr>
      <w:bookmarkStart w:id="990077" w:name="_TocRev187ApB2"/>
      <w:ins w:id="887621" w:author="Claude" w:date="2026-10-07T12:00:00Z">
        <w:r>
          <w:rPr>
            <w:rFonts w:ascii="Times New Roman" w:hAnsi="Times New Roman"/>
            <w:b w:val="0"/>
            <w:sz w:val="28"/>
          </w:rPr>
          <w:t xml:space="preserve">B.2 tests/test_social_lean_green.py — Testes das dimensões social, de governança e Lean-Green</w:t>
        </w:r>
      </w:ins>
      <w:bookmarkEnd w:id="990077"/>
    </w:p>
    <w:p>
      <w:pPr>
        <w:shd w:val="clear" w:color="auto" w:fill="F7F7F7"/>
        <w:spacing w:before="0" w:after="0" w:line="180" w:lineRule="exact"/>
        <w:ind w:left="0" w:firstLine="0"/>
        <w:jc w:val="left"/>
        <w:rPr>
          <w:ins w:id="887622" w:author="Claude" w:date="2026-10-07T12:00:00Z"/>
        </w:rPr>
      </w:pPr>
      <w:ins w:id="887623" w:author="Claude" w:date="2026-10-07T12:00:00Z">
        <w:r>
          <w:rPr>
            <w:rFonts w:ascii="Consolas" w:hAnsi="Consolas" w:cs="Consolas"/>
            <w:sz w:val="14"/>
            <w:szCs w:val="14"/>
          </w:rPr>
          <w:t xml:space="preserve">  1  """Testes da dimensão social, da governança, dos ODS e do Lean-Green.</w:t>
        </w:r>
      </w:ins>
    </w:p>
    <w:p>
      <w:pPr>
        <w:shd w:val="clear" w:color="auto" w:fill="F7F7F7"/>
        <w:spacing w:before="0" w:after="0" w:line="180" w:lineRule="exact"/>
        <w:ind w:left="0" w:firstLine="0"/>
        <w:jc w:val="left"/>
        <w:rPr>
          <w:ins w:id="887622" w:author="Claude" w:date="2026-10-07T12:00:00Z"/>
        </w:rPr>
      </w:pPr>
      <w:ins w:id="887624"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7622" w:author="Claude" w:date="2026-10-07T12:00:00Z"/>
        </w:rPr>
      </w:pPr>
      <w:ins w:id="887625" w:author="Claude" w:date="2026-10-07T12:00:00Z">
        <w:r>
          <w:rPr>
            <w:rFonts w:ascii="Consolas" w:hAnsi="Consolas" w:cs="Consolas"/>
            <w:sz w:val="14"/>
            <w:szCs w:val="14"/>
          </w:rPr>
          <w:t xml:space="preserve">  3  A matriz de rastreabilidade da DSR (evteas_py.dsr) mostrou que os requisitos R07 e</w:t>
        </w:r>
      </w:ins>
    </w:p>
    <w:p>
      <w:pPr>
        <w:shd w:val="clear" w:color="auto" w:fill="F7F7F7"/>
        <w:spacing w:before="0" w:after="0" w:line="180" w:lineRule="exact"/>
        <w:ind w:left="0" w:firstLine="0"/>
        <w:jc w:val="left"/>
        <w:rPr>
          <w:ins w:id="887622" w:author="Claude" w:date="2026-10-07T12:00:00Z"/>
        </w:rPr>
      </w:pPr>
      <w:ins w:id="887626" w:author="Claude" w:date="2026-10-07T12:00:00Z">
        <w:r>
          <w:rPr>
            <w:rFonts w:ascii="Consolas" w:hAnsi="Consolas" w:cs="Consolas"/>
            <w:sz w:val="14"/>
            <w:szCs w:val="14"/>
          </w:rPr>
          <w:t xml:space="preserve">  4  R08 tinham funções implementadas, mas sem teste dedicado; estes testes fecham a lacuna.</w:t>
        </w:r>
      </w:ins>
    </w:p>
    <w:p>
      <w:pPr>
        <w:shd w:val="clear" w:color="auto" w:fill="F7F7F7"/>
        <w:spacing w:before="0" w:after="0" w:line="180" w:lineRule="exact"/>
        <w:ind w:left="0" w:firstLine="0"/>
        <w:jc w:val="left"/>
        <w:rPr>
          <w:ins w:id="887622" w:author="Claude" w:date="2026-10-07T12:00:00Z"/>
        </w:rPr>
      </w:pPr>
      <w:ins w:id="887627" w:author="Claude" w:date="2026-10-07T12:00:00Z">
        <w:r>
          <w:rPr>
            <w:rFonts w:ascii="Consolas" w:hAnsi="Consolas" w:cs="Consolas"/>
            <w:sz w:val="14"/>
            <w:szCs w:val="14"/>
          </w:rPr>
          <w:t xml:space="preserve">  5  """</w:t>
        </w:r>
      </w:ins>
    </w:p>
    <w:p>
      <w:pPr>
        <w:shd w:val="clear" w:color="auto" w:fill="F7F7F7"/>
        <w:spacing w:before="0" w:after="0" w:line="180" w:lineRule="exact"/>
        <w:ind w:left="0" w:firstLine="0"/>
        <w:jc w:val="left"/>
        <w:rPr>
          <w:ins w:id="887622" w:author="Claude" w:date="2026-10-07T12:00:00Z"/>
        </w:rPr>
      </w:pPr>
      <w:ins w:id="887628" w:author="Claude" w:date="2026-10-07T12:00:00Z">
        <w:r>
          <w:rPr>
            <w:rFonts w:ascii="Consolas" w:hAnsi="Consolas" w:cs="Consolas"/>
            <w:sz w:val="14"/>
            <w:szCs w:val="14"/>
          </w:rPr>
          <w:t xml:space="preserve">  6  import copy</w:t>
        </w:r>
      </w:ins>
    </w:p>
    <w:p>
      <w:pPr>
        <w:shd w:val="clear" w:color="auto" w:fill="F7F7F7"/>
        <w:spacing w:before="0" w:after="0" w:line="180" w:lineRule="exact"/>
        <w:ind w:left="0" w:firstLine="0"/>
        <w:jc w:val="left"/>
        <w:rPr>
          <w:ins w:id="887622" w:author="Claude" w:date="2026-10-07T12:00:00Z"/>
        </w:rPr>
      </w:pPr>
      <w:ins w:id="887629" w:author="Claude" w:date="2026-10-07T12:00:00Z">
        <w:r>
          <w:rPr>
            <w:rFonts w:ascii="Consolas" w:hAnsi="Consolas" w:cs="Consolas"/>
            <w:sz w:val="14"/>
            <w:szCs w:val="14"/>
          </w:rPr>
          <w:t xml:space="preserve">  7  import math</w:t>
        </w:r>
      </w:ins>
    </w:p>
    <w:p>
      <w:pPr>
        <w:shd w:val="clear" w:color="auto" w:fill="F7F7F7"/>
        <w:spacing w:before="0" w:after="0" w:line="180" w:lineRule="exact"/>
        <w:ind w:left="0" w:firstLine="0"/>
        <w:jc w:val="left"/>
        <w:rPr>
          <w:ins w:id="887622" w:author="Claude" w:date="2026-10-07T12:00:00Z"/>
        </w:rPr>
      </w:pPr>
      <w:ins w:id="887630" w:author="Claude" w:date="2026-10-07T12:00:00Z">
        <w:r>
          <w:rPr>
            <w:rFonts w:ascii="Consolas" w:hAnsi="Consolas" w:cs="Consolas"/>
            <w:sz w:val="14"/>
            <w:szCs w:val="14"/>
          </w:rPr>
          <w:t xml:space="preserve">  8  </w:t>
        </w:r>
      </w:ins>
    </w:p>
    <w:p>
      <w:pPr>
        <w:shd w:val="clear" w:color="auto" w:fill="F7F7F7"/>
        <w:spacing w:before="0" w:after="0" w:line="180" w:lineRule="exact"/>
        <w:ind w:left="0" w:firstLine="0"/>
        <w:jc w:val="left"/>
        <w:rPr>
          <w:ins w:id="887622" w:author="Claude" w:date="2026-10-07T12:00:00Z"/>
        </w:rPr>
      </w:pPr>
      <w:ins w:id="887631" w:author="Claude" w:date="2026-10-07T12:00:00Z">
        <w:r>
          <w:rPr>
            <w:rFonts w:ascii="Consolas" w:hAnsi="Consolas" w:cs="Consolas"/>
            <w:sz w:val="14"/>
            <w:szCs w:val="14"/>
          </w:rPr>
          <w:t xml:space="preserve">  9  import pytest</w:t>
        </w:r>
      </w:ins>
    </w:p>
    <w:p>
      <w:pPr>
        <w:shd w:val="clear" w:color="auto" w:fill="F7F7F7"/>
        <w:spacing w:before="0" w:after="0" w:line="180" w:lineRule="exact"/>
        <w:ind w:left="0" w:firstLine="0"/>
        <w:jc w:val="left"/>
        <w:rPr>
          <w:ins w:id="887622" w:author="Claude" w:date="2026-10-07T12:00:00Z"/>
        </w:rPr>
      </w:pPr>
      <w:ins w:id="887632" w:author="Claude" w:date="2026-10-07T12:00:00Z">
        <w:r>
          <w:rPr>
            <w:rFonts w:ascii="Consolas" w:hAnsi="Consolas" w:cs="Consolas"/>
            <w:sz w:val="14"/>
            <w:szCs w:val="14"/>
          </w:rPr>
          <w:t xml:space="preserve"> 10  </w:t>
        </w:r>
      </w:ins>
    </w:p>
    <w:p>
      <w:pPr>
        <w:shd w:val="clear" w:color="auto" w:fill="F7F7F7"/>
        <w:spacing w:before="0" w:after="0" w:line="180" w:lineRule="exact"/>
        <w:ind w:left="0" w:firstLine="0"/>
        <w:jc w:val="left"/>
        <w:rPr>
          <w:ins w:id="887622" w:author="Claude" w:date="2026-10-07T12:00:00Z"/>
        </w:rPr>
      </w:pPr>
      <w:ins w:id="887633" w:author="Claude" w:date="2026-10-07T12:00:00Z">
        <w:r>
          <w:rPr>
            <w:rFonts w:ascii="Consolas" w:hAnsi="Consolas" w:cs="Consolas"/>
            <w:sz w:val="14"/>
            <w:szCs w:val="14"/>
          </w:rPr>
          <w:t xml:space="preserve"> 11  from evteas_py import criar_config_caso_base, motor</w:t>
        </w:r>
      </w:ins>
    </w:p>
    <w:p>
      <w:pPr>
        <w:shd w:val="clear" w:color="auto" w:fill="F7F7F7"/>
        <w:spacing w:before="0" w:after="0" w:line="180" w:lineRule="exact"/>
        <w:ind w:left="0" w:firstLine="0"/>
        <w:jc w:val="left"/>
        <w:rPr>
          <w:ins w:id="887622" w:author="Claude" w:date="2026-10-07T12:00:00Z"/>
        </w:rPr>
      </w:pPr>
      <w:ins w:id="887634" w:author="Claude" w:date="2026-10-07T12:00:00Z">
        <w:r>
          <w:rPr>
            <w:rFonts w:ascii="Consolas" w:hAnsi="Consolas" w:cs="Consolas"/>
            <w:sz w:val="14"/>
            <w:szCs w:val="14"/>
          </w:rPr>
          <w:t xml:space="preserve"> 12  from evteas_py.modelo import energia_kwh_kg</w:t>
        </w:r>
      </w:ins>
    </w:p>
    <w:p>
      <w:pPr>
        <w:shd w:val="clear" w:color="auto" w:fill="F7F7F7"/>
        <w:spacing w:before="0" w:after="0" w:line="180" w:lineRule="exact"/>
        <w:ind w:left="0" w:firstLine="0"/>
        <w:jc w:val="left"/>
        <w:rPr>
          <w:ins w:id="887622" w:author="Claude" w:date="2026-10-07T12:00:00Z"/>
        </w:rPr>
      </w:pPr>
      <w:ins w:id="887635" w:author="Claude" w:date="2026-10-07T12:00:00Z">
        <w:r>
          <w:rPr>
            <w:rFonts w:ascii="Consolas" w:hAnsi="Consolas" w:cs="Consolas"/>
            <w:sz w:val="14"/>
            <w:szCs w:val="14"/>
          </w:rPr>
          <w:t xml:space="preserve"> 13  </w:t>
        </w:r>
      </w:ins>
    </w:p>
    <w:p>
      <w:pPr>
        <w:shd w:val="clear" w:color="auto" w:fill="F7F7F7"/>
        <w:spacing w:before="0" w:after="0" w:line="180" w:lineRule="exact"/>
        <w:ind w:left="0" w:firstLine="0"/>
        <w:jc w:val="left"/>
        <w:rPr>
          <w:ins w:id="887622" w:author="Claude" w:date="2026-10-07T12:00:00Z"/>
        </w:rPr>
      </w:pPr>
      <w:ins w:id="887636" w:author="Claude" w:date="2026-10-07T12:00:00Z">
        <w:r>
          <w:rPr>
            <w:rFonts w:ascii="Consolas" w:hAnsi="Consolas" w:cs="Consolas"/>
            <w:sz w:val="14"/>
            <w:szCs w:val="14"/>
          </w:rPr>
          <w:t xml:space="preserve"> 14  </w:t>
        </w:r>
      </w:ins>
    </w:p>
    <w:p>
      <w:pPr>
        <w:shd w:val="clear" w:color="auto" w:fill="F7F7F7"/>
        <w:spacing w:before="0" w:after="0" w:line="180" w:lineRule="exact"/>
        <w:ind w:left="0" w:firstLine="0"/>
        <w:jc w:val="left"/>
        <w:rPr>
          <w:ins w:id="887622" w:author="Claude" w:date="2026-10-07T12:00:00Z"/>
        </w:rPr>
      </w:pPr>
      <w:ins w:id="887637" w:author="Claude" w:date="2026-10-07T12:00:00Z">
        <w:r>
          <w:rPr>
            <w:rFonts w:ascii="Consolas" w:hAnsi="Consolas" w:cs="Consolas"/>
            <w:sz w:val="14"/>
            <w:szCs w:val="14"/>
          </w:rPr>
          <w:t xml:space="preserve"> 15  @pytest.fixture</w:t>
        </w:r>
      </w:ins>
    </w:p>
    <w:p>
      <w:pPr>
        <w:shd w:val="clear" w:color="auto" w:fill="F7F7F7"/>
        <w:spacing w:before="0" w:after="0" w:line="180" w:lineRule="exact"/>
        <w:ind w:left="0" w:firstLine="0"/>
        <w:jc w:val="left"/>
        <w:rPr>
          <w:ins w:id="887622" w:author="Claude" w:date="2026-10-07T12:00:00Z"/>
        </w:rPr>
      </w:pPr>
      <w:ins w:id="887638" w:author="Claude" w:date="2026-10-07T12:00:00Z">
        <w:r>
          <w:rPr>
            <w:rFonts w:ascii="Consolas" w:hAnsi="Consolas" w:cs="Consolas"/>
            <w:sz w:val="14"/>
            <w:szCs w:val="14"/>
          </w:rPr>
          <w:t xml:space="preserve"> 16  def cfg():</w:t>
        </w:r>
      </w:ins>
    </w:p>
    <w:p>
      <w:pPr>
        <w:shd w:val="clear" w:color="auto" w:fill="F7F7F7"/>
        <w:spacing w:before="0" w:after="0" w:line="180" w:lineRule="exact"/>
        <w:ind w:left="0" w:firstLine="0"/>
        <w:jc w:val="left"/>
        <w:rPr>
          <w:ins w:id="887622" w:author="Claude" w:date="2026-10-07T12:00:00Z"/>
        </w:rPr>
      </w:pPr>
      <w:ins w:id="887639" w:author="Claude" w:date="2026-10-07T12:00:00Z">
        <w:r>
          <w:rPr>
            <w:rFonts w:ascii="Consolas" w:hAnsi="Consolas" w:cs="Consolas"/>
            <w:sz w:val="14"/>
            <w:szCs w:val="14"/>
          </w:rPr>
          <w:t xml:space="preserve"> 17      return criar_config_caso_base()</w:t>
        </w:r>
      </w:ins>
    </w:p>
    <w:p>
      <w:pPr>
        <w:shd w:val="clear" w:color="auto" w:fill="F7F7F7"/>
        <w:spacing w:before="0" w:after="0" w:line="180" w:lineRule="exact"/>
        <w:ind w:left="0" w:firstLine="0"/>
        <w:jc w:val="left"/>
        <w:rPr>
          <w:ins w:id="887622" w:author="Claude" w:date="2026-10-07T12:00:00Z"/>
        </w:rPr>
      </w:pPr>
      <w:ins w:id="887640" w:author="Claude" w:date="2026-10-07T12:00:00Z">
        <w:r>
          <w:rPr>
            <w:rFonts w:ascii="Consolas" w:hAnsi="Consolas" w:cs="Consolas"/>
            <w:sz w:val="14"/>
            <w:szCs w:val="14"/>
          </w:rPr>
          <w:t xml:space="preserve"> 18  </w:t>
        </w:r>
      </w:ins>
    </w:p>
    <w:p>
      <w:pPr>
        <w:shd w:val="clear" w:color="auto" w:fill="F7F7F7"/>
        <w:spacing w:before="0" w:after="0" w:line="180" w:lineRule="exact"/>
        <w:ind w:left="0" w:firstLine="0"/>
        <w:jc w:val="left"/>
        <w:rPr>
          <w:ins w:id="887622" w:author="Claude" w:date="2026-10-07T12:00:00Z"/>
        </w:rPr>
      </w:pPr>
      <w:ins w:id="887641" w:author="Claude" w:date="2026-10-07T12:00:00Z">
        <w:r>
          <w:rPr>
            <w:rFonts w:ascii="Consolas" w:hAnsi="Consolas" w:cs="Consolas"/>
            <w:sz w:val="14"/>
            <w:szCs w:val="14"/>
          </w:rPr>
          <w:t xml:space="preserve"> 19  </w:t>
        </w:r>
      </w:ins>
    </w:p>
    <w:p>
      <w:pPr>
        <w:shd w:val="clear" w:color="auto" w:fill="F7F7F7"/>
        <w:spacing w:before="0" w:after="0" w:line="180" w:lineRule="exact"/>
        <w:ind w:left="0" w:firstLine="0"/>
        <w:jc w:val="left"/>
        <w:rPr>
          <w:ins w:id="887622" w:author="Claude" w:date="2026-10-07T12:00:00Z"/>
        </w:rPr>
      </w:pPr>
      <w:ins w:id="887642" w:author="Claude" w:date="2026-10-07T12:00:00Z">
        <w:r>
          <w:rPr>
            <w:rFonts w:ascii="Consolas" w:hAnsi="Consolas" w:cs="Consolas"/>
            <w:sz w:val="14"/>
            <w:szCs w:val="14"/>
          </w:rPr>
          <w:t xml:space="preserve"> 20  def test_rvl_segue_formula_do_quadro_5(cfg):</w:t>
        </w:r>
      </w:ins>
    </w:p>
    <w:p>
      <w:pPr>
        <w:shd w:val="clear" w:color="auto" w:fill="F7F7F7"/>
        <w:spacing w:before="0" w:after="0" w:line="180" w:lineRule="exact"/>
        <w:ind w:left="0" w:firstLine="0"/>
        <w:jc w:val="left"/>
        <w:rPr>
          <w:ins w:id="887622" w:author="Claude" w:date="2026-10-07T12:00:00Z"/>
        </w:rPr>
      </w:pPr>
      <w:ins w:id="887643" w:author="Claude" w:date="2026-10-07T12:00:00Z">
        <w:r>
          <w:rPr>
            <w:rFonts w:ascii="Consolas" w:hAnsi="Consolas" w:cs="Consolas"/>
            <w:sz w:val="14"/>
            <w:szCs w:val="14"/>
          </w:rPr>
          <w:t xml:space="preserve"> 21      """RVL = (mão de obra local + fornecedores locais) / custo operacional total."""</w:t>
        </w:r>
      </w:ins>
    </w:p>
    <w:p>
      <w:pPr>
        <w:shd w:val="clear" w:color="auto" w:fill="F7F7F7"/>
        <w:spacing w:before="0" w:after="0" w:line="180" w:lineRule="exact"/>
        <w:ind w:left="0" w:firstLine="0"/>
        <w:jc w:val="left"/>
        <w:rPr>
          <w:ins w:id="887622" w:author="Claude" w:date="2026-10-07T12:00:00Z"/>
        </w:rPr>
      </w:pPr>
      <w:ins w:id="887644" w:author="Claude" w:date="2026-10-07T12:00:00Z">
        <w:r>
          <w:rPr>
            <w:rFonts w:ascii="Consolas" w:hAnsi="Consolas" w:cs="Consolas"/>
            <w:sz w:val="14"/>
            <w:szCs w:val="14"/>
          </w:rPr>
          <w:t xml:space="preserve"> 22      r = motor(cfg, None, 1)</w:t>
        </w:r>
      </w:ins>
    </w:p>
    <w:p>
      <w:pPr>
        <w:shd w:val="clear" w:color="auto" w:fill="F7F7F7"/>
        <w:spacing w:before="0" w:after="0" w:line="180" w:lineRule="exact"/>
        <w:ind w:left="0" w:firstLine="0"/>
        <w:jc w:val="left"/>
        <w:rPr>
          <w:ins w:id="887622" w:author="Claude" w:date="2026-10-07T12:00:00Z"/>
        </w:rPr>
      </w:pPr>
      <w:ins w:id="887645" w:author="Claude" w:date="2026-10-07T12:00:00Z">
        <w:r>
          <w:rPr>
            <w:rFonts w:ascii="Consolas" w:hAnsi="Consolas" w:cs="Consolas"/>
            <w:sz w:val="14"/>
            <w:szCs w:val="14"/>
          </w:rPr>
          <w:t xml:space="preserve"> 23      e, s = r["economico"], r["social"]</w:t>
        </w:r>
      </w:ins>
    </w:p>
    <w:p>
      <w:pPr>
        <w:shd w:val="clear" w:color="auto" w:fill="F7F7F7"/>
        <w:spacing w:before="0" w:after="0" w:line="180" w:lineRule="exact"/>
        <w:ind w:left="0" w:firstLine="0"/>
        <w:jc w:val="left"/>
        <w:rPr>
          <w:ins w:id="887622" w:author="Claude" w:date="2026-10-07T12:00:00Z"/>
        </w:rPr>
      </w:pPr>
      <w:ins w:id="887646" w:author="Claude" w:date="2026-10-07T12:00:00Z">
        <w:r>
          <w:rPr>
            <w:rFonts w:ascii="Consolas" w:hAnsi="Consolas" w:cs="Consolas"/>
            <w:sz w:val="14"/>
            <w:szCs w:val="14"/>
          </w:rPr>
          <w:t xml:space="preserve"> 24      opex = e["custos_variaveis_regime"][0] + e["custos_fixos_regime"][0]</w:t>
        </w:r>
      </w:ins>
    </w:p>
    <w:p>
      <w:pPr>
        <w:shd w:val="clear" w:color="auto" w:fill="F7F7F7"/>
        <w:spacing w:before="0" w:after="0" w:line="180" w:lineRule="exact"/>
        <w:ind w:left="0" w:firstLine="0"/>
        <w:jc w:val="left"/>
        <w:rPr>
          <w:ins w:id="887622" w:author="Claude" w:date="2026-10-07T12:00:00Z"/>
        </w:rPr>
      </w:pPr>
      <w:ins w:id="887647" w:author="Claude" w:date="2026-10-07T12:00:00Z">
        <w:r>
          <w:rPr>
            <w:rFonts w:ascii="Consolas" w:hAnsi="Consolas" w:cs="Consolas"/>
            <w:sz w:val="14"/>
            <w:szCs w:val="14"/>
          </w:rPr>
          <w:t xml:space="preserve"> 25      compras = opex - e["pessoal_regime"][0]</w:t>
        </w:r>
      </w:ins>
    </w:p>
    <w:p>
      <w:pPr>
        <w:shd w:val="clear" w:color="auto" w:fill="F7F7F7"/>
        <w:spacing w:before="0" w:after="0" w:line="180" w:lineRule="exact"/>
        <w:ind w:left="0" w:firstLine="0"/>
        <w:jc w:val="left"/>
        <w:rPr>
          <w:ins w:id="887622" w:author="Claude" w:date="2026-10-07T12:00:00Z"/>
        </w:rPr>
      </w:pPr>
      <w:ins w:id="887648" w:author="Claude" w:date="2026-10-07T12:00:00Z">
        <w:r>
          <w:rPr>
            <w:rFonts w:ascii="Consolas" w:hAnsi="Consolas" w:cs="Consolas"/>
            <w:sz w:val="14"/>
            <w:szCs w:val="14"/>
          </w:rPr>
          <w:t xml:space="preserve"> 26      esperado = 100 * (s["massa_salarial_anual"][0] * cfg.social.mao_obra_local_pct / 100</w:t>
        </w:r>
      </w:ins>
    </w:p>
    <w:p>
      <w:pPr>
        <w:shd w:val="clear" w:color="auto" w:fill="F7F7F7"/>
        <w:spacing w:before="0" w:after="0" w:line="180" w:lineRule="exact"/>
        <w:ind w:left="0" w:firstLine="0"/>
        <w:jc w:val="left"/>
        <w:rPr>
          <w:ins w:id="887622" w:author="Claude" w:date="2026-10-07T12:00:00Z"/>
        </w:rPr>
      </w:pPr>
      <w:ins w:id="887649" w:author="Claude" w:date="2026-10-07T12:00:00Z">
        <w:r>
          <w:rPr>
            <w:rFonts w:ascii="Consolas" w:hAnsi="Consolas" w:cs="Consolas"/>
            <w:sz w:val="14"/>
            <w:szCs w:val="14"/>
          </w:rPr>
          <w:t xml:space="preserve"> 27                        + compras * cfg.social.compras_locais_pct / 100) / opex</w:t>
        </w:r>
      </w:ins>
    </w:p>
    <w:p>
      <w:pPr>
        <w:shd w:val="clear" w:color="auto" w:fill="F7F7F7"/>
        <w:spacing w:before="0" w:after="0" w:line="180" w:lineRule="exact"/>
        <w:ind w:left="0" w:firstLine="0"/>
        <w:jc w:val="left"/>
        <w:rPr>
          <w:ins w:id="887622" w:author="Claude" w:date="2026-10-07T12:00:00Z"/>
        </w:rPr>
      </w:pPr>
      <w:ins w:id="887650" w:author="Claude" w:date="2026-10-07T12:00:00Z">
        <w:r>
          <w:rPr>
            <w:rFonts w:ascii="Consolas" w:hAnsi="Consolas" w:cs="Consolas"/>
            <w:sz w:val="14"/>
            <w:szCs w:val="14"/>
          </w:rPr>
          <w:t xml:space="preserve"> 28      assert s["rvl_pct"][0] == pytest.approx(esperado)</w:t>
        </w:r>
      </w:ins>
    </w:p>
    <w:p>
      <w:pPr>
        <w:shd w:val="clear" w:color="auto" w:fill="F7F7F7"/>
        <w:spacing w:before="0" w:after="0" w:line="180" w:lineRule="exact"/>
        <w:ind w:left="0" w:firstLine="0"/>
        <w:jc w:val="left"/>
        <w:rPr>
          <w:ins w:id="887622" w:author="Claude" w:date="2026-10-07T12:00:00Z"/>
        </w:rPr>
      </w:pPr>
      <w:ins w:id="887651" w:author="Claude" w:date="2026-10-07T12:00:00Z">
        <w:r>
          <w:rPr>
            <w:rFonts w:ascii="Consolas" w:hAnsi="Consolas" w:cs="Consolas"/>
            <w:sz w:val="14"/>
            <w:szCs w:val="14"/>
          </w:rPr>
          <w:t xml:space="preserve"> 29      # sem mão de obra nem compras locais, nada é retido</w:t>
        </w:r>
      </w:ins>
    </w:p>
    <w:p>
      <w:pPr>
        <w:shd w:val="clear" w:color="auto" w:fill="F7F7F7"/>
        <w:spacing w:before="0" w:after="0" w:line="180" w:lineRule="exact"/>
        <w:ind w:left="0" w:firstLine="0"/>
        <w:jc w:val="left"/>
        <w:rPr>
          <w:ins w:id="887622" w:author="Claude" w:date="2026-10-07T12:00:00Z"/>
        </w:rPr>
      </w:pPr>
      <w:ins w:id="887652" w:author="Claude" w:date="2026-10-07T12:00:00Z">
        <w:r>
          <w:rPr>
            <w:rFonts w:ascii="Consolas" w:hAnsi="Consolas" w:cs="Consolas"/>
            <w:sz w:val="14"/>
            <w:szCs w:val="14"/>
          </w:rPr>
          <w:t xml:space="preserve"> 30      c = copy.deepcopy(cfg)</w:t>
        </w:r>
      </w:ins>
    </w:p>
    <w:p>
      <w:pPr>
        <w:shd w:val="clear" w:color="auto" w:fill="F7F7F7"/>
        <w:spacing w:before="0" w:after="0" w:line="180" w:lineRule="exact"/>
        <w:ind w:left="0" w:firstLine="0"/>
        <w:jc w:val="left"/>
        <w:rPr>
          <w:ins w:id="887622" w:author="Claude" w:date="2026-10-07T12:00:00Z"/>
        </w:rPr>
      </w:pPr>
      <w:ins w:id="887653" w:author="Claude" w:date="2026-10-07T12:00:00Z">
        <w:r>
          <w:rPr>
            <w:rFonts w:ascii="Consolas" w:hAnsi="Consolas" w:cs="Consolas"/>
            <w:sz w:val="14"/>
            <w:szCs w:val="14"/>
          </w:rPr>
          <w:t xml:space="preserve"> 31      c.social.mao_obra_local_pct, c.social.compras_locais_pct = 0.0, 0.0</w:t>
        </w:r>
      </w:ins>
    </w:p>
    <w:p>
      <w:pPr>
        <w:shd w:val="clear" w:color="auto" w:fill="F7F7F7"/>
        <w:spacing w:before="0" w:after="0" w:line="180" w:lineRule="exact"/>
        <w:ind w:left="0" w:firstLine="0"/>
        <w:jc w:val="left"/>
        <w:rPr>
          <w:ins w:id="887622" w:author="Claude" w:date="2026-10-07T12:00:00Z"/>
        </w:rPr>
      </w:pPr>
      <w:ins w:id="887654" w:author="Claude" w:date="2026-10-07T12:00:00Z">
        <w:r>
          <w:rPr>
            <w:rFonts w:ascii="Consolas" w:hAnsi="Consolas" w:cs="Consolas"/>
            <w:sz w:val="14"/>
            <w:szCs w:val="14"/>
          </w:rPr>
          <w:t xml:space="preserve"> 32      assert motor(c, None, 1)["social"]["rvl_pct"][0] == pytest.approx(0.0)</w:t>
        </w:r>
      </w:ins>
    </w:p>
    <w:p>
      <w:pPr>
        <w:shd w:val="clear" w:color="auto" w:fill="F7F7F7"/>
        <w:spacing w:before="0" w:after="0" w:line="180" w:lineRule="exact"/>
        <w:ind w:left="0" w:firstLine="0"/>
        <w:jc w:val="left"/>
        <w:rPr>
          <w:ins w:id="887622" w:author="Claude" w:date="2026-10-07T12:00:00Z"/>
        </w:rPr>
      </w:pPr>
      <w:ins w:id="887655" w:author="Claude" w:date="2026-10-07T12:00:00Z">
        <w:r>
          <w:rPr>
            <w:rFonts w:ascii="Consolas" w:hAnsi="Consolas" w:cs="Consolas"/>
            <w:sz w:val="14"/>
            <w:szCs w:val="14"/>
          </w:rPr>
          <w:t xml:space="preserve"> 33      # a receita não entra na RVL (a Rev. 186 dividia pela receita)</w:t>
        </w:r>
      </w:ins>
    </w:p>
    <w:p>
      <w:pPr>
        <w:shd w:val="clear" w:color="auto" w:fill="F7F7F7"/>
        <w:spacing w:before="0" w:after="0" w:line="180" w:lineRule="exact"/>
        <w:ind w:left="0" w:firstLine="0"/>
        <w:jc w:val="left"/>
        <w:rPr>
          <w:ins w:id="887622" w:author="Claude" w:date="2026-10-07T12:00:00Z"/>
        </w:rPr>
      </w:pPr>
      <w:ins w:id="887656" w:author="Claude" w:date="2026-10-07T12:00:00Z">
        <w:r>
          <w:rPr>
            <w:rFonts w:ascii="Consolas" w:hAnsi="Consolas" w:cs="Consolas"/>
            <w:sz w:val="14"/>
            <w:szCs w:val="14"/>
          </w:rPr>
          <w:t xml:space="preserve"> 34      c = copy.deepcopy(cfg)</w:t>
        </w:r>
      </w:ins>
    </w:p>
    <w:p>
      <w:pPr>
        <w:shd w:val="clear" w:color="auto" w:fill="F7F7F7"/>
        <w:spacing w:before="0" w:after="0" w:line="180" w:lineRule="exact"/>
        <w:ind w:left="0" w:firstLine="0"/>
        <w:jc w:val="left"/>
        <w:rPr>
          <w:ins w:id="887622" w:author="Claude" w:date="2026-10-07T12:00:00Z"/>
        </w:rPr>
      </w:pPr>
      <w:ins w:id="887657" w:author="Claude" w:date="2026-10-07T12:00:00Z">
        <w:r>
          <w:rPr>
            <w:rFonts w:ascii="Consolas" w:hAnsi="Consolas" w:cs="Consolas"/>
            <w:sz w:val="14"/>
            <w:szCs w:val="14"/>
          </w:rPr>
          <w:t xml:space="preserve"> 35      c.economico.preco_venda_kg *= 1.2</w:t>
        </w:r>
      </w:ins>
    </w:p>
    <w:p>
      <w:pPr>
        <w:shd w:val="clear" w:color="auto" w:fill="F7F7F7"/>
        <w:spacing w:before="0" w:after="0" w:line="180" w:lineRule="exact"/>
        <w:ind w:left="0" w:firstLine="0"/>
        <w:jc w:val="left"/>
        <w:rPr>
          <w:ins w:id="887622" w:author="Claude" w:date="2026-10-07T12:00:00Z"/>
        </w:rPr>
      </w:pPr>
      <w:ins w:id="887658" w:author="Claude" w:date="2026-10-07T12:00:00Z">
        <w:r>
          <w:rPr>
            <w:rFonts w:ascii="Consolas" w:hAnsi="Consolas" w:cs="Consolas"/>
            <w:sz w:val="14"/>
            <w:szCs w:val="14"/>
          </w:rPr>
          <w:t xml:space="preserve"> 36      for p in c.economico.mix_produtos:</w:t>
        </w:r>
      </w:ins>
    </w:p>
    <w:p>
      <w:pPr>
        <w:shd w:val="clear" w:color="auto" w:fill="F7F7F7"/>
        <w:spacing w:before="0" w:after="0" w:line="180" w:lineRule="exact"/>
        <w:ind w:left="0" w:firstLine="0"/>
        <w:jc w:val="left"/>
        <w:rPr>
          <w:ins w:id="887622" w:author="Claude" w:date="2026-10-07T12:00:00Z"/>
        </w:rPr>
      </w:pPr>
      <w:ins w:id="887659" w:author="Claude" w:date="2026-10-07T12:00:00Z">
        <w:r>
          <w:rPr>
            <w:rFonts w:ascii="Consolas" w:hAnsi="Consolas" w:cs="Consolas"/>
            <w:sz w:val="14"/>
            <w:szCs w:val="14"/>
          </w:rPr>
          <w:t xml:space="preserve"> 37          p["preco_kg"] = p.get("preco_kg", 0) * 1.2</w:t>
        </w:r>
      </w:ins>
    </w:p>
    <w:p>
      <w:pPr>
        <w:shd w:val="clear" w:color="auto" w:fill="F7F7F7"/>
        <w:spacing w:before="0" w:after="0" w:line="180" w:lineRule="exact"/>
        <w:ind w:left="0" w:firstLine="0"/>
        <w:jc w:val="left"/>
        <w:rPr>
          <w:ins w:id="887622" w:author="Claude" w:date="2026-10-07T12:00:00Z"/>
        </w:rPr>
      </w:pPr>
      <w:ins w:id="887660" w:author="Claude" w:date="2026-10-07T12:00:00Z">
        <w:r>
          <w:rPr>
            <w:rFonts w:ascii="Consolas" w:hAnsi="Consolas" w:cs="Consolas"/>
            <w:sz w:val="14"/>
            <w:szCs w:val="14"/>
          </w:rPr>
          <w:t xml:space="preserve"> 38      assert motor(c, None, 1)["social"]["rvl_pct"][0] == pytest.approx(s["rvl_pct"][0], rel=1e-6)</w:t>
        </w:r>
      </w:ins>
    </w:p>
    <w:p>
      <w:pPr>
        <w:shd w:val="clear" w:color="auto" w:fill="F7F7F7"/>
        <w:spacing w:before="0" w:after="0" w:line="180" w:lineRule="exact"/>
        <w:ind w:left="0" w:firstLine="0"/>
        <w:jc w:val="left"/>
        <w:rPr>
          <w:ins w:id="887622" w:author="Claude" w:date="2026-10-07T12:00:00Z"/>
        </w:rPr>
      </w:pPr>
      <w:ins w:id="887661" w:author="Claude" w:date="2026-10-07T12:00:00Z">
        <w:r>
          <w:rPr>
            <w:rFonts w:ascii="Consolas" w:hAnsi="Consolas" w:cs="Consolas"/>
            <w:sz w:val="14"/>
            <w:szCs w:val="14"/>
          </w:rPr>
          <w:t xml:space="preserve"> 39  </w:t>
        </w:r>
      </w:ins>
    </w:p>
    <w:p>
      <w:pPr>
        <w:shd w:val="clear" w:color="auto" w:fill="F7F7F7"/>
        <w:spacing w:before="0" w:after="0" w:line="180" w:lineRule="exact"/>
        <w:ind w:left="0" w:firstLine="0"/>
        <w:jc w:val="left"/>
        <w:rPr>
          <w:ins w:id="887622" w:author="Claude" w:date="2026-10-07T12:00:00Z"/>
        </w:rPr>
      </w:pPr>
      <w:ins w:id="887662" w:author="Claude" w:date="2026-10-07T12:00:00Z">
        <w:r>
          <w:rPr>
            <w:rFonts w:ascii="Consolas" w:hAnsi="Consolas" w:cs="Consolas"/>
            <w:sz w:val="14"/>
            <w:szCs w:val="14"/>
          </w:rPr>
          <w:t xml:space="preserve"> 40  </w:t>
        </w:r>
      </w:ins>
    </w:p>
    <w:p>
      <w:pPr>
        <w:shd w:val="clear" w:color="auto" w:fill="F7F7F7"/>
        <w:spacing w:before="0" w:after="0" w:line="180" w:lineRule="exact"/>
        <w:ind w:left="0" w:firstLine="0"/>
        <w:jc w:val="left"/>
        <w:rPr>
          <w:ins w:id="887622" w:author="Claude" w:date="2026-10-07T12:00:00Z"/>
        </w:rPr>
      </w:pPr>
      <w:ins w:id="887663" w:author="Claude" w:date="2026-10-07T12:00:00Z">
        <w:r>
          <w:rPr>
            <w:rFonts w:ascii="Consolas" w:hAnsi="Consolas" w:cs="Consolas"/>
            <w:sz w:val="14"/>
            <w:szCs w:val="14"/>
          </w:rPr>
          <w:t xml:space="preserve"> 41  def test_lso_e_risco_social(cfg):</w:t>
        </w:r>
      </w:ins>
    </w:p>
    <w:p>
      <w:pPr>
        <w:shd w:val="clear" w:color="auto" w:fill="F7F7F7"/>
        <w:spacing w:before="0" w:after="0" w:line="180" w:lineRule="exact"/>
        <w:ind w:left="0" w:firstLine="0"/>
        <w:jc w:val="left"/>
        <w:rPr>
          <w:ins w:id="887622" w:author="Claude" w:date="2026-10-07T12:00:00Z"/>
        </w:rPr>
      </w:pPr>
      <w:ins w:id="887664" w:author="Claude" w:date="2026-10-07T12:00:00Z">
        <w:r>
          <w:rPr>
            <w:rFonts w:ascii="Consolas" w:hAnsi="Consolas" w:cs="Consolas"/>
            <w:sz w:val="14"/>
            <w:szCs w:val="14"/>
          </w:rPr>
          <w:t xml:space="preserve"> 42      s = motor(cfg, None, 1)["social"]</w:t>
        </w:r>
      </w:ins>
    </w:p>
    <w:p>
      <w:pPr>
        <w:shd w:val="clear" w:color="auto" w:fill="F7F7F7"/>
        <w:spacing w:before="0" w:after="0" w:line="180" w:lineRule="exact"/>
        <w:ind w:left="0" w:firstLine="0"/>
        <w:jc w:val="left"/>
        <w:rPr>
          <w:ins w:id="887622" w:author="Claude" w:date="2026-10-07T12:00:00Z"/>
        </w:rPr>
      </w:pPr>
      <w:ins w:id="887665" w:author="Claude" w:date="2026-10-07T12:00:00Z">
        <w:r>
          <w:rPr>
            <w:rFonts w:ascii="Consolas" w:hAnsi="Consolas" w:cs="Consolas"/>
            <w:sz w:val="14"/>
            <w:szCs w:val="14"/>
          </w:rPr>
          <w:t xml:space="preserve"> 43      # parcial (0,5), canais (1), 6/12 reuniões (0,5), 1 conflito (e^-0,5), assembleias (1)</w:t>
        </w:r>
      </w:ins>
    </w:p>
    <w:p>
      <w:pPr>
        <w:shd w:val="clear" w:color="auto" w:fill="F7F7F7"/>
        <w:spacing w:before="0" w:after="0" w:line="180" w:lineRule="exact"/>
        <w:ind w:left="0" w:firstLine="0"/>
        <w:jc w:val="left"/>
        <w:rPr>
          <w:ins w:id="887622" w:author="Claude" w:date="2026-10-07T12:00:00Z"/>
        </w:rPr>
      </w:pPr>
      <w:ins w:id="887666" w:author="Claude" w:date="2026-10-07T12:00:00Z">
        <w:r>
          <w:rPr>
            <w:rFonts w:ascii="Consolas" w:hAnsi="Consolas" w:cs="Consolas"/>
            <w:sz w:val="14"/>
            <w:szCs w:val="14"/>
          </w:rPr>
          <w:t xml:space="preserve"> 44      esperado = 100 * (0.5 + 1 + 0.5 + math.exp(-0.5) + 1) / 5</w:t>
        </w:r>
      </w:ins>
    </w:p>
    <w:p>
      <w:pPr>
        <w:shd w:val="clear" w:color="auto" w:fill="F7F7F7"/>
        <w:spacing w:before="0" w:after="0" w:line="180" w:lineRule="exact"/>
        <w:ind w:left="0" w:firstLine="0"/>
        <w:jc w:val="left"/>
        <w:rPr>
          <w:ins w:id="887622" w:author="Claude" w:date="2026-10-07T12:00:00Z"/>
        </w:rPr>
      </w:pPr>
      <w:ins w:id="887667" w:author="Claude" w:date="2026-10-07T12:00:00Z">
        <w:r>
          <w:rPr>
            <w:rFonts w:ascii="Consolas" w:hAnsi="Consolas" w:cs="Consolas"/>
            <w:sz w:val="14"/>
            <w:szCs w:val="14"/>
          </w:rPr>
          <w:t xml:space="preserve"> 45      assert s["lso_0_100"][0] == pytest.approx(esperado)</w:t>
        </w:r>
      </w:ins>
    </w:p>
    <w:p>
      <w:pPr>
        <w:shd w:val="clear" w:color="auto" w:fill="F7F7F7"/>
        <w:spacing w:before="0" w:after="0" w:line="180" w:lineRule="exact"/>
        <w:ind w:left="0" w:firstLine="0"/>
        <w:jc w:val="left"/>
        <w:rPr>
          <w:ins w:id="887622" w:author="Claude" w:date="2026-10-07T12:00:00Z"/>
        </w:rPr>
      </w:pPr>
      <w:ins w:id="887668" w:author="Claude" w:date="2026-10-07T12:00:00Z">
        <w:r>
          <w:rPr>
            <w:rFonts w:ascii="Consolas" w:hAnsi="Consolas" w:cs="Consolas"/>
            <w:sz w:val="14"/>
            <w:szCs w:val="14"/>
          </w:rPr>
          <w:t xml:space="preserve"> 46      assert s["risco_social"][0] == pytest.approx(1 / (1 + math.exp(8 * (esperado / 100 - 0.5))))</w:t>
        </w:r>
      </w:ins>
    </w:p>
    <w:p>
      <w:pPr>
        <w:shd w:val="clear" w:color="auto" w:fill="F7F7F7"/>
        <w:spacing w:before="0" w:after="0" w:line="180" w:lineRule="exact"/>
        <w:ind w:left="0" w:firstLine="0"/>
        <w:jc w:val="left"/>
        <w:rPr>
          <w:ins w:id="887622" w:author="Claude" w:date="2026-10-07T12:00:00Z"/>
        </w:rPr>
      </w:pPr>
      <w:ins w:id="887669" w:author="Claude" w:date="2026-10-07T12:00:00Z">
        <w:r>
          <w:rPr>
            <w:rFonts w:ascii="Consolas" w:hAnsi="Consolas" w:cs="Consolas"/>
            <w:sz w:val="14"/>
            <w:szCs w:val="14"/>
          </w:rPr>
          <w:t xml:space="preserve"> 47  </w:t>
        </w:r>
      </w:ins>
    </w:p>
    <w:p>
      <w:pPr>
        <w:shd w:val="clear" w:color="auto" w:fill="F7F7F7"/>
        <w:spacing w:before="0" w:after="0" w:line="180" w:lineRule="exact"/>
        <w:ind w:left="0" w:firstLine="0"/>
        <w:jc w:val="left"/>
        <w:rPr>
          <w:ins w:id="887622" w:author="Claude" w:date="2026-10-07T12:00:00Z"/>
        </w:rPr>
      </w:pPr>
      <w:ins w:id="887670" w:author="Claude" w:date="2026-10-07T12:00:00Z">
        <w:r>
          <w:rPr>
            <w:rFonts w:ascii="Consolas" w:hAnsi="Consolas" w:cs="Consolas"/>
            <w:sz w:val="14"/>
            <w:szCs w:val="14"/>
          </w:rPr>
          <w:t xml:space="preserve"> 48      c = copy.deepcopy(cfg)</w:t>
        </w:r>
      </w:ins>
    </w:p>
    <w:p>
      <w:pPr>
        <w:shd w:val="clear" w:color="auto" w:fill="F7F7F7"/>
        <w:spacing w:before="0" w:after="0" w:line="180" w:lineRule="exact"/>
        <w:ind w:left="0" w:firstLine="0"/>
        <w:jc w:val="left"/>
        <w:rPr>
          <w:ins w:id="887622" w:author="Claude" w:date="2026-10-07T12:00:00Z"/>
        </w:rPr>
      </w:pPr>
      <w:ins w:id="887671" w:author="Claude" w:date="2026-10-07T12:00:00Z">
        <w:r>
          <w:rPr>
            <w:rFonts w:ascii="Consolas" w:hAnsi="Consolas" w:cs="Consolas"/>
            <w:sz w:val="14"/>
            <w:szCs w:val="14"/>
          </w:rPr>
          <w:t xml:space="preserve"> 49      c.social.relacao_comunidade, c.social.reunioes_comunidade_ano, c.social.conflitos_registrados_ano = "consolidado", 12, 0</w:t>
        </w:r>
      </w:ins>
    </w:p>
    <w:p>
      <w:pPr>
        <w:shd w:val="clear" w:color="auto" w:fill="F7F7F7"/>
        <w:spacing w:before="0" w:after="0" w:line="180" w:lineRule="exact"/>
        <w:ind w:left="0" w:firstLine="0"/>
        <w:jc w:val="left"/>
        <w:rPr>
          <w:ins w:id="887622" w:author="Claude" w:date="2026-10-07T12:00:00Z"/>
        </w:rPr>
      </w:pPr>
      <w:ins w:id="887672" w:author="Claude" w:date="2026-10-07T12:00:00Z">
        <w:r>
          <w:rPr>
            <w:rFonts w:ascii="Consolas" w:hAnsi="Consolas" w:cs="Consolas"/>
            <w:sz w:val="14"/>
            <w:szCs w:val="14"/>
          </w:rPr>
          <w:t xml:space="preserve"> 50      alto = motor(c, None, 1)["social"]</w:t>
        </w:r>
      </w:ins>
    </w:p>
    <w:p>
      <w:pPr>
        <w:shd w:val="clear" w:color="auto" w:fill="F7F7F7"/>
        <w:spacing w:before="0" w:after="0" w:line="180" w:lineRule="exact"/>
        <w:ind w:left="0" w:firstLine="0"/>
        <w:jc w:val="left"/>
        <w:rPr>
          <w:ins w:id="887622" w:author="Claude" w:date="2026-10-07T12:00:00Z"/>
        </w:rPr>
      </w:pPr>
      <w:ins w:id="887673" w:author="Claude" w:date="2026-10-07T12:00:00Z">
        <w:r>
          <w:rPr>
            <w:rFonts w:ascii="Consolas" w:hAnsi="Consolas" w:cs="Consolas"/>
            <w:sz w:val="14"/>
            <w:szCs w:val="14"/>
          </w:rPr>
          <w:t xml:space="preserve"> 51      assert alto["lso_0_100"][0] == pytest.approx(100.0)</w:t>
        </w:r>
      </w:ins>
    </w:p>
    <w:p>
      <w:pPr>
        <w:shd w:val="clear" w:color="auto" w:fill="F7F7F7"/>
        <w:spacing w:before="0" w:after="0" w:line="180" w:lineRule="exact"/>
        <w:ind w:left="0" w:firstLine="0"/>
        <w:jc w:val="left"/>
        <w:rPr>
          <w:ins w:id="887622" w:author="Claude" w:date="2026-10-07T12:00:00Z"/>
        </w:rPr>
      </w:pPr>
      <w:ins w:id="887674" w:author="Claude" w:date="2026-10-07T12:00:00Z">
        <w:r>
          <w:rPr>
            <w:rFonts w:ascii="Consolas" w:hAnsi="Consolas" w:cs="Consolas"/>
            <w:sz w:val="14"/>
            <w:szCs w:val="14"/>
          </w:rPr>
          <w:t xml:space="preserve"> 52      c.social.relacao_comunidade, c.social.canais_formais_comunicacao = "inexistente", False</w:t>
        </w:r>
      </w:ins>
    </w:p>
    <w:p>
      <w:pPr>
        <w:shd w:val="clear" w:color="auto" w:fill="F7F7F7"/>
        <w:spacing w:before="0" w:after="0" w:line="180" w:lineRule="exact"/>
        <w:ind w:left="0" w:firstLine="0"/>
        <w:jc w:val="left"/>
        <w:rPr>
          <w:ins w:id="887622" w:author="Claude" w:date="2026-10-07T12:00:00Z"/>
        </w:rPr>
      </w:pPr>
      <w:ins w:id="887675" w:author="Claude" w:date="2026-10-07T12:00:00Z">
        <w:r>
          <w:rPr>
            <w:rFonts w:ascii="Consolas" w:hAnsi="Consolas" w:cs="Consolas"/>
            <w:sz w:val="14"/>
            <w:szCs w:val="14"/>
          </w:rPr>
          <w:t xml:space="preserve"> 53      c.social.reunioes_comunidade_ano, c.social.conflitos_registrados_ano = 0, 50</w:t>
        </w:r>
      </w:ins>
    </w:p>
    <w:p>
      <w:pPr>
        <w:shd w:val="clear" w:color="auto" w:fill="F7F7F7"/>
        <w:spacing w:before="0" w:after="0" w:line="180" w:lineRule="exact"/>
        <w:ind w:left="0" w:firstLine="0"/>
        <w:jc w:val="left"/>
        <w:rPr>
          <w:ins w:id="887622" w:author="Claude" w:date="2026-10-07T12:00:00Z"/>
        </w:rPr>
      </w:pPr>
      <w:ins w:id="887676" w:author="Claude" w:date="2026-10-07T12:00:00Z">
        <w:r>
          <w:rPr>
            <w:rFonts w:ascii="Consolas" w:hAnsi="Consolas" w:cs="Consolas"/>
            <w:sz w:val="14"/>
            <w:szCs w:val="14"/>
          </w:rPr>
          <w:t xml:space="preserve"> 54      c.governanca.itens["assembleias_regulares"] = False</w:t>
        </w:r>
      </w:ins>
    </w:p>
    <w:p>
      <w:pPr>
        <w:shd w:val="clear" w:color="auto" w:fill="F7F7F7"/>
        <w:spacing w:before="0" w:after="0" w:line="180" w:lineRule="exact"/>
        <w:ind w:left="0" w:firstLine="0"/>
        <w:jc w:val="left"/>
        <w:rPr>
          <w:ins w:id="887622" w:author="Claude" w:date="2026-10-07T12:00:00Z"/>
        </w:rPr>
      </w:pPr>
      <w:ins w:id="887677" w:author="Claude" w:date="2026-10-07T12:00:00Z">
        <w:r>
          <w:rPr>
            <w:rFonts w:ascii="Consolas" w:hAnsi="Consolas" w:cs="Consolas"/>
            <w:sz w:val="14"/>
            <w:szCs w:val="14"/>
          </w:rPr>
          <w:t xml:space="preserve"> 55      baixo = motor(c, None, 1)["social"]</w:t>
        </w:r>
      </w:ins>
    </w:p>
    <w:p>
      <w:pPr>
        <w:shd w:val="clear" w:color="auto" w:fill="F7F7F7"/>
        <w:spacing w:before="0" w:after="0" w:line="180" w:lineRule="exact"/>
        <w:ind w:left="0" w:firstLine="0"/>
        <w:jc w:val="left"/>
        <w:rPr>
          <w:ins w:id="887622" w:author="Claude" w:date="2026-10-07T12:00:00Z"/>
        </w:rPr>
      </w:pPr>
      <w:ins w:id="887678" w:author="Claude" w:date="2026-10-07T12:00:00Z">
        <w:r>
          <w:rPr>
            <w:rFonts w:ascii="Consolas" w:hAnsi="Consolas" w:cs="Consolas"/>
            <w:sz w:val="14"/>
            <w:szCs w:val="14"/>
          </w:rPr>
          <w:t xml:space="preserve"> 56      assert baixo["lso_0_100"][0] == pytest.approx(0.0, abs=1e-6)</w:t>
        </w:r>
      </w:ins>
    </w:p>
    <w:p>
      <w:pPr>
        <w:shd w:val="clear" w:color="auto" w:fill="F7F7F7"/>
        <w:spacing w:before="0" w:after="0" w:line="180" w:lineRule="exact"/>
        <w:ind w:left="0" w:firstLine="0"/>
        <w:jc w:val="left"/>
        <w:rPr>
          <w:ins w:id="887622" w:author="Claude" w:date="2026-10-07T12:00:00Z"/>
        </w:rPr>
      </w:pPr>
      <w:ins w:id="887679" w:author="Claude" w:date="2026-10-07T12:00:00Z">
        <w:r>
          <w:rPr>
            <w:rFonts w:ascii="Consolas" w:hAnsi="Consolas" w:cs="Consolas"/>
            <w:sz w:val="14"/>
            <w:szCs w:val="14"/>
          </w:rPr>
          <w:t xml:space="preserve"> 57      assert alto["risco_social"][0] &lt; 0.05 &lt; 0.95 &lt; baixo["risco_social"][0]</w:t>
        </w:r>
      </w:ins>
    </w:p>
    <w:p>
      <w:pPr>
        <w:shd w:val="clear" w:color="auto" w:fill="F7F7F7"/>
        <w:spacing w:before="0" w:after="0" w:line="180" w:lineRule="exact"/>
        <w:ind w:left="0" w:firstLine="0"/>
        <w:jc w:val="left"/>
        <w:rPr>
          <w:ins w:id="887622" w:author="Claude" w:date="2026-10-07T12:00:00Z"/>
        </w:rPr>
      </w:pPr>
      <w:ins w:id="887680" w:author="Claude" w:date="2026-10-07T12:00:00Z">
        <w:r>
          <w:rPr>
            <w:rFonts w:ascii="Consolas" w:hAnsi="Consolas" w:cs="Consolas"/>
            <w:sz w:val="14"/>
            <w:szCs w:val="14"/>
          </w:rPr>
          <w:t xml:space="preserve"> 58      c.social.relacao_comunidade = "boa"</w:t>
        </w:r>
      </w:ins>
    </w:p>
    <w:p>
      <w:pPr>
        <w:shd w:val="clear" w:color="auto" w:fill="F7F7F7"/>
        <w:spacing w:before="0" w:after="0" w:line="180" w:lineRule="exact"/>
        <w:ind w:left="0" w:firstLine="0"/>
        <w:jc w:val="left"/>
        <w:rPr>
          <w:ins w:id="887622" w:author="Claude" w:date="2026-10-07T12:00:00Z"/>
        </w:rPr>
      </w:pPr>
      <w:ins w:id="887681" w:author="Claude" w:date="2026-10-07T12:00:00Z">
        <w:r>
          <w:rPr>
            <w:rFonts w:ascii="Consolas" w:hAnsi="Consolas" w:cs="Consolas"/>
            <w:sz w:val="14"/>
            <w:szCs w:val="14"/>
          </w:rPr>
          <w:t xml:space="preserve"> 59      with pytest.raises(ValueError, match="relacao_comunidade"):</w:t>
        </w:r>
      </w:ins>
    </w:p>
    <w:p>
      <w:pPr>
        <w:shd w:val="clear" w:color="auto" w:fill="F7F7F7"/>
        <w:spacing w:before="0" w:after="0" w:line="180" w:lineRule="exact"/>
        <w:ind w:left="0" w:firstLine="0"/>
        <w:jc w:val="left"/>
        <w:rPr>
          <w:ins w:id="887622" w:author="Claude" w:date="2026-10-07T12:00:00Z"/>
        </w:rPr>
      </w:pPr>
      <w:ins w:id="887682" w:author="Claude" w:date="2026-10-07T12:00:00Z">
        <w:r>
          <w:rPr>
            <w:rFonts w:ascii="Consolas" w:hAnsi="Consolas" w:cs="Consolas"/>
            <w:sz w:val="14"/>
            <w:szCs w:val="14"/>
          </w:rPr>
          <w:t xml:space="preserve"> 60          motor(c, None, 1)</w:t>
        </w:r>
      </w:ins>
    </w:p>
    <w:p>
      <w:pPr>
        <w:shd w:val="clear" w:color="auto" w:fill="F7F7F7"/>
        <w:spacing w:before="0" w:after="0" w:line="180" w:lineRule="exact"/>
        <w:ind w:left="0" w:firstLine="0"/>
        <w:jc w:val="left"/>
        <w:rPr>
          <w:ins w:id="887622" w:author="Claude" w:date="2026-10-07T12:00:00Z"/>
        </w:rPr>
      </w:pPr>
      <w:ins w:id="887683" w:author="Claude" w:date="2026-10-07T12:00:00Z">
        <w:r>
          <w:rPr>
            <w:rFonts w:ascii="Consolas" w:hAnsi="Consolas" w:cs="Consolas"/>
            <w:sz w:val="14"/>
            <w:szCs w:val="14"/>
          </w:rPr>
          <w:t xml:space="preserve"> 61  </w:t>
        </w:r>
      </w:ins>
    </w:p>
    <w:p>
      <w:pPr>
        <w:shd w:val="clear" w:color="auto" w:fill="F7F7F7"/>
        <w:spacing w:before="0" w:after="0" w:line="180" w:lineRule="exact"/>
        <w:ind w:left="0" w:firstLine="0"/>
        <w:jc w:val="left"/>
        <w:rPr>
          <w:ins w:id="887622" w:author="Claude" w:date="2026-10-07T12:00:00Z"/>
        </w:rPr>
      </w:pPr>
      <w:ins w:id="887684" w:author="Claude" w:date="2026-10-07T12:00:00Z">
        <w:r>
          <w:rPr>
            <w:rFonts w:ascii="Consolas" w:hAnsi="Consolas" w:cs="Consolas"/>
            <w:sz w:val="14"/>
            <w:szCs w:val="14"/>
          </w:rPr>
          <w:t xml:space="preserve"> 62  </w:t>
        </w:r>
      </w:ins>
    </w:p>
    <w:p>
      <w:pPr>
        <w:shd w:val="clear" w:color="auto" w:fill="F7F7F7"/>
        <w:spacing w:before="0" w:after="0" w:line="180" w:lineRule="exact"/>
        <w:ind w:left="0" w:firstLine="0"/>
        <w:jc w:val="left"/>
        <w:rPr>
          <w:ins w:id="887622" w:author="Claude" w:date="2026-10-07T12:00:00Z"/>
        </w:rPr>
      </w:pPr>
      <w:ins w:id="887685" w:author="Claude" w:date="2026-10-07T12:00:00Z">
        <w:r>
          <w:rPr>
            <w:rFonts w:ascii="Consolas" w:hAnsi="Consolas" w:cs="Consolas"/>
            <w:sz w:val="14"/>
            <w:szCs w:val="14"/>
          </w:rPr>
          <w:t xml:space="preserve"> 63  def test_governanca_e_ods(cfg):</w:t>
        </w:r>
      </w:ins>
    </w:p>
    <w:p>
      <w:pPr>
        <w:shd w:val="clear" w:color="auto" w:fill="F7F7F7"/>
        <w:spacing w:before="0" w:after="0" w:line="180" w:lineRule="exact"/>
        <w:ind w:left="0" w:firstLine="0"/>
        <w:jc w:val="left"/>
        <w:rPr>
          <w:ins w:id="887622" w:author="Claude" w:date="2026-10-07T12:00:00Z"/>
        </w:rPr>
      </w:pPr>
      <w:ins w:id="887686" w:author="Claude" w:date="2026-10-07T12:00:00Z">
        <w:r>
          <w:rPr>
            <w:rFonts w:ascii="Consolas" w:hAnsi="Consolas" w:cs="Consolas"/>
            <w:sz w:val="14"/>
            <w:szCs w:val="14"/>
          </w:rPr>
          <w:t xml:space="preserve"> 64      from evteas_py import executar_evteas</w:t>
        </w:r>
      </w:ins>
    </w:p>
    <w:p>
      <w:pPr>
        <w:shd w:val="clear" w:color="auto" w:fill="F7F7F7"/>
        <w:spacing w:before="0" w:after="0" w:line="180" w:lineRule="exact"/>
        <w:ind w:left="0" w:firstLine="0"/>
        <w:jc w:val="left"/>
        <w:rPr>
          <w:ins w:id="887622" w:author="Claude" w:date="2026-10-07T12:00:00Z"/>
        </w:rPr>
      </w:pPr>
      <w:ins w:id="887687" w:author="Claude" w:date="2026-10-07T12:00:00Z">
        <w:r>
          <w:rPr>
            <w:rFonts w:ascii="Consolas" w:hAnsi="Consolas" w:cs="Consolas"/>
            <w:sz w:val="14"/>
            <w:szCs w:val="14"/>
          </w:rPr>
          <w:t xml:space="preserve"> 65      r = executar_evteas(cfg, executar_mc=False, executar_sens=False)</w:t>
        </w:r>
      </w:ins>
    </w:p>
    <w:p>
      <w:pPr>
        <w:shd w:val="clear" w:color="auto" w:fill="F7F7F7"/>
        <w:spacing w:before="0" w:after="0" w:line="180" w:lineRule="exact"/>
        <w:ind w:left="0" w:firstLine="0"/>
        <w:jc w:val="left"/>
        <w:rPr>
          <w:ins w:id="887622" w:author="Claude" w:date="2026-10-07T12:00:00Z"/>
        </w:rPr>
      </w:pPr>
      <w:ins w:id="887688" w:author="Claude" w:date="2026-10-07T12:00:00Z">
        <w:r>
          <w:rPr>
            <w:rFonts w:ascii="Consolas" w:hAnsi="Consolas" w:cs="Consolas"/>
            <w:sz w:val="14"/>
            <w:szCs w:val="14"/>
          </w:rPr>
          <w:t xml:space="preserve"> 66      assert r["governanca"]["score_0_1"] == pytest.approx(5 / 7)</w:t>
        </w:r>
      </w:ins>
    </w:p>
    <w:p>
      <w:pPr>
        <w:shd w:val="clear" w:color="auto" w:fill="F7F7F7"/>
        <w:spacing w:before="0" w:after="0" w:line="180" w:lineRule="exact"/>
        <w:ind w:left="0" w:firstLine="0"/>
        <w:jc w:val="left"/>
        <w:rPr>
          <w:ins w:id="887622" w:author="Claude" w:date="2026-10-07T12:00:00Z"/>
        </w:rPr>
      </w:pPr>
      <w:ins w:id="887689" w:author="Claude" w:date="2026-10-07T12:00:00Z">
        <w:r>
          <w:rPr>
            <w:rFonts w:ascii="Consolas" w:hAnsi="Consolas" w:cs="Consolas"/>
            <w:sz w:val="14"/>
            <w:szCs w:val="14"/>
          </w:rPr>
          <w:t xml:space="preserve"> 67      ods = r["ods"].set_index("ODS")["Atendido"]</w:t>
        </w:r>
      </w:ins>
    </w:p>
    <w:p>
      <w:pPr>
        <w:shd w:val="clear" w:color="auto" w:fill="F7F7F7"/>
        <w:spacing w:before="0" w:after="0" w:line="180" w:lineRule="exact"/>
        <w:ind w:left="0" w:firstLine="0"/>
        <w:jc w:val="left"/>
        <w:rPr>
          <w:ins w:id="887622" w:author="Claude" w:date="2026-10-07T12:00:00Z"/>
        </w:rPr>
      </w:pPr>
      <w:ins w:id="887690" w:author="Claude" w:date="2026-10-07T12:00:00Z">
        <w:r>
          <w:rPr>
            <w:rFonts w:ascii="Consolas" w:hAnsi="Consolas" w:cs="Consolas"/>
            <w:sz w:val="14"/>
            <w:szCs w:val="14"/>
          </w:rPr>
          <w:t xml:space="preserve"> 68      assert ods["ODS 16 — Instituições eficazes"] and not ods["ODS 7 — Energia limpa"]</w:t>
        </w:r>
      </w:ins>
    </w:p>
    <w:p>
      <w:pPr>
        <w:shd w:val="clear" w:color="auto" w:fill="F7F7F7"/>
        <w:spacing w:before="0" w:after="0" w:line="180" w:lineRule="exact"/>
        <w:ind w:left="0" w:firstLine="0"/>
        <w:jc w:val="left"/>
        <w:rPr>
          <w:ins w:id="887622" w:author="Claude" w:date="2026-10-07T12:00:00Z"/>
        </w:rPr>
      </w:pPr>
      <w:ins w:id="887691" w:author="Claude" w:date="2026-10-07T12:00:00Z">
        <w:r>
          <w:rPr>
            <w:rFonts w:ascii="Consolas" w:hAnsi="Consolas" w:cs="Consolas"/>
            <w:sz w:val="14"/>
            <w:szCs w:val="14"/>
          </w:rPr>
          <w:t xml:space="preserve"> 69  </w:t>
        </w:r>
      </w:ins>
    </w:p>
    <w:p>
      <w:pPr>
        <w:shd w:val="clear" w:color="auto" w:fill="F7F7F7"/>
        <w:spacing w:before="0" w:after="0" w:line="180" w:lineRule="exact"/>
        <w:ind w:left="0" w:firstLine="0"/>
        <w:jc w:val="left"/>
        <w:rPr>
          <w:ins w:id="887622" w:author="Claude" w:date="2026-10-07T12:00:00Z"/>
        </w:rPr>
      </w:pPr>
      <w:ins w:id="887692" w:author="Claude" w:date="2026-10-07T12:00:00Z">
        <w:r>
          <w:rPr>
            <w:rFonts w:ascii="Consolas" w:hAnsi="Consolas" w:cs="Consolas"/>
            <w:sz w:val="14"/>
            <w:szCs w:val="14"/>
          </w:rPr>
          <w:t xml:space="preserve"> 70      c = copy.deepcopy(cfg)</w:t>
        </w:r>
      </w:ins>
    </w:p>
    <w:p>
      <w:pPr>
        <w:shd w:val="clear" w:color="auto" w:fill="F7F7F7"/>
        <w:spacing w:before="0" w:after="0" w:line="180" w:lineRule="exact"/>
        <w:ind w:left="0" w:firstLine="0"/>
        <w:jc w:val="left"/>
        <w:rPr>
          <w:ins w:id="887622" w:author="Claude" w:date="2026-10-07T12:00:00Z"/>
        </w:rPr>
      </w:pPr>
      <w:ins w:id="887693" w:author="Claude" w:date="2026-10-07T12:00:00Z">
        <w:r>
          <w:rPr>
            <w:rFonts w:ascii="Consolas" w:hAnsi="Consolas" w:cs="Consolas"/>
            <w:sz w:val="14"/>
            <w:szCs w:val="14"/>
          </w:rPr>
          <w:t xml:space="preserve"> 71      c.ambiental.fonte_energia = "solar"</w:t>
        </w:r>
      </w:ins>
    </w:p>
    <w:p>
      <w:pPr>
        <w:shd w:val="clear" w:color="auto" w:fill="F7F7F7"/>
        <w:spacing w:before="0" w:after="0" w:line="180" w:lineRule="exact"/>
        <w:ind w:left="0" w:firstLine="0"/>
        <w:jc w:val="left"/>
        <w:rPr>
          <w:ins w:id="887622" w:author="Claude" w:date="2026-10-07T12:00:00Z"/>
        </w:rPr>
      </w:pPr>
      <w:ins w:id="887694" w:author="Claude" w:date="2026-10-07T12:00:00Z">
        <w:r>
          <w:rPr>
            <w:rFonts w:ascii="Consolas" w:hAnsi="Consolas" w:cs="Consolas"/>
            <w:sz w:val="14"/>
            <w:szCs w:val="14"/>
          </w:rPr>
          <w:t xml:space="preserve"> 72      c.governanca.itens = {k: False for k in c.governanca.itens}</w:t>
        </w:r>
      </w:ins>
    </w:p>
    <w:p>
      <w:pPr>
        <w:shd w:val="clear" w:color="auto" w:fill="F7F7F7"/>
        <w:spacing w:before="0" w:after="0" w:line="180" w:lineRule="exact"/>
        <w:ind w:left="0" w:firstLine="0"/>
        <w:jc w:val="left"/>
        <w:rPr>
          <w:ins w:id="887622" w:author="Claude" w:date="2026-10-07T12:00:00Z"/>
        </w:rPr>
      </w:pPr>
      <w:ins w:id="887695" w:author="Claude" w:date="2026-10-07T12:00:00Z">
        <w:r>
          <w:rPr>
            <w:rFonts w:ascii="Consolas" w:hAnsi="Consolas" w:cs="Consolas"/>
            <w:sz w:val="14"/>
            <w:szCs w:val="14"/>
          </w:rPr>
          <w:t xml:space="preserve"> 73      r2 = executar_evteas(c, executar_mc=False, executar_sens=False)</w:t>
        </w:r>
      </w:ins>
    </w:p>
    <w:p>
      <w:pPr>
        <w:shd w:val="clear" w:color="auto" w:fill="F7F7F7"/>
        <w:spacing w:before="0" w:after="0" w:line="180" w:lineRule="exact"/>
        <w:ind w:left="0" w:firstLine="0"/>
        <w:jc w:val="left"/>
        <w:rPr>
          <w:ins w:id="887622" w:author="Claude" w:date="2026-10-07T12:00:00Z"/>
        </w:rPr>
      </w:pPr>
      <w:ins w:id="887696" w:author="Claude" w:date="2026-10-07T12:00:00Z">
        <w:r>
          <w:rPr>
            <w:rFonts w:ascii="Consolas" w:hAnsi="Consolas" w:cs="Consolas"/>
            <w:sz w:val="14"/>
            <w:szCs w:val="14"/>
          </w:rPr>
          <w:t xml:space="preserve"> 74      ods2 = r2["ods"].set_index("ODS")["Atendido"]</w:t>
        </w:r>
      </w:ins>
    </w:p>
    <w:p>
      <w:pPr>
        <w:shd w:val="clear" w:color="auto" w:fill="F7F7F7"/>
        <w:spacing w:before="0" w:after="0" w:line="180" w:lineRule="exact"/>
        <w:ind w:left="0" w:firstLine="0"/>
        <w:jc w:val="left"/>
        <w:rPr>
          <w:ins w:id="887622" w:author="Claude" w:date="2026-10-07T12:00:00Z"/>
        </w:rPr>
      </w:pPr>
      <w:ins w:id="887697" w:author="Claude" w:date="2026-10-07T12:00:00Z">
        <w:r>
          <w:rPr>
            <w:rFonts w:ascii="Consolas" w:hAnsi="Consolas" w:cs="Consolas"/>
            <w:sz w:val="14"/>
            <w:szCs w:val="14"/>
          </w:rPr>
          <w:t xml:space="preserve"> 75      assert r2["governanca"]["score_0_1"] == 0</w:t>
        </w:r>
      </w:ins>
    </w:p>
    <w:p>
      <w:pPr>
        <w:shd w:val="clear" w:color="auto" w:fill="F7F7F7"/>
        <w:spacing w:before="0" w:after="0" w:line="180" w:lineRule="exact"/>
        <w:ind w:left="0" w:firstLine="0"/>
        <w:jc w:val="left"/>
        <w:rPr>
          <w:ins w:id="887622" w:author="Claude" w:date="2026-10-07T12:00:00Z"/>
        </w:rPr>
      </w:pPr>
      <w:ins w:id="887698" w:author="Claude" w:date="2026-10-07T12:00:00Z">
        <w:r>
          <w:rPr>
            <w:rFonts w:ascii="Consolas" w:hAnsi="Consolas" w:cs="Consolas"/>
            <w:sz w:val="14"/>
            <w:szCs w:val="14"/>
          </w:rPr>
          <w:t xml:space="preserve"> 76      assert ods2["ODS 7 — Energia limpa"] and not ods2["ODS 16 — Instituições eficazes"]</w:t>
        </w:r>
      </w:ins>
    </w:p>
    <w:p>
      <w:pPr>
        <w:shd w:val="clear" w:color="auto" w:fill="F7F7F7"/>
        <w:spacing w:before="0" w:after="0" w:line="180" w:lineRule="exact"/>
        <w:ind w:left="0" w:firstLine="0"/>
        <w:jc w:val="left"/>
        <w:rPr>
          <w:ins w:id="887622" w:author="Claude" w:date="2026-10-07T12:00:00Z"/>
        </w:rPr>
      </w:pPr>
      <w:ins w:id="887699" w:author="Claude" w:date="2026-10-07T12:00:00Z">
        <w:r>
          <w:rPr>
            <w:rFonts w:ascii="Consolas" w:hAnsi="Consolas" w:cs="Consolas"/>
            <w:sz w:val="14"/>
            <w:szCs w:val="14"/>
          </w:rPr>
          <w:t xml:space="preserve"> 77  </w:t>
        </w:r>
      </w:ins>
    </w:p>
    <w:p>
      <w:pPr>
        <w:shd w:val="clear" w:color="auto" w:fill="F7F7F7"/>
        <w:spacing w:before="0" w:after="0" w:line="180" w:lineRule="exact"/>
        <w:ind w:left="0" w:firstLine="0"/>
        <w:jc w:val="left"/>
        <w:rPr>
          <w:ins w:id="887622" w:author="Claude" w:date="2026-10-07T12:00:00Z"/>
        </w:rPr>
      </w:pPr>
      <w:ins w:id="887700" w:author="Claude" w:date="2026-10-07T12:00:00Z">
        <w:r>
          <w:rPr>
            <w:rFonts w:ascii="Consolas" w:hAnsi="Consolas" w:cs="Consolas"/>
            <w:sz w:val="14"/>
            <w:szCs w:val="14"/>
          </w:rPr>
          <w:t xml:space="preserve"> 78  </w:t>
        </w:r>
      </w:ins>
    </w:p>
    <w:p>
      <w:pPr>
        <w:shd w:val="clear" w:color="auto" w:fill="F7F7F7"/>
        <w:spacing w:before="0" w:after="0" w:line="180" w:lineRule="exact"/>
        <w:ind w:left="0" w:firstLine="0"/>
        <w:jc w:val="left"/>
        <w:rPr>
          <w:ins w:id="887622" w:author="Claude" w:date="2026-10-07T12:00:00Z"/>
        </w:rPr>
      </w:pPr>
      <w:ins w:id="887701" w:author="Claude" w:date="2026-10-07T12:00:00Z">
        <w:r>
          <w:rPr>
            <w:rFonts w:ascii="Consolas" w:hAnsi="Consolas" w:cs="Consolas"/>
            <w:sz w:val="14"/>
            <w:szCs w:val="14"/>
          </w:rPr>
          <w:t xml:space="preserve"> 79  def test_lean_green_zerado_na_referencia(cfg):</w:t>
        </w:r>
      </w:ins>
    </w:p>
    <w:p>
      <w:pPr>
        <w:shd w:val="clear" w:color="auto" w:fill="F7F7F7"/>
        <w:spacing w:before="0" w:after="0" w:line="180" w:lineRule="exact"/>
        <w:ind w:left="0" w:firstLine="0"/>
        <w:jc w:val="left"/>
        <w:rPr>
          <w:ins w:id="887622" w:author="Claude" w:date="2026-10-07T12:00:00Z"/>
        </w:rPr>
      </w:pPr>
      <w:ins w:id="887702" w:author="Claude" w:date="2026-10-07T12:00:00Z">
        <w:r>
          <w:rPr>
            <w:rFonts w:ascii="Consolas" w:hAnsi="Consolas" w:cs="Consolas"/>
            <w:sz w:val="14"/>
            <w:szCs w:val="14"/>
          </w:rPr>
          <w:t xml:space="preserve"> 80      c = copy.deepcopy(cfg)</w:t>
        </w:r>
      </w:ins>
    </w:p>
    <w:p>
      <w:pPr>
        <w:shd w:val="clear" w:color="auto" w:fill="F7F7F7"/>
        <w:spacing w:before="0" w:after="0" w:line="180" w:lineRule="exact"/>
        <w:ind w:left="0" w:firstLine="0"/>
        <w:jc w:val="left"/>
        <w:rPr>
          <w:ins w:id="887622" w:author="Claude" w:date="2026-10-07T12:00:00Z"/>
        </w:rPr>
      </w:pPr>
      <w:ins w:id="887703" w:author="Claude" w:date="2026-10-07T12:00:00Z">
        <w:r>
          <w:rPr>
            <w:rFonts w:ascii="Consolas" w:hAnsi="Consolas" w:cs="Consolas"/>
            <w:sz w:val="14"/>
            <w:szCs w:val="14"/>
          </w:rPr>
          <w:t xml:space="preserve"> 81      c.tecnico.fcr = c.tecnico.fcr_referencia</w:t>
        </w:r>
      </w:ins>
    </w:p>
    <w:p>
      <w:pPr>
        <w:shd w:val="clear" w:color="auto" w:fill="F7F7F7"/>
        <w:spacing w:before="0" w:after="0" w:line="180" w:lineRule="exact"/>
        <w:ind w:left="0" w:firstLine="0"/>
        <w:jc w:val="left"/>
        <w:rPr>
          <w:ins w:id="887622" w:author="Claude" w:date="2026-10-07T12:00:00Z"/>
        </w:rPr>
      </w:pPr>
      <w:ins w:id="887704" w:author="Claude" w:date="2026-10-07T12:00:00Z">
        <w:r>
          <w:rPr>
            <w:rFonts w:ascii="Consolas" w:hAnsi="Consolas" w:cs="Consolas"/>
            <w:sz w:val="14"/>
            <w:szCs w:val="14"/>
          </w:rPr>
          <w:t xml:space="preserve"> 82      c.tecnico.mortalidade_pct = c.tecnico.mortalidade_referencia_pct</w:t>
        </w:r>
      </w:ins>
    </w:p>
    <w:p>
      <w:pPr>
        <w:shd w:val="clear" w:color="auto" w:fill="F7F7F7"/>
        <w:spacing w:before="0" w:after="0" w:line="180" w:lineRule="exact"/>
        <w:ind w:left="0" w:firstLine="0"/>
        <w:jc w:val="left"/>
        <w:rPr>
          <w:ins w:id="887622" w:author="Claude" w:date="2026-10-07T12:00:00Z"/>
        </w:rPr>
      </w:pPr>
      <w:ins w:id="887705" w:author="Claude" w:date="2026-10-07T12:00:00Z">
        <w:r>
          <w:rPr>
            <w:rFonts w:ascii="Consolas" w:hAnsi="Consolas" w:cs="Consolas"/>
            <w:sz w:val="14"/>
            <w:szCs w:val="14"/>
          </w:rPr>
          <w:t xml:space="preserve"> 83      c.ambiental.energia_referencia_kwh_kg = energia_kwh_kg(c)</w:t>
        </w:r>
      </w:ins>
    </w:p>
    <w:p>
      <w:pPr>
        <w:shd w:val="clear" w:color="auto" w:fill="F7F7F7"/>
        <w:spacing w:before="0" w:after="0" w:line="180" w:lineRule="exact"/>
        <w:ind w:left="0" w:firstLine="0"/>
        <w:jc w:val="left"/>
        <w:rPr>
          <w:ins w:id="887622" w:author="Claude" w:date="2026-10-07T12:00:00Z"/>
        </w:rPr>
      </w:pPr>
      <w:ins w:id="887706" w:author="Claude" w:date="2026-10-07T12:00:00Z">
        <w:r>
          <w:rPr>
            <w:rFonts w:ascii="Consolas" w:hAnsi="Consolas" w:cs="Consolas"/>
            <w:sz w:val="14"/>
            <w:szCs w:val="14"/>
          </w:rPr>
          <w:t xml:space="preserve"> 84      lg = motor(c, None, 1)["lean_green"]</w:t>
        </w:r>
      </w:ins>
    </w:p>
    <w:p>
      <w:pPr>
        <w:shd w:val="clear" w:color="auto" w:fill="F7F7F7"/>
        <w:spacing w:before="0" w:after="0" w:line="180" w:lineRule="exact"/>
        <w:ind w:left="0" w:firstLine="0"/>
        <w:jc w:val="left"/>
        <w:rPr>
          <w:ins w:id="887622" w:author="Claude" w:date="2026-10-07T12:00:00Z"/>
        </w:rPr>
      </w:pPr>
      <w:ins w:id="887707" w:author="Claude" w:date="2026-10-07T12:00:00Z">
        <w:r>
          <w:rPr>
            <w:rFonts w:ascii="Consolas" w:hAnsi="Consolas" w:cs="Consolas"/>
            <w:sz w:val="14"/>
            <w:szCs w:val="14"/>
          </w:rPr>
          <w:t xml:space="preserve"> 85      assert lg["total_r_ano"][0] == pytest.approx(0.0, abs=1e-6)</w:t>
        </w:r>
      </w:ins>
    </w:p>
    <w:p>
      <w:pPr>
        <w:shd w:val="clear" w:color="auto" w:fill="F7F7F7"/>
        <w:spacing w:before="0" w:after="0" w:line="180" w:lineRule="exact"/>
        <w:ind w:left="0" w:firstLine="0"/>
        <w:jc w:val="left"/>
        <w:rPr>
          <w:ins w:id="887622" w:author="Claude" w:date="2026-10-07T12:00:00Z"/>
        </w:rPr>
      </w:pPr>
      <w:ins w:id="887708" w:author="Claude" w:date="2026-10-07T12:00:00Z">
        <w:r>
          <w:rPr>
            <w:rFonts w:ascii="Consolas" w:hAnsi="Consolas" w:cs="Consolas"/>
            <w:sz w:val="14"/>
            <w:szCs w:val="14"/>
          </w:rPr>
          <w:t xml:space="preserve"> 86      assert all(v[0] == pytest.approx(0.0, abs=1e-6) for v in lg["desperdicios_r_ano"].values())</w:t>
        </w:r>
      </w:ins>
    </w:p>
    <w:p>
      <w:pPr>
        <w:shd w:val="clear" w:color="auto" w:fill="F7F7F7"/>
        <w:spacing w:before="0" w:after="0" w:line="180" w:lineRule="exact"/>
        <w:ind w:left="0" w:firstLine="0"/>
        <w:jc w:val="left"/>
        <w:rPr>
          <w:ins w:id="887622" w:author="Claude" w:date="2026-10-07T12:00:00Z"/>
        </w:rPr>
      </w:pPr>
      <w:ins w:id="887709" w:author="Claude" w:date="2026-10-07T12:00:00Z">
        <w:r>
          <w:rPr>
            <w:rFonts w:ascii="Consolas" w:hAnsi="Consolas" w:cs="Consolas"/>
            <w:sz w:val="14"/>
            <w:szCs w:val="14"/>
          </w:rPr>
          <w:t xml:space="preserve"> 87  </w:t>
        </w:r>
      </w:ins>
    </w:p>
    <w:p>
      <w:pPr>
        <w:shd w:val="clear" w:color="auto" w:fill="F7F7F7"/>
        <w:spacing w:before="0" w:after="0" w:line="180" w:lineRule="exact"/>
        <w:ind w:left="0" w:firstLine="0"/>
        <w:jc w:val="left"/>
        <w:rPr>
          <w:ins w:id="887622" w:author="Claude" w:date="2026-10-07T12:00:00Z"/>
        </w:rPr>
      </w:pPr>
      <w:ins w:id="887710" w:author="Claude" w:date="2026-10-07T12:00:00Z">
        <w:r>
          <w:rPr>
            <w:rFonts w:ascii="Consolas" w:hAnsi="Consolas" w:cs="Consolas"/>
            <w:sz w:val="14"/>
            <w:szCs w:val="14"/>
          </w:rPr>
          <w:t xml:space="preserve"> 88  </w:t>
        </w:r>
      </w:ins>
    </w:p>
    <w:p>
      <w:pPr>
        <w:shd w:val="clear" w:color="auto" w:fill="F7F7F7"/>
        <w:spacing w:before="0" w:after="0" w:line="180" w:lineRule="exact"/>
        <w:ind w:left="0" w:firstLine="0"/>
        <w:jc w:val="left"/>
        <w:rPr>
          <w:ins w:id="887622" w:author="Claude" w:date="2026-10-07T12:00:00Z"/>
        </w:rPr>
      </w:pPr>
      <w:ins w:id="887711" w:author="Claude" w:date="2026-10-07T12:00:00Z">
        <w:r>
          <w:rPr>
            <w:rFonts w:ascii="Consolas" w:hAnsi="Consolas" w:cs="Consolas"/>
            <w:sz w:val="14"/>
            <w:szCs w:val="14"/>
          </w:rPr>
          <w:t xml:space="preserve"> 89  def test_lean_green_racao_excedente(cfg):</w:t>
        </w:r>
      </w:ins>
    </w:p>
    <w:p>
      <w:pPr>
        <w:shd w:val="clear" w:color="auto" w:fill="F7F7F7"/>
        <w:spacing w:before="0" w:after="0" w:line="180" w:lineRule="exact"/>
        <w:ind w:left="0" w:firstLine="0"/>
        <w:jc w:val="left"/>
        <w:rPr>
          <w:ins w:id="887622" w:author="Claude" w:date="2026-10-07T12:00:00Z"/>
        </w:rPr>
      </w:pPr>
      <w:ins w:id="887712" w:author="Claude" w:date="2026-10-07T12:00:00Z">
        <w:r>
          <w:rPr>
            <w:rFonts w:ascii="Consolas" w:hAnsi="Consolas" w:cs="Consolas"/>
            <w:sz w:val="14"/>
            <w:szCs w:val="14"/>
          </w:rPr>
          <w:t xml:space="preserve"> 90      r = motor(cfg, None, 1)</w:t>
        </w:r>
      </w:ins>
    </w:p>
    <w:p>
      <w:pPr>
        <w:shd w:val="clear" w:color="auto" w:fill="F7F7F7"/>
        <w:spacing w:before="0" w:after="0" w:line="180" w:lineRule="exact"/>
        <w:ind w:left="0" w:firstLine="0"/>
        <w:jc w:val="left"/>
        <w:rPr>
          <w:ins w:id="887622" w:author="Claude" w:date="2026-10-07T12:00:00Z"/>
        </w:rPr>
      </w:pPr>
      <w:ins w:id="887713" w:author="Claude" w:date="2026-10-07T12:00:00Z">
        <w:r>
          <w:rPr>
            <w:rFonts w:ascii="Consolas" w:hAnsi="Consolas" w:cs="Consolas"/>
            <w:sz w:val="14"/>
            <w:szCs w:val="14"/>
          </w:rPr>
          <w:t xml:space="preserve"> 91      t, lg = r["tecnico"], r["lean_green"]</w:t>
        </w:r>
      </w:ins>
    </w:p>
    <w:p>
      <w:pPr>
        <w:shd w:val="clear" w:color="auto" w:fill="F7F7F7"/>
        <w:spacing w:before="0" w:after="0" w:line="180" w:lineRule="exact"/>
        <w:ind w:left="0" w:firstLine="0"/>
        <w:jc w:val="left"/>
        <w:rPr>
          <w:ins w:id="887622" w:author="Claude" w:date="2026-10-07T12:00:00Z"/>
        </w:rPr>
      </w:pPr>
      <w:ins w:id="887714" w:author="Claude" w:date="2026-10-07T12:00:00Z">
        <w:r>
          <w:rPr>
            <w:rFonts w:ascii="Consolas" w:hAnsi="Consolas" w:cs="Consolas"/>
            <w:sz w:val="14"/>
            <w:szCs w:val="14"/>
          </w:rPr>
          <w:t xml:space="preserve"> 92      excedente = (cfg.tecnico.fcr - cfg.tecnico.fcr_referencia) * t["ganho_biomassa_ano_kg"][0] \</w:t>
        </w:r>
      </w:ins>
    </w:p>
    <w:p>
      <w:pPr>
        <w:shd w:val="clear" w:color="auto" w:fill="F7F7F7"/>
        <w:spacing w:before="0" w:after="0" w:line="180" w:lineRule="exact"/>
        <w:ind w:left="0" w:firstLine="0"/>
        <w:jc w:val="left"/>
        <w:rPr>
          <w:ins w:id="887622" w:author="Claude" w:date="2026-10-07T12:00:00Z"/>
        </w:rPr>
      </w:pPr>
      <w:ins w:id="887715" w:author="Claude" w:date="2026-10-07T12:00:00Z">
        <w:r>
          <w:rPr>
            <w:rFonts w:ascii="Consolas" w:hAnsi="Consolas" w:cs="Consolas"/>
            <w:sz w:val="14"/>
            <w:szCs w:val="14"/>
          </w:rPr>
          <w:t xml:space="preserve"> 93          * r["economico"]["fator_volume_regime"][0]</w:t>
        </w:r>
      </w:ins>
    </w:p>
    <w:p>
      <w:pPr>
        <w:shd w:val="clear" w:color="auto" w:fill="F7F7F7"/>
        <w:spacing w:before="0" w:after="0" w:line="180" w:lineRule="exact"/>
        <w:ind w:left="0" w:firstLine="0"/>
        <w:jc w:val="left"/>
        <w:rPr>
          <w:ins w:id="887622" w:author="Claude" w:date="2026-10-07T12:00:00Z"/>
        </w:rPr>
      </w:pPr>
      <w:ins w:id="887716" w:author="Claude" w:date="2026-10-07T12:00:00Z">
        <w:r>
          <w:rPr>
            <w:rFonts w:ascii="Consolas" w:hAnsi="Consolas" w:cs="Consolas"/>
            <w:sz w:val="14"/>
            <w:szCs w:val="14"/>
          </w:rPr>
          <w:t xml:space="preserve"> 94      assert lg["racao_excedente_kg"][0] == pytest.approx(excedente)</w:t>
        </w:r>
      </w:ins>
    </w:p>
    <w:p>
      <w:pPr>
        <w:shd w:val="clear" w:color="auto" w:fill="F7F7F7"/>
        <w:spacing w:before="0" w:after="0" w:line="180" w:lineRule="exact"/>
        <w:ind w:left="0" w:firstLine="0"/>
        <w:jc w:val="left"/>
        <w:rPr>
          <w:ins w:id="887622" w:author="Claude" w:date="2026-10-07T12:00:00Z"/>
        </w:rPr>
      </w:pPr>
      <w:ins w:id="887717" w:author="Claude" w:date="2026-10-07T12:00:00Z">
        <w:r>
          <w:rPr>
            <w:rFonts w:ascii="Consolas" w:hAnsi="Consolas" w:cs="Consolas"/>
            <w:sz w:val="14"/>
            <w:szCs w:val="14"/>
          </w:rPr>
          <w:t xml:space="preserve"> 95      assert lg["desperdicios_r_ano"]["Ração excedente (superalimentação/FCR)"][0] == \</w:t>
        </w:r>
      </w:ins>
    </w:p>
    <w:p>
      <w:pPr>
        <w:shd w:val="clear" w:color="auto" w:fill="F7F7F7"/>
        <w:spacing w:before="0" w:after="0" w:line="180" w:lineRule="exact"/>
        <w:ind w:left="0" w:firstLine="0"/>
        <w:jc w:val="left"/>
        <w:rPr>
          <w:ins w:id="887622" w:author="Claude" w:date="2026-10-07T12:00:00Z"/>
        </w:rPr>
      </w:pPr>
      <w:ins w:id="887718" w:author="Claude" w:date="2026-10-07T12:00:00Z">
        <w:r>
          <w:rPr>
            <w:rFonts w:ascii="Consolas" w:hAnsi="Consolas" w:cs="Consolas"/>
            <w:sz w:val="14"/>
            <w:szCs w:val="14"/>
          </w:rPr>
          <w:t xml:space="preserve"> 96          pytest.approx(excedente * cfg.economico.custo_racao_kg)</w:t>
        </w:r>
      </w:ins>
    </w:p>
    <w:p>
      <w:pPr>
        <w:shd w:val="clear" w:color="auto" w:fill="F7F7F7"/>
        <w:spacing w:before="0" w:after="0" w:line="180" w:lineRule="exact"/>
        <w:ind w:left="0" w:firstLine="0"/>
        <w:jc w:val="left"/>
        <w:rPr>
          <w:ins w:id="887622" w:author="Claude" w:date="2026-10-07T12:00:00Z"/>
        </w:rPr>
      </w:pPr>
      <w:ins w:id="887719" w:author="Claude" w:date="2026-10-07T12:00:00Z">
        <w:r>
          <w:rPr>
            <w:rFonts w:ascii="Consolas" w:hAnsi="Consolas" w:cs="Consolas"/>
            <w:sz w:val="14"/>
            <w:szCs w:val="14"/>
          </w:rPr>
          <w:t xml:space="preserve"> 97      # desperdício maior com FCR pior</w:t>
        </w:r>
      </w:ins>
    </w:p>
    <w:p>
      <w:pPr>
        <w:shd w:val="clear" w:color="auto" w:fill="F7F7F7"/>
        <w:spacing w:before="0" w:after="0" w:line="180" w:lineRule="exact"/>
        <w:ind w:left="0" w:firstLine="0"/>
        <w:jc w:val="left"/>
        <w:rPr>
          <w:ins w:id="887622" w:author="Claude" w:date="2026-10-07T12:00:00Z"/>
        </w:rPr>
      </w:pPr>
      <w:ins w:id="887720" w:author="Claude" w:date="2026-10-07T12:00:00Z">
        <w:r>
          <w:rPr>
            <w:rFonts w:ascii="Consolas" w:hAnsi="Consolas" w:cs="Consolas"/>
            <w:sz w:val="14"/>
            <w:szCs w:val="14"/>
          </w:rPr>
          <w:t xml:space="preserve"> 98      c = copy.deepcopy(cfg)</w:t>
        </w:r>
      </w:ins>
    </w:p>
    <w:p>
      <w:pPr>
        <w:shd w:val="clear" w:color="auto" w:fill="F7F7F7"/>
        <w:spacing w:before="0" w:after="0" w:line="180" w:lineRule="exact"/>
        <w:ind w:left="0" w:firstLine="0"/>
        <w:jc w:val="left"/>
        <w:rPr>
          <w:ins w:id="887622" w:author="Claude" w:date="2026-10-07T12:00:00Z"/>
        </w:rPr>
      </w:pPr>
      <w:ins w:id="887721" w:author="Claude" w:date="2026-10-07T12:00:00Z">
        <w:r>
          <w:rPr>
            <w:rFonts w:ascii="Consolas" w:hAnsi="Consolas" w:cs="Consolas"/>
            <w:sz w:val="14"/>
            <w:szCs w:val="14"/>
          </w:rPr>
          <w:t xml:space="preserve"> 99      c.tecnico.fcr += 0.2</w:t>
        </w:r>
      </w:ins>
    </w:p>
    <w:p>
      <w:pPr>
        <w:shd w:val="clear" w:color="auto" w:fill="F7F7F7"/>
        <w:spacing w:before="0" w:after="0" w:line="180" w:lineRule="exact"/>
        <w:ind w:left="0" w:firstLine="0"/>
        <w:jc w:val="left"/>
        <w:rPr>
          <w:ins w:id="887622" w:author="Claude" w:date="2026-10-07T12:00:00Z"/>
        </w:rPr>
      </w:pPr>
      <w:ins w:id="887722" w:author="Claude" w:date="2026-10-07T12:00:00Z">
        <w:r>
          <w:rPr>
            <w:rFonts w:ascii="Consolas" w:hAnsi="Consolas" w:cs="Consolas"/>
            <w:sz w:val="14"/>
            <w:szCs w:val="14"/>
          </w:rPr>
          <w:t xml:space="preserve">100      assert motor(c, None, 1)["lean_green"]["total_r_ano"][0] &gt; lg["total_r_ano"][0]</w:t>
        </w:r>
      </w:ins>
    </w:p>
    <w:p>
      <w:pPr>
        <w:pStyle w:val="Ttulo2"/>
        <w:pageBreakBefore w:val="0"/>
        <w:rPr>
          <w:ins w:id="887723" w:author="Claude" w:date="2026-10-07T12:00:00Z"/>
        </w:rPr>
      </w:pPr>
      <w:bookmarkStart w:id="990078" w:name="_TocRev187ApB3"/>
      <w:ins w:id="887724" w:author="Claude" w:date="2026-10-07T12:00:00Z">
        <w:r>
          <w:rPr>
            <w:rFonts w:ascii="Times New Roman" w:hAnsi="Times New Roman"/>
            <w:b w:val="0"/>
            <w:sz w:val="28"/>
          </w:rPr>
          <w:t xml:space="preserve">B.3 tests/test_entradas.py — Testes da entrada de dados</w:t>
        </w:r>
      </w:ins>
      <w:bookmarkEnd w:id="990078"/>
    </w:p>
    <w:p>
      <w:pPr>
        <w:shd w:val="clear" w:color="auto" w:fill="F7F7F7"/>
        <w:spacing w:before="0" w:after="0" w:line="180" w:lineRule="exact"/>
        <w:ind w:left="0" w:firstLine="0"/>
        <w:jc w:val="left"/>
        <w:rPr>
          <w:ins w:id="887725" w:author="Claude" w:date="2026-10-07T12:00:00Z"/>
        </w:rPr>
      </w:pPr>
      <w:ins w:id="887726" w:author="Claude" w:date="2026-10-07T12:00:00Z">
        <w:r>
          <w:rPr>
            <w:rFonts w:ascii="Consolas" w:hAnsi="Consolas" w:cs="Consolas"/>
            <w:sz w:val="14"/>
            <w:szCs w:val="14"/>
          </w:rPr>
          <w:t xml:space="preserve">  1  """Testes da entrada de dados: o estudo só produz resultados a partir das entradas."""</w:t>
        </w:r>
      </w:ins>
    </w:p>
    <w:p>
      <w:pPr>
        <w:shd w:val="clear" w:color="auto" w:fill="F7F7F7"/>
        <w:spacing w:before="0" w:after="0" w:line="180" w:lineRule="exact"/>
        <w:ind w:left="0" w:firstLine="0"/>
        <w:jc w:val="left"/>
        <w:rPr>
          <w:ins w:id="887725" w:author="Claude" w:date="2026-10-07T12:00:00Z"/>
        </w:rPr>
      </w:pPr>
      <w:ins w:id="887727" w:author="Claude" w:date="2026-10-07T12:00:00Z">
        <w:r>
          <w:rPr>
            <w:rFonts w:ascii="Consolas" w:hAnsi="Consolas" w:cs="Consolas"/>
            <w:sz w:val="14"/>
            <w:szCs w:val="14"/>
          </w:rPr>
          <w:t xml:space="preserve">  2  import copy</w:t>
        </w:r>
      </w:ins>
    </w:p>
    <w:p>
      <w:pPr>
        <w:shd w:val="clear" w:color="auto" w:fill="F7F7F7"/>
        <w:spacing w:before="0" w:after="0" w:line="180" w:lineRule="exact"/>
        <w:ind w:left="0" w:firstLine="0"/>
        <w:jc w:val="left"/>
        <w:rPr>
          <w:ins w:id="887725" w:author="Claude" w:date="2026-10-07T12:00:00Z"/>
        </w:rPr>
      </w:pPr>
      <w:ins w:id="887728" w:author="Claude" w:date="2026-10-07T12:00:00Z">
        <w:r>
          <w:rPr>
            <w:rFonts w:ascii="Consolas" w:hAnsi="Consolas" w:cs="Consolas"/>
            <w:sz w:val="14"/>
            <w:szCs w:val="14"/>
          </w:rPr>
          <w:t xml:space="preserve">  3  import json</w:t>
        </w:r>
      </w:ins>
    </w:p>
    <w:p>
      <w:pPr>
        <w:shd w:val="clear" w:color="auto" w:fill="F7F7F7"/>
        <w:spacing w:before="0" w:after="0" w:line="180" w:lineRule="exact"/>
        <w:ind w:left="0" w:firstLine="0"/>
        <w:jc w:val="left"/>
        <w:rPr>
          <w:ins w:id="887725" w:author="Claude" w:date="2026-10-07T12:00:00Z"/>
        </w:rPr>
      </w:pPr>
      <w:ins w:id="887729" w:author="Claude" w:date="2026-10-07T12:00:00Z">
        <w:r>
          <w:rPr>
            <w:rFonts w:ascii="Consolas" w:hAnsi="Consolas" w:cs="Consolas"/>
            <w:sz w:val="14"/>
            <w:szCs w:val="14"/>
          </w:rPr>
          <w:t xml:space="preserve">  4  import math</w:t>
        </w:r>
      </w:ins>
    </w:p>
    <w:p>
      <w:pPr>
        <w:shd w:val="clear" w:color="auto" w:fill="F7F7F7"/>
        <w:spacing w:before="0" w:after="0" w:line="180" w:lineRule="exact"/>
        <w:ind w:left="0" w:firstLine="0"/>
        <w:jc w:val="left"/>
        <w:rPr>
          <w:ins w:id="887725" w:author="Claude" w:date="2026-10-07T12:00:00Z"/>
        </w:rPr>
      </w:pPr>
      <w:ins w:id="887730" w:author="Claude" w:date="2026-10-07T12:00:00Z">
        <w:r>
          <w:rPr>
            <w:rFonts w:ascii="Consolas" w:hAnsi="Consolas" w:cs="Consolas"/>
            <w:sz w:val="14"/>
            <w:szCs w:val="14"/>
          </w:rPr>
          <w:t xml:space="preserve">  5  </w:t>
        </w:r>
      </w:ins>
    </w:p>
    <w:p>
      <w:pPr>
        <w:shd w:val="clear" w:color="auto" w:fill="F7F7F7"/>
        <w:spacing w:before="0" w:after="0" w:line="180" w:lineRule="exact"/>
        <w:ind w:left="0" w:firstLine="0"/>
        <w:jc w:val="left"/>
        <w:rPr>
          <w:ins w:id="887725" w:author="Claude" w:date="2026-10-07T12:00:00Z"/>
        </w:rPr>
      </w:pPr>
      <w:ins w:id="887731" w:author="Claude" w:date="2026-10-07T12:00:00Z">
        <w:r>
          <w:rPr>
            <w:rFonts w:ascii="Consolas" w:hAnsi="Consolas" w:cs="Consolas"/>
            <w:sz w:val="14"/>
            <w:szCs w:val="14"/>
          </w:rPr>
          <w:t xml:space="preserve">  6  import numpy as np</w:t>
        </w:r>
      </w:ins>
    </w:p>
    <w:p>
      <w:pPr>
        <w:shd w:val="clear" w:color="auto" w:fill="F7F7F7"/>
        <w:spacing w:before="0" w:after="0" w:line="180" w:lineRule="exact"/>
        <w:ind w:left="0" w:firstLine="0"/>
        <w:jc w:val="left"/>
        <w:rPr>
          <w:ins w:id="887725" w:author="Claude" w:date="2026-10-07T12:00:00Z"/>
        </w:rPr>
      </w:pPr>
      <w:ins w:id="887732" w:author="Claude" w:date="2026-10-07T12:00:00Z">
        <w:r>
          <w:rPr>
            <w:rFonts w:ascii="Consolas" w:hAnsi="Consolas" w:cs="Consolas"/>
            <w:sz w:val="14"/>
            <w:szCs w:val="14"/>
          </w:rPr>
          <w:t xml:space="preserve">  7  import pytest</w:t>
        </w:r>
      </w:ins>
    </w:p>
    <w:p>
      <w:pPr>
        <w:shd w:val="clear" w:color="auto" w:fill="F7F7F7"/>
        <w:spacing w:before="0" w:after="0" w:line="180" w:lineRule="exact"/>
        <w:ind w:left="0" w:firstLine="0"/>
        <w:jc w:val="left"/>
        <w:rPr>
          <w:ins w:id="887725" w:author="Claude" w:date="2026-10-07T12:00:00Z"/>
        </w:rPr>
      </w:pPr>
      <w:ins w:id="887733" w:author="Claude" w:date="2026-10-07T12:00:00Z">
        <w:r>
          <w:rPr>
            <w:rFonts w:ascii="Consolas" w:hAnsi="Consolas" w:cs="Consolas"/>
            <w:sz w:val="14"/>
            <w:szCs w:val="14"/>
          </w:rPr>
          <w:t xml:space="preserve">  8  </w:t>
        </w:r>
      </w:ins>
    </w:p>
    <w:p>
      <w:pPr>
        <w:shd w:val="clear" w:color="auto" w:fill="F7F7F7"/>
        <w:spacing w:before="0" w:after="0" w:line="180" w:lineRule="exact"/>
        <w:ind w:left="0" w:firstLine="0"/>
        <w:jc w:val="left"/>
        <w:rPr>
          <w:ins w:id="887725" w:author="Claude" w:date="2026-10-07T12:00:00Z"/>
        </w:rPr>
      </w:pPr>
      <w:ins w:id="887734" w:author="Claude" w:date="2026-10-07T12:00:00Z">
        <w:r>
          <w:rPr>
            <w:rFonts w:ascii="Consolas" w:hAnsi="Consolas" w:cs="Consolas"/>
            <w:sz w:val="14"/>
            <w:szCs w:val="14"/>
          </w:rPr>
          <w:t xml:space="preserve">  9  from evteas_py import (config_em_branco, criar_config_caso_base, entradas_pendentes, executar_evteas,</w:t>
        </w:r>
      </w:ins>
    </w:p>
    <w:p>
      <w:pPr>
        <w:shd w:val="clear" w:color="auto" w:fill="F7F7F7"/>
        <w:spacing w:before="0" w:after="0" w:line="180" w:lineRule="exact"/>
        <w:ind w:left="0" w:firstLine="0"/>
        <w:jc w:val="left"/>
        <w:rPr>
          <w:ins w:id="887725" w:author="Claude" w:date="2026-10-07T12:00:00Z"/>
        </w:rPr>
      </w:pPr>
      <w:ins w:id="887735" w:author="Claude" w:date="2026-10-07T12:00:00Z">
        <w:r>
          <w:rPr>
            <w:rFonts w:ascii="Consolas" w:hAnsi="Consolas" w:cs="Consolas"/>
            <w:sz w:val="14"/>
            <w:szCs w:val="14"/>
          </w:rPr>
          <w:t xml:space="preserve"> 10                         iniciar_entradas, salvar_config, wizard_evteas)</w:t>
        </w:r>
      </w:ins>
    </w:p>
    <w:p>
      <w:pPr>
        <w:shd w:val="clear" w:color="auto" w:fill="F7F7F7"/>
        <w:spacing w:before="0" w:after="0" w:line="180" w:lineRule="exact"/>
        <w:ind w:left="0" w:firstLine="0"/>
        <w:jc w:val="left"/>
        <w:rPr>
          <w:ins w:id="887725" w:author="Claude" w:date="2026-10-07T12:00:00Z"/>
        </w:rPr>
      </w:pPr>
      <w:ins w:id="887736" w:author="Claude" w:date="2026-10-07T12:00:00Z">
        <w:r>
          <w:rPr>
            <w:rFonts w:ascii="Consolas" w:hAnsi="Consolas" w:cs="Consolas"/>
            <w:sz w:val="14"/>
            <w:szCs w:val="14"/>
          </w:rPr>
          <w:t xml:space="preserve"> 11  from evteas_py.interface import EntradaCancelada, Perguntador, converter_numero</w:t>
        </w:r>
      </w:ins>
    </w:p>
    <w:p>
      <w:pPr>
        <w:shd w:val="clear" w:color="auto" w:fill="F7F7F7"/>
        <w:spacing w:before="0" w:after="0" w:line="180" w:lineRule="exact"/>
        <w:ind w:left="0" w:firstLine="0"/>
        <w:jc w:val="left"/>
        <w:rPr>
          <w:ins w:id="887725" w:author="Claude" w:date="2026-10-07T12:00:00Z"/>
        </w:rPr>
      </w:pPr>
      <w:ins w:id="887737" w:author="Claude" w:date="2026-10-07T12:00:00Z">
        <w:r>
          <w:rPr>
            <w:rFonts w:ascii="Consolas" w:hAnsi="Consolas" w:cs="Consolas"/>
            <w:sz w:val="14"/>
            <w:szCs w:val="14"/>
          </w:rPr>
          <w:t xml:space="preserve"> 12  from evteas_py.pipeline import motor</w:t>
        </w:r>
      </w:ins>
    </w:p>
    <w:p>
      <w:pPr>
        <w:shd w:val="clear" w:color="auto" w:fill="F7F7F7"/>
        <w:spacing w:before="0" w:after="0" w:line="180" w:lineRule="exact"/>
        <w:ind w:left="0" w:firstLine="0"/>
        <w:jc w:val="left"/>
        <w:rPr>
          <w:ins w:id="887725" w:author="Claude" w:date="2026-10-07T12:00:00Z"/>
        </w:rPr>
      </w:pPr>
      <w:ins w:id="887738" w:author="Claude" w:date="2026-10-07T12:00:00Z">
        <w:r>
          <w:rPr>
            <w:rFonts w:ascii="Consolas" w:hAnsi="Consolas" w:cs="Consolas"/>
            <w:sz w:val="14"/>
            <w:szCs w:val="14"/>
          </w:rPr>
          <w:t xml:space="preserve"> 13  </w:t>
        </w:r>
      </w:ins>
    </w:p>
    <w:p>
      <w:pPr>
        <w:shd w:val="clear" w:color="auto" w:fill="F7F7F7"/>
        <w:spacing w:before="0" w:after="0" w:line="180" w:lineRule="exact"/>
        <w:ind w:left="0" w:firstLine="0"/>
        <w:jc w:val="left"/>
        <w:rPr>
          <w:ins w:id="887725" w:author="Claude" w:date="2026-10-07T12:00:00Z"/>
        </w:rPr>
      </w:pPr>
      <w:ins w:id="887739" w:author="Claude" w:date="2026-10-07T12:00:00Z">
        <w:r>
          <w:rPr>
            <w:rFonts w:ascii="Consolas" w:hAnsi="Consolas" w:cs="Consolas"/>
            <w:sz w:val="14"/>
            <w:szCs w:val="14"/>
          </w:rPr>
          <w:t xml:space="preserve"> 14  from usuario_simulado import UsuarioCasoBase, UsuarioSimulado</w:t>
        </w:r>
      </w:ins>
    </w:p>
    <w:p>
      <w:pPr>
        <w:shd w:val="clear" w:color="auto" w:fill="F7F7F7"/>
        <w:spacing w:before="0" w:after="0" w:line="180" w:lineRule="exact"/>
        <w:ind w:left="0" w:firstLine="0"/>
        <w:jc w:val="left"/>
        <w:rPr>
          <w:ins w:id="887725" w:author="Claude" w:date="2026-10-07T12:00:00Z"/>
        </w:rPr>
      </w:pPr>
      <w:ins w:id="887740" w:author="Claude" w:date="2026-10-07T12:00:00Z">
        <w:r>
          <w:rPr>
            <w:rFonts w:ascii="Consolas" w:hAnsi="Consolas" w:cs="Consolas"/>
            <w:sz w:val="14"/>
            <w:szCs w:val="14"/>
          </w:rPr>
          <w:t xml:space="preserve"> 15  </w:t>
        </w:r>
      </w:ins>
    </w:p>
    <w:p>
      <w:pPr>
        <w:shd w:val="clear" w:color="auto" w:fill="F7F7F7"/>
        <w:spacing w:before="0" w:after="0" w:line="180" w:lineRule="exact"/>
        <w:ind w:left="0" w:firstLine="0"/>
        <w:jc w:val="left"/>
        <w:rPr>
          <w:ins w:id="887725" w:author="Claude" w:date="2026-10-07T12:00:00Z"/>
        </w:rPr>
      </w:pPr>
      <w:ins w:id="887741" w:author="Claude" w:date="2026-10-07T12:00:00Z">
        <w:r>
          <w:rPr>
            <w:rFonts w:ascii="Consolas" w:hAnsi="Consolas" w:cs="Consolas"/>
            <w:sz w:val="14"/>
            <w:szCs w:val="14"/>
          </w:rPr>
          <w:t xml:space="preserve"> 16  </w:t>
        </w:r>
      </w:ins>
    </w:p>
    <w:p>
      <w:pPr>
        <w:shd w:val="clear" w:color="auto" w:fill="F7F7F7"/>
        <w:spacing w:before="0" w:after="0" w:line="180" w:lineRule="exact"/>
        <w:ind w:left="0" w:firstLine="0"/>
        <w:jc w:val="left"/>
        <w:rPr>
          <w:ins w:id="887725" w:author="Claude" w:date="2026-10-07T12:00:00Z"/>
        </w:rPr>
      </w:pPr>
      <w:ins w:id="887742" w:author="Claude" w:date="2026-10-07T12:00:00Z">
        <w:r>
          <w:rPr>
            <w:rFonts w:ascii="Consolas" w:hAnsi="Consolas" w:cs="Consolas"/>
            <w:sz w:val="14"/>
            <w:szCs w:val="14"/>
          </w:rPr>
          <w:t xml:space="preserve"> 17  def _rodar_novo(tmp_path, extra=None):</w:t>
        </w:r>
      </w:ins>
    </w:p>
    <w:p>
      <w:pPr>
        <w:shd w:val="clear" w:color="auto" w:fill="F7F7F7"/>
        <w:spacing w:before="0" w:after="0" w:line="180" w:lineRule="exact"/>
        <w:ind w:left="0" w:firstLine="0"/>
        <w:jc w:val="left"/>
        <w:rPr>
          <w:ins w:id="887725" w:author="Claude" w:date="2026-10-07T12:00:00Z"/>
        </w:rPr>
      </w:pPr>
      <w:ins w:id="887743" w:author="Claude" w:date="2026-10-07T12:00:00Z">
        <w:r>
          <w:rPr>
            <w:rFonts w:ascii="Consolas" w:hAnsi="Consolas" w:cs="Consolas"/>
            <w:sz w:val="14"/>
            <w:szCs w:val="14"/>
          </w:rPr>
          <w:t xml:space="preserve"> 18      u = UsuarioCasoBase(extra)</w:t>
        </w:r>
      </w:ins>
    </w:p>
    <w:p>
      <w:pPr>
        <w:shd w:val="clear" w:color="auto" w:fill="F7F7F7"/>
        <w:spacing w:before="0" w:after="0" w:line="180" w:lineRule="exact"/>
        <w:ind w:left="0" w:firstLine="0"/>
        <w:jc w:val="left"/>
        <w:rPr>
          <w:ins w:id="887725" w:author="Claude" w:date="2026-10-07T12:00:00Z"/>
        </w:rPr>
      </w:pPr>
      <w:ins w:id="887744" w:author="Claude" w:date="2026-10-07T12:00:00Z">
        <w:r>
          <w:rPr>
            <w:rFonts w:ascii="Consolas" w:hAnsi="Consolas" w:cs="Consolas"/>
            <w:sz w:val="14"/>
            <w:szCs w:val="14"/>
          </w:rPr>
          <w:t xml:space="preserve"> 19      cfg = iniciar_entradas(entrada=u.entrada, saida=u.saida, salvar=True, pasta_saida=str(tmp_path))</w:t>
        </w:r>
      </w:ins>
    </w:p>
    <w:p>
      <w:pPr>
        <w:shd w:val="clear" w:color="auto" w:fill="F7F7F7"/>
        <w:spacing w:before="0" w:after="0" w:line="180" w:lineRule="exact"/>
        <w:ind w:left="0" w:firstLine="0"/>
        <w:jc w:val="left"/>
        <w:rPr>
          <w:ins w:id="887725" w:author="Claude" w:date="2026-10-07T12:00:00Z"/>
        </w:rPr>
      </w:pPr>
      <w:ins w:id="887745" w:author="Claude" w:date="2026-10-07T12:00:00Z">
        <w:r>
          <w:rPr>
            <w:rFonts w:ascii="Consolas" w:hAnsi="Consolas" w:cs="Consolas"/>
            <w:sz w:val="14"/>
            <w:szCs w:val="14"/>
          </w:rPr>
          <w:t xml:space="preserve"> 20      return cfg, u</w:t>
        </w:r>
      </w:ins>
    </w:p>
    <w:p>
      <w:pPr>
        <w:shd w:val="clear" w:color="auto" w:fill="F7F7F7"/>
        <w:spacing w:before="0" w:after="0" w:line="180" w:lineRule="exact"/>
        <w:ind w:left="0" w:firstLine="0"/>
        <w:jc w:val="left"/>
        <w:rPr>
          <w:ins w:id="887725" w:author="Claude" w:date="2026-10-07T12:00:00Z"/>
        </w:rPr>
      </w:pPr>
      <w:ins w:id="887746" w:author="Claude" w:date="2026-10-07T12:00:00Z">
        <w:r>
          <w:rPr>
            <w:rFonts w:ascii="Consolas" w:hAnsi="Consolas" w:cs="Consolas"/>
            <w:sz w:val="14"/>
            <w:szCs w:val="14"/>
          </w:rPr>
          <w:t xml:space="preserve"> 21  </w:t>
        </w:r>
      </w:ins>
    </w:p>
    <w:p>
      <w:pPr>
        <w:shd w:val="clear" w:color="auto" w:fill="F7F7F7"/>
        <w:spacing w:before="0" w:after="0" w:line="180" w:lineRule="exact"/>
        <w:ind w:left="0" w:firstLine="0"/>
        <w:jc w:val="left"/>
        <w:rPr>
          <w:ins w:id="887725" w:author="Claude" w:date="2026-10-07T12:00:00Z"/>
        </w:rPr>
      </w:pPr>
      <w:ins w:id="887747" w:author="Claude" w:date="2026-10-07T12:00:00Z">
        <w:r>
          <w:rPr>
            <w:rFonts w:ascii="Consolas" w:hAnsi="Consolas" w:cs="Consolas"/>
            <w:sz w:val="14"/>
            <w:szCs w:val="14"/>
          </w:rPr>
          <w:t xml:space="preserve"> 22  </w:t>
        </w:r>
      </w:ins>
    </w:p>
    <w:p>
      <w:pPr>
        <w:shd w:val="clear" w:color="auto" w:fill="F7F7F7"/>
        <w:spacing w:before="0" w:after="0" w:line="180" w:lineRule="exact"/>
        <w:ind w:left="0" w:firstLine="0"/>
        <w:jc w:val="left"/>
        <w:rPr>
          <w:ins w:id="887725" w:author="Claude" w:date="2026-10-07T12:00:00Z"/>
        </w:rPr>
      </w:pPr>
      <w:ins w:id="887748" w:author="Claude" w:date="2026-10-07T12:00:00Z">
        <w:r>
          <w:rPr>
            <w:rFonts w:ascii="Consolas" w:hAnsi="Consolas" w:cs="Consolas"/>
            <w:sz w:val="14"/>
            <w:szCs w:val="14"/>
          </w:rPr>
          <w:t xml:space="preserve"> 23  def test_novo_projeto_reproduz_caso_base(tmp_path):</w:t>
        </w:r>
      </w:ins>
    </w:p>
    <w:p>
      <w:pPr>
        <w:shd w:val="clear" w:color="auto" w:fill="F7F7F7"/>
        <w:spacing w:before="0" w:after="0" w:line="180" w:lineRule="exact"/>
        <w:ind w:left="0" w:firstLine="0"/>
        <w:jc w:val="left"/>
        <w:rPr>
          <w:ins w:id="887725" w:author="Claude" w:date="2026-10-07T12:00:00Z"/>
        </w:rPr>
      </w:pPr>
      <w:ins w:id="887749" w:author="Claude" w:date="2026-10-07T12:00:00Z">
        <w:r>
          <w:rPr>
            <w:rFonts w:ascii="Consolas" w:hAnsi="Consolas" w:cs="Consolas"/>
            <w:sz w:val="14"/>
            <w:szCs w:val="14"/>
          </w:rPr>
          <w:t xml:space="preserve"> 24      cfg, u = _rodar_novo(tmp_path)</w:t>
        </w:r>
      </w:ins>
    </w:p>
    <w:p>
      <w:pPr>
        <w:shd w:val="clear" w:color="auto" w:fill="F7F7F7"/>
        <w:spacing w:before="0" w:after="0" w:line="180" w:lineRule="exact"/>
        <w:ind w:left="0" w:firstLine="0"/>
        <w:jc w:val="left"/>
        <w:rPr>
          <w:ins w:id="887725" w:author="Claude" w:date="2026-10-07T12:00:00Z"/>
        </w:rPr>
      </w:pPr>
      <w:ins w:id="887750" w:author="Claude" w:date="2026-10-07T12:00:00Z">
        <w:r>
          <w:rPr>
            <w:rFonts w:ascii="Consolas" w:hAnsi="Consolas" w:cs="Consolas"/>
            <w:sz w:val="14"/>
            <w:szCs w:val="14"/>
          </w:rPr>
          <w:t xml:space="preserve"> 25      assert entradas_pendentes(cfg) == []</w:t>
        </w:r>
      </w:ins>
    </w:p>
    <w:p>
      <w:pPr>
        <w:shd w:val="clear" w:color="auto" w:fill="F7F7F7"/>
        <w:spacing w:before="0" w:after="0" w:line="180" w:lineRule="exact"/>
        <w:ind w:left="0" w:firstLine="0"/>
        <w:jc w:val="left"/>
        <w:rPr>
          <w:ins w:id="887725" w:author="Claude" w:date="2026-10-07T12:00:00Z"/>
        </w:rPr>
      </w:pPr>
      <w:ins w:id="887751" w:author="Claude" w:date="2026-10-07T12:00:00Z">
        <w:r>
          <w:rPr>
            <w:rFonts w:ascii="Consolas" w:hAnsi="Consolas" w:cs="Consolas"/>
            <w:sz w:val="14"/>
            <w:szCs w:val="14"/>
          </w:rPr>
          <w:t xml:space="preserve"> 26      ref = criar_config_caso_base()</w:t>
        </w:r>
      </w:ins>
    </w:p>
    <w:p>
      <w:pPr>
        <w:shd w:val="clear" w:color="auto" w:fill="F7F7F7"/>
        <w:spacing w:before="0" w:after="0" w:line="180" w:lineRule="exact"/>
        <w:ind w:left="0" w:firstLine="0"/>
        <w:jc w:val="left"/>
        <w:rPr>
          <w:ins w:id="887725" w:author="Claude" w:date="2026-10-07T12:00:00Z"/>
        </w:rPr>
      </w:pPr>
      <w:ins w:id="887752" w:author="Claude" w:date="2026-10-07T12:00:00Z">
        <w:r>
          <w:rPr>
            <w:rFonts w:ascii="Consolas" w:hAnsi="Consolas" w:cs="Consolas"/>
            <w:sz w:val="14"/>
            <w:szCs w:val="14"/>
          </w:rPr>
          <w:t xml:space="preserve"> 27      a, b = motor(cfg, None, 1)["economico"], motor(ref, None, 1)["economico"]</w:t>
        </w:r>
      </w:ins>
    </w:p>
    <w:p>
      <w:pPr>
        <w:shd w:val="clear" w:color="auto" w:fill="F7F7F7"/>
        <w:spacing w:before="0" w:after="0" w:line="180" w:lineRule="exact"/>
        <w:ind w:left="0" w:firstLine="0"/>
        <w:jc w:val="left"/>
        <w:rPr>
          <w:ins w:id="887725" w:author="Claude" w:date="2026-10-07T12:00:00Z"/>
        </w:rPr>
      </w:pPr>
      <w:ins w:id="887753" w:author="Claude" w:date="2026-10-07T12:00:00Z">
        <w:r>
          <w:rPr>
            <w:rFonts w:ascii="Consolas" w:hAnsi="Consolas" w:cs="Consolas"/>
            <w:sz w:val="14"/>
            <w:szCs w:val="14"/>
          </w:rPr>
          <w:t xml:space="preserve"> 28      assert a["vpl"][0] == pytest.approx(b["vpl"][0], rel=1e-6)</w:t>
        </w:r>
      </w:ins>
    </w:p>
    <w:p>
      <w:pPr>
        <w:shd w:val="clear" w:color="auto" w:fill="F7F7F7"/>
        <w:spacing w:before="0" w:after="0" w:line="180" w:lineRule="exact"/>
        <w:ind w:left="0" w:firstLine="0"/>
        <w:jc w:val="left"/>
        <w:rPr>
          <w:ins w:id="887725" w:author="Claude" w:date="2026-10-07T12:00:00Z"/>
        </w:rPr>
      </w:pPr>
      <w:ins w:id="887754" w:author="Claude" w:date="2026-10-07T12:00:00Z">
        <w:r>
          <w:rPr>
            <w:rFonts w:ascii="Consolas" w:hAnsi="Consolas" w:cs="Consolas"/>
            <w:sz w:val="14"/>
            <w:szCs w:val="14"/>
          </w:rPr>
          <w:t xml:space="preserve"> 29      assert a["receita_regime"][0] == pytest.approx(b["receita_regime"][0], rel=1e-9)</w:t>
        </w:r>
      </w:ins>
    </w:p>
    <w:p>
      <w:pPr>
        <w:shd w:val="clear" w:color="auto" w:fill="F7F7F7"/>
        <w:spacing w:before="0" w:after="0" w:line="180" w:lineRule="exact"/>
        <w:ind w:left="0" w:firstLine="0"/>
        <w:jc w:val="left"/>
        <w:rPr>
          <w:ins w:id="887725" w:author="Claude" w:date="2026-10-07T12:00:00Z"/>
        </w:rPr>
      </w:pPr>
      <w:ins w:id="887755" w:author="Claude" w:date="2026-10-07T12:00:00Z">
        <w:r>
          <w:rPr>
            <w:rFonts w:ascii="Consolas" w:hAnsi="Consolas" w:cs="Consolas"/>
            <w:sz w:val="14"/>
            <w:szCs w:val="14"/>
          </w:rPr>
          <w:t xml:space="preserve"> 30      assert list(tmp_path.glob("entradas_Caso_base_PGTR_de_piscicultura_de_tilapia*.json"))</w:t>
        </w:r>
      </w:ins>
    </w:p>
    <w:p>
      <w:pPr>
        <w:shd w:val="clear" w:color="auto" w:fill="F7F7F7"/>
        <w:spacing w:before="0" w:after="0" w:line="180" w:lineRule="exact"/>
        <w:ind w:left="0" w:firstLine="0"/>
        <w:jc w:val="left"/>
        <w:rPr>
          <w:ins w:id="887725" w:author="Claude" w:date="2026-10-07T12:00:00Z"/>
        </w:rPr>
      </w:pPr>
      <w:ins w:id="887756" w:author="Claude" w:date="2026-10-07T12:00:00Z">
        <w:r>
          <w:rPr>
            <w:rFonts w:ascii="Consolas" w:hAnsi="Consolas" w:cs="Consolas"/>
            <w:sz w:val="14"/>
            <w:szCs w:val="14"/>
          </w:rPr>
          <w:t xml:space="preserve"> 31  </w:t>
        </w:r>
      </w:ins>
    </w:p>
    <w:p>
      <w:pPr>
        <w:shd w:val="clear" w:color="auto" w:fill="F7F7F7"/>
        <w:spacing w:before="0" w:after="0" w:line="180" w:lineRule="exact"/>
        <w:ind w:left="0" w:firstLine="0"/>
        <w:jc w:val="left"/>
        <w:rPr>
          <w:ins w:id="887725" w:author="Claude" w:date="2026-10-07T12:00:00Z"/>
        </w:rPr>
      </w:pPr>
      <w:ins w:id="887757" w:author="Claude" w:date="2026-10-07T12:00:00Z">
        <w:r>
          <w:rPr>
            <w:rFonts w:ascii="Consolas" w:hAnsi="Consolas" w:cs="Consolas"/>
            <w:sz w:val="14"/>
            <w:szCs w:val="14"/>
          </w:rPr>
          <w:t xml:space="preserve"> 32  </w:t>
        </w:r>
      </w:ins>
    </w:p>
    <w:p>
      <w:pPr>
        <w:shd w:val="clear" w:color="auto" w:fill="F7F7F7"/>
        <w:spacing w:before="0" w:after="0" w:line="180" w:lineRule="exact"/>
        <w:ind w:left="0" w:firstLine="0"/>
        <w:jc w:val="left"/>
        <w:rPr>
          <w:ins w:id="887725" w:author="Claude" w:date="2026-10-07T12:00:00Z"/>
        </w:rPr>
      </w:pPr>
      <w:ins w:id="887758" w:author="Claude" w:date="2026-10-07T12:00:00Z">
        <w:r>
          <w:rPr>
            <w:rFonts w:ascii="Consolas" w:hAnsi="Consolas" w:cs="Consolas"/>
            <w:sz w:val="14"/>
            <w:szCs w:val="14"/>
          </w:rPr>
          <w:t xml:space="preserve"> 33  def test_monte_carlo_da_entrada_igual_ao_caso_base(tmp_path):</w:t>
        </w:r>
      </w:ins>
    </w:p>
    <w:p>
      <w:pPr>
        <w:shd w:val="clear" w:color="auto" w:fill="F7F7F7"/>
        <w:spacing w:before="0" w:after="0" w:line="180" w:lineRule="exact"/>
        <w:ind w:left="0" w:firstLine="0"/>
        <w:jc w:val="left"/>
        <w:rPr>
          <w:ins w:id="887725" w:author="Claude" w:date="2026-10-07T12:00:00Z"/>
        </w:rPr>
      </w:pPr>
      <w:ins w:id="887759" w:author="Claude" w:date="2026-10-07T12:00:00Z">
        <w:r>
          <w:rPr>
            <w:rFonts w:ascii="Consolas" w:hAnsi="Consolas" w:cs="Consolas"/>
            <w:sz w:val="14"/>
            <w:szCs w:val="14"/>
          </w:rPr>
          <w:t xml:space="preserve"> 34      from evteas_py import monte_carlo</w:t>
        </w:r>
      </w:ins>
    </w:p>
    <w:p>
      <w:pPr>
        <w:shd w:val="clear" w:color="auto" w:fill="F7F7F7"/>
        <w:spacing w:before="0" w:after="0" w:line="180" w:lineRule="exact"/>
        <w:ind w:left="0" w:firstLine="0"/>
        <w:jc w:val="left"/>
        <w:rPr>
          <w:ins w:id="887725" w:author="Claude" w:date="2026-10-07T12:00:00Z"/>
        </w:rPr>
      </w:pPr>
      <w:ins w:id="887760" w:author="Claude" w:date="2026-10-07T12:00:00Z">
        <w:r>
          <w:rPr>
            <w:rFonts w:ascii="Consolas" w:hAnsi="Consolas" w:cs="Consolas"/>
            <w:sz w:val="14"/>
            <w:szCs w:val="14"/>
          </w:rPr>
          <w:t xml:space="preserve"> 35      cfg, _ = _rodar_novo(tmp_path)</w:t>
        </w:r>
      </w:ins>
    </w:p>
    <w:p>
      <w:pPr>
        <w:shd w:val="clear" w:color="auto" w:fill="F7F7F7"/>
        <w:spacing w:before="0" w:after="0" w:line="180" w:lineRule="exact"/>
        <w:ind w:left="0" w:firstLine="0"/>
        <w:jc w:val="left"/>
        <w:rPr>
          <w:ins w:id="887725" w:author="Claude" w:date="2026-10-07T12:00:00Z"/>
        </w:rPr>
      </w:pPr>
      <w:ins w:id="887761" w:author="Claude" w:date="2026-10-07T12:00:00Z">
        <w:r>
          <w:rPr>
            <w:rFonts w:ascii="Consolas" w:hAnsi="Consolas" w:cs="Consolas"/>
            <w:sz w:val="14"/>
            <w:szCs w:val="14"/>
          </w:rPr>
          <w:t xml:space="preserve"> 36      a = monte_carlo(cfg, n=500)["amostra"]["VPL"].to_numpy()</w:t>
        </w:r>
      </w:ins>
    </w:p>
    <w:p>
      <w:pPr>
        <w:shd w:val="clear" w:color="auto" w:fill="F7F7F7"/>
        <w:spacing w:before="0" w:after="0" w:line="180" w:lineRule="exact"/>
        <w:ind w:left="0" w:firstLine="0"/>
        <w:jc w:val="left"/>
        <w:rPr>
          <w:ins w:id="887725" w:author="Claude" w:date="2026-10-07T12:00:00Z"/>
        </w:rPr>
      </w:pPr>
      <w:ins w:id="887762" w:author="Claude" w:date="2026-10-07T12:00:00Z">
        <w:r>
          <w:rPr>
            <w:rFonts w:ascii="Consolas" w:hAnsi="Consolas" w:cs="Consolas"/>
            <w:sz w:val="14"/>
            <w:szCs w:val="14"/>
          </w:rPr>
          <w:t xml:space="preserve"> 37      b = monte_carlo(criar_config_caso_base(), n=500)["amostra"]["VPL"].to_numpy()</w:t>
        </w:r>
      </w:ins>
    </w:p>
    <w:p>
      <w:pPr>
        <w:shd w:val="clear" w:color="auto" w:fill="F7F7F7"/>
        <w:spacing w:before="0" w:after="0" w:line="180" w:lineRule="exact"/>
        <w:ind w:left="0" w:firstLine="0"/>
        <w:jc w:val="left"/>
        <w:rPr>
          <w:ins w:id="887725" w:author="Claude" w:date="2026-10-07T12:00:00Z"/>
        </w:rPr>
      </w:pPr>
      <w:ins w:id="887763" w:author="Claude" w:date="2026-10-07T12:00:00Z">
        <w:r>
          <w:rPr>
            <w:rFonts w:ascii="Consolas" w:hAnsi="Consolas" w:cs="Consolas"/>
            <w:sz w:val="14"/>
            <w:szCs w:val="14"/>
          </w:rPr>
          <w:t xml:space="preserve"> 38      assert np.allclose(a, b, rtol=1e-6)</w:t>
        </w:r>
      </w:ins>
    </w:p>
    <w:p>
      <w:pPr>
        <w:shd w:val="clear" w:color="auto" w:fill="F7F7F7"/>
        <w:spacing w:before="0" w:after="0" w:line="180" w:lineRule="exact"/>
        <w:ind w:left="0" w:firstLine="0"/>
        <w:jc w:val="left"/>
        <w:rPr>
          <w:ins w:id="887725" w:author="Claude" w:date="2026-10-07T12:00:00Z"/>
        </w:rPr>
      </w:pPr>
      <w:ins w:id="887764" w:author="Claude" w:date="2026-10-07T12:00:00Z">
        <w:r>
          <w:rPr>
            <w:rFonts w:ascii="Consolas" w:hAnsi="Consolas" w:cs="Consolas"/>
            <w:sz w:val="14"/>
            <w:szCs w:val="14"/>
          </w:rPr>
          <w:t xml:space="preserve"> 39  </w:t>
        </w:r>
      </w:ins>
    </w:p>
    <w:p>
      <w:pPr>
        <w:shd w:val="clear" w:color="auto" w:fill="F7F7F7"/>
        <w:spacing w:before="0" w:after="0" w:line="180" w:lineRule="exact"/>
        <w:ind w:left="0" w:firstLine="0"/>
        <w:jc w:val="left"/>
        <w:rPr>
          <w:ins w:id="887725" w:author="Claude" w:date="2026-10-07T12:00:00Z"/>
        </w:rPr>
      </w:pPr>
      <w:ins w:id="887765" w:author="Claude" w:date="2026-10-07T12:00:00Z">
        <w:r>
          <w:rPr>
            <w:rFonts w:ascii="Consolas" w:hAnsi="Consolas" w:cs="Consolas"/>
            <w:sz w:val="14"/>
            <w:szCs w:val="14"/>
          </w:rPr>
          <w:t xml:space="preserve"> 40  </w:t>
        </w:r>
      </w:ins>
    </w:p>
    <w:p>
      <w:pPr>
        <w:shd w:val="clear" w:color="auto" w:fill="F7F7F7"/>
        <w:spacing w:before="0" w:after="0" w:line="180" w:lineRule="exact"/>
        <w:ind w:left="0" w:firstLine="0"/>
        <w:jc w:val="left"/>
        <w:rPr>
          <w:ins w:id="887725" w:author="Claude" w:date="2026-10-07T12:00:00Z"/>
        </w:rPr>
      </w:pPr>
      <w:ins w:id="887766" w:author="Claude" w:date="2026-10-07T12:00:00Z">
        <w:r>
          <w:rPr>
            <w:rFonts w:ascii="Consolas" w:hAnsi="Consolas" w:cs="Consolas"/>
            <w:sz w:val="14"/>
            <w:szCs w:val="14"/>
          </w:rPr>
          <w:t xml:space="preserve"> 41  def test_fontes_registradas(tmp_path):</w:t>
        </w:r>
      </w:ins>
    </w:p>
    <w:p>
      <w:pPr>
        <w:shd w:val="clear" w:color="auto" w:fill="F7F7F7"/>
        <w:spacing w:before="0" w:after="0" w:line="180" w:lineRule="exact"/>
        <w:ind w:left="0" w:firstLine="0"/>
        <w:jc w:val="left"/>
        <w:rPr>
          <w:ins w:id="887725" w:author="Claude" w:date="2026-10-07T12:00:00Z"/>
        </w:rPr>
      </w:pPr>
      <w:ins w:id="887767" w:author="Claude" w:date="2026-10-07T12:00:00Z">
        <w:r>
          <w:rPr>
            <w:rFonts w:ascii="Consolas" w:hAnsi="Consolas" w:cs="Consolas"/>
            <w:sz w:val="14"/>
            <w:szCs w:val="14"/>
          </w:rPr>
          <w:t xml:space="preserve"> 42      cfg, _ = _rodar_novo(tmp_path)</w:t>
        </w:r>
      </w:ins>
    </w:p>
    <w:p>
      <w:pPr>
        <w:shd w:val="clear" w:color="auto" w:fill="F7F7F7"/>
        <w:spacing w:before="0" w:after="0" w:line="180" w:lineRule="exact"/>
        <w:ind w:left="0" w:firstLine="0"/>
        <w:jc w:val="left"/>
        <w:rPr>
          <w:ins w:id="887725" w:author="Claude" w:date="2026-10-07T12:00:00Z"/>
        </w:rPr>
      </w:pPr>
      <w:ins w:id="887768" w:author="Claude" w:date="2026-10-07T12:00:00Z">
        <w:r>
          <w:rPr>
            <w:rFonts w:ascii="Consolas" w:hAnsi="Consolas" w:cs="Consolas"/>
            <w:sz w:val="14"/>
            <w:szCs w:val="14"/>
          </w:rPr>
          <w:t xml:space="preserve"> 43      assert cfg.fontes["tecnico.fcr"].categoria == "autor"</w:t>
        </w:r>
      </w:ins>
    </w:p>
    <w:p>
      <w:pPr>
        <w:shd w:val="clear" w:color="auto" w:fill="F7F7F7"/>
        <w:spacing w:before="0" w:after="0" w:line="180" w:lineRule="exact"/>
        <w:ind w:left="0" w:firstLine="0"/>
        <w:jc w:val="left"/>
        <w:rPr>
          <w:ins w:id="887725" w:author="Claude" w:date="2026-10-07T12:00:00Z"/>
        </w:rPr>
      </w:pPr>
      <w:ins w:id="887769" w:author="Claude" w:date="2026-10-07T12:00:00Z">
        <w:r>
          <w:rPr>
            <w:rFonts w:ascii="Consolas" w:hAnsi="Consolas" w:cs="Consolas"/>
            <w:sz w:val="14"/>
            <w:szCs w:val="14"/>
          </w:rPr>
          <w:t xml:space="preserve"> 44      assert cfg.fontes["ambiental.n_max_mg_l"].categoria == "normativo"</w:t>
        </w:r>
      </w:ins>
    </w:p>
    <w:p>
      <w:pPr>
        <w:shd w:val="clear" w:color="auto" w:fill="F7F7F7"/>
        <w:spacing w:before="0" w:after="0" w:line="180" w:lineRule="exact"/>
        <w:ind w:left="0" w:firstLine="0"/>
        <w:jc w:val="left"/>
        <w:rPr>
          <w:ins w:id="887725" w:author="Claude" w:date="2026-10-07T12:00:00Z"/>
        </w:rPr>
      </w:pPr>
      <w:ins w:id="887770" w:author="Claude" w:date="2026-10-07T12:00:00Z">
        <w:r>
          <w:rPr>
            <w:rFonts w:ascii="Consolas" w:hAnsi="Consolas" w:cs="Consolas"/>
            <w:sz w:val="14"/>
            <w:szCs w:val="14"/>
          </w:rPr>
          <w:t xml:space="preserve"> 45      assert cfg.fontes["ambiental.evaporacao_mm_dia"].categoria == "bibliografico"</w:t>
        </w:r>
      </w:ins>
    </w:p>
    <w:p>
      <w:pPr>
        <w:shd w:val="clear" w:color="auto" w:fill="F7F7F7"/>
        <w:spacing w:before="0" w:after="0" w:line="180" w:lineRule="exact"/>
        <w:ind w:left="0" w:firstLine="0"/>
        <w:jc w:val="left"/>
        <w:rPr>
          <w:ins w:id="887725" w:author="Claude" w:date="2026-10-07T12:00:00Z"/>
        </w:rPr>
      </w:pPr>
      <w:ins w:id="887771" w:author="Claude" w:date="2026-10-07T12:00:00Z">
        <w:r>
          <w:rPr>
            <w:rFonts w:ascii="Consolas" w:hAnsi="Consolas" w:cs="Consolas"/>
            <w:sz w:val="14"/>
            <w:szCs w:val="14"/>
          </w:rPr>
          <w:t xml:space="preserve"> 46  </w:t>
        </w:r>
      </w:ins>
    </w:p>
    <w:p>
      <w:pPr>
        <w:shd w:val="clear" w:color="auto" w:fill="F7F7F7"/>
        <w:spacing w:before="0" w:after="0" w:line="180" w:lineRule="exact"/>
        <w:ind w:left="0" w:firstLine="0"/>
        <w:jc w:val="left"/>
        <w:rPr>
          <w:ins w:id="887725" w:author="Claude" w:date="2026-10-07T12:00:00Z"/>
        </w:rPr>
      </w:pPr>
      <w:ins w:id="887772" w:author="Claude" w:date="2026-10-07T12:00:00Z">
        <w:r>
          <w:rPr>
            <w:rFonts w:ascii="Consolas" w:hAnsi="Consolas" w:cs="Consolas"/>
            <w:sz w:val="14"/>
            <w:szCs w:val="14"/>
          </w:rPr>
          <w:t xml:space="preserve"> 47  </w:t>
        </w:r>
      </w:ins>
    </w:p>
    <w:p>
      <w:pPr>
        <w:shd w:val="clear" w:color="auto" w:fill="F7F7F7"/>
        <w:spacing w:before="0" w:after="0" w:line="180" w:lineRule="exact"/>
        <w:ind w:left="0" w:firstLine="0"/>
        <w:jc w:val="left"/>
        <w:rPr>
          <w:ins w:id="887725" w:author="Claude" w:date="2026-10-07T12:00:00Z"/>
        </w:rPr>
      </w:pPr>
      <w:ins w:id="887773" w:author="Claude" w:date="2026-10-07T12:00:00Z">
        <w:r>
          <w:rPr>
            <w:rFonts w:ascii="Consolas" w:hAnsi="Consolas" w:cs="Consolas"/>
            <w:sz w:val="14"/>
            <w:szCs w:val="14"/>
          </w:rPr>
          <w:t xml:space="preserve"> 48  def test_modo_novo_nao_aceita_enter_sem_referencia():</w:t>
        </w:r>
      </w:ins>
    </w:p>
    <w:p>
      <w:pPr>
        <w:shd w:val="clear" w:color="auto" w:fill="F7F7F7"/>
        <w:spacing w:before="0" w:after="0" w:line="180" w:lineRule="exact"/>
        <w:ind w:left="0" w:firstLine="0"/>
        <w:jc w:val="left"/>
        <w:rPr>
          <w:ins w:id="887725" w:author="Claude" w:date="2026-10-07T12:00:00Z"/>
        </w:rPr>
      </w:pPr>
      <w:ins w:id="887774" w:author="Claude" w:date="2026-10-07T12:00:00Z">
        <w:r>
          <w:rPr>
            <w:rFonts w:ascii="Consolas" w:hAnsi="Consolas" w:cs="Consolas"/>
            <w:sz w:val="14"/>
            <w:szCs w:val="14"/>
          </w:rPr>
          <w:t xml:space="preserve"> 49      respostas = iter(["", "", "abc", "-5", "12,5"])</w:t>
        </w:r>
      </w:ins>
    </w:p>
    <w:p>
      <w:pPr>
        <w:shd w:val="clear" w:color="auto" w:fill="F7F7F7"/>
        <w:spacing w:before="0" w:after="0" w:line="180" w:lineRule="exact"/>
        <w:ind w:left="0" w:firstLine="0"/>
        <w:jc w:val="left"/>
        <w:rPr>
          <w:ins w:id="887725" w:author="Claude" w:date="2026-10-07T12:00:00Z"/>
        </w:rPr>
      </w:pPr>
      <w:ins w:id="887775" w:author="Claude" w:date="2026-10-07T12:00:00Z">
        <w:r>
          <w:rPr>
            <w:rFonts w:ascii="Consolas" w:hAnsi="Consolas" w:cs="Consolas"/>
            <w:sz w:val="14"/>
            <w:szCs w:val="14"/>
          </w:rPr>
          <w:t xml:space="preserve"> 50      msgs = []</w:t>
        </w:r>
      </w:ins>
    </w:p>
    <w:p>
      <w:pPr>
        <w:shd w:val="clear" w:color="auto" w:fill="F7F7F7"/>
        <w:spacing w:before="0" w:after="0" w:line="180" w:lineRule="exact"/>
        <w:ind w:left="0" w:firstLine="0"/>
        <w:jc w:val="left"/>
        <w:rPr>
          <w:ins w:id="887725" w:author="Claude" w:date="2026-10-07T12:00:00Z"/>
        </w:rPr>
      </w:pPr>
      <w:ins w:id="887776" w:author="Claude" w:date="2026-10-07T12:00:00Z">
        <w:r>
          <w:rPr>
            <w:rFonts w:ascii="Consolas" w:hAnsi="Consolas" w:cs="Consolas"/>
            <w:sz w:val="14"/>
            <w:szCs w:val="14"/>
          </w:rPr>
          <w:t xml:space="preserve"> 51      P = Perguntador(lambda _: next(respostas), msgs.append, "novo")</w:t>
        </w:r>
      </w:ins>
    </w:p>
    <w:p>
      <w:pPr>
        <w:shd w:val="clear" w:color="auto" w:fill="F7F7F7"/>
        <w:spacing w:before="0" w:after="0" w:line="180" w:lineRule="exact"/>
        <w:ind w:left="0" w:firstLine="0"/>
        <w:jc w:val="left"/>
        <w:rPr>
          <w:ins w:id="887725" w:author="Claude" w:date="2026-10-07T12:00:00Z"/>
        </w:rPr>
      </w:pPr>
      <w:ins w:id="887777" w:author="Claude" w:date="2026-10-07T12:00:00Z">
        <w:r>
          <w:rPr>
            <w:rFonts w:ascii="Consolas" w:hAnsi="Consolas" w:cs="Consolas"/>
            <w:sz w:val="14"/>
            <w:szCs w:val="14"/>
          </w:rPr>
          <w:t xml:space="preserve"> 52      v, origem = P.numero("Área", None, minimo=0)</w:t>
        </w:r>
      </w:ins>
    </w:p>
    <w:p>
      <w:pPr>
        <w:shd w:val="clear" w:color="auto" w:fill="F7F7F7"/>
        <w:spacing w:before="0" w:after="0" w:line="180" w:lineRule="exact"/>
        <w:ind w:left="0" w:firstLine="0"/>
        <w:jc w:val="left"/>
        <w:rPr>
          <w:ins w:id="887725" w:author="Claude" w:date="2026-10-07T12:00:00Z"/>
        </w:rPr>
      </w:pPr>
      <w:ins w:id="887778" w:author="Claude" w:date="2026-10-07T12:00:00Z">
        <w:r>
          <w:rPr>
            <w:rFonts w:ascii="Consolas" w:hAnsi="Consolas" w:cs="Consolas"/>
            <w:sz w:val="14"/>
            <w:szCs w:val="14"/>
          </w:rPr>
          <w:t xml:space="preserve"> 53      assert v == 12.5 and origem == "usuario"</w:t>
        </w:r>
      </w:ins>
    </w:p>
    <w:p>
      <w:pPr>
        <w:shd w:val="clear" w:color="auto" w:fill="F7F7F7"/>
        <w:spacing w:before="0" w:after="0" w:line="180" w:lineRule="exact"/>
        <w:ind w:left="0" w:firstLine="0"/>
        <w:jc w:val="left"/>
        <w:rPr>
          <w:ins w:id="887725" w:author="Claude" w:date="2026-10-07T12:00:00Z"/>
        </w:rPr>
      </w:pPr>
      <w:ins w:id="887779" w:author="Claude" w:date="2026-10-07T12:00:00Z">
        <w:r>
          <w:rPr>
            <w:rFonts w:ascii="Consolas" w:hAnsi="Consolas" w:cs="Consolas"/>
            <w:sz w:val="14"/>
            <w:szCs w:val="14"/>
          </w:rPr>
          <w:t xml:space="preserve"> 54      assert sum("obrigatório" in m for m in msgs) == 2 and any("inválido" in m for m in msgs)</w:t>
        </w:r>
      </w:ins>
    </w:p>
    <w:p>
      <w:pPr>
        <w:shd w:val="clear" w:color="auto" w:fill="F7F7F7"/>
        <w:spacing w:before="0" w:after="0" w:line="180" w:lineRule="exact"/>
        <w:ind w:left="0" w:firstLine="0"/>
        <w:jc w:val="left"/>
        <w:rPr>
          <w:ins w:id="887725" w:author="Claude" w:date="2026-10-07T12:00:00Z"/>
        </w:rPr>
      </w:pPr>
      <w:ins w:id="887780" w:author="Claude" w:date="2026-10-07T12:00:00Z">
        <w:r>
          <w:rPr>
            <w:rFonts w:ascii="Consolas" w:hAnsi="Consolas" w:cs="Consolas"/>
            <w:sz w:val="14"/>
            <w:szCs w:val="14"/>
          </w:rPr>
          <w:t xml:space="preserve"> 55  </w:t>
        </w:r>
      </w:ins>
    </w:p>
    <w:p>
      <w:pPr>
        <w:shd w:val="clear" w:color="auto" w:fill="F7F7F7"/>
        <w:spacing w:before="0" w:after="0" w:line="180" w:lineRule="exact"/>
        <w:ind w:left="0" w:firstLine="0"/>
        <w:jc w:val="left"/>
        <w:rPr>
          <w:ins w:id="887725" w:author="Claude" w:date="2026-10-07T12:00:00Z"/>
        </w:rPr>
      </w:pPr>
      <w:ins w:id="887781" w:author="Claude" w:date="2026-10-07T12:00:00Z">
        <w:r>
          <w:rPr>
            <w:rFonts w:ascii="Consolas" w:hAnsi="Consolas" w:cs="Consolas"/>
            <w:sz w:val="14"/>
            <w:szCs w:val="14"/>
          </w:rPr>
          <w:t xml:space="preserve"> 56  </w:t>
        </w:r>
      </w:ins>
    </w:p>
    <w:p>
      <w:pPr>
        <w:shd w:val="clear" w:color="auto" w:fill="F7F7F7"/>
        <w:spacing w:before="0" w:after="0" w:line="180" w:lineRule="exact"/>
        <w:ind w:left="0" w:firstLine="0"/>
        <w:jc w:val="left"/>
        <w:rPr>
          <w:ins w:id="887725" w:author="Claude" w:date="2026-10-07T12:00:00Z"/>
        </w:rPr>
      </w:pPr>
      <w:ins w:id="887782" w:author="Claude" w:date="2026-10-07T12:00:00Z">
        <w:r>
          <w:rPr>
            <w:rFonts w:ascii="Consolas" w:hAnsi="Consolas" w:cs="Consolas"/>
            <w:sz w:val="14"/>
            <w:szCs w:val="14"/>
          </w:rPr>
          <w:t xml:space="preserve"> 57  def test_modo_revisar_enter_mantem_valor():</w:t>
        </w:r>
      </w:ins>
    </w:p>
    <w:p>
      <w:pPr>
        <w:shd w:val="clear" w:color="auto" w:fill="F7F7F7"/>
        <w:spacing w:before="0" w:after="0" w:line="180" w:lineRule="exact"/>
        <w:ind w:left="0" w:firstLine="0"/>
        <w:jc w:val="left"/>
        <w:rPr>
          <w:ins w:id="887725" w:author="Claude" w:date="2026-10-07T12:00:00Z"/>
        </w:rPr>
      </w:pPr>
      <w:ins w:id="887783" w:author="Claude" w:date="2026-10-07T12:00:00Z">
        <w:r>
          <w:rPr>
            <w:rFonts w:ascii="Consolas" w:hAnsi="Consolas" w:cs="Consolas"/>
            <w:sz w:val="14"/>
            <w:szCs w:val="14"/>
          </w:rPr>
          <w:t xml:space="preserve"> 58      P = Perguntador(lambda _: "", print, "revisar")</w:t>
        </w:r>
      </w:ins>
    </w:p>
    <w:p>
      <w:pPr>
        <w:shd w:val="clear" w:color="auto" w:fill="F7F7F7"/>
        <w:spacing w:before="0" w:after="0" w:line="180" w:lineRule="exact"/>
        <w:ind w:left="0" w:firstLine="0"/>
        <w:jc w:val="left"/>
        <w:rPr>
          <w:ins w:id="887725" w:author="Claude" w:date="2026-10-07T12:00:00Z"/>
        </w:rPr>
      </w:pPr>
      <w:ins w:id="887784" w:author="Claude" w:date="2026-10-07T12:00:00Z">
        <w:r>
          <w:rPr>
            <w:rFonts w:ascii="Consolas" w:hAnsi="Consolas" w:cs="Consolas"/>
            <w:sz w:val="14"/>
            <w:szCs w:val="14"/>
          </w:rPr>
          <w:t xml:space="preserve"> 59      assert P.numero("x", 7.0)[0] == 7.0</w:t>
        </w:r>
      </w:ins>
    </w:p>
    <w:p>
      <w:pPr>
        <w:shd w:val="clear" w:color="auto" w:fill="F7F7F7"/>
        <w:spacing w:before="0" w:after="0" w:line="180" w:lineRule="exact"/>
        <w:ind w:left="0" w:firstLine="0"/>
        <w:jc w:val="left"/>
        <w:rPr>
          <w:ins w:id="887725" w:author="Claude" w:date="2026-10-07T12:00:00Z"/>
        </w:rPr>
      </w:pPr>
      <w:ins w:id="887785" w:author="Claude" w:date="2026-10-07T12:00:00Z">
        <w:r>
          <w:rPr>
            <w:rFonts w:ascii="Consolas" w:hAnsi="Consolas" w:cs="Consolas"/>
            <w:sz w:val="14"/>
            <w:szCs w:val="14"/>
          </w:rPr>
          <w:t xml:space="preserve"> 60      assert P.sim_nao("y", True)[0] is True</w:t>
        </w:r>
      </w:ins>
    </w:p>
    <w:p>
      <w:pPr>
        <w:shd w:val="clear" w:color="auto" w:fill="F7F7F7"/>
        <w:spacing w:before="0" w:after="0" w:line="180" w:lineRule="exact"/>
        <w:ind w:left="0" w:firstLine="0"/>
        <w:jc w:val="left"/>
        <w:rPr>
          <w:ins w:id="887725" w:author="Claude" w:date="2026-10-07T12:00:00Z"/>
        </w:rPr>
      </w:pPr>
      <w:ins w:id="887786" w:author="Claude" w:date="2026-10-07T12:00:00Z">
        <w:r>
          <w:rPr>
            <w:rFonts w:ascii="Consolas" w:hAnsi="Consolas" w:cs="Consolas"/>
            <w:sz w:val="14"/>
            <w:szCs w:val="14"/>
          </w:rPr>
          <w:t xml:space="preserve"> 61  </w:t>
        </w:r>
      </w:ins>
    </w:p>
    <w:p>
      <w:pPr>
        <w:shd w:val="clear" w:color="auto" w:fill="F7F7F7"/>
        <w:spacing w:before="0" w:after="0" w:line="180" w:lineRule="exact"/>
        <w:ind w:left="0" w:firstLine="0"/>
        <w:jc w:val="left"/>
        <w:rPr>
          <w:ins w:id="887725" w:author="Claude" w:date="2026-10-07T12:00:00Z"/>
        </w:rPr>
      </w:pPr>
      <w:ins w:id="887787" w:author="Claude" w:date="2026-10-07T12:00:00Z">
        <w:r>
          <w:rPr>
            <w:rFonts w:ascii="Consolas" w:hAnsi="Consolas" w:cs="Consolas"/>
            <w:sz w:val="14"/>
            <w:szCs w:val="14"/>
          </w:rPr>
          <w:t xml:space="preserve"> 62  </w:t>
        </w:r>
      </w:ins>
    </w:p>
    <w:p>
      <w:pPr>
        <w:shd w:val="clear" w:color="auto" w:fill="F7F7F7"/>
        <w:spacing w:before="0" w:after="0" w:line="180" w:lineRule="exact"/>
        <w:ind w:left="0" w:firstLine="0"/>
        <w:jc w:val="left"/>
        <w:rPr>
          <w:ins w:id="887725" w:author="Claude" w:date="2026-10-07T12:00:00Z"/>
        </w:rPr>
      </w:pPr>
      <w:ins w:id="887788" w:author="Claude" w:date="2026-10-07T12:00:00Z">
        <w:r>
          <w:rPr>
            <w:rFonts w:ascii="Consolas" w:hAnsi="Consolas" w:cs="Consolas"/>
            <w:sz w:val="14"/>
            <w:szCs w:val="14"/>
          </w:rPr>
          <w:t xml:space="preserve"> 63  def test_config_em_branco_nao_tem_valores():</w:t>
        </w:r>
      </w:ins>
    </w:p>
    <w:p>
      <w:pPr>
        <w:shd w:val="clear" w:color="auto" w:fill="F7F7F7"/>
        <w:spacing w:before="0" w:after="0" w:line="180" w:lineRule="exact"/>
        <w:ind w:left="0" w:firstLine="0"/>
        <w:jc w:val="left"/>
        <w:rPr>
          <w:ins w:id="887725" w:author="Claude" w:date="2026-10-07T12:00:00Z"/>
        </w:rPr>
      </w:pPr>
      <w:ins w:id="887789" w:author="Claude" w:date="2026-10-07T12:00:00Z">
        <w:r>
          <w:rPr>
            <w:rFonts w:ascii="Consolas" w:hAnsi="Consolas" w:cs="Consolas"/>
            <w:sz w:val="14"/>
            <w:szCs w:val="14"/>
          </w:rPr>
          <w:t xml:space="preserve"> 64      cfg = config_em_branco()</w:t>
        </w:r>
      </w:ins>
    </w:p>
    <w:p>
      <w:pPr>
        <w:shd w:val="clear" w:color="auto" w:fill="F7F7F7"/>
        <w:spacing w:before="0" w:after="0" w:line="180" w:lineRule="exact"/>
        <w:ind w:left="0" w:firstLine="0"/>
        <w:jc w:val="left"/>
        <w:rPr>
          <w:ins w:id="887725" w:author="Claude" w:date="2026-10-07T12:00:00Z"/>
        </w:rPr>
      </w:pPr>
      <w:ins w:id="887790" w:author="Claude" w:date="2026-10-07T12:00:00Z">
        <w:r>
          <w:rPr>
            <w:rFonts w:ascii="Consolas" w:hAnsi="Consolas" w:cs="Consolas"/>
            <w:sz w:val="14"/>
            <w:szCs w:val="14"/>
          </w:rPr>
          <w:t xml:space="preserve"> 65      assert len(entradas_pendentes(cfg)) &gt; 100</w:t>
        </w:r>
      </w:ins>
    </w:p>
    <w:p>
      <w:pPr>
        <w:shd w:val="clear" w:color="auto" w:fill="F7F7F7"/>
        <w:spacing w:before="0" w:after="0" w:line="180" w:lineRule="exact"/>
        <w:ind w:left="0" w:firstLine="0"/>
        <w:jc w:val="left"/>
        <w:rPr>
          <w:ins w:id="887725" w:author="Claude" w:date="2026-10-07T12:00:00Z"/>
        </w:rPr>
      </w:pPr>
      <w:ins w:id="887791" w:author="Claude" w:date="2026-10-07T12:00:00Z">
        <w:r>
          <w:rPr>
            <w:rFonts w:ascii="Consolas" w:hAnsi="Consolas" w:cs="Consolas"/>
            <w:sz w:val="14"/>
            <w:szCs w:val="14"/>
          </w:rPr>
          <w:t xml:space="preserve"> 66      assert math.isnan(cfg.tecnico.fcr) and math.isnan(cfg.economico.preco_venda_kg)</w:t>
        </w:r>
      </w:ins>
    </w:p>
    <w:p>
      <w:pPr>
        <w:shd w:val="clear" w:color="auto" w:fill="F7F7F7"/>
        <w:spacing w:before="0" w:after="0" w:line="180" w:lineRule="exact"/>
        <w:ind w:left="0" w:firstLine="0"/>
        <w:jc w:val="left"/>
        <w:rPr>
          <w:ins w:id="887725" w:author="Claude" w:date="2026-10-07T12:00:00Z"/>
        </w:rPr>
      </w:pPr>
      <w:ins w:id="887792" w:author="Claude" w:date="2026-10-07T12:00:00Z">
        <w:r>
          <w:rPr>
            <w:rFonts w:ascii="Consolas" w:hAnsi="Consolas" w:cs="Consolas"/>
            <w:sz w:val="14"/>
            <w:szCs w:val="14"/>
          </w:rPr>
          <w:t xml:space="preserve"> 67  </w:t>
        </w:r>
      </w:ins>
    </w:p>
    <w:p>
      <w:pPr>
        <w:shd w:val="clear" w:color="auto" w:fill="F7F7F7"/>
        <w:spacing w:before="0" w:after="0" w:line="180" w:lineRule="exact"/>
        <w:ind w:left="0" w:firstLine="0"/>
        <w:jc w:val="left"/>
        <w:rPr>
          <w:ins w:id="887725" w:author="Claude" w:date="2026-10-07T12:00:00Z"/>
        </w:rPr>
      </w:pPr>
      <w:ins w:id="887793" w:author="Claude" w:date="2026-10-07T12:00:00Z">
        <w:r>
          <w:rPr>
            <w:rFonts w:ascii="Consolas" w:hAnsi="Consolas" w:cs="Consolas"/>
            <w:sz w:val="14"/>
            <w:szCs w:val="14"/>
          </w:rPr>
          <w:t xml:space="preserve"> 68  </w:t>
        </w:r>
      </w:ins>
    </w:p>
    <w:p>
      <w:pPr>
        <w:shd w:val="clear" w:color="auto" w:fill="F7F7F7"/>
        <w:spacing w:before="0" w:after="0" w:line="180" w:lineRule="exact"/>
        <w:ind w:left="0" w:firstLine="0"/>
        <w:jc w:val="left"/>
        <w:rPr>
          <w:ins w:id="887725" w:author="Claude" w:date="2026-10-07T12:00:00Z"/>
        </w:rPr>
      </w:pPr>
      <w:ins w:id="887794" w:author="Claude" w:date="2026-10-07T12:00:00Z">
        <w:r>
          <w:rPr>
            <w:rFonts w:ascii="Consolas" w:hAnsi="Consolas" w:cs="Consolas"/>
            <w:sz w:val="14"/>
            <w:szCs w:val="14"/>
          </w:rPr>
          <w:t xml:space="preserve"> 69  def test_conversao_de_numeros():</w:t>
        </w:r>
      </w:ins>
    </w:p>
    <w:p>
      <w:pPr>
        <w:shd w:val="clear" w:color="auto" w:fill="F7F7F7"/>
        <w:spacing w:before="0" w:after="0" w:line="180" w:lineRule="exact"/>
        <w:ind w:left="0" w:firstLine="0"/>
        <w:jc w:val="left"/>
        <w:rPr>
          <w:ins w:id="887725" w:author="Claude" w:date="2026-10-07T12:00:00Z"/>
        </w:rPr>
      </w:pPr>
      <w:ins w:id="887795" w:author="Claude" w:date="2026-10-07T12:00:00Z">
        <w:r>
          <w:rPr>
            <w:rFonts w:ascii="Consolas" w:hAnsi="Consolas" w:cs="Consolas"/>
            <w:sz w:val="14"/>
            <w:szCs w:val="14"/>
          </w:rPr>
          <w:t xml:space="preserve"> 70      assert converter_numero("1.234,56") == pytest.approx(1234.56)</w:t>
        </w:r>
      </w:ins>
    </w:p>
    <w:p>
      <w:pPr>
        <w:shd w:val="clear" w:color="auto" w:fill="F7F7F7"/>
        <w:spacing w:before="0" w:after="0" w:line="180" w:lineRule="exact"/>
        <w:ind w:left="0" w:firstLine="0"/>
        <w:jc w:val="left"/>
        <w:rPr>
          <w:ins w:id="887725" w:author="Claude" w:date="2026-10-07T12:00:00Z"/>
        </w:rPr>
      </w:pPr>
      <w:ins w:id="887796" w:author="Claude" w:date="2026-10-07T12:00:00Z">
        <w:r>
          <w:rPr>
            <w:rFonts w:ascii="Consolas" w:hAnsi="Consolas" w:cs="Consolas"/>
            <w:sz w:val="14"/>
            <w:szCs w:val="14"/>
          </w:rPr>
          <w:t xml:space="preserve"> 71      assert converter_numero("1,234.56") == pytest.approx(1234.56)</w:t>
        </w:r>
      </w:ins>
    </w:p>
    <w:p>
      <w:pPr>
        <w:shd w:val="clear" w:color="auto" w:fill="F7F7F7"/>
        <w:spacing w:before="0" w:after="0" w:line="180" w:lineRule="exact"/>
        <w:ind w:left="0" w:firstLine="0"/>
        <w:jc w:val="left"/>
        <w:rPr>
          <w:ins w:id="887725" w:author="Claude" w:date="2026-10-07T12:00:00Z"/>
        </w:rPr>
      </w:pPr>
      <w:ins w:id="887797" w:author="Claude" w:date="2026-10-07T12:00:00Z">
        <w:r>
          <w:rPr>
            <w:rFonts w:ascii="Consolas" w:hAnsi="Consolas" w:cs="Consolas"/>
            <w:sz w:val="14"/>
            <w:szCs w:val="14"/>
          </w:rPr>
          <w:t xml:space="preserve"> 72      assert converter_numero("R$ 10,5") == pytest.approx(10.5)</w:t>
        </w:r>
      </w:ins>
    </w:p>
    <w:p>
      <w:pPr>
        <w:shd w:val="clear" w:color="auto" w:fill="F7F7F7"/>
        <w:spacing w:before="0" w:after="0" w:line="180" w:lineRule="exact"/>
        <w:ind w:left="0" w:firstLine="0"/>
        <w:jc w:val="left"/>
        <w:rPr>
          <w:ins w:id="887725" w:author="Claude" w:date="2026-10-07T12:00:00Z"/>
        </w:rPr>
      </w:pPr>
      <w:ins w:id="887798" w:author="Claude" w:date="2026-10-07T12:00:00Z">
        <w:r>
          <w:rPr>
            <w:rFonts w:ascii="Consolas" w:hAnsi="Consolas" w:cs="Consolas"/>
            <w:sz w:val="14"/>
            <w:szCs w:val="14"/>
          </w:rPr>
          <w:t xml:space="preserve"> 73      assert converter_numero("1/3") == pytest.approx(1 / 3)</w:t>
        </w:r>
      </w:ins>
    </w:p>
    <w:p>
      <w:pPr>
        <w:shd w:val="clear" w:color="auto" w:fill="F7F7F7"/>
        <w:spacing w:before="0" w:after="0" w:line="180" w:lineRule="exact"/>
        <w:ind w:left="0" w:firstLine="0"/>
        <w:jc w:val="left"/>
        <w:rPr>
          <w:ins w:id="887725" w:author="Claude" w:date="2026-10-07T12:00:00Z"/>
        </w:rPr>
      </w:pPr>
      <w:ins w:id="887799" w:author="Claude" w:date="2026-10-07T12:00:00Z">
        <w:r>
          <w:rPr>
            <w:rFonts w:ascii="Consolas" w:hAnsi="Consolas" w:cs="Consolas"/>
            <w:sz w:val="14"/>
            <w:szCs w:val="14"/>
          </w:rPr>
          <w:t xml:space="preserve"> 74      with pytest.raises(ValueError):</w:t>
        </w:r>
      </w:ins>
    </w:p>
    <w:p>
      <w:pPr>
        <w:shd w:val="clear" w:color="auto" w:fill="F7F7F7"/>
        <w:spacing w:before="0" w:after="0" w:line="180" w:lineRule="exact"/>
        <w:ind w:left="0" w:firstLine="0"/>
        <w:jc w:val="left"/>
        <w:rPr>
          <w:ins w:id="887725" w:author="Claude" w:date="2026-10-07T12:00:00Z"/>
        </w:rPr>
      </w:pPr>
      <w:ins w:id="887800" w:author="Claude" w:date="2026-10-07T12:00:00Z">
        <w:r>
          <w:rPr>
            <w:rFonts w:ascii="Consolas" w:hAnsi="Consolas" w:cs="Consolas"/>
            <w:sz w:val="14"/>
            <w:szCs w:val="14"/>
          </w:rPr>
          <w:t xml:space="preserve"> 75          converter_numero("abc")</w:t>
        </w:r>
      </w:ins>
    </w:p>
    <w:p>
      <w:pPr>
        <w:shd w:val="clear" w:color="auto" w:fill="F7F7F7"/>
        <w:spacing w:before="0" w:after="0" w:line="180" w:lineRule="exact"/>
        <w:ind w:left="0" w:firstLine="0"/>
        <w:jc w:val="left"/>
        <w:rPr>
          <w:ins w:id="887725" w:author="Claude" w:date="2026-10-07T12:00:00Z"/>
        </w:rPr>
      </w:pPr>
      <w:ins w:id="887801" w:author="Claude" w:date="2026-10-07T12:00:00Z">
        <w:r>
          <w:rPr>
            <w:rFonts w:ascii="Consolas" w:hAnsi="Consolas" w:cs="Consolas"/>
            <w:sz w:val="14"/>
            <w:szCs w:val="14"/>
          </w:rPr>
          <w:t xml:space="preserve"> 76  </w:t>
        </w:r>
      </w:ins>
    </w:p>
    <w:p>
      <w:pPr>
        <w:shd w:val="clear" w:color="auto" w:fill="F7F7F7"/>
        <w:spacing w:before="0" w:after="0" w:line="180" w:lineRule="exact"/>
        <w:ind w:left="0" w:firstLine="0"/>
        <w:jc w:val="left"/>
        <w:rPr>
          <w:ins w:id="887725" w:author="Claude" w:date="2026-10-07T12:00:00Z"/>
        </w:rPr>
      </w:pPr>
      <w:ins w:id="887802" w:author="Claude" w:date="2026-10-07T12:00:00Z">
        <w:r>
          <w:rPr>
            <w:rFonts w:ascii="Consolas" w:hAnsi="Consolas" w:cs="Consolas"/>
            <w:sz w:val="14"/>
            <w:szCs w:val="14"/>
          </w:rPr>
          <w:t xml:space="preserve"> 77  </w:t>
        </w:r>
      </w:ins>
    </w:p>
    <w:p>
      <w:pPr>
        <w:shd w:val="clear" w:color="auto" w:fill="F7F7F7"/>
        <w:spacing w:before="0" w:after="0" w:line="180" w:lineRule="exact"/>
        <w:ind w:left="0" w:firstLine="0"/>
        <w:jc w:val="left"/>
        <w:rPr>
          <w:ins w:id="887725" w:author="Claude" w:date="2026-10-07T12:00:00Z"/>
        </w:rPr>
      </w:pPr>
      <w:ins w:id="887803" w:author="Claude" w:date="2026-10-07T12:00:00Z">
        <w:r>
          <w:rPr>
            <w:rFonts w:ascii="Consolas" w:hAnsi="Consolas" w:cs="Consolas"/>
            <w:sz w:val="14"/>
            <w:szCs w:val="14"/>
          </w:rPr>
          <w:t xml:space="preserve"> 78  def test_sair_interrompe():</w:t>
        </w:r>
      </w:ins>
    </w:p>
    <w:p>
      <w:pPr>
        <w:shd w:val="clear" w:color="auto" w:fill="F7F7F7"/>
        <w:spacing w:before="0" w:after="0" w:line="180" w:lineRule="exact"/>
        <w:ind w:left="0" w:firstLine="0"/>
        <w:jc w:val="left"/>
        <w:rPr>
          <w:ins w:id="887725" w:author="Claude" w:date="2026-10-07T12:00:00Z"/>
        </w:rPr>
      </w:pPr>
      <w:ins w:id="887804" w:author="Claude" w:date="2026-10-07T12:00:00Z">
        <w:r>
          <w:rPr>
            <w:rFonts w:ascii="Consolas" w:hAnsi="Consolas" w:cs="Consolas"/>
            <w:sz w:val="14"/>
            <w:szCs w:val="14"/>
          </w:rPr>
          <w:t xml:space="preserve"> 79      P = Perguntador(lambda _: "sair", print, "novo")</w:t>
        </w:r>
      </w:ins>
    </w:p>
    <w:p>
      <w:pPr>
        <w:shd w:val="clear" w:color="auto" w:fill="F7F7F7"/>
        <w:spacing w:before="0" w:after="0" w:line="180" w:lineRule="exact"/>
        <w:ind w:left="0" w:firstLine="0"/>
        <w:jc w:val="left"/>
        <w:rPr>
          <w:ins w:id="887725" w:author="Claude" w:date="2026-10-07T12:00:00Z"/>
        </w:rPr>
      </w:pPr>
      <w:ins w:id="887805" w:author="Claude" w:date="2026-10-07T12:00:00Z">
        <w:r>
          <w:rPr>
            <w:rFonts w:ascii="Consolas" w:hAnsi="Consolas" w:cs="Consolas"/>
            <w:sz w:val="14"/>
            <w:szCs w:val="14"/>
          </w:rPr>
          <w:t xml:space="preserve"> 80      with pytest.raises(EntradaCancelada):</w:t>
        </w:r>
      </w:ins>
    </w:p>
    <w:p>
      <w:pPr>
        <w:shd w:val="clear" w:color="auto" w:fill="F7F7F7"/>
        <w:spacing w:before="0" w:after="0" w:line="180" w:lineRule="exact"/>
        <w:ind w:left="0" w:firstLine="0"/>
        <w:jc w:val="left"/>
        <w:rPr>
          <w:ins w:id="887725" w:author="Claude" w:date="2026-10-07T12:00:00Z"/>
        </w:rPr>
      </w:pPr>
      <w:ins w:id="887806" w:author="Claude" w:date="2026-10-07T12:00:00Z">
        <w:r>
          <w:rPr>
            <w:rFonts w:ascii="Consolas" w:hAnsi="Consolas" w:cs="Consolas"/>
            <w:sz w:val="14"/>
            <w:szCs w:val="14"/>
          </w:rPr>
          <w:t xml:space="preserve"> 81          P.numero("x")</w:t>
        </w:r>
      </w:ins>
    </w:p>
    <w:p>
      <w:pPr>
        <w:shd w:val="clear" w:color="auto" w:fill="F7F7F7"/>
        <w:spacing w:before="0" w:after="0" w:line="180" w:lineRule="exact"/>
        <w:ind w:left="0" w:firstLine="0"/>
        <w:jc w:val="left"/>
        <w:rPr>
          <w:ins w:id="887725" w:author="Claude" w:date="2026-10-07T12:00:00Z"/>
        </w:rPr>
      </w:pPr>
      <w:ins w:id="887807" w:author="Claude" w:date="2026-10-07T12:00:00Z">
        <w:r>
          <w:rPr>
            <w:rFonts w:ascii="Consolas" w:hAnsi="Consolas" w:cs="Consolas"/>
            <w:sz w:val="14"/>
            <w:szCs w:val="14"/>
          </w:rPr>
          <w:t xml:space="preserve"> 82  </w:t>
        </w:r>
      </w:ins>
    </w:p>
    <w:p>
      <w:pPr>
        <w:shd w:val="clear" w:color="auto" w:fill="F7F7F7"/>
        <w:spacing w:before="0" w:after="0" w:line="180" w:lineRule="exact"/>
        <w:ind w:left="0" w:firstLine="0"/>
        <w:jc w:val="left"/>
        <w:rPr>
          <w:ins w:id="887725" w:author="Claude" w:date="2026-10-07T12:00:00Z"/>
        </w:rPr>
      </w:pPr>
      <w:ins w:id="887808" w:author="Claude" w:date="2026-10-07T12:00:00Z">
        <w:r>
          <w:rPr>
            <w:rFonts w:ascii="Consolas" w:hAnsi="Consolas" w:cs="Consolas"/>
            <w:sz w:val="14"/>
            <w:szCs w:val="14"/>
          </w:rPr>
          <w:t xml:space="preserve"> 83  </w:t>
        </w:r>
      </w:ins>
    </w:p>
    <w:p>
      <w:pPr>
        <w:shd w:val="clear" w:color="auto" w:fill="F7F7F7"/>
        <w:spacing w:before="0" w:after="0" w:line="180" w:lineRule="exact"/>
        <w:ind w:left="0" w:firstLine="0"/>
        <w:jc w:val="left"/>
        <w:rPr>
          <w:ins w:id="887725" w:author="Claude" w:date="2026-10-07T12:00:00Z"/>
        </w:rPr>
      </w:pPr>
      <w:ins w:id="887809" w:author="Claude" w:date="2026-10-07T12:00:00Z">
        <w:r>
          <w:rPr>
            <w:rFonts w:ascii="Consolas" w:hAnsi="Consolas" w:cs="Consolas"/>
            <w:sz w:val="14"/>
            <w:szCs w:val="14"/>
          </w:rPr>
          <w:t xml:space="preserve"> 84  def test_carregar_arquivo_e_executar(tmp_path):</w:t>
        </w:r>
      </w:ins>
    </w:p>
    <w:p>
      <w:pPr>
        <w:shd w:val="clear" w:color="auto" w:fill="F7F7F7"/>
        <w:spacing w:before="0" w:after="0" w:line="180" w:lineRule="exact"/>
        <w:ind w:left="0" w:firstLine="0"/>
        <w:jc w:val="left"/>
        <w:rPr>
          <w:ins w:id="887725" w:author="Claude" w:date="2026-10-07T12:00:00Z"/>
        </w:rPr>
      </w:pPr>
      <w:ins w:id="887810" w:author="Claude" w:date="2026-10-07T12:00:00Z">
        <w:r>
          <w:rPr>
            <w:rFonts w:ascii="Consolas" w:hAnsi="Consolas" w:cs="Consolas"/>
            <w:sz w:val="14"/>
            <w:szCs w:val="14"/>
          </w:rPr>
          <w:t xml:space="preserve"> 85      ref = criar_config_caso_base()</w:t>
        </w:r>
      </w:ins>
    </w:p>
    <w:p>
      <w:pPr>
        <w:shd w:val="clear" w:color="auto" w:fill="F7F7F7"/>
        <w:spacing w:before="0" w:after="0" w:line="180" w:lineRule="exact"/>
        <w:ind w:left="0" w:firstLine="0"/>
        <w:jc w:val="left"/>
        <w:rPr>
          <w:ins w:id="887725" w:author="Claude" w:date="2026-10-07T12:00:00Z"/>
        </w:rPr>
      </w:pPr>
      <w:ins w:id="887811" w:author="Claude" w:date="2026-10-07T12:00:00Z">
        <w:r>
          <w:rPr>
            <w:rFonts w:ascii="Consolas" w:hAnsi="Consolas" w:cs="Consolas"/>
            <w:sz w:val="14"/>
            <w:szCs w:val="14"/>
          </w:rPr>
          <w:t xml:space="preserve"> 86      arq = salvar_config(ref, tmp_path / "e.json")</w:t>
        </w:r>
      </w:ins>
    </w:p>
    <w:p>
      <w:pPr>
        <w:shd w:val="clear" w:color="auto" w:fill="F7F7F7"/>
        <w:spacing w:before="0" w:after="0" w:line="180" w:lineRule="exact"/>
        <w:ind w:left="0" w:firstLine="0"/>
        <w:jc w:val="left"/>
        <w:rPr>
          <w:ins w:id="887725" w:author="Claude" w:date="2026-10-07T12:00:00Z"/>
        </w:rPr>
      </w:pPr>
      <w:ins w:id="887812" w:author="Claude" w:date="2026-10-07T12:00:00Z">
        <w:r>
          <w:rPr>
            <w:rFonts w:ascii="Consolas" w:hAnsi="Consolas" w:cs="Consolas"/>
            <w:sz w:val="14"/>
            <w:szCs w:val="14"/>
          </w:rPr>
          <w:t xml:space="preserve"> 87      u = UsuarioSimulado([(r"Como deseja informar", "2"), (r"Caminho do arquivo", arq),</w:t>
        </w:r>
      </w:ins>
    </w:p>
    <w:p>
      <w:pPr>
        <w:shd w:val="clear" w:color="auto" w:fill="F7F7F7"/>
        <w:spacing w:before="0" w:after="0" w:line="180" w:lineRule="exact"/>
        <w:ind w:left="0" w:firstLine="0"/>
        <w:jc w:val="left"/>
        <w:rPr>
          <w:ins w:id="887725" w:author="Claude" w:date="2026-10-07T12:00:00Z"/>
        </w:rPr>
      </w:pPr>
      <w:ins w:id="887813" w:author="Claude" w:date="2026-10-07T12:00:00Z">
        <w:r>
          <w:rPr>
            <w:rFonts w:ascii="Consolas" w:hAnsi="Consolas" w:cs="Consolas"/>
            <w:sz w:val="14"/>
            <w:szCs w:val="14"/>
          </w:rPr>
          <w:t xml:space="preserve"> 88                           (r"Revisar as entradas carregadas", "n"), (r"O que deseja fazer", "1")])</w:t>
        </w:r>
      </w:ins>
    </w:p>
    <w:p>
      <w:pPr>
        <w:shd w:val="clear" w:color="auto" w:fill="F7F7F7"/>
        <w:spacing w:before="0" w:after="0" w:line="180" w:lineRule="exact"/>
        <w:ind w:left="0" w:firstLine="0"/>
        <w:jc w:val="left"/>
        <w:rPr>
          <w:ins w:id="887725" w:author="Claude" w:date="2026-10-07T12:00:00Z"/>
        </w:rPr>
      </w:pPr>
      <w:ins w:id="887814" w:author="Claude" w:date="2026-10-07T12:00:00Z">
        <w:r>
          <w:rPr>
            <w:rFonts w:ascii="Consolas" w:hAnsi="Consolas" w:cs="Consolas"/>
            <w:sz w:val="14"/>
            <w:szCs w:val="14"/>
          </w:rPr>
          <w:t xml:space="preserve"> 89      cfg = iniciar_entradas(u.entrada, u.saida, salvar=False)</w:t>
        </w:r>
      </w:ins>
    </w:p>
    <w:p>
      <w:pPr>
        <w:shd w:val="clear" w:color="auto" w:fill="F7F7F7"/>
        <w:spacing w:before="0" w:after="0" w:line="180" w:lineRule="exact"/>
        <w:ind w:left="0" w:firstLine="0"/>
        <w:jc w:val="left"/>
        <w:rPr>
          <w:ins w:id="887725" w:author="Claude" w:date="2026-10-07T12:00:00Z"/>
        </w:rPr>
      </w:pPr>
      <w:ins w:id="887815" w:author="Claude" w:date="2026-10-07T12:00:00Z">
        <w:r>
          <w:rPr>
            <w:rFonts w:ascii="Consolas" w:hAnsi="Consolas" w:cs="Consolas"/>
            <w:sz w:val="14"/>
            <w:szCs w:val="14"/>
          </w:rPr>
          <w:t xml:space="preserve"> 90      assert motor(cfg, None, 1)["economico"]["vpl"][0] == pytest.approx(motor(ref, None, 1)["economico"]["vpl"][0])</w:t>
        </w:r>
      </w:ins>
    </w:p>
    <w:p>
      <w:pPr>
        <w:shd w:val="clear" w:color="auto" w:fill="F7F7F7"/>
        <w:spacing w:before="0" w:after="0" w:line="180" w:lineRule="exact"/>
        <w:ind w:left="0" w:firstLine="0"/>
        <w:jc w:val="left"/>
        <w:rPr>
          <w:ins w:id="887725" w:author="Claude" w:date="2026-10-07T12:00:00Z"/>
        </w:rPr>
      </w:pPr>
      <w:ins w:id="887816" w:author="Claude" w:date="2026-10-07T12:00:00Z">
        <w:r>
          <w:rPr>
            <w:rFonts w:ascii="Consolas" w:hAnsi="Consolas" w:cs="Consolas"/>
            <w:sz w:val="14"/>
            <w:szCs w:val="14"/>
          </w:rPr>
          <w:t xml:space="preserve"> 91  </w:t>
        </w:r>
      </w:ins>
    </w:p>
    <w:p>
      <w:pPr>
        <w:shd w:val="clear" w:color="auto" w:fill="F7F7F7"/>
        <w:spacing w:before="0" w:after="0" w:line="180" w:lineRule="exact"/>
        <w:ind w:left="0" w:firstLine="0"/>
        <w:jc w:val="left"/>
        <w:rPr>
          <w:ins w:id="887725" w:author="Claude" w:date="2026-10-07T12:00:00Z"/>
        </w:rPr>
      </w:pPr>
      <w:ins w:id="887817" w:author="Claude" w:date="2026-10-07T12:00:00Z">
        <w:r>
          <w:rPr>
            <w:rFonts w:ascii="Consolas" w:hAnsi="Consolas" w:cs="Consolas"/>
            <w:sz w:val="14"/>
            <w:szCs w:val="14"/>
          </w:rPr>
          <w:t xml:space="preserve"> 92  </w:t>
        </w:r>
      </w:ins>
    </w:p>
    <w:p>
      <w:pPr>
        <w:shd w:val="clear" w:color="auto" w:fill="F7F7F7"/>
        <w:spacing w:before="0" w:after="0" w:line="180" w:lineRule="exact"/>
        <w:ind w:left="0" w:firstLine="0"/>
        <w:jc w:val="left"/>
        <w:rPr>
          <w:ins w:id="887725" w:author="Claude" w:date="2026-10-07T12:00:00Z"/>
        </w:rPr>
      </w:pPr>
      <w:ins w:id="887818" w:author="Claude" w:date="2026-10-07T12:00:00Z">
        <w:r>
          <w:rPr>
            <w:rFonts w:ascii="Consolas" w:hAnsi="Consolas" w:cs="Consolas"/>
            <w:sz w:val="14"/>
            <w:szCs w:val="14"/>
          </w:rPr>
          <w:t xml:space="preserve"> 93  def test_revisar_um_bloco_altera_resultado(tmp_path):</w:t>
        </w:r>
      </w:ins>
    </w:p>
    <w:p>
      <w:pPr>
        <w:shd w:val="clear" w:color="auto" w:fill="F7F7F7"/>
        <w:spacing w:before="0" w:after="0" w:line="180" w:lineRule="exact"/>
        <w:ind w:left="0" w:firstLine="0"/>
        <w:jc w:val="left"/>
        <w:rPr>
          <w:ins w:id="887725" w:author="Claude" w:date="2026-10-07T12:00:00Z"/>
        </w:rPr>
      </w:pPr>
      <w:ins w:id="887819" w:author="Claude" w:date="2026-10-07T12:00:00Z">
        <w:r>
          <w:rPr>
            <w:rFonts w:ascii="Consolas" w:hAnsi="Consolas" w:cs="Consolas"/>
            <w:sz w:val="14"/>
            <w:szCs w:val="14"/>
          </w:rPr>
          <w:t xml:space="preserve"> 94      ref = criar_config_caso_base()</w:t>
        </w:r>
      </w:ins>
    </w:p>
    <w:p>
      <w:pPr>
        <w:shd w:val="clear" w:color="auto" w:fill="F7F7F7"/>
        <w:spacing w:before="0" w:after="0" w:line="180" w:lineRule="exact"/>
        <w:ind w:left="0" w:firstLine="0"/>
        <w:jc w:val="left"/>
        <w:rPr>
          <w:ins w:id="887725" w:author="Claude" w:date="2026-10-07T12:00:00Z"/>
        </w:rPr>
      </w:pPr>
      <w:ins w:id="887820" w:author="Claude" w:date="2026-10-07T12:00:00Z">
        <w:r>
          <w:rPr>
            <w:rFonts w:ascii="Consolas" w:hAnsi="Consolas" w:cs="Consolas"/>
            <w:sz w:val="14"/>
            <w:szCs w:val="14"/>
          </w:rPr>
          <w:t xml:space="preserve"> 95      arq = salvar_config(ref, tmp_path / "e.json")</w:t>
        </w:r>
      </w:ins>
    </w:p>
    <w:p>
      <w:pPr>
        <w:shd w:val="clear" w:color="auto" w:fill="F7F7F7"/>
        <w:spacing w:before="0" w:after="0" w:line="180" w:lineRule="exact"/>
        <w:ind w:left="0" w:firstLine="0"/>
        <w:jc w:val="left"/>
        <w:rPr>
          <w:ins w:id="887725" w:author="Claude" w:date="2026-10-07T12:00:00Z"/>
        </w:rPr>
      </w:pPr>
      <w:ins w:id="887821" w:author="Claude" w:date="2026-10-07T12:00:00Z">
        <w:r>
          <w:rPr>
            <w:rFonts w:ascii="Consolas" w:hAnsi="Consolas" w:cs="Consolas"/>
            <w:sz w:val="14"/>
            <w:szCs w:val="14"/>
          </w:rPr>
          <w:t xml:space="preserve"> 96      u = UsuarioSimulado([(r"Como deseja informar", "2"), (r"Caminho do arquivo", arq),</w:t>
        </w:r>
      </w:ins>
    </w:p>
    <w:p>
      <w:pPr>
        <w:shd w:val="clear" w:color="auto" w:fill="F7F7F7"/>
        <w:spacing w:before="0" w:after="0" w:line="180" w:lineRule="exact"/>
        <w:ind w:left="0" w:firstLine="0"/>
        <w:jc w:val="left"/>
        <w:rPr>
          <w:ins w:id="887725" w:author="Claude" w:date="2026-10-07T12:00:00Z"/>
        </w:rPr>
      </w:pPr>
      <w:ins w:id="887822" w:author="Claude" w:date="2026-10-07T12:00:00Z">
        <w:r>
          <w:rPr>
            <w:rFonts w:ascii="Consolas" w:hAnsi="Consolas" w:cs="Consolas"/>
            <w:sz w:val="14"/>
            <w:szCs w:val="14"/>
          </w:rPr>
          <w:t xml:space="preserve"> 97                           (r"Revisar as entradas carregadas", "n"),</w:t>
        </w:r>
      </w:ins>
    </w:p>
    <w:p>
      <w:pPr>
        <w:shd w:val="clear" w:color="auto" w:fill="F7F7F7"/>
        <w:spacing w:before="0" w:after="0" w:line="180" w:lineRule="exact"/>
        <w:ind w:left="0" w:firstLine="0"/>
        <w:jc w:val="left"/>
        <w:rPr>
          <w:ins w:id="887725" w:author="Claude" w:date="2026-10-07T12:00:00Z"/>
        </w:rPr>
      </w:pPr>
      <w:ins w:id="887823" w:author="Claude" w:date="2026-10-07T12:00:00Z">
        <w:r>
          <w:rPr>
            <w:rFonts w:ascii="Consolas" w:hAnsi="Consolas" w:cs="Consolas"/>
            <w:sz w:val="14"/>
            <w:szCs w:val="14"/>
          </w:rPr>
          <w:t xml:space="preserve"> 98                           (r"O que deseja fazer", None), (r"Bloco a corrigir", "Custos operacionais"),</w:t>
        </w:r>
      </w:ins>
    </w:p>
    <w:p>
      <w:pPr>
        <w:shd w:val="clear" w:color="auto" w:fill="F7F7F7"/>
        <w:spacing w:before="0" w:after="0" w:line="180" w:lineRule="exact"/>
        <w:ind w:left="0" w:firstLine="0"/>
        <w:jc w:val="left"/>
        <w:rPr>
          <w:ins w:id="887725" w:author="Claude" w:date="2026-10-07T12:00:00Z"/>
        </w:rPr>
      </w:pPr>
      <w:ins w:id="887824" w:author="Claude" w:date="2026-10-07T12:00:00Z">
        <w:r>
          <w:rPr>
            <w:rFonts w:ascii="Consolas" w:hAnsi="Consolas" w:cs="Consolas"/>
            <w:sz w:val="14"/>
            <w:szCs w:val="14"/>
          </w:rPr>
          <w:t xml:space="preserve"> 99                           (r"^Custo da ração", "3,50"), (r"Atualizar a origem", "n"), (r".*", "")],</w:t>
        </w:r>
      </w:ins>
    </w:p>
    <w:p>
      <w:pPr>
        <w:shd w:val="clear" w:color="auto" w:fill="F7F7F7"/>
        <w:spacing w:before="0" w:after="0" w:line="180" w:lineRule="exact"/>
        <w:ind w:left="0" w:firstLine="0"/>
        <w:jc w:val="left"/>
        <w:rPr>
          <w:ins w:id="887725" w:author="Claude" w:date="2026-10-07T12:00:00Z"/>
        </w:rPr>
      </w:pPr>
      <w:ins w:id="887825" w:author="Claude" w:date="2026-10-07T12:00:00Z">
        <w:r>
          <w:rPr>
            <w:rFonts w:ascii="Consolas" w:hAnsi="Consolas" w:cs="Consolas"/>
            <w:sz w:val="14"/>
            <w:szCs w:val="14"/>
          </w:rPr>
          <w:t xml:space="preserve">100                          padrao_falha=False)</w:t>
        </w:r>
      </w:ins>
    </w:p>
    <w:p>
      <w:pPr>
        <w:shd w:val="clear" w:color="auto" w:fill="F7F7F7"/>
        <w:spacing w:before="0" w:after="0" w:line="180" w:lineRule="exact"/>
        <w:ind w:left="0" w:firstLine="0"/>
        <w:jc w:val="left"/>
        <w:rPr>
          <w:ins w:id="887725" w:author="Claude" w:date="2026-10-07T12:00:00Z"/>
        </w:rPr>
      </w:pPr>
      <w:ins w:id="887826" w:author="Claude" w:date="2026-10-07T12:00:00Z">
        <w:r>
          <w:rPr>
            <w:rFonts w:ascii="Consolas" w:hAnsi="Consolas" w:cs="Consolas"/>
            <w:sz w:val="14"/>
            <w:szCs w:val="14"/>
          </w:rPr>
          <w:t xml:space="preserve">101      acoes = iter(["2", "1"])</w:t>
        </w:r>
      </w:ins>
    </w:p>
    <w:p>
      <w:pPr>
        <w:shd w:val="clear" w:color="auto" w:fill="F7F7F7"/>
        <w:spacing w:before="0" w:after="0" w:line="180" w:lineRule="exact"/>
        <w:ind w:left="0" w:firstLine="0"/>
        <w:jc w:val="left"/>
        <w:rPr>
          <w:ins w:id="887725" w:author="Claude" w:date="2026-10-07T12:00:00Z"/>
        </w:rPr>
      </w:pPr>
      <w:ins w:id="887827" w:author="Claude" w:date="2026-10-07T12:00:00Z">
        <w:r>
          <w:rPr>
            <w:rFonts w:ascii="Consolas" w:hAnsi="Consolas" w:cs="Consolas"/>
            <w:sz w:val="14"/>
            <w:szCs w:val="14"/>
          </w:rPr>
          <w:t xml:space="preserve">102      u.regras[3] = (u.regras[3][0], None)</w:t>
        </w:r>
      </w:ins>
    </w:p>
    <w:p>
      <w:pPr>
        <w:shd w:val="clear" w:color="auto" w:fill="F7F7F7"/>
        <w:spacing w:before="0" w:after="0" w:line="180" w:lineRule="exact"/>
        <w:ind w:left="0" w:firstLine="0"/>
        <w:jc w:val="left"/>
        <w:rPr>
          <w:ins w:id="887725" w:author="Claude" w:date="2026-10-07T12:00:00Z"/>
        </w:rPr>
      </w:pPr>
      <w:ins w:id="887828" w:author="Claude" w:date="2026-10-07T12:00:00Z">
        <w:r>
          <w:rPr>
            <w:rFonts w:ascii="Consolas" w:hAnsi="Consolas" w:cs="Consolas"/>
            <w:sz w:val="14"/>
            <w:szCs w:val="14"/>
          </w:rPr>
          <w:t xml:space="preserve">103      original = u.entrada</w:t>
        </w:r>
      </w:ins>
    </w:p>
    <w:p>
      <w:pPr>
        <w:shd w:val="clear" w:color="auto" w:fill="F7F7F7"/>
        <w:spacing w:before="0" w:after="0" w:line="180" w:lineRule="exact"/>
        <w:ind w:left="0" w:firstLine="0"/>
        <w:jc w:val="left"/>
        <w:rPr>
          <w:ins w:id="887725" w:author="Claude" w:date="2026-10-07T12:00:00Z"/>
        </w:rPr>
      </w:pPr>
      <w:ins w:id="887829" w:author="Claude" w:date="2026-10-07T12:00:00Z">
        <w:r>
          <w:rPr>
            <w:rFonts w:ascii="Consolas" w:hAnsi="Consolas" w:cs="Consolas"/>
            <w:sz w:val="14"/>
            <w:szCs w:val="14"/>
          </w:rPr>
          <w:t xml:space="preserve">104  </w:t>
        </w:r>
      </w:ins>
    </w:p>
    <w:p>
      <w:pPr>
        <w:shd w:val="clear" w:color="auto" w:fill="F7F7F7"/>
        <w:spacing w:before="0" w:after="0" w:line="180" w:lineRule="exact"/>
        <w:ind w:left="0" w:firstLine="0"/>
        <w:jc w:val="left"/>
        <w:rPr>
          <w:ins w:id="887725" w:author="Claude" w:date="2026-10-07T12:00:00Z"/>
        </w:rPr>
      </w:pPr>
      <w:ins w:id="887830" w:author="Claude" w:date="2026-10-07T12:00:00Z">
        <w:r>
          <w:rPr>
            <w:rFonts w:ascii="Consolas" w:hAnsi="Consolas" w:cs="Consolas"/>
            <w:sz w:val="14"/>
            <w:szCs w:val="14"/>
          </w:rPr>
          <w:t xml:space="preserve">105      def entrada(prompt):</w:t>
        </w:r>
      </w:ins>
    </w:p>
    <w:p>
      <w:pPr>
        <w:shd w:val="clear" w:color="auto" w:fill="F7F7F7"/>
        <w:spacing w:before="0" w:after="0" w:line="180" w:lineRule="exact"/>
        <w:ind w:left="0" w:firstLine="0"/>
        <w:jc w:val="left"/>
        <w:rPr>
          <w:ins w:id="887725" w:author="Claude" w:date="2026-10-07T12:00:00Z"/>
        </w:rPr>
      </w:pPr>
      <w:ins w:id="887831" w:author="Claude" w:date="2026-10-07T12:00:00Z">
        <w:r>
          <w:rPr>
            <w:rFonts w:ascii="Consolas" w:hAnsi="Consolas" w:cs="Consolas"/>
            <w:sz w:val="14"/>
            <w:szCs w:val="14"/>
          </w:rPr>
          <w:t xml:space="preserve">106          alvo = (u._titulo_menu() or "") + prompt</w:t>
        </w:r>
      </w:ins>
    </w:p>
    <w:p>
      <w:pPr>
        <w:shd w:val="clear" w:color="auto" w:fill="F7F7F7"/>
        <w:spacing w:before="0" w:after="0" w:line="180" w:lineRule="exact"/>
        <w:ind w:left="0" w:firstLine="0"/>
        <w:jc w:val="left"/>
        <w:rPr>
          <w:ins w:id="887725" w:author="Claude" w:date="2026-10-07T12:00:00Z"/>
        </w:rPr>
      </w:pPr>
      <w:ins w:id="887832" w:author="Claude" w:date="2026-10-07T12:00:00Z">
        <w:r>
          <w:rPr>
            <w:rFonts w:ascii="Consolas" w:hAnsi="Consolas" w:cs="Consolas"/>
            <w:sz w:val="14"/>
            <w:szCs w:val="14"/>
          </w:rPr>
          <w:t xml:space="preserve">107          if "O que deseja fazer" in alvo:</w:t>
        </w:r>
      </w:ins>
    </w:p>
    <w:p>
      <w:pPr>
        <w:shd w:val="clear" w:color="auto" w:fill="F7F7F7"/>
        <w:spacing w:before="0" w:after="0" w:line="180" w:lineRule="exact"/>
        <w:ind w:left="0" w:firstLine="0"/>
        <w:jc w:val="left"/>
        <w:rPr>
          <w:ins w:id="887725" w:author="Claude" w:date="2026-10-07T12:00:00Z"/>
        </w:rPr>
      </w:pPr>
      <w:ins w:id="887833" w:author="Claude" w:date="2026-10-07T12:00:00Z">
        <w:r>
          <w:rPr>
            <w:rFonts w:ascii="Consolas" w:hAnsi="Consolas" w:cs="Consolas"/>
            <w:sz w:val="14"/>
            <w:szCs w:val="14"/>
          </w:rPr>
          <w:t xml:space="preserve">108              u.ultimas_saidas = []</w:t>
        </w:r>
      </w:ins>
    </w:p>
    <w:p>
      <w:pPr>
        <w:shd w:val="clear" w:color="auto" w:fill="F7F7F7"/>
        <w:spacing w:before="0" w:after="0" w:line="180" w:lineRule="exact"/>
        <w:ind w:left="0" w:firstLine="0"/>
        <w:jc w:val="left"/>
        <w:rPr>
          <w:ins w:id="887725" w:author="Claude" w:date="2026-10-07T12:00:00Z"/>
        </w:rPr>
      </w:pPr>
      <w:ins w:id="887834" w:author="Claude" w:date="2026-10-07T12:00:00Z">
        <w:r>
          <w:rPr>
            <w:rFonts w:ascii="Consolas" w:hAnsi="Consolas" w:cs="Consolas"/>
            <w:sz w:val="14"/>
            <w:szCs w:val="14"/>
          </w:rPr>
          <w:t xml:space="preserve">109              return next(acoes)</w:t>
        </w:r>
      </w:ins>
    </w:p>
    <w:p>
      <w:pPr>
        <w:shd w:val="clear" w:color="auto" w:fill="F7F7F7"/>
        <w:spacing w:before="0" w:after="0" w:line="180" w:lineRule="exact"/>
        <w:ind w:left="0" w:firstLine="0"/>
        <w:jc w:val="left"/>
        <w:rPr>
          <w:ins w:id="887725" w:author="Claude" w:date="2026-10-07T12:00:00Z"/>
        </w:rPr>
      </w:pPr>
      <w:ins w:id="887835" w:author="Claude" w:date="2026-10-07T12:00:00Z">
        <w:r>
          <w:rPr>
            <w:rFonts w:ascii="Consolas" w:hAnsi="Consolas" w:cs="Consolas"/>
            <w:sz w:val="14"/>
            <w:szCs w:val="14"/>
          </w:rPr>
          <w:t xml:space="preserve">110          return original(prompt)</w:t>
        </w:r>
      </w:ins>
    </w:p>
    <w:p>
      <w:pPr>
        <w:shd w:val="clear" w:color="auto" w:fill="F7F7F7"/>
        <w:spacing w:before="0" w:after="0" w:line="180" w:lineRule="exact"/>
        <w:ind w:left="0" w:firstLine="0"/>
        <w:jc w:val="left"/>
        <w:rPr>
          <w:ins w:id="887725" w:author="Claude" w:date="2026-10-07T12:00:00Z"/>
        </w:rPr>
      </w:pPr>
      <w:ins w:id="887836" w:author="Claude" w:date="2026-10-07T12:00:00Z">
        <w:r>
          <w:rPr>
            <w:rFonts w:ascii="Consolas" w:hAnsi="Consolas" w:cs="Consolas"/>
            <w:sz w:val="14"/>
            <w:szCs w:val="14"/>
          </w:rPr>
          <w:t xml:space="preserve">111      cfg = iniciar_entradas(entrada, u.saida, salvar=False)</w:t>
        </w:r>
      </w:ins>
    </w:p>
    <w:p>
      <w:pPr>
        <w:shd w:val="clear" w:color="auto" w:fill="F7F7F7"/>
        <w:spacing w:before="0" w:after="0" w:line="180" w:lineRule="exact"/>
        <w:ind w:left="0" w:firstLine="0"/>
        <w:jc w:val="left"/>
        <w:rPr>
          <w:ins w:id="887725" w:author="Claude" w:date="2026-10-07T12:00:00Z"/>
        </w:rPr>
      </w:pPr>
      <w:ins w:id="887837" w:author="Claude" w:date="2026-10-07T12:00:00Z">
        <w:r>
          <w:rPr>
            <w:rFonts w:ascii="Consolas" w:hAnsi="Consolas" w:cs="Consolas"/>
            <w:sz w:val="14"/>
            <w:szCs w:val="14"/>
          </w:rPr>
          <w:t xml:space="preserve">112      assert cfg.economico.custo_racao_kg == pytest.approx(3.5)</w:t>
        </w:r>
      </w:ins>
    </w:p>
    <w:p>
      <w:pPr>
        <w:shd w:val="clear" w:color="auto" w:fill="F7F7F7"/>
        <w:spacing w:before="0" w:after="0" w:line="180" w:lineRule="exact"/>
        <w:ind w:left="0" w:firstLine="0"/>
        <w:jc w:val="left"/>
        <w:rPr>
          <w:ins w:id="887725" w:author="Claude" w:date="2026-10-07T12:00:00Z"/>
        </w:rPr>
      </w:pPr>
      <w:ins w:id="887838" w:author="Claude" w:date="2026-10-07T12:00:00Z">
        <w:r>
          <w:rPr>
            <w:rFonts w:ascii="Consolas" w:hAnsi="Consolas" w:cs="Consolas"/>
            <w:sz w:val="14"/>
            <w:szCs w:val="14"/>
          </w:rPr>
          <w:t xml:space="preserve">113      assert motor(cfg, None, 1)["economico"]["vpl"][0] &lt; motor(ref, None, 1)["economico"]["vpl"][0]</w:t>
        </w:r>
      </w:ins>
    </w:p>
    <w:p>
      <w:pPr>
        <w:shd w:val="clear" w:color="auto" w:fill="F7F7F7"/>
        <w:spacing w:before="0" w:after="0" w:line="180" w:lineRule="exact"/>
        <w:ind w:left="0" w:firstLine="0"/>
        <w:jc w:val="left"/>
        <w:rPr>
          <w:ins w:id="887725" w:author="Claude" w:date="2026-10-07T12:00:00Z"/>
        </w:rPr>
      </w:pPr>
      <w:ins w:id="887839" w:author="Claude" w:date="2026-10-07T12:00:00Z">
        <w:r>
          <w:rPr>
            <w:rFonts w:ascii="Consolas" w:hAnsi="Consolas" w:cs="Consolas"/>
            <w:sz w:val="14"/>
            <w:szCs w:val="14"/>
          </w:rPr>
          <w:t xml:space="preserve">114  </w:t>
        </w:r>
      </w:ins>
    </w:p>
    <w:p>
      <w:pPr>
        <w:shd w:val="clear" w:color="auto" w:fill="F7F7F7"/>
        <w:spacing w:before="0" w:after="0" w:line="180" w:lineRule="exact"/>
        <w:ind w:left="0" w:firstLine="0"/>
        <w:jc w:val="left"/>
        <w:rPr>
          <w:ins w:id="887725" w:author="Claude" w:date="2026-10-07T12:00:00Z"/>
        </w:rPr>
      </w:pPr>
      <w:ins w:id="887840" w:author="Claude" w:date="2026-10-07T12:00:00Z">
        <w:r>
          <w:rPr>
            <w:rFonts w:ascii="Consolas" w:hAnsi="Consolas" w:cs="Consolas"/>
            <w:sz w:val="14"/>
            <w:szCs w:val="14"/>
          </w:rPr>
          <w:t xml:space="preserve">115  </w:t>
        </w:r>
      </w:ins>
    </w:p>
    <w:p>
      <w:pPr>
        <w:shd w:val="clear" w:color="auto" w:fill="F7F7F7"/>
        <w:spacing w:before="0" w:after="0" w:line="180" w:lineRule="exact"/>
        <w:ind w:left="0" w:firstLine="0"/>
        <w:jc w:val="left"/>
        <w:rPr>
          <w:ins w:id="887725" w:author="Claude" w:date="2026-10-07T12:00:00Z"/>
        </w:rPr>
      </w:pPr>
      <w:ins w:id="887841" w:author="Claude" w:date="2026-10-07T12:00:00Z">
        <w:r>
          <w:rPr>
            <w:rFonts w:ascii="Consolas" w:hAnsi="Consolas" w:cs="Consolas"/>
            <w:sz w:val="14"/>
            <w:szCs w:val="14"/>
          </w:rPr>
          <w:t xml:space="preserve">116  def test_exemplo_avisa_que_e_demonstracao():</w:t>
        </w:r>
      </w:ins>
    </w:p>
    <w:p>
      <w:pPr>
        <w:shd w:val="clear" w:color="auto" w:fill="F7F7F7"/>
        <w:spacing w:before="0" w:after="0" w:line="180" w:lineRule="exact"/>
        <w:ind w:left="0" w:firstLine="0"/>
        <w:jc w:val="left"/>
        <w:rPr>
          <w:ins w:id="887725" w:author="Claude" w:date="2026-10-07T12:00:00Z"/>
        </w:rPr>
      </w:pPr>
      <w:ins w:id="887842" w:author="Claude" w:date="2026-10-07T12:00:00Z">
        <w:r>
          <w:rPr>
            <w:rFonts w:ascii="Consolas" w:hAnsi="Consolas" w:cs="Consolas"/>
            <w:sz w:val="14"/>
            <w:szCs w:val="14"/>
          </w:rPr>
          <w:t xml:space="preserve">117      u = UsuarioSimulado([(r"Como deseja informar", "3"), (r"O que deseja fazer", "1")])</w:t>
        </w:r>
      </w:ins>
    </w:p>
    <w:p>
      <w:pPr>
        <w:shd w:val="clear" w:color="auto" w:fill="F7F7F7"/>
        <w:spacing w:before="0" w:after="0" w:line="180" w:lineRule="exact"/>
        <w:ind w:left="0" w:firstLine="0"/>
        <w:jc w:val="left"/>
        <w:rPr>
          <w:ins w:id="887725" w:author="Claude" w:date="2026-10-07T12:00:00Z"/>
        </w:rPr>
      </w:pPr>
      <w:ins w:id="887843" w:author="Claude" w:date="2026-10-07T12:00:00Z">
        <w:r>
          <w:rPr>
            <w:rFonts w:ascii="Consolas" w:hAnsi="Consolas" w:cs="Consolas"/>
            <w:sz w:val="14"/>
            <w:szCs w:val="14"/>
          </w:rPr>
          <w:t xml:space="preserve">118      iniciar_entradas(u.entrada, u.saida, salvar=False)</w:t>
        </w:r>
      </w:ins>
    </w:p>
    <w:p>
      <w:pPr>
        <w:shd w:val="clear" w:color="auto" w:fill="F7F7F7"/>
        <w:spacing w:before="0" w:after="0" w:line="180" w:lineRule="exact"/>
        <w:ind w:left="0" w:firstLine="0"/>
        <w:jc w:val="left"/>
        <w:rPr>
          <w:ins w:id="887725" w:author="Claude" w:date="2026-10-07T12:00:00Z"/>
        </w:rPr>
      </w:pPr>
      <w:ins w:id="887844" w:author="Claude" w:date="2026-10-07T12:00:00Z">
        <w:r>
          <w:rPr>
            <w:rFonts w:ascii="Consolas" w:hAnsi="Consolas" w:cs="Consolas"/>
            <w:sz w:val="14"/>
            <w:szCs w:val="14"/>
          </w:rPr>
          <w:t xml:space="preserve">119      assert any("NÃO representam o seu projeto" in t for t in u.transcricao)</w:t>
        </w:r>
      </w:ins>
    </w:p>
    <w:p>
      <w:pPr>
        <w:shd w:val="clear" w:color="auto" w:fill="F7F7F7"/>
        <w:spacing w:before="0" w:after="0" w:line="180" w:lineRule="exact"/>
        <w:ind w:left="0" w:firstLine="0"/>
        <w:jc w:val="left"/>
        <w:rPr>
          <w:ins w:id="887725" w:author="Claude" w:date="2026-10-07T12:00:00Z"/>
        </w:rPr>
      </w:pPr>
      <w:ins w:id="887845" w:author="Claude" w:date="2026-10-07T12:00:00Z">
        <w:r>
          <w:rPr>
            <w:rFonts w:ascii="Consolas" w:hAnsi="Consolas" w:cs="Consolas"/>
            <w:sz w:val="14"/>
            <w:szCs w:val="14"/>
          </w:rPr>
          <w:t xml:space="preserve">120  </w:t>
        </w:r>
      </w:ins>
    </w:p>
    <w:p>
      <w:pPr>
        <w:shd w:val="clear" w:color="auto" w:fill="F7F7F7"/>
        <w:spacing w:before="0" w:after="0" w:line="180" w:lineRule="exact"/>
        <w:ind w:left="0" w:firstLine="0"/>
        <w:jc w:val="left"/>
        <w:rPr>
          <w:ins w:id="887725" w:author="Claude" w:date="2026-10-07T12:00:00Z"/>
        </w:rPr>
      </w:pPr>
      <w:ins w:id="887846" w:author="Claude" w:date="2026-10-07T12:00:00Z">
        <w:r>
          <w:rPr>
            <w:rFonts w:ascii="Consolas" w:hAnsi="Consolas" w:cs="Consolas"/>
            <w:sz w:val="14"/>
            <w:szCs w:val="14"/>
          </w:rPr>
          <w:t xml:space="preserve">121  </w:t>
        </w:r>
      </w:ins>
    </w:p>
    <w:p>
      <w:pPr>
        <w:shd w:val="clear" w:color="auto" w:fill="F7F7F7"/>
        <w:spacing w:before="0" w:after="0" w:line="180" w:lineRule="exact"/>
        <w:ind w:left="0" w:firstLine="0"/>
        <w:jc w:val="left"/>
        <w:rPr>
          <w:ins w:id="887725" w:author="Claude" w:date="2026-10-07T12:00:00Z"/>
        </w:rPr>
      </w:pPr>
      <w:ins w:id="887847" w:author="Claude" w:date="2026-10-07T12:00:00Z">
        <w:r>
          <w:rPr>
            <w:rFonts w:ascii="Consolas" w:hAnsi="Consolas" w:cs="Consolas"/>
            <w:sz w:val="14"/>
            <w:szCs w:val="14"/>
          </w:rPr>
          <w:t xml:space="preserve">122  def test_salvar_e_encerrar_nao_executa(tmp_path):</w:t>
        </w:r>
      </w:ins>
    </w:p>
    <w:p>
      <w:pPr>
        <w:shd w:val="clear" w:color="auto" w:fill="F7F7F7"/>
        <w:spacing w:before="0" w:after="0" w:line="180" w:lineRule="exact"/>
        <w:ind w:left="0" w:firstLine="0"/>
        <w:jc w:val="left"/>
        <w:rPr>
          <w:ins w:id="887725" w:author="Claude" w:date="2026-10-07T12:00:00Z"/>
        </w:rPr>
      </w:pPr>
      <w:ins w:id="887848" w:author="Claude" w:date="2026-10-07T12:00:00Z">
        <w:r>
          <w:rPr>
            <w:rFonts w:ascii="Consolas" w:hAnsi="Consolas" w:cs="Consolas"/>
            <w:sz w:val="14"/>
            <w:szCs w:val="14"/>
          </w:rPr>
          <w:t xml:space="preserve">123      u = UsuarioSimulado([(r"Como deseja informar", "3"), (r"O que deseja fazer", "3")])</w:t>
        </w:r>
      </w:ins>
    </w:p>
    <w:p>
      <w:pPr>
        <w:shd w:val="clear" w:color="auto" w:fill="F7F7F7"/>
        <w:spacing w:before="0" w:after="0" w:line="180" w:lineRule="exact"/>
        <w:ind w:left="0" w:firstLine="0"/>
        <w:jc w:val="left"/>
        <w:rPr>
          <w:ins w:id="887725" w:author="Claude" w:date="2026-10-07T12:00:00Z"/>
        </w:rPr>
      </w:pPr>
      <w:ins w:id="887849" w:author="Claude" w:date="2026-10-07T12:00:00Z">
        <w:r>
          <w:rPr>
            <w:rFonts w:ascii="Consolas" w:hAnsi="Consolas" w:cs="Consolas"/>
            <w:sz w:val="14"/>
            <w:szCs w:val="14"/>
          </w:rPr>
          <w:t xml:space="preserve">124      with pytest.raises(EntradaCancelada):</w:t>
        </w:r>
      </w:ins>
    </w:p>
    <w:p>
      <w:pPr>
        <w:shd w:val="clear" w:color="auto" w:fill="F7F7F7"/>
        <w:spacing w:before="0" w:after="0" w:line="180" w:lineRule="exact"/>
        <w:ind w:left="0" w:firstLine="0"/>
        <w:jc w:val="left"/>
        <w:rPr>
          <w:ins w:id="887725" w:author="Claude" w:date="2026-10-07T12:00:00Z"/>
        </w:rPr>
      </w:pPr>
      <w:ins w:id="887850" w:author="Claude" w:date="2026-10-07T12:00:00Z">
        <w:r>
          <w:rPr>
            <w:rFonts w:ascii="Consolas" w:hAnsi="Consolas" w:cs="Consolas"/>
            <w:sz w:val="14"/>
            <w:szCs w:val="14"/>
          </w:rPr>
          <w:t xml:space="preserve">125          iniciar_entradas(u.entrada, u.saida, salvar=True, pasta_saida=str(tmp_path))</w:t>
        </w:r>
      </w:ins>
    </w:p>
    <w:p>
      <w:pPr>
        <w:shd w:val="clear" w:color="auto" w:fill="F7F7F7"/>
        <w:spacing w:before="0" w:after="0" w:line="180" w:lineRule="exact"/>
        <w:ind w:left="0" w:firstLine="0"/>
        <w:jc w:val="left"/>
        <w:rPr>
          <w:ins w:id="887725" w:author="Claude" w:date="2026-10-07T12:00:00Z"/>
        </w:rPr>
      </w:pPr>
      <w:ins w:id="887851" w:author="Claude" w:date="2026-10-07T12:00:00Z">
        <w:r>
          <w:rPr>
            <w:rFonts w:ascii="Consolas" w:hAnsi="Consolas" w:cs="Consolas"/>
            <w:sz w:val="14"/>
            <w:szCs w:val="14"/>
          </w:rPr>
          <w:t xml:space="preserve">126      assert list(tmp_path.glob("entradas_*.json"))</w:t>
        </w:r>
      </w:ins>
    </w:p>
    <w:p>
      <w:pPr>
        <w:shd w:val="clear" w:color="auto" w:fill="F7F7F7"/>
        <w:spacing w:before="0" w:after="0" w:line="180" w:lineRule="exact"/>
        <w:ind w:left="0" w:firstLine="0"/>
        <w:jc w:val="left"/>
        <w:rPr>
          <w:ins w:id="887725" w:author="Claude" w:date="2026-10-07T12:00:00Z"/>
        </w:rPr>
      </w:pPr>
      <w:ins w:id="887852" w:author="Claude" w:date="2026-10-07T12:00:00Z">
        <w:r>
          <w:rPr>
            <w:rFonts w:ascii="Consolas" w:hAnsi="Consolas" w:cs="Consolas"/>
            <w:sz w:val="14"/>
            <w:szCs w:val="14"/>
          </w:rPr>
          <w:t xml:space="preserve">127  </w:t>
        </w:r>
      </w:ins>
    </w:p>
    <w:p>
      <w:pPr>
        <w:shd w:val="clear" w:color="auto" w:fill="F7F7F7"/>
        <w:spacing w:before="0" w:after="0" w:line="180" w:lineRule="exact"/>
        <w:ind w:left="0" w:firstLine="0"/>
        <w:jc w:val="left"/>
        <w:rPr>
          <w:ins w:id="887725" w:author="Claude" w:date="2026-10-07T12:00:00Z"/>
        </w:rPr>
      </w:pPr>
      <w:ins w:id="887853" w:author="Claude" w:date="2026-10-07T12:00:00Z">
        <w:r>
          <w:rPr>
            <w:rFonts w:ascii="Consolas" w:hAnsi="Consolas" w:cs="Consolas"/>
            <w:sz w:val="14"/>
            <w:szCs w:val="14"/>
          </w:rPr>
          <w:t xml:space="preserve">128  </w:t>
        </w:r>
      </w:ins>
    </w:p>
    <w:p>
      <w:pPr>
        <w:shd w:val="clear" w:color="auto" w:fill="F7F7F7"/>
        <w:spacing w:before="0" w:after="0" w:line="180" w:lineRule="exact"/>
        <w:ind w:left="0" w:firstLine="0"/>
        <w:jc w:val="left"/>
        <w:rPr>
          <w:ins w:id="887725" w:author="Claude" w:date="2026-10-07T12:00:00Z"/>
        </w:rPr>
      </w:pPr>
      <w:ins w:id="887854" w:author="Claude" w:date="2026-10-07T12:00:00Z">
        <w:r>
          <w:rPr>
            <w:rFonts w:ascii="Consolas" w:hAnsi="Consolas" w:cs="Consolas"/>
            <w:sz w:val="14"/>
            <w:szCs w:val="14"/>
          </w:rPr>
          <w:t xml:space="preserve">129  def test_empresa_com_clt_e_tributos_sobre_folha(tmp_path):</w:t>
        </w:r>
      </w:ins>
    </w:p>
    <w:p>
      <w:pPr>
        <w:shd w:val="clear" w:color="auto" w:fill="F7F7F7"/>
        <w:spacing w:before="0" w:after="0" w:line="180" w:lineRule="exact"/>
        <w:ind w:left="0" w:firstLine="0"/>
        <w:jc w:val="left"/>
        <w:rPr>
          <w:ins w:id="887725" w:author="Claude" w:date="2026-10-07T12:00:00Z"/>
        </w:rPr>
      </w:pPr>
      <w:ins w:id="887855" w:author="Claude" w:date="2026-10-07T12:00:00Z">
        <w:r>
          <w:rPr>
            <w:rFonts w:ascii="Consolas" w:hAnsi="Consolas" w:cs="Consolas"/>
            <w:sz w:val="14"/>
            <w:szCs w:val="14"/>
          </w:rPr>
          <w:t xml:space="preserve">130      extra = [(r"Tipo de pessoa jurídica", "1"), (r"^Número de funcionários CLT", "2"),</w:t>
        </w:r>
      </w:ins>
    </w:p>
    <w:p>
      <w:pPr>
        <w:shd w:val="clear" w:color="auto" w:fill="F7F7F7"/>
        <w:spacing w:before="0" w:after="0" w:line="180" w:lineRule="exact"/>
        <w:ind w:left="0" w:firstLine="0"/>
        <w:jc w:val="left"/>
        <w:rPr>
          <w:ins w:id="887725" w:author="Claude" w:date="2026-10-07T12:00:00Z"/>
        </w:rPr>
      </w:pPr>
      <w:ins w:id="887856" w:author="Claude" w:date="2026-10-07T12:00:00Z">
        <w:r>
          <w:rPr>
            <w:rFonts w:ascii="Consolas" w:hAnsi="Consolas" w:cs="Consolas"/>
            <w:sz w:val="14"/>
            <w:szCs w:val="14"/>
          </w:rPr>
          <w:t xml:space="preserve">131               (r"Cargo do funcionário CLT nº 1", "Técnico em aquicultura"), (r"Salário bruto mensal de 'Técnico", "3000"),</w:t>
        </w:r>
      </w:ins>
    </w:p>
    <w:p>
      <w:pPr>
        <w:shd w:val="clear" w:color="auto" w:fill="F7F7F7"/>
        <w:spacing w:before="0" w:after="0" w:line="180" w:lineRule="exact"/>
        <w:ind w:left="0" w:firstLine="0"/>
        <w:jc w:val="left"/>
        <w:rPr>
          <w:ins w:id="887725" w:author="Claude" w:date="2026-10-07T12:00:00Z"/>
        </w:rPr>
      </w:pPr>
      <w:ins w:id="887857" w:author="Claude" w:date="2026-10-07T12:00:00Z">
        <w:r>
          <w:rPr>
            <w:rFonts w:ascii="Consolas" w:hAnsi="Consolas" w:cs="Consolas"/>
            <w:sz w:val="14"/>
            <w:szCs w:val="14"/>
          </w:rPr>
          <w:t xml:space="preserve">132               (r"Cargo do funcionário CLT nº 2", "Auxiliar"), (r"Salário bruto mensal de 'Auxiliar", "2000"),</w:t>
        </w:r>
      </w:ins>
    </w:p>
    <w:p>
      <w:pPr>
        <w:shd w:val="clear" w:color="auto" w:fill="F7F7F7"/>
        <w:spacing w:before="0" w:after="0" w:line="180" w:lineRule="exact"/>
        <w:ind w:left="0" w:firstLine="0"/>
        <w:jc w:val="left"/>
        <w:rPr>
          <w:ins w:id="887725" w:author="Claude" w:date="2026-10-07T12:00:00Z"/>
        </w:rPr>
      </w:pPr>
      <w:ins w:id="887858" w:author="Claude" w:date="2026-10-07T12:00:00Z">
        <w:r>
          <w:rPr>
            <w:rFonts w:ascii="Consolas" w:hAnsi="Consolas" w:cs="Consolas"/>
            <w:sz w:val="14"/>
            <w:szCs w:val="14"/>
          </w:rPr>
          <w:t xml:space="preserve">133               (r"^Configurar INSS patronal", "s"), (r"Alíquota de INSS patronal", "20"),</w:t>
        </w:r>
      </w:ins>
    </w:p>
    <w:p>
      <w:pPr>
        <w:shd w:val="clear" w:color="auto" w:fill="F7F7F7"/>
        <w:spacing w:before="0" w:after="0" w:line="180" w:lineRule="exact"/>
        <w:ind w:left="0" w:firstLine="0"/>
        <w:jc w:val="left"/>
        <w:rPr>
          <w:ins w:id="887725" w:author="Claude" w:date="2026-10-07T12:00:00Z"/>
        </w:rPr>
      </w:pPr>
      <w:ins w:id="887859" w:author="Claude" w:date="2026-10-07T12:00:00Z">
        <w:r>
          <w:rPr>
            <w:rFonts w:ascii="Consolas" w:hAnsi="Consolas" w:cs="Consolas"/>
            <w:sz w:val="14"/>
            <w:szCs w:val="14"/>
          </w:rPr>
          <w:t xml:space="preserve">134               (r"^Configurar FGTS", "s"), (r"Alíquota de FGTS", "8"), (r"^Empregos diretos", "2")]</w:t>
        </w:r>
      </w:ins>
    </w:p>
    <w:p>
      <w:pPr>
        <w:shd w:val="clear" w:color="auto" w:fill="F7F7F7"/>
        <w:spacing w:before="0" w:after="0" w:line="180" w:lineRule="exact"/>
        <w:ind w:left="0" w:firstLine="0"/>
        <w:jc w:val="left"/>
        <w:rPr>
          <w:ins w:id="887725" w:author="Claude" w:date="2026-10-07T12:00:00Z"/>
        </w:rPr>
      </w:pPr>
      <w:ins w:id="887860" w:author="Claude" w:date="2026-10-07T12:00:00Z">
        <w:r>
          <w:rPr>
            <w:rFonts w:ascii="Consolas" w:hAnsi="Consolas" w:cs="Consolas"/>
            <w:sz w:val="14"/>
            <w:szCs w:val="14"/>
          </w:rPr>
          <w:t xml:space="preserve">135      cfg, _ = _rodar_novo(tmp_path, extra)</w:t>
        </w:r>
      </w:ins>
    </w:p>
    <w:p>
      <w:pPr>
        <w:shd w:val="clear" w:color="auto" w:fill="F7F7F7"/>
        <w:spacing w:before="0" w:after="0" w:line="180" w:lineRule="exact"/>
        <w:ind w:left="0" w:firstLine="0"/>
        <w:jc w:val="left"/>
        <w:rPr>
          <w:ins w:id="887725" w:author="Claude" w:date="2026-10-07T12:00:00Z"/>
        </w:rPr>
      </w:pPr>
      <w:ins w:id="887861" w:author="Claude" w:date="2026-10-07T12:00:00Z">
        <w:r>
          <w:rPr>
            <w:rFonts w:ascii="Consolas" w:hAnsi="Consolas" w:cs="Consolas"/>
            <w:sz w:val="14"/>
            <w:szCs w:val="14"/>
          </w:rPr>
          <w:t xml:space="preserve">136      assert cfg.economico.tipo_organizacao == "empresa"</w:t>
        </w:r>
      </w:ins>
    </w:p>
    <w:p>
      <w:pPr>
        <w:shd w:val="clear" w:color="auto" w:fill="F7F7F7"/>
        <w:spacing w:before="0" w:after="0" w:line="180" w:lineRule="exact"/>
        <w:ind w:left="0" w:firstLine="0"/>
        <w:jc w:val="left"/>
        <w:rPr>
          <w:ins w:id="887725" w:author="Claude" w:date="2026-10-07T12:00:00Z"/>
        </w:rPr>
      </w:pPr>
      <w:ins w:id="887862" w:author="Claude" w:date="2026-10-07T12:00:00Z">
        <w:r>
          <w:rPr>
            <w:rFonts w:ascii="Consolas" w:hAnsi="Consolas" w:cs="Consolas"/>
            <w:sz w:val="14"/>
            <w:szCs w:val="14"/>
          </w:rPr>
          <w:t xml:space="preserve">137      assert sum(cfg.economico.salarios_clt_por_cargo.values()) == 5000</w:t>
        </w:r>
      </w:ins>
    </w:p>
    <w:p>
      <w:pPr>
        <w:shd w:val="clear" w:color="auto" w:fill="F7F7F7"/>
        <w:spacing w:before="0" w:after="0" w:line="180" w:lineRule="exact"/>
        <w:ind w:left="0" w:firstLine="0"/>
        <w:jc w:val="left"/>
        <w:rPr>
          <w:ins w:id="887725" w:author="Claude" w:date="2026-10-07T12:00:00Z"/>
        </w:rPr>
      </w:pPr>
      <w:ins w:id="887863" w:author="Claude" w:date="2026-10-07T12:00:00Z">
        <w:r>
          <w:rPr>
            <w:rFonts w:ascii="Consolas" w:hAnsi="Consolas" w:cs="Consolas"/>
            <w:sz w:val="14"/>
            <w:szCs w:val="14"/>
          </w:rPr>
          <w:t xml:space="preserve">138      from evteas_py.modelo import aliquotas_configuradas, custo_pessoal_mensal</w:t>
        </w:r>
      </w:ins>
    </w:p>
    <w:p>
      <w:pPr>
        <w:shd w:val="clear" w:color="auto" w:fill="F7F7F7"/>
        <w:spacing w:before="0" w:after="0" w:line="180" w:lineRule="exact"/>
        <w:ind w:left="0" w:firstLine="0"/>
        <w:jc w:val="left"/>
        <w:rPr>
          <w:ins w:id="887725" w:author="Claude" w:date="2026-10-07T12:00:00Z"/>
        </w:rPr>
      </w:pPr>
      <w:ins w:id="887864" w:author="Claude" w:date="2026-10-07T12:00:00Z">
        <w:r>
          <w:rPr>
            <w:rFonts w:ascii="Consolas" w:hAnsi="Consolas" w:cs="Consolas"/>
            <w:sz w:val="14"/>
            <w:szCs w:val="14"/>
          </w:rPr>
          <w:t xml:space="preserve">139      assert custo_pessoal_mensal(cfg, aliquotas_configuradas(cfg)) == pytest.approx(5000 * 1.28)</w:t>
        </w:r>
      </w:ins>
    </w:p>
    <w:p>
      <w:pPr>
        <w:shd w:val="clear" w:color="auto" w:fill="F7F7F7"/>
        <w:spacing w:before="0" w:after="0" w:line="180" w:lineRule="exact"/>
        <w:ind w:left="0" w:firstLine="0"/>
        <w:jc w:val="left"/>
        <w:rPr>
          <w:ins w:id="887725" w:author="Claude" w:date="2026-10-07T12:00:00Z"/>
        </w:rPr>
      </w:pPr>
      <w:ins w:id="887865" w:author="Claude" w:date="2026-10-07T12:00:00Z">
        <w:r>
          <w:rPr>
            <w:rFonts w:ascii="Consolas" w:hAnsi="Consolas" w:cs="Consolas"/>
            <w:sz w:val="14"/>
            <w:szCs w:val="14"/>
          </w:rPr>
          <w:t xml:space="preserve">140      r = executar_evteas(cfg, executar_mc=False, executar_sens=False)</w:t>
        </w:r>
      </w:ins>
    </w:p>
    <w:p>
      <w:pPr>
        <w:shd w:val="clear" w:color="auto" w:fill="F7F7F7"/>
        <w:spacing w:before="0" w:after="0" w:line="180" w:lineRule="exact"/>
        <w:ind w:left="0" w:firstLine="0"/>
        <w:jc w:val="left"/>
        <w:rPr>
          <w:ins w:id="887725" w:author="Claude" w:date="2026-10-07T12:00:00Z"/>
        </w:rPr>
      </w:pPr>
      <w:ins w:id="887866" w:author="Claude" w:date="2026-10-07T12:00:00Z">
        <w:r>
          <w:rPr>
            <w:rFonts w:ascii="Consolas" w:hAnsi="Consolas" w:cs="Consolas"/>
            <w:sz w:val="14"/>
            <w:szCs w:val="14"/>
          </w:rPr>
          <w:t xml:space="preserve">141      assert r["vv"]["valido"]</w:t>
        </w:r>
      </w:ins>
    </w:p>
    <w:p>
      <w:pPr>
        <w:shd w:val="clear" w:color="auto" w:fill="F7F7F7"/>
        <w:spacing w:before="0" w:after="0" w:line="180" w:lineRule="exact"/>
        <w:ind w:left="0" w:firstLine="0"/>
        <w:jc w:val="left"/>
        <w:rPr>
          <w:ins w:id="887725" w:author="Claude" w:date="2026-10-07T12:00:00Z"/>
        </w:rPr>
      </w:pPr>
      <w:ins w:id="887867" w:author="Claude" w:date="2026-10-07T12:00:00Z">
        <w:r>
          <w:rPr>
            <w:rFonts w:ascii="Consolas" w:hAnsi="Consolas" w:cs="Consolas"/>
            <w:sz w:val="14"/>
            <w:szCs w:val="14"/>
          </w:rPr>
          <w:t xml:space="preserve">142  </w:t>
        </w:r>
      </w:ins>
    </w:p>
    <w:p>
      <w:pPr>
        <w:shd w:val="clear" w:color="auto" w:fill="F7F7F7"/>
        <w:spacing w:before="0" w:after="0" w:line="180" w:lineRule="exact"/>
        <w:ind w:left="0" w:firstLine="0"/>
        <w:jc w:val="left"/>
        <w:rPr>
          <w:ins w:id="887725" w:author="Claude" w:date="2026-10-07T12:00:00Z"/>
        </w:rPr>
      </w:pPr>
      <w:ins w:id="887868" w:author="Claude" w:date="2026-10-07T12:00:00Z">
        <w:r>
          <w:rPr>
            <w:rFonts w:ascii="Consolas" w:hAnsi="Consolas" w:cs="Consolas"/>
            <w:sz w:val="14"/>
            <w:szCs w:val="14"/>
          </w:rPr>
          <w:t xml:space="preserve">143  </w:t>
        </w:r>
      </w:ins>
    </w:p>
    <w:p>
      <w:pPr>
        <w:shd w:val="clear" w:color="auto" w:fill="F7F7F7"/>
        <w:spacing w:before="0" w:after="0" w:line="180" w:lineRule="exact"/>
        <w:ind w:left="0" w:firstLine="0"/>
        <w:jc w:val="left"/>
        <w:rPr>
          <w:ins w:id="887725" w:author="Claude" w:date="2026-10-07T12:00:00Z"/>
        </w:rPr>
      </w:pPr>
      <w:ins w:id="887869" w:author="Claude" w:date="2026-10-07T12:00:00Z">
        <w:r>
          <w:rPr>
            <w:rFonts w:ascii="Consolas" w:hAnsi="Consolas" w:cs="Consolas"/>
            <w:sz w:val="14"/>
            <w:szCs w:val="14"/>
          </w:rPr>
          <w:t xml:space="preserve">144  def test_notebook_autocontido_sem_colisao_de_nomes():</w:t>
        </w:r>
      </w:ins>
    </w:p>
    <w:p>
      <w:pPr>
        <w:shd w:val="clear" w:color="auto" w:fill="F7F7F7"/>
        <w:spacing w:before="0" w:after="0" w:line="180" w:lineRule="exact"/>
        <w:ind w:left="0" w:firstLine="0"/>
        <w:jc w:val="left"/>
        <w:rPr>
          <w:ins w:id="887725" w:author="Claude" w:date="2026-10-07T12:00:00Z"/>
        </w:rPr>
      </w:pPr>
      <w:ins w:id="887870" w:author="Claude" w:date="2026-10-07T12:00:00Z">
        <w:r>
          <w:rPr>
            <w:rFonts w:ascii="Consolas" w:hAnsi="Consolas" w:cs="Consolas"/>
            <w:sz w:val="14"/>
            <w:szCs w:val="14"/>
          </w:rPr>
          <w:t xml:space="preserve">145      """O notebook concatena os módulos; nomes de nível superior não podem se repetir."""</w:t>
        </w:r>
      </w:ins>
    </w:p>
    <w:p>
      <w:pPr>
        <w:shd w:val="clear" w:color="auto" w:fill="F7F7F7"/>
        <w:spacing w:before="0" w:after="0" w:line="180" w:lineRule="exact"/>
        <w:ind w:left="0" w:firstLine="0"/>
        <w:jc w:val="left"/>
        <w:rPr>
          <w:ins w:id="887725" w:author="Claude" w:date="2026-10-07T12:00:00Z"/>
        </w:rPr>
      </w:pPr>
      <w:ins w:id="887871" w:author="Claude" w:date="2026-10-07T12:00:00Z">
        <w:r>
          <w:rPr>
            <w:rFonts w:ascii="Consolas" w:hAnsi="Consolas" w:cs="Consolas"/>
            <w:sz w:val="14"/>
            <w:szCs w:val="14"/>
          </w:rPr>
          <w:t xml:space="preserve">146      import ast</w:t>
        </w:r>
      </w:ins>
    </w:p>
    <w:p>
      <w:pPr>
        <w:shd w:val="clear" w:color="auto" w:fill="F7F7F7"/>
        <w:spacing w:before="0" w:after="0" w:line="180" w:lineRule="exact"/>
        <w:ind w:left="0" w:firstLine="0"/>
        <w:jc w:val="left"/>
        <w:rPr>
          <w:ins w:id="887725" w:author="Claude" w:date="2026-10-07T12:00:00Z"/>
        </w:rPr>
      </w:pPr>
      <w:ins w:id="887872" w:author="Claude" w:date="2026-10-07T12:00:00Z">
        <w:r>
          <w:rPr>
            <w:rFonts w:ascii="Consolas" w:hAnsi="Consolas" w:cs="Consolas"/>
            <w:sz w:val="14"/>
            <w:szCs w:val="14"/>
          </w:rPr>
          <w:t xml:space="preserve">147      import collections</w:t>
        </w:r>
      </w:ins>
    </w:p>
    <w:p>
      <w:pPr>
        <w:shd w:val="clear" w:color="auto" w:fill="F7F7F7"/>
        <w:spacing w:before="0" w:after="0" w:line="180" w:lineRule="exact"/>
        <w:ind w:left="0" w:firstLine="0"/>
        <w:jc w:val="left"/>
        <w:rPr>
          <w:ins w:id="887725" w:author="Claude" w:date="2026-10-07T12:00:00Z"/>
        </w:rPr>
      </w:pPr>
      <w:ins w:id="887873" w:author="Claude" w:date="2026-10-07T12:00:00Z">
        <w:r>
          <w:rPr>
            <w:rFonts w:ascii="Consolas" w:hAnsi="Consolas" w:cs="Consolas"/>
            <w:sz w:val="14"/>
            <w:szCs w:val="14"/>
          </w:rPr>
          <w:t xml:space="preserve">148      import re</w:t>
        </w:r>
      </w:ins>
    </w:p>
    <w:p>
      <w:pPr>
        <w:shd w:val="clear" w:color="auto" w:fill="F7F7F7"/>
        <w:spacing w:before="0" w:after="0" w:line="180" w:lineRule="exact"/>
        <w:ind w:left="0" w:firstLine="0"/>
        <w:jc w:val="left"/>
        <w:rPr>
          <w:ins w:id="887725" w:author="Claude" w:date="2026-10-07T12:00:00Z"/>
        </w:rPr>
      </w:pPr>
      <w:ins w:id="887874" w:author="Claude" w:date="2026-10-07T12:00:00Z">
        <w:r>
          <w:rPr>
            <w:rFonts w:ascii="Consolas" w:hAnsi="Consolas" w:cs="Consolas"/>
            <w:sz w:val="14"/>
            <w:szCs w:val="14"/>
          </w:rPr>
          <w:t xml:space="preserve">149      from pathlib import Path</w:t>
        </w:r>
      </w:ins>
    </w:p>
    <w:p>
      <w:pPr>
        <w:shd w:val="clear" w:color="auto" w:fill="F7F7F7"/>
        <w:spacing w:before="0" w:after="0" w:line="180" w:lineRule="exact"/>
        <w:ind w:left="0" w:firstLine="0"/>
        <w:jc w:val="left"/>
        <w:rPr>
          <w:ins w:id="887725" w:author="Claude" w:date="2026-10-07T12:00:00Z"/>
        </w:rPr>
      </w:pPr>
      <w:ins w:id="887875" w:author="Claude" w:date="2026-10-07T12:00:00Z">
        <w:r>
          <w:rPr>
            <w:rFonts w:ascii="Consolas" w:hAnsi="Consolas" w:cs="Consolas"/>
            <w:sz w:val="14"/>
            <w:szCs w:val="14"/>
          </w:rPr>
          <w:t xml:space="preserve">150      raiz = Path(__file__).resolve().parents[1] / "evteas_py"</w:t>
        </w:r>
      </w:ins>
    </w:p>
    <w:p>
      <w:pPr>
        <w:shd w:val="clear" w:color="auto" w:fill="F7F7F7"/>
        <w:spacing w:before="0" w:after="0" w:line="180" w:lineRule="exact"/>
        <w:ind w:left="0" w:firstLine="0"/>
        <w:jc w:val="left"/>
        <w:rPr>
          <w:ins w:id="887725" w:author="Claude" w:date="2026-10-07T12:00:00Z"/>
        </w:rPr>
      </w:pPr>
      <w:ins w:id="887876" w:author="Claude" w:date="2026-10-07T12:00:00Z">
        <w:r>
          <w:rPr>
            <w:rFonts w:ascii="Consolas" w:hAnsi="Consolas" w:cs="Consolas"/>
            <w:sz w:val="14"/>
            <w:szCs w:val="14"/>
          </w:rPr>
          <w:t xml:space="preserve">151      nomes = collections.defaultdict(list)</w:t>
        </w:r>
      </w:ins>
    </w:p>
    <w:p>
      <w:pPr>
        <w:shd w:val="clear" w:color="auto" w:fill="F7F7F7"/>
        <w:spacing w:before="0" w:after="0" w:line="180" w:lineRule="exact"/>
        <w:ind w:left="0" w:firstLine="0"/>
        <w:jc w:val="left"/>
        <w:rPr>
          <w:ins w:id="887725" w:author="Claude" w:date="2026-10-07T12:00:00Z"/>
        </w:rPr>
      </w:pPr>
      <w:ins w:id="887877" w:author="Claude" w:date="2026-10-07T12:00:00Z">
        <w:r>
          <w:rPr>
            <w:rFonts w:ascii="Consolas" w:hAnsi="Consolas" w:cs="Consolas"/>
            <w:sz w:val="14"/>
            <w:szCs w:val="14"/>
          </w:rPr>
          <w:t xml:space="preserve">152      def nomes_do_alvo(t):</w:t>
        </w:r>
      </w:ins>
    </w:p>
    <w:p>
      <w:pPr>
        <w:shd w:val="clear" w:color="auto" w:fill="F7F7F7"/>
        <w:spacing w:before="0" w:after="0" w:line="180" w:lineRule="exact"/>
        <w:ind w:left="0" w:firstLine="0"/>
        <w:jc w:val="left"/>
        <w:rPr>
          <w:ins w:id="887725" w:author="Claude" w:date="2026-10-07T12:00:00Z"/>
        </w:rPr>
      </w:pPr>
      <w:ins w:id="887878" w:author="Claude" w:date="2026-10-07T12:00:00Z">
        <w:r>
          <w:rPr>
            <w:rFonts w:ascii="Consolas" w:hAnsi="Consolas" w:cs="Consolas"/>
            <w:sz w:val="14"/>
            <w:szCs w:val="14"/>
          </w:rPr>
          <w:t xml:space="preserve">153          if isinstance(t, ast.Name):</w:t>
        </w:r>
      </w:ins>
    </w:p>
    <w:p>
      <w:pPr>
        <w:shd w:val="clear" w:color="auto" w:fill="F7F7F7"/>
        <w:spacing w:before="0" w:after="0" w:line="180" w:lineRule="exact"/>
        <w:ind w:left="0" w:firstLine="0"/>
        <w:jc w:val="left"/>
        <w:rPr>
          <w:ins w:id="887725" w:author="Claude" w:date="2026-10-07T12:00:00Z"/>
        </w:rPr>
      </w:pPr>
      <w:ins w:id="887879" w:author="Claude" w:date="2026-10-07T12:00:00Z">
        <w:r>
          <w:rPr>
            <w:rFonts w:ascii="Consolas" w:hAnsi="Consolas" w:cs="Consolas"/>
            <w:sz w:val="14"/>
            <w:szCs w:val="14"/>
          </w:rPr>
          <w:t xml:space="preserve">154              return [t.id]</w:t>
        </w:r>
      </w:ins>
    </w:p>
    <w:p>
      <w:pPr>
        <w:shd w:val="clear" w:color="auto" w:fill="F7F7F7"/>
        <w:spacing w:before="0" w:after="0" w:line="180" w:lineRule="exact"/>
        <w:ind w:left="0" w:firstLine="0"/>
        <w:jc w:val="left"/>
        <w:rPr>
          <w:ins w:id="887725" w:author="Claude" w:date="2026-10-07T12:00:00Z"/>
        </w:rPr>
      </w:pPr>
      <w:ins w:id="887880" w:author="Claude" w:date="2026-10-07T12:00:00Z">
        <w:r>
          <w:rPr>
            <w:rFonts w:ascii="Consolas" w:hAnsi="Consolas" w:cs="Consolas"/>
            <w:sz w:val="14"/>
            <w:szCs w:val="14"/>
          </w:rPr>
          <w:t xml:space="preserve">155          if isinstance(t, (ast.Tuple, ast.List)):</w:t>
        </w:r>
      </w:ins>
    </w:p>
    <w:p>
      <w:pPr>
        <w:shd w:val="clear" w:color="auto" w:fill="F7F7F7"/>
        <w:spacing w:before="0" w:after="0" w:line="180" w:lineRule="exact"/>
        <w:ind w:left="0" w:firstLine="0"/>
        <w:jc w:val="left"/>
        <w:rPr>
          <w:ins w:id="887725" w:author="Claude" w:date="2026-10-07T12:00:00Z"/>
        </w:rPr>
      </w:pPr>
      <w:ins w:id="887881" w:author="Claude" w:date="2026-10-07T12:00:00Z">
        <w:r>
          <w:rPr>
            <w:rFonts w:ascii="Consolas" w:hAnsi="Consolas" w:cs="Consolas"/>
            <w:sz w:val="14"/>
            <w:szCs w:val="14"/>
          </w:rPr>
          <w:t xml:space="preserve">156              return [x for e in t.elts for x in nomes_do_alvo(e)]</w:t>
        </w:r>
      </w:ins>
    </w:p>
    <w:p>
      <w:pPr>
        <w:shd w:val="clear" w:color="auto" w:fill="F7F7F7"/>
        <w:spacing w:before="0" w:after="0" w:line="180" w:lineRule="exact"/>
        <w:ind w:left="0" w:firstLine="0"/>
        <w:jc w:val="left"/>
        <w:rPr>
          <w:ins w:id="887725" w:author="Claude" w:date="2026-10-07T12:00:00Z"/>
        </w:rPr>
      </w:pPr>
      <w:ins w:id="887882" w:author="Claude" w:date="2026-10-07T12:00:00Z">
        <w:r>
          <w:rPr>
            <w:rFonts w:ascii="Consolas" w:hAnsi="Consolas" w:cs="Consolas"/>
            <w:sz w:val="14"/>
            <w:szCs w:val="14"/>
          </w:rPr>
          <w:t xml:space="preserve">157          return []</w:t>
        </w:r>
      </w:ins>
    </w:p>
    <w:p>
      <w:pPr>
        <w:shd w:val="clear" w:color="auto" w:fill="F7F7F7"/>
        <w:spacing w:before="0" w:after="0" w:line="180" w:lineRule="exact"/>
        <w:ind w:left="0" w:firstLine="0"/>
        <w:jc w:val="left"/>
        <w:rPr>
          <w:ins w:id="887725" w:author="Claude" w:date="2026-10-07T12:00:00Z"/>
        </w:rPr>
      </w:pPr>
      <w:ins w:id="887883" w:author="Claude" w:date="2026-10-07T12:00:00Z">
        <w:r>
          <w:rPr>
            <w:rFonts w:ascii="Consolas" w:hAnsi="Consolas" w:cs="Consolas"/>
            <w:sz w:val="14"/>
            <w:szCs w:val="14"/>
          </w:rPr>
          <w:t xml:space="preserve">158  </w:t>
        </w:r>
      </w:ins>
    </w:p>
    <w:p>
      <w:pPr>
        <w:shd w:val="clear" w:color="auto" w:fill="F7F7F7"/>
        <w:spacing w:before="0" w:after="0" w:line="180" w:lineRule="exact"/>
        <w:ind w:left="0" w:firstLine="0"/>
        <w:jc w:val="left"/>
        <w:rPr>
          <w:ins w:id="887725" w:author="Claude" w:date="2026-10-07T12:00:00Z"/>
        </w:rPr>
      </w:pPr>
      <w:ins w:id="887884" w:author="Claude" w:date="2026-10-07T12:00:00Z">
        <w:r>
          <w:rPr>
            <w:rFonts w:ascii="Consolas" w:hAnsi="Consolas" w:cs="Consolas"/>
            <w:sz w:val="14"/>
            <w:szCs w:val="14"/>
          </w:rPr>
          <w:t xml:space="preserve">159      modulos = re.search(r"MODULOS = (\[.*?\])", (raiz.parent / "gerar_notebook.py").read_text(encoding="utf-8")).group(1)</w:t>
        </w:r>
      </w:ins>
    </w:p>
    <w:p>
      <w:pPr>
        <w:shd w:val="clear" w:color="auto" w:fill="F7F7F7"/>
        <w:spacing w:before="0" w:after="0" w:line="180" w:lineRule="exact"/>
        <w:ind w:left="0" w:firstLine="0"/>
        <w:jc w:val="left"/>
        <w:rPr>
          <w:ins w:id="887725" w:author="Claude" w:date="2026-10-07T12:00:00Z"/>
        </w:rPr>
      </w:pPr>
      <w:ins w:id="887885" w:author="Claude" w:date="2026-10-07T12:00:00Z">
        <w:r>
          <w:rPr>
            <w:rFonts w:ascii="Consolas" w:hAnsi="Consolas" w:cs="Consolas"/>
            <w:sz w:val="14"/>
            <w:szCs w:val="14"/>
          </w:rPr>
          <w:t xml:space="preserve">160      for m in ast.literal_eval(modulos):</w:t>
        </w:r>
      </w:ins>
    </w:p>
    <w:p>
      <w:pPr>
        <w:shd w:val="clear" w:color="auto" w:fill="F7F7F7"/>
        <w:spacing w:before="0" w:after="0" w:line="180" w:lineRule="exact"/>
        <w:ind w:left="0" w:firstLine="0"/>
        <w:jc w:val="left"/>
        <w:rPr>
          <w:ins w:id="887725" w:author="Claude" w:date="2026-10-07T12:00:00Z"/>
        </w:rPr>
      </w:pPr>
      <w:ins w:id="887886" w:author="Claude" w:date="2026-10-07T12:00:00Z">
        <w:r>
          <w:rPr>
            <w:rFonts w:ascii="Consolas" w:hAnsi="Consolas" w:cs="Consolas"/>
            <w:sz w:val="14"/>
            <w:szCs w:val="14"/>
          </w:rPr>
          <w:t xml:space="preserve">161          for n in ast.parse((raiz / f"{m}.py").read_text(encoding="utf-8")).body:</w:t>
        </w:r>
      </w:ins>
    </w:p>
    <w:p>
      <w:pPr>
        <w:shd w:val="clear" w:color="auto" w:fill="F7F7F7"/>
        <w:spacing w:before="0" w:after="0" w:line="180" w:lineRule="exact"/>
        <w:ind w:left="0" w:firstLine="0"/>
        <w:jc w:val="left"/>
        <w:rPr>
          <w:ins w:id="887725" w:author="Claude" w:date="2026-10-07T12:00:00Z"/>
        </w:rPr>
      </w:pPr>
      <w:ins w:id="887887" w:author="Claude" w:date="2026-10-07T12:00:00Z">
        <w:r>
          <w:rPr>
            <w:rFonts w:ascii="Consolas" w:hAnsi="Consolas" w:cs="Consolas"/>
            <w:sz w:val="14"/>
            <w:szCs w:val="14"/>
          </w:rPr>
          <w:t xml:space="preserve">162              alvos = [n.name] if isinstance(n, (ast.FunctionDef, ast.ClassDef)) else \</w:t>
        </w:r>
      </w:ins>
    </w:p>
    <w:p>
      <w:pPr>
        <w:shd w:val="clear" w:color="auto" w:fill="F7F7F7"/>
        <w:spacing w:before="0" w:after="0" w:line="180" w:lineRule="exact"/>
        <w:ind w:left="0" w:firstLine="0"/>
        <w:jc w:val="left"/>
        <w:rPr>
          <w:ins w:id="887725" w:author="Claude" w:date="2026-10-07T12:00:00Z"/>
        </w:rPr>
      </w:pPr>
      <w:ins w:id="887888" w:author="Claude" w:date="2026-10-07T12:00:00Z">
        <w:r>
          <w:rPr>
            <w:rFonts w:ascii="Consolas" w:hAnsi="Consolas" w:cs="Consolas"/>
            <w:sz w:val="14"/>
            <w:szCs w:val="14"/>
          </w:rPr>
          <w:t xml:space="preserve">163                  [x for t in getattr(n, "targets", []) for x in nomes_do_alvo(t)] + \</w:t>
        </w:r>
      </w:ins>
    </w:p>
    <w:p>
      <w:pPr>
        <w:shd w:val="clear" w:color="auto" w:fill="F7F7F7"/>
        <w:spacing w:before="0" w:after="0" w:line="180" w:lineRule="exact"/>
        <w:ind w:left="0" w:firstLine="0"/>
        <w:jc w:val="left"/>
        <w:rPr>
          <w:ins w:id="887725" w:author="Claude" w:date="2026-10-07T12:00:00Z"/>
        </w:rPr>
      </w:pPr>
      <w:ins w:id="887889" w:author="Claude" w:date="2026-10-07T12:00:00Z">
        <w:r>
          <w:rPr>
            <w:rFonts w:ascii="Consolas" w:hAnsi="Consolas" w:cs="Consolas"/>
            <w:sz w:val="14"/>
            <w:szCs w:val="14"/>
          </w:rPr>
          <w:t xml:space="preserve">164                  (nomes_do_alvo(n.target) if isinstance(n, ast.AnnAssign) else [])</w:t>
        </w:r>
      </w:ins>
    </w:p>
    <w:p>
      <w:pPr>
        <w:shd w:val="clear" w:color="auto" w:fill="F7F7F7"/>
        <w:spacing w:before="0" w:after="0" w:line="180" w:lineRule="exact"/>
        <w:ind w:left="0" w:firstLine="0"/>
        <w:jc w:val="left"/>
        <w:rPr>
          <w:ins w:id="887725" w:author="Claude" w:date="2026-10-07T12:00:00Z"/>
        </w:rPr>
      </w:pPr>
      <w:ins w:id="887890" w:author="Claude" w:date="2026-10-07T12:00:00Z">
        <w:r>
          <w:rPr>
            <w:rFonts w:ascii="Consolas" w:hAnsi="Consolas" w:cs="Consolas"/>
            <w:sz w:val="14"/>
            <w:szCs w:val="14"/>
          </w:rPr>
          <w:t xml:space="preserve">165              for a in alvos:</w:t>
        </w:r>
      </w:ins>
    </w:p>
    <w:p>
      <w:pPr>
        <w:shd w:val="clear" w:color="auto" w:fill="F7F7F7"/>
        <w:spacing w:before="0" w:after="0" w:line="180" w:lineRule="exact"/>
        <w:ind w:left="0" w:firstLine="0"/>
        <w:jc w:val="left"/>
        <w:rPr>
          <w:ins w:id="887725" w:author="Claude" w:date="2026-10-07T12:00:00Z"/>
        </w:rPr>
      </w:pPr>
      <w:ins w:id="887891" w:author="Claude" w:date="2026-10-07T12:00:00Z">
        <w:r>
          <w:rPr>
            <w:rFonts w:ascii="Consolas" w:hAnsi="Consolas" w:cs="Consolas"/>
            <w:sz w:val="14"/>
            <w:szCs w:val="14"/>
          </w:rPr>
          <w:t xml:space="preserve">166                  nomes[a].append(m)</w:t>
        </w:r>
      </w:ins>
    </w:p>
    <w:p>
      <w:pPr>
        <w:shd w:val="clear" w:color="auto" w:fill="F7F7F7"/>
        <w:spacing w:before="0" w:after="0" w:line="180" w:lineRule="exact"/>
        <w:ind w:left="0" w:firstLine="0"/>
        <w:jc w:val="left"/>
        <w:rPr>
          <w:ins w:id="887725" w:author="Claude" w:date="2026-10-07T12:00:00Z"/>
        </w:rPr>
      </w:pPr>
      <w:ins w:id="887892" w:author="Claude" w:date="2026-10-07T12:00:00Z">
        <w:r>
          <w:rPr>
            <w:rFonts w:ascii="Consolas" w:hAnsi="Consolas" w:cs="Consolas"/>
            <w:sz w:val="14"/>
            <w:szCs w:val="14"/>
          </w:rPr>
          <w:t xml:space="preserve">167      assert {k: v for k, v in nomes.items() if len(v) &gt; 1} == {}</w:t>
        </w:r>
      </w:ins>
    </w:p>
    <w:p>
      <w:pPr>
        <w:shd w:val="clear" w:color="auto" w:fill="F7F7F7"/>
        <w:spacing w:before="0" w:after="0" w:line="180" w:lineRule="exact"/>
        <w:ind w:left="0" w:firstLine="0"/>
        <w:jc w:val="left"/>
        <w:rPr>
          <w:ins w:id="887725" w:author="Claude" w:date="2026-10-07T12:00:00Z"/>
        </w:rPr>
      </w:pPr>
      <w:ins w:id="887893" w:author="Claude" w:date="2026-10-07T12:00:00Z">
        <w:r>
          <w:rPr>
            <w:rFonts w:ascii="Consolas" w:hAnsi="Consolas" w:cs="Consolas"/>
            <w:sz w:val="14"/>
            <w:szCs w:val="14"/>
          </w:rPr>
          <w:t xml:space="preserve">168  </w:t>
        </w:r>
      </w:ins>
    </w:p>
    <w:p>
      <w:pPr>
        <w:shd w:val="clear" w:color="auto" w:fill="F7F7F7"/>
        <w:spacing w:before="0" w:after="0" w:line="180" w:lineRule="exact"/>
        <w:ind w:left="0" w:firstLine="0"/>
        <w:jc w:val="left"/>
        <w:rPr>
          <w:ins w:id="887725" w:author="Claude" w:date="2026-10-07T12:00:00Z"/>
        </w:rPr>
      </w:pPr>
      <w:ins w:id="887894" w:author="Claude" w:date="2026-10-07T12:00:00Z">
        <w:r>
          <w:rPr>
            <w:rFonts w:ascii="Consolas" w:hAnsi="Consolas" w:cs="Consolas"/>
            <w:sz w:val="14"/>
            <w:szCs w:val="14"/>
          </w:rPr>
          <w:t xml:space="preserve">169  </w:t>
        </w:r>
      </w:ins>
    </w:p>
    <w:p>
      <w:pPr>
        <w:shd w:val="clear" w:color="auto" w:fill="F7F7F7"/>
        <w:spacing w:before="0" w:after="0" w:line="180" w:lineRule="exact"/>
        <w:ind w:left="0" w:firstLine="0"/>
        <w:jc w:val="left"/>
        <w:rPr>
          <w:ins w:id="887725" w:author="Claude" w:date="2026-10-07T12:00:00Z"/>
        </w:rPr>
      </w:pPr>
      <w:ins w:id="887895" w:author="Claude" w:date="2026-10-07T12:00:00Z">
        <w:r>
          <w:rPr>
            <w:rFonts w:ascii="Consolas" w:hAnsi="Consolas" w:cs="Consolas"/>
            <w:sz w:val="14"/>
            <w:szCs w:val="14"/>
          </w:rPr>
          <w:t xml:space="preserve">170  def test_notebook_identico_ao_pacote():</w:t>
        </w:r>
      </w:ins>
    </w:p>
    <w:p>
      <w:pPr>
        <w:shd w:val="clear" w:color="auto" w:fill="F7F7F7"/>
        <w:spacing w:before="0" w:after="0" w:line="180" w:lineRule="exact"/>
        <w:ind w:left="0" w:firstLine="0"/>
        <w:jc w:val="left"/>
        <w:rPr>
          <w:ins w:id="887725" w:author="Claude" w:date="2026-10-07T12:00:00Z"/>
        </w:rPr>
      </w:pPr>
      <w:ins w:id="887896" w:author="Claude" w:date="2026-10-07T12:00:00Z">
        <w:r>
          <w:rPr>
            <w:rFonts w:ascii="Consolas" w:hAnsi="Consolas" w:cs="Consolas"/>
            <w:sz w:val="14"/>
            <w:szCs w:val="14"/>
          </w:rPr>
          <w:t xml:space="preserve">171      """O notebook do Colab deve conter exatamente o código do pacote testado</w:t>
        </w:r>
      </w:ins>
    </w:p>
    <w:p>
      <w:pPr>
        <w:shd w:val="clear" w:color="auto" w:fill="F7F7F7"/>
        <w:spacing w:before="0" w:after="0" w:line="180" w:lineRule="exact"/>
        <w:ind w:left="0" w:firstLine="0"/>
        <w:jc w:val="left"/>
        <w:rPr>
          <w:ins w:id="887725" w:author="Claude" w:date="2026-10-07T12:00:00Z"/>
        </w:rPr>
      </w:pPr>
      <w:ins w:id="887897" w:author="Claude" w:date="2026-10-07T12:00:00Z">
        <w:r>
          <w:rPr>
            <w:rFonts w:ascii="Consolas" w:hAnsi="Consolas" w:cs="Consolas"/>
            <w:sz w:val="14"/>
            <w:szCs w:val="14"/>
          </w:rPr>
          <w:t xml:space="preserve">172      (regenerar com: python gerar_notebook.py)."""</w:t>
        </w:r>
      </w:ins>
    </w:p>
    <w:p>
      <w:pPr>
        <w:shd w:val="clear" w:color="auto" w:fill="F7F7F7"/>
        <w:spacing w:before="0" w:after="0" w:line="180" w:lineRule="exact"/>
        <w:ind w:left="0" w:firstLine="0"/>
        <w:jc w:val="left"/>
        <w:rPr>
          <w:ins w:id="887725" w:author="Claude" w:date="2026-10-07T12:00:00Z"/>
        </w:rPr>
      </w:pPr>
      <w:ins w:id="887898" w:author="Claude" w:date="2026-10-07T12:00:00Z">
        <w:r>
          <w:rPr>
            <w:rFonts w:ascii="Consolas" w:hAnsi="Consolas" w:cs="Consolas"/>
            <w:sz w:val="14"/>
            <w:szCs w:val="14"/>
          </w:rPr>
          <w:t xml:space="preserve">173      import json</w:t>
        </w:r>
      </w:ins>
    </w:p>
    <w:p>
      <w:pPr>
        <w:shd w:val="clear" w:color="auto" w:fill="F7F7F7"/>
        <w:spacing w:before="0" w:after="0" w:line="180" w:lineRule="exact"/>
        <w:ind w:left="0" w:firstLine="0"/>
        <w:jc w:val="left"/>
        <w:rPr>
          <w:ins w:id="887725" w:author="Claude" w:date="2026-10-07T12:00:00Z"/>
        </w:rPr>
      </w:pPr>
      <w:ins w:id="887899" w:author="Claude" w:date="2026-10-07T12:00:00Z">
        <w:r>
          <w:rPr>
            <w:rFonts w:ascii="Consolas" w:hAnsi="Consolas" w:cs="Consolas"/>
            <w:sz w:val="14"/>
            <w:szCs w:val="14"/>
          </w:rPr>
          <w:t xml:space="preserve">174      from pathlib import Path</w:t>
        </w:r>
      </w:ins>
    </w:p>
    <w:p>
      <w:pPr>
        <w:shd w:val="clear" w:color="auto" w:fill="F7F7F7"/>
        <w:spacing w:before="0" w:after="0" w:line="180" w:lineRule="exact"/>
        <w:ind w:left="0" w:firstLine="0"/>
        <w:jc w:val="left"/>
        <w:rPr>
          <w:ins w:id="887725" w:author="Claude" w:date="2026-10-07T12:00:00Z"/>
        </w:rPr>
      </w:pPr>
      <w:ins w:id="887900" w:author="Claude" w:date="2026-10-07T12:00:00Z">
        <w:r>
          <w:rPr>
            <w:rFonts w:ascii="Consolas" w:hAnsi="Consolas" w:cs="Consolas"/>
            <w:sz w:val="14"/>
            <w:szCs w:val="14"/>
          </w:rPr>
          <w:t xml:space="preserve">175      import gerar_notebook</w:t>
        </w:r>
      </w:ins>
    </w:p>
    <w:p>
      <w:pPr>
        <w:shd w:val="clear" w:color="auto" w:fill="F7F7F7"/>
        <w:spacing w:before="0" w:after="0" w:line="180" w:lineRule="exact"/>
        <w:ind w:left="0" w:firstLine="0"/>
        <w:jc w:val="left"/>
        <w:rPr>
          <w:ins w:id="887725" w:author="Claude" w:date="2026-10-07T12:00:00Z"/>
        </w:rPr>
      </w:pPr>
      <w:ins w:id="887901" w:author="Claude" w:date="2026-10-07T12:00:00Z">
        <w:r>
          <w:rPr>
            <w:rFonts w:ascii="Consolas" w:hAnsi="Consolas" w:cs="Consolas"/>
            <w:sz w:val="14"/>
            <w:szCs w:val="14"/>
          </w:rPr>
          <w:t xml:space="preserve">176      nb = json.loads((Path(gerar_notebook.__file__).parent / "EVTEAS_Py_Rev187.ipynb").read_text(encoding="utf-8"))</w:t>
        </w:r>
      </w:ins>
    </w:p>
    <w:p>
      <w:pPr>
        <w:shd w:val="clear" w:color="auto" w:fill="F7F7F7"/>
        <w:spacing w:before="0" w:after="0" w:line="180" w:lineRule="exact"/>
        <w:ind w:left="0" w:firstLine="0"/>
        <w:jc w:val="left"/>
        <w:rPr>
          <w:ins w:id="887725" w:author="Claude" w:date="2026-10-07T12:00:00Z"/>
        </w:rPr>
      </w:pPr>
      <w:ins w:id="887902" w:author="Claude" w:date="2026-10-07T12:00:00Z">
        <w:r>
          <w:rPr>
            <w:rFonts w:ascii="Consolas" w:hAnsi="Consolas" w:cs="Consolas"/>
            <w:sz w:val="14"/>
            <w:szCs w:val="14"/>
          </w:rPr>
          <w:t xml:space="preserve">177      codigo = ["".join(c["source"]) for c in nb["cells"] if c["cell_type"] == "code"]</w:t>
        </w:r>
      </w:ins>
    </w:p>
    <w:p>
      <w:pPr>
        <w:shd w:val="clear" w:color="auto" w:fill="F7F7F7"/>
        <w:spacing w:before="0" w:after="0" w:line="180" w:lineRule="exact"/>
        <w:ind w:left="0" w:firstLine="0"/>
        <w:jc w:val="left"/>
        <w:rPr>
          <w:ins w:id="887725" w:author="Claude" w:date="2026-10-07T12:00:00Z"/>
        </w:rPr>
      </w:pPr>
      <w:ins w:id="887903" w:author="Claude" w:date="2026-10-07T12:00:00Z">
        <w:r>
          <w:rPr>
            <w:rFonts w:ascii="Consolas" w:hAnsi="Consolas" w:cs="Consolas"/>
            <w:sz w:val="14"/>
            <w:szCs w:val="14"/>
          </w:rPr>
          <w:t xml:space="preserve">178      esperado = [c["source"] for c in gerar_notebook.celulas() if c["cell_type"] == "code"]</w:t>
        </w:r>
      </w:ins>
    </w:p>
    <w:p>
      <w:pPr>
        <w:shd w:val="clear" w:color="auto" w:fill="F7F7F7"/>
        <w:spacing w:before="0" w:after="0" w:line="180" w:lineRule="exact"/>
        <w:ind w:left="0" w:firstLine="0"/>
        <w:jc w:val="left"/>
        <w:rPr>
          <w:ins w:id="887725" w:author="Claude" w:date="2026-10-07T12:00:00Z"/>
        </w:rPr>
      </w:pPr>
      <w:ins w:id="887904" w:author="Claude" w:date="2026-10-07T12:00:00Z">
        <w:r>
          <w:rPr>
            <w:rFonts w:ascii="Consolas" w:hAnsi="Consolas" w:cs="Consolas"/>
            <w:sz w:val="14"/>
            <w:szCs w:val="14"/>
          </w:rPr>
          <w:t xml:space="preserve">179      defasadas = [m for m in gerar_notebook.MODULOS if gerar_notebook.codigo_do_modulo(m) not in codigo]</w:t>
        </w:r>
      </w:ins>
    </w:p>
    <w:p>
      <w:pPr>
        <w:shd w:val="clear" w:color="auto" w:fill="F7F7F7"/>
        <w:spacing w:before="0" w:after="0" w:line="180" w:lineRule="exact"/>
        <w:ind w:left="0" w:firstLine="0"/>
        <w:jc w:val="left"/>
        <w:rPr>
          <w:ins w:id="887725" w:author="Claude" w:date="2026-10-07T12:00:00Z"/>
        </w:rPr>
      </w:pPr>
      <w:ins w:id="887905" w:author="Claude" w:date="2026-10-07T12:00:00Z">
        <w:r>
          <w:rPr>
            <w:rFonts w:ascii="Consolas" w:hAnsi="Consolas" w:cs="Consolas"/>
            <w:sz w:val="14"/>
            <w:szCs w:val="14"/>
          </w:rPr>
          <w:t xml:space="preserve">180      assert not defasadas, f"notebook desatualizado nos módulos: {defasadas}"</w:t>
        </w:r>
      </w:ins>
    </w:p>
    <w:p>
      <w:pPr>
        <w:shd w:val="clear" w:color="auto" w:fill="F7F7F7"/>
        <w:spacing w:before="0" w:after="0" w:line="180" w:lineRule="exact"/>
        <w:ind w:left="0" w:firstLine="0"/>
        <w:jc w:val="left"/>
        <w:rPr>
          <w:ins w:id="887725" w:author="Claude" w:date="2026-10-07T12:00:00Z"/>
        </w:rPr>
      </w:pPr>
      <w:ins w:id="887906" w:author="Claude" w:date="2026-10-07T12:00:00Z">
        <w:r>
          <w:rPr>
            <w:rFonts w:ascii="Consolas" w:hAnsi="Consolas" w:cs="Consolas"/>
            <w:sz w:val="14"/>
            <w:szCs w:val="14"/>
          </w:rPr>
          <w:t xml:space="preserve">181      assert codigo == esperado</w:t>
        </w:r>
      </w:ins>
    </w:p>
    <w:p>
      <w:pPr>
        <w:pStyle w:val="Ttulo2"/>
        <w:pageBreakBefore w:val="0"/>
        <w:rPr>
          <w:ins w:id="887907" w:author="Claude" w:date="2026-10-07T12:00:00Z"/>
        </w:rPr>
      </w:pPr>
      <w:bookmarkStart w:id="990079" w:name="_TocRev187ApB4"/>
      <w:ins w:id="887908" w:author="Claude" w:date="2026-10-07T12:00:00Z">
        <w:r>
          <w:rPr>
            <w:rFonts w:ascii="Times New Roman" w:hAnsi="Times New Roman"/>
            <w:b w:val="0"/>
            <w:sz w:val="28"/>
          </w:rPr>
          <w:t xml:space="preserve">B.4 tests/test_revisao_entradas.py — Testes de regressão da revisão independente da entrada de dados</w:t>
        </w:r>
      </w:ins>
      <w:bookmarkEnd w:id="990079"/>
    </w:p>
    <w:p>
      <w:pPr>
        <w:shd w:val="clear" w:color="auto" w:fill="F7F7F7"/>
        <w:spacing w:before="0" w:after="0" w:line="180" w:lineRule="exact"/>
        <w:ind w:left="0" w:firstLine="0"/>
        <w:jc w:val="left"/>
        <w:rPr>
          <w:ins w:id="887909" w:author="Claude" w:date="2026-10-07T12:00:00Z"/>
        </w:rPr>
      </w:pPr>
      <w:ins w:id="887910" w:author="Claude" w:date="2026-10-07T12:00:00Z">
        <w:r>
          <w:rPr>
            <w:rFonts w:ascii="Consolas" w:hAnsi="Consolas" w:cs="Consolas"/>
            <w:sz w:val="14"/>
            <w:szCs w:val="14"/>
          </w:rPr>
          <w:t xml:space="preserve">  1  """Testes de regressão dos problemas apontados na revisão independente da entrada de dados."""</w:t>
        </w:r>
      </w:ins>
    </w:p>
    <w:p>
      <w:pPr>
        <w:shd w:val="clear" w:color="auto" w:fill="F7F7F7"/>
        <w:spacing w:before="0" w:after="0" w:line="180" w:lineRule="exact"/>
        <w:ind w:left="0" w:firstLine="0"/>
        <w:jc w:val="left"/>
        <w:rPr>
          <w:ins w:id="887909" w:author="Claude" w:date="2026-10-07T12:00:00Z"/>
        </w:rPr>
      </w:pPr>
      <w:ins w:id="887911" w:author="Claude" w:date="2026-10-07T12:00:00Z">
        <w:r>
          <w:rPr>
            <w:rFonts w:ascii="Consolas" w:hAnsi="Consolas" w:cs="Consolas"/>
            <w:sz w:val="14"/>
            <w:szCs w:val="14"/>
          </w:rPr>
          <w:t xml:space="preserve">  2  import copy</w:t>
        </w:r>
      </w:ins>
    </w:p>
    <w:p>
      <w:pPr>
        <w:shd w:val="clear" w:color="auto" w:fill="F7F7F7"/>
        <w:spacing w:before="0" w:after="0" w:line="180" w:lineRule="exact"/>
        <w:ind w:left="0" w:firstLine="0"/>
        <w:jc w:val="left"/>
        <w:rPr>
          <w:ins w:id="887909" w:author="Claude" w:date="2026-10-07T12:00:00Z"/>
        </w:rPr>
      </w:pPr>
      <w:ins w:id="887912" w:author="Claude" w:date="2026-10-07T12:00:00Z">
        <w:r>
          <w:rPr>
            <w:rFonts w:ascii="Consolas" w:hAnsi="Consolas" w:cs="Consolas"/>
            <w:sz w:val="14"/>
            <w:szCs w:val="14"/>
          </w:rPr>
          <w:t xml:space="preserve">  3  </w:t>
        </w:r>
      </w:ins>
    </w:p>
    <w:p>
      <w:pPr>
        <w:shd w:val="clear" w:color="auto" w:fill="F7F7F7"/>
        <w:spacing w:before="0" w:after="0" w:line="180" w:lineRule="exact"/>
        <w:ind w:left="0" w:firstLine="0"/>
        <w:jc w:val="left"/>
        <w:rPr>
          <w:ins w:id="887909" w:author="Claude" w:date="2026-10-07T12:00:00Z"/>
        </w:rPr>
      </w:pPr>
      <w:ins w:id="887913" w:author="Claude" w:date="2026-10-07T12:00:00Z">
        <w:r>
          <w:rPr>
            <w:rFonts w:ascii="Consolas" w:hAnsi="Consolas" w:cs="Consolas"/>
            <w:sz w:val="14"/>
            <w:szCs w:val="14"/>
          </w:rPr>
          <w:t xml:space="preserve">  4  import numpy as np</w:t>
        </w:r>
      </w:ins>
    </w:p>
    <w:p>
      <w:pPr>
        <w:shd w:val="clear" w:color="auto" w:fill="F7F7F7"/>
        <w:spacing w:before="0" w:after="0" w:line="180" w:lineRule="exact"/>
        <w:ind w:left="0" w:firstLine="0"/>
        <w:jc w:val="left"/>
        <w:rPr>
          <w:ins w:id="887909" w:author="Claude" w:date="2026-10-07T12:00:00Z"/>
        </w:rPr>
      </w:pPr>
      <w:ins w:id="887914" w:author="Claude" w:date="2026-10-07T12:00:00Z">
        <w:r>
          <w:rPr>
            <w:rFonts w:ascii="Consolas" w:hAnsi="Consolas" w:cs="Consolas"/>
            <w:sz w:val="14"/>
            <w:szCs w:val="14"/>
          </w:rPr>
          <w:t xml:space="preserve">  5  import pytest</w:t>
        </w:r>
      </w:ins>
    </w:p>
    <w:p>
      <w:pPr>
        <w:shd w:val="clear" w:color="auto" w:fill="F7F7F7"/>
        <w:spacing w:before="0" w:after="0" w:line="180" w:lineRule="exact"/>
        <w:ind w:left="0" w:firstLine="0"/>
        <w:jc w:val="left"/>
        <w:rPr>
          <w:ins w:id="887909" w:author="Claude" w:date="2026-10-07T12:00:00Z"/>
        </w:rPr>
      </w:pPr>
      <w:ins w:id="887915" w:author="Claude" w:date="2026-10-07T12:00:00Z">
        <w:r>
          <w:rPr>
            <w:rFonts w:ascii="Consolas" w:hAnsi="Consolas" w:cs="Consolas"/>
            <w:sz w:val="14"/>
            <w:szCs w:val="14"/>
          </w:rPr>
          <w:t xml:space="preserve">  6  </w:t>
        </w:r>
      </w:ins>
    </w:p>
    <w:p>
      <w:pPr>
        <w:shd w:val="clear" w:color="auto" w:fill="F7F7F7"/>
        <w:spacing w:before="0" w:after="0" w:line="180" w:lineRule="exact"/>
        <w:ind w:left="0" w:firstLine="0"/>
        <w:jc w:val="left"/>
        <w:rPr>
          <w:ins w:id="887909" w:author="Claude" w:date="2026-10-07T12:00:00Z"/>
        </w:rPr>
      </w:pPr>
      <w:ins w:id="887916" w:author="Claude" w:date="2026-10-07T12:00:00Z">
        <w:r>
          <w:rPr>
            <w:rFonts w:ascii="Consolas" w:hAnsi="Consolas" w:cs="Consolas"/>
            <w:sz w:val="14"/>
            <w:szCs w:val="14"/>
          </w:rPr>
          <w:t xml:space="preserve">  7  from evteas_py import criar_config_caso_base, executar_evteas, iniciar_entradas, monte_carlo, salvar_config, wizard_evteas</w:t>
        </w:r>
      </w:ins>
    </w:p>
    <w:p>
      <w:pPr>
        <w:shd w:val="clear" w:color="auto" w:fill="F7F7F7"/>
        <w:spacing w:before="0" w:after="0" w:line="180" w:lineRule="exact"/>
        <w:ind w:left="0" w:firstLine="0"/>
        <w:jc w:val="left"/>
        <w:rPr>
          <w:ins w:id="887909" w:author="Claude" w:date="2026-10-07T12:00:00Z"/>
        </w:rPr>
      </w:pPr>
      <w:ins w:id="887917" w:author="Claude" w:date="2026-10-07T12:00:00Z">
        <w:r>
          <w:rPr>
            <w:rFonts w:ascii="Consolas" w:hAnsi="Consolas" w:cs="Consolas"/>
            <w:sz w:val="14"/>
            <w:szCs w:val="14"/>
          </w:rPr>
          <w:t xml:space="preserve">  8  from evteas_py.config import Distribuicao, PesosConfig</w:t>
        </w:r>
      </w:ins>
    </w:p>
    <w:p>
      <w:pPr>
        <w:shd w:val="clear" w:color="auto" w:fill="F7F7F7"/>
        <w:spacing w:before="0" w:after="0" w:line="180" w:lineRule="exact"/>
        <w:ind w:left="0" w:firstLine="0"/>
        <w:jc w:val="left"/>
        <w:rPr>
          <w:ins w:id="887909" w:author="Claude" w:date="2026-10-07T12:00:00Z"/>
        </w:rPr>
      </w:pPr>
      <w:ins w:id="887918" w:author="Claude" w:date="2026-10-07T12:00:00Z">
        <w:r>
          <w:rPr>
            <w:rFonts w:ascii="Consolas" w:hAnsi="Consolas" w:cs="Consolas"/>
            <w:sz w:val="14"/>
            <w:szCs w:val="14"/>
          </w:rPr>
          <w:t xml:space="preserve">  9  from evteas_py.interface import BLOCOS, Perguntador, expandir_blocos</w:t>
        </w:r>
      </w:ins>
    </w:p>
    <w:p>
      <w:pPr>
        <w:shd w:val="clear" w:color="auto" w:fill="F7F7F7"/>
        <w:spacing w:before="0" w:after="0" w:line="180" w:lineRule="exact"/>
        <w:ind w:left="0" w:firstLine="0"/>
        <w:jc w:val="left"/>
        <w:rPr>
          <w:ins w:id="887909" w:author="Claude" w:date="2026-10-07T12:00:00Z"/>
        </w:rPr>
      </w:pPr>
      <w:ins w:id="887919" w:author="Claude" w:date="2026-10-07T12:00:00Z">
        <w:r>
          <w:rPr>
            <w:rFonts w:ascii="Consolas" w:hAnsi="Consolas" w:cs="Consolas"/>
            <w:sz w:val="14"/>
            <w:szCs w:val="14"/>
          </w:rPr>
          <w:t xml:space="preserve"> 10  from evteas_py.modelo import Contexto, calcular_tecnico, dre_mensal</w:t>
        </w:r>
      </w:ins>
    </w:p>
    <w:p>
      <w:pPr>
        <w:shd w:val="clear" w:color="auto" w:fill="F7F7F7"/>
        <w:spacing w:before="0" w:after="0" w:line="180" w:lineRule="exact"/>
        <w:ind w:left="0" w:firstLine="0"/>
        <w:jc w:val="left"/>
        <w:rPr>
          <w:ins w:id="887909" w:author="Claude" w:date="2026-10-07T12:00:00Z"/>
        </w:rPr>
      </w:pPr>
      <w:ins w:id="887920" w:author="Claude" w:date="2026-10-07T12:00:00Z">
        <w:r>
          <w:rPr>
            <w:rFonts w:ascii="Consolas" w:hAnsi="Consolas" w:cs="Consolas"/>
            <w:sz w:val="14"/>
            <w:szCs w:val="14"/>
          </w:rPr>
          <w:t xml:space="preserve"> 11  from evteas_py.pipeline import motor</w:t>
        </w:r>
      </w:ins>
    </w:p>
    <w:p>
      <w:pPr>
        <w:shd w:val="clear" w:color="auto" w:fill="F7F7F7"/>
        <w:spacing w:before="0" w:after="0" w:line="180" w:lineRule="exact"/>
        <w:ind w:left="0" w:firstLine="0"/>
        <w:jc w:val="left"/>
        <w:rPr>
          <w:ins w:id="887909" w:author="Claude" w:date="2026-10-07T12:00:00Z"/>
        </w:rPr>
      </w:pPr>
      <w:ins w:id="887921" w:author="Claude" w:date="2026-10-07T12:00:00Z">
        <w:r>
          <w:rPr>
            <w:rFonts w:ascii="Consolas" w:hAnsi="Consolas" w:cs="Consolas"/>
            <w:sz w:val="14"/>
            <w:szCs w:val="14"/>
          </w:rPr>
          <w:t xml:space="preserve"> 12  from evteas_py.ponderacao import resolver_pesos</w:t>
        </w:r>
      </w:ins>
    </w:p>
    <w:p>
      <w:pPr>
        <w:shd w:val="clear" w:color="auto" w:fill="F7F7F7"/>
        <w:spacing w:before="0" w:after="0" w:line="180" w:lineRule="exact"/>
        <w:ind w:left="0" w:firstLine="0"/>
        <w:jc w:val="left"/>
        <w:rPr>
          <w:ins w:id="887909" w:author="Claude" w:date="2026-10-07T12:00:00Z"/>
        </w:rPr>
      </w:pPr>
      <w:ins w:id="887922" w:author="Claude" w:date="2026-10-07T12:00:00Z">
        <w:r>
          <w:rPr>
            <w:rFonts w:ascii="Consolas" w:hAnsi="Consolas" w:cs="Consolas"/>
            <w:sz w:val="14"/>
            <w:szCs w:val="14"/>
          </w:rPr>
          <w:t xml:space="preserve"> 13  </w:t>
        </w:r>
      </w:ins>
    </w:p>
    <w:p>
      <w:pPr>
        <w:shd w:val="clear" w:color="auto" w:fill="F7F7F7"/>
        <w:spacing w:before="0" w:after="0" w:line="180" w:lineRule="exact"/>
        <w:ind w:left="0" w:firstLine="0"/>
        <w:jc w:val="left"/>
        <w:rPr>
          <w:ins w:id="887909" w:author="Claude" w:date="2026-10-07T12:00:00Z"/>
        </w:rPr>
      </w:pPr>
      <w:ins w:id="887923" w:author="Claude" w:date="2026-10-07T12:00:00Z">
        <w:r>
          <w:rPr>
            <w:rFonts w:ascii="Consolas" w:hAnsi="Consolas" w:cs="Consolas"/>
            <w:sz w:val="14"/>
            <w:szCs w:val="14"/>
          </w:rPr>
          <w:t xml:space="preserve"> 14  from usuario_simulado import UsuarioSimulado</w:t>
        </w:r>
      </w:ins>
    </w:p>
    <w:p>
      <w:pPr>
        <w:shd w:val="clear" w:color="auto" w:fill="F7F7F7"/>
        <w:spacing w:before="0" w:after="0" w:line="180" w:lineRule="exact"/>
        <w:ind w:left="0" w:firstLine="0"/>
        <w:jc w:val="left"/>
        <w:rPr>
          <w:ins w:id="887909" w:author="Claude" w:date="2026-10-07T12:00:00Z"/>
        </w:rPr>
      </w:pPr>
      <w:ins w:id="887924" w:author="Claude" w:date="2026-10-07T12:00:00Z">
        <w:r>
          <w:rPr>
            <w:rFonts w:ascii="Consolas" w:hAnsi="Consolas" w:cs="Consolas"/>
            <w:sz w:val="14"/>
            <w:szCs w:val="14"/>
          </w:rPr>
          <w:t xml:space="preserve"> 15  </w:t>
        </w:r>
      </w:ins>
    </w:p>
    <w:p>
      <w:pPr>
        <w:shd w:val="clear" w:color="auto" w:fill="F7F7F7"/>
        <w:spacing w:before="0" w:after="0" w:line="180" w:lineRule="exact"/>
        <w:ind w:left="0" w:firstLine="0"/>
        <w:jc w:val="left"/>
        <w:rPr>
          <w:ins w:id="887909" w:author="Claude" w:date="2026-10-07T12:00:00Z"/>
        </w:rPr>
      </w:pPr>
      <w:ins w:id="887925" w:author="Claude" w:date="2026-10-07T12:00:00Z">
        <w:r>
          <w:rPr>
            <w:rFonts w:ascii="Consolas" w:hAnsi="Consolas" w:cs="Consolas"/>
            <w:sz w:val="14"/>
            <w:szCs w:val="14"/>
          </w:rPr>
          <w:t xml:space="preserve"> 16  </w:t>
        </w:r>
      </w:ins>
    </w:p>
    <w:p>
      <w:pPr>
        <w:shd w:val="clear" w:color="auto" w:fill="F7F7F7"/>
        <w:spacing w:before="0" w:after="0" w:line="180" w:lineRule="exact"/>
        <w:ind w:left="0" w:firstLine="0"/>
        <w:jc w:val="left"/>
        <w:rPr>
          <w:ins w:id="887909" w:author="Claude" w:date="2026-10-07T12:00:00Z"/>
        </w:rPr>
      </w:pPr>
      <w:ins w:id="887926" w:author="Claude" w:date="2026-10-07T12:00:00Z">
        <w:r>
          <w:rPr>
            <w:rFonts w:ascii="Consolas" w:hAnsi="Consolas" w:cs="Consolas"/>
            <w:sz w:val="14"/>
            <w:szCs w:val="14"/>
          </w:rPr>
          <w:t xml:space="preserve"> 17  def _corrigir(cfg, bloco, regras):</w:t>
        </w:r>
      </w:ins>
    </w:p>
    <w:p>
      <w:pPr>
        <w:shd w:val="clear" w:color="auto" w:fill="F7F7F7"/>
        <w:spacing w:before="0" w:after="0" w:line="180" w:lineRule="exact"/>
        <w:ind w:left="0" w:firstLine="0"/>
        <w:jc w:val="left"/>
        <w:rPr>
          <w:ins w:id="887909" w:author="Claude" w:date="2026-10-07T12:00:00Z"/>
        </w:rPr>
      </w:pPr>
      <w:ins w:id="887927" w:author="Claude" w:date="2026-10-07T12:00:00Z">
        <w:r>
          <w:rPr>
            <w:rFonts w:ascii="Consolas" w:hAnsi="Consolas" w:cs="Consolas"/>
            <w:sz w:val="14"/>
            <w:szCs w:val="14"/>
          </w:rPr>
          <w:t xml:space="preserve"> 18      """Abre o arquivo de entradas, corrige um bloco e confirma a execução."""</w:t>
        </w:r>
      </w:ins>
    </w:p>
    <w:p>
      <w:pPr>
        <w:shd w:val="clear" w:color="auto" w:fill="F7F7F7"/>
        <w:spacing w:before="0" w:after="0" w:line="180" w:lineRule="exact"/>
        <w:ind w:left="0" w:firstLine="0"/>
        <w:jc w:val="left"/>
        <w:rPr>
          <w:ins w:id="887909" w:author="Claude" w:date="2026-10-07T12:00:00Z"/>
        </w:rPr>
      </w:pPr>
      <w:ins w:id="887928" w:author="Claude" w:date="2026-10-07T12:00:00Z">
        <w:r>
          <w:rPr>
            <w:rFonts w:ascii="Consolas" w:hAnsi="Consolas" w:cs="Consolas"/>
            <w:sz w:val="14"/>
            <w:szCs w:val="14"/>
          </w:rPr>
          <w:t xml:space="preserve"> 19      u = UsuarioSimulado(regras + [(r".*", "")], padrao_falha=False)</w:t>
        </w:r>
      </w:ins>
    </w:p>
    <w:p>
      <w:pPr>
        <w:shd w:val="clear" w:color="auto" w:fill="F7F7F7"/>
        <w:spacing w:before="0" w:after="0" w:line="180" w:lineRule="exact"/>
        <w:ind w:left="0" w:firstLine="0"/>
        <w:jc w:val="left"/>
        <w:rPr>
          <w:ins w:id="887909" w:author="Claude" w:date="2026-10-07T12:00:00Z"/>
        </w:rPr>
      </w:pPr>
      <w:ins w:id="887929" w:author="Claude" w:date="2026-10-07T12:00:00Z">
        <w:r>
          <w:rPr>
            <w:rFonts w:ascii="Consolas" w:hAnsi="Consolas" w:cs="Consolas"/>
            <w:sz w:val="14"/>
            <w:szCs w:val="14"/>
          </w:rPr>
          <w:t xml:space="preserve"> 20      return wizard_evteas(entrada=u.entrada, base=copy.deepcopy(cfg), saida=u.saida, blocos=[bloco]), u</w:t>
        </w:r>
      </w:ins>
    </w:p>
    <w:p>
      <w:pPr>
        <w:shd w:val="clear" w:color="auto" w:fill="F7F7F7"/>
        <w:spacing w:before="0" w:after="0" w:line="180" w:lineRule="exact"/>
        <w:ind w:left="0" w:firstLine="0"/>
        <w:jc w:val="left"/>
        <w:rPr>
          <w:ins w:id="887909" w:author="Claude" w:date="2026-10-07T12:00:00Z"/>
        </w:rPr>
      </w:pPr>
      <w:ins w:id="887930" w:author="Claude" w:date="2026-10-07T12:00:00Z">
        <w:r>
          <w:rPr>
            <w:rFonts w:ascii="Consolas" w:hAnsi="Consolas" w:cs="Consolas"/>
            <w:sz w:val="14"/>
            <w:szCs w:val="14"/>
          </w:rPr>
          <w:t xml:space="preserve"> 21  </w:t>
        </w:r>
      </w:ins>
    </w:p>
    <w:p>
      <w:pPr>
        <w:shd w:val="clear" w:color="auto" w:fill="F7F7F7"/>
        <w:spacing w:before="0" w:after="0" w:line="180" w:lineRule="exact"/>
        <w:ind w:left="0" w:firstLine="0"/>
        <w:jc w:val="left"/>
        <w:rPr>
          <w:ins w:id="887909" w:author="Claude" w:date="2026-10-07T12:00:00Z"/>
        </w:rPr>
      </w:pPr>
      <w:ins w:id="887931" w:author="Claude" w:date="2026-10-07T12:00:00Z">
        <w:r>
          <w:rPr>
            <w:rFonts w:ascii="Consolas" w:hAnsi="Consolas" w:cs="Consolas"/>
            <w:sz w:val="14"/>
            <w:szCs w:val="14"/>
          </w:rPr>
          <w:t xml:space="preserve"> 22  </w:t>
        </w:r>
      </w:ins>
    </w:p>
    <w:p>
      <w:pPr>
        <w:shd w:val="clear" w:color="auto" w:fill="F7F7F7"/>
        <w:spacing w:before="0" w:after="0" w:line="180" w:lineRule="exact"/>
        <w:ind w:left="0" w:firstLine="0"/>
        <w:jc w:val="left"/>
        <w:rPr>
          <w:ins w:id="887909" w:author="Claude" w:date="2026-10-07T12:00:00Z"/>
        </w:rPr>
      </w:pPr>
      <w:ins w:id="887932" w:author="Claude" w:date="2026-10-07T12:00:00Z">
        <w:r>
          <w:rPr>
            <w:rFonts w:ascii="Consolas" w:hAnsi="Consolas" w:cs="Consolas"/>
            <w:sz w:val="14"/>
            <w:szCs w:val="14"/>
          </w:rPr>
          <w:t xml:space="preserve"> 23  def test_corrigir_preco_reposiciona_distribuicao():</w:t>
        </w:r>
      </w:ins>
    </w:p>
    <w:p>
      <w:pPr>
        <w:shd w:val="clear" w:color="auto" w:fill="F7F7F7"/>
        <w:spacing w:before="0" w:after="0" w:line="180" w:lineRule="exact"/>
        <w:ind w:left="0" w:firstLine="0"/>
        <w:jc w:val="left"/>
        <w:rPr>
          <w:ins w:id="887909" w:author="Claude" w:date="2026-10-07T12:00:00Z"/>
        </w:rPr>
      </w:pPr>
      <w:ins w:id="887933" w:author="Claude" w:date="2026-10-07T12:00:00Z">
        <w:r>
          <w:rPr>
            <w:rFonts w:ascii="Consolas" w:hAnsi="Consolas" w:cs="Consolas"/>
            <w:sz w:val="14"/>
            <w:szCs w:val="14"/>
          </w:rPr>
          <w:t xml:space="preserve"> 24      cfg = criar_config_caso_base()</w:t>
        </w:r>
      </w:ins>
    </w:p>
    <w:p>
      <w:pPr>
        <w:shd w:val="clear" w:color="auto" w:fill="F7F7F7"/>
        <w:spacing w:before="0" w:after="0" w:line="180" w:lineRule="exact"/>
        <w:ind w:left="0" w:firstLine="0"/>
        <w:jc w:val="left"/>
        <w:rPr>
          <w:ins w:id="887909" w:author="Claude" w:date="2026-10-07T12:00:00Z"/>
        </w:rPr>
      </w:pPr>
      <w:ins w:id="887934" w:author="Claude" w:date="2026-10-07T12:00:00Z">
        <w:r>
          <w:rPr>
            <w:rFonts w:ascii="Consolas" w:hAnsi="Consolas" w:cs="Consolas"/>
            <w:sz w:val="14"/>
            <w:szCs w:val="14"/>
          </w:rPr>
          <w:t xml:space="preserve"> 25      novo, u = _corrigir(cfg, "Mix e receitas", [(r"^\s+Preço de venda", "12")])</w:t>
        </w:r>
      </w:ins>
    </w:p>
    <w:p>
      <w:pPr>
        <w:shd w:val="clear" w:color="auto" w:fill="F7F7F7"/>
        <w:spacing w:before="0" w:after="0" w:line="180" w:lineRule="exact"/>
        <w:ind w:left="0" w:firstLine="0"/>
        <w:jc w:val="left"/>
        <w:rPr>
          <w:ins w:id="887909" w:author="Claude" w:date="2026-10-07T12:00:00Z"/>
        </w:rPr>
      </w:pPr>
      <w:ins w:id="887935" w:author="Claude" w:date="2026-10-07T12:00:00Z">
        <w:r>
          <w:rPr>
            <w:rFonts w:ascii="Consolas" w:hAnsi="Consolas" w:cs="Consolas"/>
            <w:sz w:val="14"/>
            <w:szCs w:val="14"/>
          </w:rPr>
          <w:t xml:space="preserve"> 26      d = novo.monte_carlo.distribuicoes["economico.preco_venda_kg"]</w:t>
        </w:r>
      </w:ins>
    </w:p>
    <w:p>
      <w:pPr>
        <w:shd w:val="clear" w:color="auto" w:fill="F7F7F7"/>
        <w:spacing w:before="0" w:after="0" w:line="180" w:lineRule="exact"/>
        <w:ind w:left="0" w:firstLine="0"/>
        <w:jc w:val="left"/>
        <w:rPr>
          <w:ins w:id="887909" w:author="Claude" w:date="2026-10-07T12:00:00Z"/>
        </w:rPr>
      </w:pPr>
      <w:ins w:id="887936" w:author="Claude" w:date="2026-10-07T12:00:00Z">
        <w:r>
          <w:rPr>
            <w:rFonts w:ascii="Consolas" w:hAnsi="Consolas" w:cs="Consolas"/>
            <w:sz w:val="14"/>
            <w:szCs w:val="14"/>
          </w:rPr>
          <w:t xml:space="preserve"> 27      assert d.moda == pytest.approx(12.0)</w:t>
        </w:r>
      </w:ins>
    </w:p>
    <w:p>
      <w:pPr>
        <w:shd w:val="clear" w:color="auto" w:fill="F7F7F7"/>
        <w:spacing w:before="0" w:after="0" w:line="180" w:lineRule="exact"/>
        <w:ind w:left="0" w:firstLine="0"/>
        <w:jc w:val="left"/>
        <w:rPr>
          <w:ins w:id="887909" w:author="Claude" w:date="2026-10-07T12:00:00Z"/>
        </w:rPr>
      </w:pPr>
      <w:ins w:id="887937" w:author="Claude" w:date="2026-10-07T12:00:00Z">
        <w:r>
          <w:rPr>
            <w:rFonts w:ascii="Consolas" w:hAnsi="Consolas" w:cs="Consolas"/>
            <w:sz w:val="14"/>
            <w:szCs w:val="14"/>
          </w:rPr>
          <w:t xml:space="preserve"> 28      assert d.minimo == pytest.approx(9.0 * 12 / 10.5) and d.maximo == pytest.approx(11.5 * 12 / 10.5)</w:t>
        </w:r>
      </w:ins>
    </w:p>
    <w:p>
      <w:pPr>
        <w:shd w:val="clear" w:color="auto" w:fill="F7F7F7"/>
        <w:spacing w:before="0" w:after="0" w:line="180" w:lineRule="exact"/>
        <w:ind w:left="0" w:firstLine="0"/>
        <w:jc w:val="left"/>
        <w:rPr>
          <w:ins w:id="887909" w:author="Claude" w:date="2026-10-07T12:00:00Z"/>
        </w:rPr>
      </w:pPr>
      <w:ins w:id="887938" w:author="Claude" w:date="2026-10-07T12:00:00Z">
        <w:r>
          <w:rPr>
            <w:rFonts w:ascii="Consolas" w:hAnsi="Consolas" w:cs="Consolas"/>
            <w:sz w:val="14"/>
            <w:szCs w:val="14"/>
          </w:rPr>
          <w:t xml:space="preserve"> 29      assert any("reposicionada" in t for t in u.transcricao)</w:t>
        </w:r>
      </w:ins>
    </w:p>
    <w:p>
      <w:pPr>
        <w:shd w:val="clear" w:color="auto" w:fill="F7F7F7"/>
        <w:spacing w:before="0" w:after="0" w:line="180" w:lineRule="exact"/>
        <w:ind w:left="0" w:firstLine="0"/>
        <w:jc w:val="left"/>
        <w:rPr>
          <w:ins w:id="887909" w:author="Claude" w:date="2026-10-07T12:00:00Z"/>
        </w:rPr>
      </w:pPr>
      <w:ins w:id="887939" w:author="Claude" w:date="2026-10-07T12:00:00Z">
        <w:r>
          <w:rPr>
            <w:rFonts w:ascii="Consolas" w:hAnsi="Consolas" w:cs="Consolas"/>
            <w:sz w:val="14"/>
            <w:szCs w:val="14"/>
          </w:rPr>
          <w:t xml:space="preserve"> 30      assert executar_evteas(novo, executar_mc=False, executar_sens=False)["vv"]["valido"]</w:t>
        </w:r>
      </w:ins>
    </w:p>
    <w:p>
      <w:pPr>
        <w:shd w:val="clear" w:color="auto" w:fill="F7F7F7"/>
        <w:spacing w:before="0" w:after="0" w:line="180" w:lineRule="exact"/>
        <w:ind w:left="0" w:firstLine="0"/>
        <w:jc w:val="left"/>
        <w:rPr>
          <w:ins w:id="887909" w:author="Claude" w:date="2026-10-07T12:00:00Z"/>
        </w:rPr>
      </w:pPr>
      <w:ins w:id="887940" w:author="Claude" w:date="2026-10-07T12:00:00Z">
        <w:r>
          <w:rPr>
            <w:rFonts w:ascii="Consolas" w:hAnsi="Consolas" w:cs="Consolas"/>
            <w:sz w:val="14"/>
            <w:szCs w:val="14"/>
          </w:rPr>
          <w:t xml:space="preserve"> 31  </w:t>
        </w:r>
      </w:ins>
    </w:p>
    <w:p>
      <w:pPr>
        <w:shd w:val="clear" w:color="auto" w:fill="F7F7F7"/>
        <w:spacing w:before="0" w:after="0" w:line="180" w:lineRule="exact"/>
        <w:ind w:left="0" w:firstLine="0"/>
        <w:jc w:val="left"/>
        <w:rPr>
          <w:ins w:id="887909" w:author="Claude" w:date="2026-10-07T12:00:00Z"/>
        </w:rPr>
      </w:pPr>
      <w:ins w:id="887941" w:author="Claude" w:date="2026-10-07T12:00:00Z">
        <w:r>
          <w:rPr>
            <w:rFonts w:ascii="Consolas" w:hAnsi="Consolas" w:cs="Consolas"/>
            <w:sz w:val="14"/>
            <w:szCs w:val="14"/>
          </w:rPr>
          <w:t xml:space="preserve"> 32  </w:t>
        </w:r>
      </w:ins>
    </w:p>
    <w:p>
      <w:pPr>
        <w:shd w:val="clear" w:color="auto" w:fill="F7F7F7"/>
        <w:spacing w:before="0" w:after="0" w:line="180" w:lineRule="exact"/>
        <w:ind w:left="0" w:firstLine="0"/>
        <w:jc w:val="left"/>
        <w:rPr>
          <w:ins w:id="887909" w:author="Claude" w:date="2026-10-07T12:00:00Z"/>
        </w:rPr>
      </w:pPr>
      <w:ins w:id="887942" w:author="Claude" w:date="2026-10-07T12:00:00Z">
        <w:r>
          <w:rPr>
            <w:rFonts w:ascii="Consolas" w:hAnsi="Consolas" w:cs="Consolas"/>
            <w:sz w:val="14"/>
            <w:szCs w:val="14"/>
          </w:rPr>
          <w:t xml:space="preserve"> 33  def test_distribuicao_do_alevino_em_reais_por_unidade():</w:t>
        </w:r>
      </w:ins>
    </w:p>
    <w:p>
      <w:pPr>
        <w:shd w:val="clear" w:color="auto" w:fill="F7F7F7"/>
        <w:spacing w:before="0" w:after="0" w:line="180" w:lineRule="exact"/>
        <w:ind w:left="0" w:firstLine="0"/>
        <w:jc w:val="left"/>
        <w:rPr>
          <w:ins w:id="887909" w:author="Claude" w:date="2026-10-07T12:00:00Z"/>
        </w:rPr>
      </w:pPr>
      <w:ins w:id="887943" w:author="Claude" w:date="2026-10-07T12:00:00Z">
        <w:r>
          <w:rPr>
            <w:rFonts w:ascii="Consolas" w:hAnsi="Consolas" w:cs="Consolas"/>
            <w:sz w:val="14"/>
            <w:szCs w:val="14"/>
          </w:rPr>
          <w:t xml:space="preserve"> 34      cfg = criar_config_caso_base()</w:t>
        </w:r>
      </w:ins>
    </w:p>
    <w:p>
      <w:pPr>
        <w:shd w:val="clear" w:color="auto" w:fill="F7F7F7"/>
        <w:spacing w:before="0" w:after="0" w:line="180" w:lineRule="exact"/>
        <w:ind w:left="0" w:firstLine="0"/>
        <w:jc w:val="left"/>
        <w:rPr>
          <w:ins w:id="887909" w:author="Claude" w:date="2026-10-07T12:00:00Z"/>
        </w:rPr>
      </w:pPr>
      <w:ins w:id="887944" w:author="Claude" w:date="2026-10-07T12:00:00Z">
        <w:r>
          <w:rPr>
            <w:rFonts w:ascii="Consolas" w:hAnsi="Consolas" w:cs="Consolas"/>
            <w:sz w:val="14"/>
            <w:szCs w:val="14"/>
          </w:rPr>
          <w:t xml:space="preserve"> 35      regras = [(r"Tipo de distribuição", "1"), (r"^\s+Mínimo", "0,25"), (r"^\s+Máximo", "0,31")]</w:t>
        </w:r>
      </w:ins>
    </w:p>
    <w:p>
      <w:pPr>
        <w:shd w:val="clear" w:color="auto" w:fill="F7F7F7"/>
        <w:spacing w:before="0" w:after="0" w:line="180" w:lineRule="exact"/>
        <w:ind w:left="0" w:firstLine="0"/>
        <w:jc w:val="left"/>
        <w:rPr>
          <w:ins w:id="887909" w:author="Claude" w:date="2026-10-07T12:00:00Z"/>
        </w:rPr>
      </w:pPr>
      <w:ins w:id="887945" w:author="Claude" w:date="2026-10-07T12:00:00Z">
        <w:r>
          <w:rPr>
            <w:rFonts w:ascii="Consolas" w:hAnsi="Consolas" w:cs="Consolas"/>
            <w:sz w:val="14"/>
            <w:szCs w:val="14"/>
          </w:rPr>
          <w:t xml:space="preserve"> 36      u = UsuarioSimulado(regras, padrao_falha=False)</w:t>
        </w:r>
      </w:ins>
    </w:p>
    <w:p>
      <w:pPr>
        <w:shd w:val="clear" w:color="auto" w:fill="F7F7F7"/>
        <w:spacing w:before="0" w:after="0" w:line="180" w:lineRule="exact"/>
        <w:ind w:left="0" w:firstLine="0"/>
        <w:jc w:val="left"/>
        <w:rPr>
          <w:ins w:id="887909" w:author="Claude" w:date="2026-10-07T12:00:00Z"/>
        </w:rPr>
      </w:pPr>
      <w:ins w:id="887946" w:author="Claude" w:date="2026-10-07T12:00:00Z">
        <w:r>
          <w:rPr>
            <w:rFonts w:ascii="Consolas" w:hAnsi="Consolas" w:cs="Consolas"/>
            <w:sz w:val="14"/>
            <w:szCs w:val="14"/>
          </w:rPr>
          <w:t xml:space="preserve"> 37      P = Perguntador(u.entrada, u.saida, "novo")</w:t>
        </w:r>
      </w:ins>
    </w:p>
    <w:p>
      <w:pPr>
        <w:shd w:val="clear" w:color="auto" w:fill="F7F7F7"/>
        <w:spacing w:before="0" w:after="0" w:line="180" w:lineRule="exact"/>
        <w:ind w:left="0" w:firstLine="0"/>
        <w:jc w:val="left"/>
        <w:rPr>
          <w:ins w:id="887909" w:author="Claude" w:date="2026-10-07T12:00:00Z"/>
        </w:rPr>
      </w:pPr>
      <w:ins w:id="887947" w:author="Claude" w:date="2026-10-07T12:00:00Z">
        <w:r>
          <w:rPr>
            <w:rFonts w:ascii="Consolas" w:hAnsi="Consolas" w:cs="Consolas"/>
            <w:sz w:val="14"/>
            <w:szCs w:val="14"/>
          </w:rPr>
          <w:t xml:space="preserve"> 38      from evteas_py.interface import _perguntar_distribuicao</w:t>
        </w:r>
      </w:ins>
    </w:p>
    <w:p>
      <w:pPr>
        <w:shd w:val="clear" w:color="auto" w:fill="F7F7F7"/>
        <w:spacing w:before="0" w:after="0" w:line="180" w:lineRule="exact"/>
        <w:ind w:left="0" w:firstLine="0"/>
        <w:jc w:val="left"/>
        <w:rPr>
          <w:ins w:id="887909" w:author="Claude" w:date="2026-10-07T12:00:00Z"/>
        </w:rPr>
      </w:pPr>
      <w:ins w:id="887948" w:author="Claude" w:date="2026-10-07T12:00:00Z">
        <w:r>
          <w:rPr>
            <w:rFonts w:ascii="Consolas" w:hAnsi="Consolas" w:cs="Consolas"/>
            <w:sz w:val="14"/>
            <w:szCs w:val="14"/>
          </w:rPr>
          <w:t xml:space="preserve"> 39      d = _perguntar_distribuicao(P, cfg, "economico.custo_alevino_milheiro", "Custo do alevino (R$/unidade)", None, 1 / 1000)</w:t>
        </w:r>
      </w:ins>
    </w:p>
    <w:p>
      <w:pPr>
        <w:shd w:val="clear" w:color="auto" w:fill="F7F7F7"/>
        <w:spacing w:before="0" w:after="0" w:line="180" w:lineRule="exact"/>
        <w:ind w:left="0" w:firstLine="0"/>
        <w:jc w:val="left"/>
        <w:rPr>
          <w:ins w:id="887909" w:author="Claude" w:date="2026-10-07T12:00:00Z"/>
        </w:rPr>
      </w:pPr>
      <w:ins w:id="887949" w:author="Claude" w:date="2026-10-07T12:00:00Z">
        <w:r>
          <w:rPr>
            <w:rFonts w:ascii="Consolas" w:hAnsi="Consolas" w:cs="Consolas"/>
            <w:sz w:val="14"/>
            <w:szCs w:val="14"/>
          </w:rPr>
          <w:t xml:space="preserve"> 40      assert (d.minimo, d.moda, d.maximo) == pytest.approx((250.0, 280.0, 310.0))</w:t>
        </w:r>
      </w:ins>
    </w:p>
    <w:p>
      <w:pPr>
        <w:shd w:val="clear" w:color="auto" w:fill="F7F7F7"/>
        <w:spacing w:before="0" w:after="0" w:line="180" w:lineRule="exact"/>
        <w:ind w:left="0" w:firstLine="0"/>
        <w:jc w:val="left"/>
        <w:rPr>
          <w:ins w:id="887909" w:author="Claude" w:date="2026-10-07T12:00:00Z"/>
        </w:rPr>
      </w:pPr>
      <w:ins w:id="887950" w:author="Claude" w:date="2026-10-07T12:00:00Z">
        <w:r>
          <w:rPr>
            <w:rFonts w:ascii="Consolas" w:hAnsi="Consolas" w:cs="Consolas"/>
            <w:sz w:val="14"/>
            <w:szCs w:val="14"/>
          </w:rPr>
          <w:t xml:space="preserve"> 41  </w:t>
        </w:r>
      </w:ins>
    </w:p>
    <w:p>
      <w:pPr>
        <w:shd w:val="clear" w:color="auto" w:fill="F7F7F7"/>
        <w:spacing w:before="0" w:after="0" w:line="180" w:lineRule="exact"/>
        <w:ind w:left="0" w:firstLine="0"/>
        <w:jc w:val="left"/>
        <w:rPr>
          <w:ins w:id="887909" w:author="Claude" w:date="2026-10-07T12:00:00Z"/>
        </w:rPr>
      </w:pPr>
      <w:ins w:id="887951" w:author="Claude" w:date="2026-10-07T12:00:00Z">
        <w:r>
          <w:rPr>
            <w:rFonts w:ascii="Consolas" w:hAnsi="Consolas" w:cs="Consolas"/>
            <w:sz w:val="14"/>
            <w:szCs w:val="14"/>
          </w:rPr>
          <w:t xml:space="preserve"> 42  </w:t>
        </w:r>
      </w:ins>
    </w:p>
    <w:p>
      <w:pPr>
        <w:shd w:val="clear" w:color="auto" w:fill="F7F7F7"/>
        <w:spacing w:before="0" w:after="0" w:line="180" w:lineRule="exact"/>
        <w:ind w:left="0" w:firstLine="0"/>
        <w:jc w:val="left"/>
        <w:rPr>
          <w:ins w:id="887909" w:author="Claude" w:date="2026-10-07T12:00:00Z"/>
        </w:rPr>
      </w:pPr>
      <w:ins w:id="887952" w:author="Claude" w:date="2026-10-07T12:00:00Z">
        <w:r>
          <w:rPr>
            <w:rFonts w:ascii="Consolas" w:hAnsi="Consolas" w:cs="Consolas"/>
            <w:sz w:val="14"/>
            <w:szCs w:val="14"/>
          </w:rPr>
          <w:t xml:space="preserve"> 43  def test_alevinos_acompanham_volume_de_vendas_e_crescimento():</w:t>
        </w:r>
      </w:ins>
    </w:p>
    <w:p>
      <w:pPr>
        <w:shd w:val="clear" w:color="auto" w:fill="F7F7F7"/>
        <w:spacing w:before="0" w:after="0" w:line="180" w:lineRule="exact"/>
        <w:ind w:left="0" w:firstLine="0"/>
        <w:jc w:val="left"/>
        <w:rPr>
          <w:ins w:id="887909" w:author="Claude" w:date="2026-10-07T12:00:00Z"/>
        </w:rPr>
      </w:pPr>
      <w:ins w:id="887953" w:author="Claude" w:date="2026-10-07T12:00:00Z">
        <w:r>
          <w:rPr>
            <w:rFonts w:ascii="Consolas" w:hAnsi="Consolas" w:cs="Consolas"/>
            <w:sz w:val="14"/>
            <w:szCs w:val="14"/>
          </w:rPr>
          <w:t xml:space="preserve"> 44      cfg = criar_config_caso_base()</w:t>
        </w:r>
      </w:ins>
    </w:p>
    <w:p>
      <w:pPr>
        <w:shd w:val="clear" w:color="auto" w:fill="F7F7F7"/>
        <w:spacing w:before="0" w:after="0" w:line="180" w:lineRule="exact"/>
        <w:ind w:left="0" w:firstLine="0"/>
        <w:jc w:val="left"/>
        <w:rPr>
          <w:ins w:id="887909" w:author="Claude" w:date="2026-10-07T12:00:00Z"/>
        </w:rPr>
      </w:pPr>
      <w:ins w:id="887954" w:author="Claude" w:date="2026-10-07T12:00:00Z">
        <w:r>
          <w:rPr>
            <w:rFonts w:ascii="Consolas" w:hAnsi="Consolas" w:cs="Consolas"/>
            <w:sz w:val="14"/>
            <w:szCs w:val="14"/>
          </w:rPr>
          <w:t xml:space="preserve"> 45      base = motor(cfg, None, 1)["economico"]["custo_alevinos_regime"][0]</w:t>
        </w:r>
      </w:ins>
    </w:p>
    <w:p>
      <w:pPr>
        <w:shd w:val="clear" w:color="auto" w:fill="F7F7F7"/>
        <w:spacing w:before="0" w:after="0" w:line="180" w:lineRule="exact"/>
        <w:ind w:left="0" w:firstLine="0"/>
        <w:jc w:val="left"/>
        <w:rPr>
          <w:ins w:id="887909" w:author="Claude" w:date="2026-10-07T12:00:00Z"/>
        </w:rPr>
      </w:pPr>
      <w:ins w:id="887955" w:author="Claude" w:date="2026-10-07T12:00:00Z">
        <w:r>
          <w:rPr>
            <w:rFonts w:ascii="Consolas" w:hAnsi="Consolas" w:cs="Consolas"/>
            <w:sz w:val="14"/>
            <w:szCs w:val="14"/>
          </w:rPr>
          <w:t xml:space="preserve"> 46      c = copy.deepcopy(cfg)</w:t>
        </w:r>
      </w:ins>
    </w:p>
    <w:p>
      <w:pPr>
        <w:shd w:val="clear" w:color="auto" w:fill="F7F7F7"/>
        <w:spacing w:before="0" w:after="0" w:line="180" w:lineRule="exact"/>
        <w:ind w:left="0" w:firstLine="0"/>
        <w:jc w:val="left"/>
        <w:rPr>
          <w:ins w:id="887909" w:author="Claude" w:date="2026-10-07T12:00:00Z"/>
        </w:rPr>
      </w:pPr>
      <w:ins w:id="887956" w:author="Claude" w:date="2026-10-07T12:00:00Z">
        <w:r>
          <w:rPr>
            <w:rFonts w:ascii="Consolas" w:hAnsi="Consolas" w:cs="Consolas"/>
            <w:sz w:val="14"/>
            <w:szCs w:val="14"/>
          </w:rPr>
          <w:t xml:space="preserve"> 47      c.economico.producao_vendas_kg_mes = 2 * float(calcular_tecnico(Contexto(cfg))["producao_kg_mes"][0])</w:t>
        </w:r>
      </w:ins>
    </w:p>
    <w:p>
      <w:pPr>
        <w:shd w:val="clear" w:color="auto" w:fill="F7F7F7"/>
        <w:spacing w:before="0" w:after="0" w:line="180" w:lineRule="exact"/>
        <w:ind w:left="0" w:firstLine="0"/>
        <w:jc w:val="left"/>
        <w:rPr>
          <w:ins w:id="887909" w:author="Claude" w:date="2026-10-07T12:00:00Z"/>
        </w:rPr>
      </w:pPr>
      <w:ins w:id="887957" w:author="Claude" w:date="2026-10-07T12:00:00Z">
        <w:r>
          <w:rPr>
            <w:rFonts w:ascii="Consolas" w:hAnsi="Consolas" w:cs="Consolas"/>
            <w:sz w:val="14"/>
            <w:szCs w:val="14"/>
          </w:rPr>
          <w:t xml:space="preserve"> 48      assert motor(c, None, 1)["economico"]["custo_alevinos_regime"][0] == pytest.approx(2 * base)</w:t>
        </w:r>
      </w:ins>
    </w:p>
    <w:p>
      <w:pPr>
        <w:shd w:val="clear" w:color="auto" w:fill="F7F7F7"/>
        <w:spacing w:before="0" w:after="0" w:line="180" w:lineRule="exact"/>
        <w:ind w:left="0" w:firstLine="0"/>
        <w:jc w:val="left"/>
        <w:rPr>
          <w:ins w:id="887909" w:author="Claude" w:date="2026-10-07T12:00:00Z"/>
        </w:rPr>
      </w:pPr>
      <w:ins w:id="887958" w:author="Claude" w:date="2026-10-07T12:00:00Z">
        <w:r>
          <w:rPr>
            <w:rFonts w:ascii="Consolas" w:hAnsi="Consolas" w:cs="Consolas"/>
            <w:sz w:val="14"/>
            <w:szCs w:val="14"/>
          </w:rPr>
          <w:t xml:space="preserve"> 49      c = copy.deepcopy(cfg)</w:t>
        </w:r>
      </w:ins>
    </w:p>
    <w:p>
      <w:pPr>
        <w:shd w:val="clear" w:color="auto" w:fill="F7F7F7"/>
        <w:spacing w:before="0" w:after="0" w:line="180" w:lineRule="exact"/>
        <w:ind w:left="0" w:firstLine="0"/>
        <w:jc w:val="left"/>
        <w:rPr>
          <w:ins w:id="887909" w:author="Claude" w:date="2026-10-07T12:00:00Z"/>
        </w:rPr>
      </w:pPr>
      <w:ins w:id="887959" w:author="Claude" w:date="2026-10-07T12:00:00Z">
        <w:r>
          <w:rPr>
            <w:rFonts w:ascii="Consolas" w:hAnsi="Consolas" w:cs="Consolas"/>
            <w:sz w:val="14"/>
            <w:szCs w:val="14"/>
          </w:rPr>
          <w:t xml:space="preserve"> 50      c.economico.crescimento_vendas_aa_pct = 10.0</w:t>
        </w:r>
      </w:ins>
    </w:p>
    <w:p>
      <w:pPr>
        <w:shd w:val="clear" w:color="auto" w:fill="F7F7F7"/>
        <w:spacing w:before="0" w:after="0" w:line="180" w:lineRule="exact"/>
        <w:ind w:left="0" w:firstLine="0"/>
        <w:jc w:val="left"/>
        <w:rPr>
          <w:ins w:id="887909" w:author="Claude" w:date="2026-10-07T12:00:00Z"/>
        </w:rPr>
      </w:pPr>
      <w:ins w:id="887960" w:author="Claude" w:date="2026-10-07T12:00:00Z">
        <w:r>
          <w:rPr>
            <w:rFonts w:ascii="Consolas" w:hAnsi="Consolas" w:cs="Consolas"/>
            <w:sz w:val="14"/>
            <w:szCs w:val="14"/>
          </w:rPr>
          <w:t xml:space="preserve"> 51      ano = motor(c, None, 1)["economico"]["ano_regime"]</w:t>
        </w:r>
      </w:ins>
    </w:p>
    <w:p>
      <w:pPr>
        <w:shd w:val="clear" w:color="auto" w:fill="F7F7F7"/>
        <w:spacing w:before="0" w:after="0" w:line="180" w:lineRule="exact"/>
        <w:ind w:left="0" w:firstLine="0"/>
        <w:jc w:val="left"/>
        <w:rPr>
          <w:ins w:id="887909" w:author="Claude" w:date="2026-10-07T12:00:00Z"/>
        </w:rPr>
      </w:pPr>
      <w:ins w:id="887961" w:author="Claude" w:date="2026-10-07T12:00:00Z">
        <w:r>
          <w:rPr>
            <w:rFonts w:ascii="Consolas" w:hAnsi="Consolas" w:cs="Consolas"/>
            <w:sz w:val="14"/>
            <w:szCs w:val="14"/>
          </w:rPr>
          <w:t xml:space="preserve"> 52      assert motor(c, None, 1)["economico"]["custo_alevinos_regime"][0] == pytest.approx(base * 1.1 ** (ano - 1))</w:t>
        </w:r>
      </w:ins>
    </w:p>
    <w:p>
      <w:pPr>
        <w:shd w:val="clear" w:color="auto" w:fill="F7F7F7"/>
        <w:spacing w:before="0" w:after="0" w:line="180" w:lineRule="exact"/>
        <w:ind w:left="0" w:firstLine="0"/>
        <w:jc w:val="left"/>
        <w:rPr>
          <w:ins w:id="887909" w:author="Claude" w:date="2026-10-07T12:00:00Z"/>
        </w:rPr>
      </w:pPr>
      <w:ins w:id="887962" w:author="Claude" w:date="2026-10-07T12:00:00Z">
        <w:r>
          <w:rPr>
            <w:rFonts w:ascii="Consolas" w:hAnsi="Consolas" w:cs="Consolas"/>
            <w:sz w:val="14"/>
            <w:szCs w:val="14"/>
          </w:rPr>
          <w:t xml:space="preserve"> 53  </w:t>
        </w:r>
      </w:ins>
    </w:p>
    <w:p>
      <w:pPr>
        <w:shd w:val="clear" w:color="auto" w:fill="F7F7F7"/>
        <w:spacing w:before="0" w:after="0" w:line="180" w:lineRule="exact"/>
        <w:ind w:left="0" w:firstLine="0"/>
        <w:jc w:val="left"/>
        <w:rPr>
          <w:ins w:id="887909" w:author="Claude" w:date="2026-10-07T12:00:00Z"/>
        </w:rPr>
      </w:pPr>
      <w:ins w:id="887963" w:author="Claude" w:date="2026-10-07T12:00:00Z">
        <w:r>
          <w:rPr>
            <w:rFonts w:ascii="Consolas" w:hAnsi="Consolas" w:cs="Consolas"/>
            <w:sz w:val="14"/>
            <w:szCs w:val="14"/>
          </w:rPr>
          <w:t xml:space="preserve"> 54  </w:t>
        </w:r>
      </w:ins>
    </w:p>
    <w:p>
      <w:pPr>
        <w:shd w:val="clear" w:color="auto" w:fill="F7F7F7"/>
        <w:spacing w:before="0" w:after="0" w:line="180" w:lineRule="exact"/>
        <w:ind w:left="0" w:firstLine="0"/>
        <w:jc w:val="left"/>
        <w:rPr>
          <w:ins w:id="887909" w:author="Claude" w:date="2026-10-07T12:00:00Z"/>
        </w:rPr>
      </w:pPr>
      <w:ins w:id="887964" w:author="Claude" w:date="2026-10-07T12:00:00Z">
        <w:r>
          <w:rPr>
            <w:rFonts w:ascii="Consolas" w:hAnsi="Consolas" w:cs="Consolas"/>
            <w:sz w:val="14"/>
            <w:szCs w:val="14"/>
          </w:rPr>
          <w:t xml:space="preserve"> 55  def test_outros_custos_variaveis_mensais():</w:t>
        </w:r>
      </w:ins>
    </w:p>
    <w:p>
      <w:pPr>
        <w:shd w:val="clear" w:color="auto" w:fill="F7F7F7"/>
        <w:spacing w:before="0" w:after="0" w:line="180" w:lineRule="exact"/>
        <w:ind w:left="0" w:firstLine="0"/>
        <w:jc w:val="left"/>
        <w:rPr>
          <w:ins w:id="887909" w:author="Claude" w:date="2026-10-07T12:00:00Z"/>
        </w:rPr>
      </w:pPr>
      <w:ins w:id="887965" w:author="Claude" w:date="2026-10-07T12:00:00Z">
        <w:r>
          <w:rPr>
            <w:rFonts w:ascii="Consolas" w:hAnsi="Consolas" w:cs="Consolas"/>
            <w:sz w:val="14"/>
            <w:szCs w:val="14"/>
          </w:rPr>
          <w:t xml:space="preserve"> 56      cfg = criar_config_caso_base()</w:t>
        </w:r>
      </w:ins>
    </w:p>
    <w:p>
      <w:pPr>
        <w:shd w:val="clear" w:color="auto" w:fill="F7F7F7"/>
        <w:spacing w:before="0" w:after="0" w:line="180" w:lineRule="exact"/>
        <w:ind w:left="0" w:firstLine="0"/>
        <w:jc w:val="left"/>
        <w:rPr>
          <w:ins w:id="887909" w:author="Claude" w:date="2026-10-07T12:00:00Z"/>
        </w:rPr>
      </w:pPr>
      <w:ins w:id="887966" w:author="Claude" w:date="2026-10-07T12:00:00Z">
        <w:r>
          <w:rPr>
            <w:rFonts w:ascii="Consolas" w:hAnsi="Consolas" w:cs="Consolas"/>
            <w:sz w:val="14"/>
            <w:szCs w:val="14"/>
          </w:rPr>
          <w:t xml:space="preserve"> 57      c = copy.deepcopy(cfg)</w:t>
        </w:r>
      </w:ins>
    </w:p>
    <w:p>
      <w:pPr>
        <w:shd w:val="clear" w:color="auto" w:fill="F7F7F7"/>
        <w:spacing w:before="0" w:after="0" w:line="180" w:lineRule="exact"/>
        <w:ind w:left="0" w:firstLine="0"/>
        <w:jc w:val="left"/>
        <w:rPr>
          <w:ins w:id="887909" w:author="Claude" w:date="2026-10-07T12:00:00Z"/>
        </w:rPr>
      </w:pPr>
      <w:ins w:id="887967" w:author="Claude" w:date="2026-10-07T12:00:00Z">
        <w:r>
          <w:rPr>
            <w:rFonts w:ascii="Consolas" w:hAnsi="Consolas" w:cs="Consolas"/>
            <w:sz w:val="14"/>
            <w:szCs w:val="14"/>
          </w:rPr>
          <w:t xml:space="preserve"> 58      c.economico.outros_custos_variaveis_mes = 1000.0</w:t>
        </w:r>
      </w:ins>
    </w:p>
    <w:p>
      <w:pPr>
        <w:shd w:val="clear" w:color="auto" w:fill="F7F7F7"/>
        <w:spacing w:before="0" w:after="0" w:line="180" w:lineRule="exact"/>
        <w:ind w:left="0" w:firstLine="0"/>
        <w:jc w:val="left"/>
        <w:rPr>
          <w:ins w:id="887909" w:author="Claude" w:date="2026-10-07T12:00:00Z"/>
        </w:rPr>
      </w:pPr>
      <w:ins w:id="887968" w:author="Claude" w:date="2026-10-07T12:00:00Z">
        <w:r>
          <w:rPr>
            <w:rFonts w:ascii="Consolas" w:hAnsi="Consolas" w:cs="Consolas"/>
            <w:sz w:val="14"/>
            <w:szCs w:val="14"/>
          </w:rPr>
          <w:t xml:space="preserve"> 59      a, b = dre_mensal(motor(c, None, 1)["economico"]), dre_mensal(motor(cfg, None, 1)["economico"])</w:t>
        </w:r>
      </w:ins>
    </w:p>
    <w:p>
      <w:pPr>
        <w:shd w:val="clear" w:color="auto" w:fill="F7F7F7"/>
        <w:spacing w:before="0" w:after="0" w:line="180" w:lineRule="exact"/>
        <w:ind w:left="0" w:firstLine="0"/>
        <w:jc w:val="left"/>
        <w:rPr>
          <w:ins w:id="887909" w:author="Claude" w:date="2026-10-07T12:00:00Z"/>
        </w:rPr>
      </w:pPr>
      <w:ins w:id="887969" w:author="Claude" w:date="2026-10-07T12:00:00Z">
        <w:r>
          <w:rPr>
            <w:rFonts w:ascii="Consolas" w:hAnsi="Consolas" w:cs="Consolas"/>
            <w:sz w:val="14"/>
            <w:szCs w:val="14"/>
          </w:rPr>
          <w:t xml:space="preserve"> 60      dif = (a["Outros Custos Variáveis"] - b["Outros Custos Variáveis"]).to_numpy()</w:t>
        </w:r>
      </w:ins>
    </w:p>
    <w:p>
      <w:pPr>
        <w:shd w:val="clear" w:color="auto" w:fill="F7F7F7"/>
        <w:spacing w:before="0" w:after="0" w:line="180" w:lineRule="exact"/>
        <w:ind w:left="0" w:firstLine="0"/>
        <w:jc w:val="left"/>
        <w:rPr>
          <w:ins w:id="887909" w:author="Claude" w:date="2026-10-07T12:00:00Z"/>
        </w:rPr>
      </w:pPr>
      <w:ins w:id="887970" w:author="Claude" w:date="2026-10-07T12:00:00Z">
        <w:r>
          <w:rPr>
            <w:rFonts w:ascii="Consolas" w:hAnsi="Consolas" w:cs="Consolas"/>
            <w:sz w:val="14"/>
            <w:szCs w:val="14"/>
          </w:rPr>
          <w:t xml:space="preserve"> 61      assert dif[-1] == pytest.approx(1000.0) and dif[0] == pytest.approx(1000.0 * cfg.economico.capacidade_inicial_pct / 100)</w:t>
        </w:r>
      </w:ins>
    </w:p>
    <w:p>
      <w:pPr>
        <w:shd w:val="clear" w:color="auto" w:fill="F7F7F7"/>
        <w:spacing w:before="0" w:after="0" w:line="180" w:lineRule="exact"/>
        <w:ind w:left="0" w:firstLine="0"/>
        <w:jc w:val="left"/>
        <w:rPr>
          <w:ins w:id="887909" w:author="Claude" w:date="2026-10-07T12:00:00Z"/>
        </w:rPr>
      </w:pPr>
      <w:ins w:id="887971" w:author="Claude" w:date="2026-10-07T12:00:00Z">
        <w:r>
          <w:rPr>
            <w:rFonts w:ascii="Consolas" w:hAnsi="Consolas" w:cs="Consolas"/>
            <w:sz w:val="14"/>
            <w:szCs w:val="14"/>
          </w:rPr>
          <w:t xml:space="preserve"> 62  </w:t>
        </w:r>
      </w:ins>
    </w:p>
    <w:p>
      <w:pPr>
        <w:shd w:val="clear" w:color="auto" w:fill="F7F7F7"/>
        <w:spacing w:before="0" w:after="0" w:line="180" w:lineRule="exact"/>
        <w:ind w:left="0" w:firstLine="0"/>
        <w:jc w:val="left"/>
        <w:rPr>
          <w:ins w:id="887909" w:author="Claude" w:date="2026-10-07T12:00:00Z"/>
        </w:rPr>
      </w:pPr>
      <w:ins w:id="887972" w:author="Claude" w:date="2026-10-07T12:00:00Z">
        <w:r>
          <w:rPr>
            <w:rFonts w:ascii="Consolas" w:hAnsi="Consolas" w:cs="Consolas"/>
            <w:sz w:val="14"/>
            <w:szCs w:val="14"/>
          </w:rPr>
          <w:t xml:space="preserve"> 63  </w:t>
        </w:r>
      </w:ins>
    </w:p>
    <w:p>
      <w:pPr>
        <w:shd w:val="clear" w:color="auto" w:fill="F7F7F7"/>
        <w:spacing w:before="0" w:after="0" w:line="180" w:lineRule="exact"/>
        <w:ind w:left="0" w:firstLine="0"/>
        <w:jc w:val="left"/>
        <w:rPr>
          <w:ins w:id="887909" w:author="Claude" w:date="2026-10-07T12:00:00Z"/>
        </w:rPr>
      </w:pPr>
      <w:ins w:id="887973" w:author="Claude" w:date="2026-10-07T12:00:00Z">
        <w:r>
          <w:rPr>
            <w:rFonts w:ascii="Consolas" w:hAnsi="Consolas" w:cs="Consolas"/>
            <w:sz w:val="14"/>
            <w:szCs w:val="14"/>
          </w:rPr>
          <w:t xml:space="preserve"> 64  def test_valores_em_reais_nao_mudam_com_o_capex():</w:t>
        </w:r>
      </w:ins>
    </w:p>
    <w:p>
      <w:pPr>
        <w:shd w:val="clear" w:color="auto" w:fill="F7F7F7"/>
        <w:spacing w:before="0" w:after="0" w:line="180" w:lineRule="exact"/>
        <w:ind w:left="0" w:firstLine="0"/>
        <w:jc w:val="left"/>
        <w:rPr>
          <w:ins w:id="887909" w:author="Claude" w:date="2026-10-07T12:00:00Z"/>
        </w:rPr>
      </w:pPr>
      <w:ins w:id="887974" w:author="Claude" w:date="2026-10-07T12:00:00Z">
        <w:r>
          <w:rPr>
            <w:rFonts w:ascii="Consolas" w:hAnsi="Consolas" w:cs="Consolas"/>
            <w:sz w:val="14"/>
            <w:szCs w:val="14"/>
          </w:rPr>
          <w:t xml:space="preserve"> 65      cfg = criar_config_caso_base()</w:t>
        </w:r>
      </w:ins>
    </w:p>
    <w:p>
      <w:pPr>
        <w:shd w:val="clear" w:color="auto" w:fill="F7F7F7"/>
        <w:spacing w:before="0" w:after="0" w:line="180" w:lineRule="exact"/>
        <w:ind w:left="0" w:firstLine="0"/>
        <w:jc w:val="left"/>
        <w:rPr>
          <w:ins w:id="887909" w:author="Claude" w:date="2026-10-07T12:00:00Z"/>
        </w:rPr>
      </w:pPr>
      <w:ins w:id="887975" w:author="Claude" w:date="2026-10-07T12:00:00Z">
        <w:r>
          <w:rPr>
            <w:rFonts w:ascii="Consolas" w:hAnsi="Consolas" w:cs="Consolas"/>
            <w:sz w:val="14"/>
            <w:szCs w:val="14"/>
          </w:rPr>
          <w:t xml:space="preserve"> 66      cfg.economico.manutencao_mes, cfg.economico.valor_residual_rs = 1241.67, 223500.0</w:t>
        </w:r>
      </w:ins>
    </w:p>
    <w:p>
      <w:pPr>
        <w:shd w:val="clear" w:color="auto" w:fill="F7F7F7"/>
        <w:spacing w:before="0" w:after="0" w:line="180" w:lineRule="exact"/>
        <w:ind w:left="0" w:firstLine="0"/>
        <w:jc w:val="left"/>
        <w:rPr>
          <w:ins w:id="887909" w:author="Claude" w:date="2026-10-07T12:00:00Z"/>
        </w:rPr>
      </w:pPr>
      <w:ins w:id="887976" w:author="Claude" w:date="2026-10-07T12:00:00Z">
        <w:r>
          <w:rPr>
            <w:rFonts w:ascii="Consolas" w:hAnsi="Consolas" w:cs="Consolas"/>
            <w:sz w:val="14"/>
            <w:szCs w:val="14"/>
          </w:rPr>
          <w:t xml:space="preserve"> 67      c = copy.deepcopy(cfg)</w:t>
        </w:r>
      </w:ins>
    </w:p>
    <w:p>
      <w:pPr>
        <w:shd w:val="clear" w:color="auto" w:fill="F7F7F7"/>
        <w:spacing w:before="0" w:after="0" w:line="180" w:lineRule="exact"/>
        <w:ind w:left="0" w:firstLine="0"/>
        <w:jc w:val="left"/>
        <w:rPr>
          <w:ins w:id="887909" w:author="Claude" w:date="2026-10-07T12:00:00Z"/>
        </w:rPr>
      </w:pPr>
      <w:ins w:id="887977" w:author="Claude" w:date="2026-10-07T12:00:00Z">
        <w:r>
          <w:rPr>
            <w:rFonts w:ascii="Consolas" w:hAnsi="Consolas" w:cs="Consolas"/>
            <w:sz w:val="14"/>
            <w:szCs w:val="14"/>
          </w:rPr>
          <w:t xml:space="preserve"> 68      c.economico.capex_itens["Novo item"] = 100000.0</w:t>
        </w:r>
      </w:ins>
    </w:p>
    <w:p>
      <w:pPr>
        <w:shd w:val="clear" w:color="auto" w:fill="F7F7F7"/>
        <w:spacing w:before="0" w:after="0" w:line="180" w:lineRule="exact"/>
        <w:ind w:left="0" w:firstLine="0"/>
        <w:jc w:val="left"/>
        <w:rPr>
          <w:ins w:id="887909" w:author="Claude" w:date="2026-10-07T12:00:00Z"/>
        </w:rPr>
      </w:pPr>
      <w:ins w:id="887978" w:author="Claude" w:date="2026-10-07T12:00:00Z">
        <w:r>
          <w:rPr>
            <w:rFonts w:ascii="Consolas" w:hAnsi="Consolas" w:cs="Consolas"/>
            <w:sz w:val="14"/>
            <w:szCs w:val="14"/>
          </w:rPr>
          <w:t xml:space="preserve"> 69      a, b = dre_mensal(motor(c, None, 1)["economico"]), dre_mensal(motor(cfg, None, 1)["economico"])</w:t>
        </w:r>
      </w:ins>
    </w:p>
    <w:p>
      <w:pPr>
        <w:shd w:val="clear" w:color="auto" w:fill="F7F7F7"/>
        <w:spacing w:before="0" w:after="0" w:line="180" w:lineRule="exact"/>
        <w:ind w:left="0" w:firstLine="0"/>
        <w:jc w:val="left"/>
        <w:rPr>
          <w:ins w:id="887909" w:author="Claude" w:date="2026-10-07T12:00:00Z"/>
        </w:rPr>
      </w:pPr>
      <w:ins w:id="887979" w:author="Claude" w:date="2026-10-07T12:00:00Z">
        <w:r>
          <w:rPr>
            <w:rFonts w:ascii="Consolas" w:hAnsi="Consolas" w:cs="Consolas"/>
            <w:sz w:val="14"/>
            <w:szCs w:val="14"/>
          </w:rPr>
          <w:t xml:space="preserve"> 70      # custos fixos iguais (manutenção em R$); só a depreciação muda</w:t>
        </w:r>
      </w:ins>
    </w:p>
    <w:p>
      <w:pPr>
        <w:shd w:val="clear" w:color="auto" w:fill="F7F7F7"/>
        <w:spacing w:before="0" w:after="0" w:line="180" w:lineRule="exact"/>
        <w:ind w:left="0" w:firstLine="0"/>
        <w:jc w:val="left"/>
        <w:rPr>
          <w:ins w:id="887909" w:author="Claude" w:date="2026-10-07T12:00:00Z"/>
        </w:rPr>
      </w:pPr>
      <w:ins w:id="887980" w:author="Claude" w:date="2026-10-07T12:00:00Z">
        <w:r>
          <w:rPr>
            <w:rFonts w:ascii="Consolas" w:hAnsi="Consolas" w:cs="Consolas"/>
            <w:sz w:val="14"/>
            <w:szCs w:val="14"/>
          </w:rPr>
          <w:t xml:space="preserve"> 71      assert np.allclose(a["Custos Fixos"], b["Custos Fixos"])</w:t>
        </w:r>
      </w:ins>
    </w:p>
    <w:p>
      <w:pPr>
        <w:shd w:val="clear" w:color="auto" w:fill="F7F7F7"/>
        <w:spacing w:before="0" w:after="0" w:line="180" w:lineRule="exact"/>
        <w:ind w:left="0" w:firstLine="0"/>
        <w:jc w:val="left"/>
        <w:rPr>
          <w:ins w:id="887909" w:author="Claude" w:date="2026-10-07T12:00:00Z"/>
        </w:rPr>
      </w:pPr>
      <w:ins w:id="887981" w:author="Claude" w:date="2026-10-07T12:00:00Z">
        <w:r>
          <w:rPr>
            <w:rFonts w:ascii="Consolas" w:hAnsi="Consolas" w:cs="Consolas"/>
            <w:sz w:val="14"/>
            <w:szCs w:val="14"/>
          </w:rPr>
          <w:t xml:space="preserve"> 72      assert motor(c, None, 1)["economico"]["fluxo_caixa"][0][-1] - motor(cfg, None, 1)["economico"]["fluxo_caixa"][0][-1] \</w:t>
        </w:r>
      </w:ins>
    </w:p>
    <w:p>
      <w:pPr>
        <w:shd w:val="clear" w:color="auto" w:fill="F7F7F7"/>
        <w:spacing w:before="0" w:after="0" w:line="180" w:lineRule="exact"/>
        <w:ind w:left="0" w:firstLine="0"/>
        <w:jc w:val="left"/>
        <w:rPr>
          <w:ins w:id="887909" w:author="Claude" w:date="2026-10-07T12:00:00Z"/>
        </w:rPr>
      </w:pPr>
      <w:ins w:id="887982" w:author="Claude" w:date="2026-10-07T12:00:00Z">
        <w:r>
          <w:rPr>
            <w:rFonts w:ascii="Consolas" w:hAnsi="Consolas" w:cs="Consolas"/>
            <w:sz w:val="14"/>
            <w:szCs w:val="14"/>
          </w:rPr>
          <w:t xml:space="preserve"> 73          == pytest.approx(a["Fluxo de Caixa Operacional"].iloc[-1] - b["Fluxo de Caixa Operacional"].iloc[-1])</w:t>
        </w:r>
      </w:ins>
    </w:p>
    <w:p>
      <w:pPr>
        <w:shd w:val="clear" w:color="auto" w:fill="F7F7F7"/>
        <w:spacing w:before="0" w:after="0" w:line="180" w:lineRule="exact"/>
        <w:ind w:left="0" w:firstLine="0"/>
        <w:jc w:val="left"/>
        <w:rPr>
          <w:ins w:id="887909" w:author="Claude" w:date="2026-10-07T12:00:00Z"/>
        </w:rPr>
      </w:pPr>
      <w:ins w:id="887983" w:author="Claude" w:date="2026-10-07T12:00:00Z">
        <w:r>
          <w:rPr>
            <w:rFonts w:ascii="Consolas" w:hAnsi="Consolas" w:cs="Consolas"/>
            <w:sz w:val="14"/>
            <w:szCs w:val="14"/>
          </w:rPr>
          <w:t xml:space="preserve"> 74  </w:t>
        </w:r>
      </w:ins>
    </w:p>
    <w:p>
      <w:pPr>
        <w:shd w:val="clear" w:color="auto" w:fill="F7F7F7"/>
        <w:spacing w:before="0" w:after="0" w:line="180" w:lineRule="exact"/>
        <w:ind w:left="0" w:firstLine="0"/>
        <w:jc w:val="left"/>
        <w:rPr>
          <w:ins w:id="887909" w:author="Claude" w:date="2026-10-07T12:00:00Z"/>
        </w:rPr>
      </w:pPr>
      <w:ins w:id="887984" w:author="Claude" w:date="2026-10-07T12:00:00Z">
        <w:r>
          <w:rPr>
            <w:rFonts w:ascii="Consolas" w:hAnsi="Consolas" w:cs="Consolas"/>
            <w:sz w:val="14"/>
            <w:szCs w:val="14"/>
          </w:rPr>
          <w:t xml:space="preserve"> 75  </w:t>
        </w:r>
      </w:ins>
    </w:p>
    <w:p>
      <w:pPr>
        <w:shd w:val="clear" w:color="auto" w:fill="F7F7F7"/>
        <w:spacing w:before="0" w:after="0" w:line="180" w:lineRule="exact"/>
        <w:ind w:left="0" w:firstLine="0"/>
        <w:jc w:val="left"/>
        <w:rPr>
          <w:ins w:id="887909" w:author="Claude" w:date="2026-10-07T12:00:00Z"/>
        </w:rPr>
      </w:pPr>
      <w:ins w:id="887985" w:author="Claude" w:date="2026-10-07T12:00:00Z">
        <w:r>
          <w:rPr>
            <w:rFonts w:ascii="Consolas" w:hAnsi="Consolas" w:cs="Consolas"/>
            <w:sz w:val="14"/>
            <w:szCs w:val="14"/>
          </w:rPr>
          <w:t xml:space="preserve"> 76  def test_trocar_tipo_de_organizacao_revisa_pessoas_e_tributos():</w:t>
        </w:r>
      </w:ins>
    </w:p>
    <w:p>
      <w:pPr>
        <w:shd w:val="clear" w:color="auto" w:fill="F7F7F7"/>
        <w:spacing w:before="0" w:after="0" w:line="180" w:lineRule="exact"/>
        <w:ind w:left="0" w:firstLine="0"/>
        <w:jc w:val="left"/>
        <w:rPr>
          <w:ins w:id="887909" w:author="Claude" w:date="2026-10-07T12:00:00Z"/>
        </w:rPr>
      </w:pPr>
      <w:ins w:id="887986" w:author="Claude" w:date="2026-10-07T12:00:00Z">
        <w:r>
          <w:rPr>
            <w:rFonts w:ascii="Consolas" w:hAnsi="Consolas" w:cs="Consolas"/>
            <w:sz w:val="14"/>
            <w:szCs w:val="14"/>
          </w:rPr>
          <w:t xml:space="preserve"> 77      assert expandir_blocos(["Identificação"]) == ["Identificação", "Pessoas", "Tributos", "Social e governança"]</w:t>
        </w:r>
      </w:ins>
    </w:p>
    <w:p>
      <w:pPr>
        <w:shd w:val="clear" w:color="auto" w:fill="F7F7F7"/>
        <w:spacing w:before="0" w:after="0" w:line="180" w:lineRule="exact"/>
        <w:ind w:left="0" w:firstLine="0"/>
        <w:jc w:val="left"/>
        <w:rPr>
          <w:ins w:id="887909" w:author="Claude" w:date="2026-10-07T12:00:00Z"/>
        </w:rPr>
      </w:pPr>
      <w:ins w:id="887987" w:author="Claude" w:date="2026-10-07T12:00:00Z">
        <w:r>
          <w:rPr>
            <w:rFonts w:ascii="Consolas" w:hAnsi="Consolas" w:cs="Consolas"/>
            <w:sz w:val="14"/>
            <w:szCs w:val="14"/>
          </w:rPr>
          <w:t xml:space="preserve"> 78      assert expandir_blocos(["Técnico"]) == ["Técnico", "Mix e receitas", "Custos operacionais", "Tributos",</w:t>
        </w:r>
      </w:ins>
    </w:p>
    <w:p>
      <w:pPr>
        <w:shd w:val="clear" w:color="auto" w:fill="F7F7F7"/>
        <w:spacing w:before="0" w:after="0" w:line="180" w:lineRule="exact"/>
        <w:ind w:left="0" w:firstLine="0"/>
        <w:jc w:val="left"/>
        <w:rPr>
          <w:ins w:id="887909" w:author="Claude" w:date="2026-10-07T12:00:00Z"/>
        </w:rPr>
      </w:pPr>
      <w:ins w:id="887988" w:author="Claude" w:date="2026-10-07T12:00:00Z">
        <w:r>
          <w:rPr>
            <w:rFonts w:ascii="Consolas" w:hAnsi="Consolas" w:cs="Consolas"/>
            <w:sz w:val="14"/>
            <w:szCs w:val="14"/>
          </w:rPr>
          <w:t xml:space="preserve"> 79                                              "Projeção e TMA", "Ambiental"]</w:t>
        </w:r>
      </w:ins>
    </w:p>
    <w:p>
      <w:pPr>
        <w:shd w:val="clear" w:color="auto" w:fill="F7F7F7"/>
        <w:spacing w:before="0" w:after="0" w:line="180" w:lineRule="exact"/>
        <w:ind w:left="0" w:firstLine="0"/>
        <w:jc w:val="left"/>
        <w:rPr>
          <w:ins w:id="887909" w:author="Claude" w:date="2026-10-07T12:00:00Z"/>
        </w:rPr>
      </w:pPr>
      <w:ins w:id="887989" w:author="Claude" w:date="2026-10-07T12:00:00Z">
        <w:r>
          <w:rPr>
            <w:rFonts w:ascii="Consolas" w:hAnsi="Consolas" w:cs="Consolas"/>
            <w:sz w:val="14"/>
            <w:szCs w:val="14"/>
          </w:rPr>
          <w:t xml:space="preserve"> 80      cfg = criar_config_caso_base()</w:t>
        </w:r>
      </w:ins>
    </w:p>
    <w:p>
      <w:pPr>
        <w:shd w:val="clear" w:color="auto" w:fill="F7F7F7"/>
        <w:spacing w:before="0" w:after="0" w:line="180" w:lineRule="exact"/>
        <w:ind w:left="0" w:firstLine="0"/>
        <w:jc w:val="left"/>
        <w:rPr>
          <w:ins w:id="887909" w:author="Claude" w:date="2026-10-07T12:00:00Z"/>
        </w:rPr>
      </w:pPr>
      <w:ins w:id="887990" w:author="Claude" w:date="2026-10-07T12:00:00Z">
        <w:r>
          <w:rPr>
            <w:rFonts w:ascii="Consolas" w:hAnsi="Consolas" w:cs="Consolas"/>
            <w:sz w:val="14"/>
            <w:szCs w:val="14"/>
          </w:rPr>
          <w:t xml:space="preserve"> 81      regras = [(r"Tipo de pessoa jurídica", "1"), (r"^Número de funcionários CLT", "1"),</w:t>
        </w:r>
      </w:ins>
    </w:p>
    <w:p>
      <w:pPr>
        <w:shd w:val="clear" w:color="auto" w:fill="F7F7F7"/>
        <w:spacing w:before="0" w:after="0" w:line="180" w:lineRule="exact"/>
        <w:ind w:left="0" w:firstLine="0"/>
        <w:jc w:val="left"/>
        <w:rPr>
          <w:ins w:id="887909" w:author="Claude" w:date="2026-10-07T12:00:00Z"/>
        </w:rPr>
      </w:pPr>
      <w:ins w:id="887991" w:author="Claude" w:date="2026-10-07T12:00:00Z">
        <w:r>
          <w:rPr>
            <w:rFonts w:ascii="Consolas" w:hAnsi="Consolas" w:cs="Consolas"/>
            <w:sz w:val="14"/>
            <w:szCs w:val="14"/>
          </w:rPr>
          <w:t xml:space="preserve"> 82                (r"Cargo do funcionário CLT nº 1", "Técnico"), (r"Salário bruto mensal de 'Técnico", "3000"),</w:t>
        </w:r>
      </w:ins>
    </w:p>
    <w:p>
      <w:pPr>
        <w:shd w:val="clear" w:color="auto" w:fill="F7F7F7"/>
        <w:spacing w:before="0" w:after="0" w:line="180" w:lineRule="exact"/>
        <w:ind w:left="0" w:firstLine="0"/>
        <w:jc w:val="left"/>
        <w:rPr>
          <w:ins w:id="887909" w:author="Claude" w:date="2026-10-07T12:00:00Z"/>
        </w:rPr>
      </w:pPr>
      <w:ins w:id="887992" w:author="Claude" w:date="2026-10-07T12:00:00Z">
        <w:r>
          <w:rPr>
            <w:rFonts w:ascii="Consolas" w:hAnsi="Consolas" w:cs="Consolas"/>
            <w:sz w:val="14"/>
            <w:szCs w:val="14"/>
          </w:rPr>
          <w:t xml:space="preserve"> 83                (r"^Outra mão de obra não detalhada", "0"), (r"^Configurar INSS patronal", "s"),</w:t>
        </w:r>
      </w:ins>
    </w:p>
    <w:p>
      <w:pPr>
        <w:shd w:val="clear" w:color="auto" w:fill="F7F7F7"/>
        <w:spacing w:before="0" w:after="0" w:line="180" w:lineRule="exact"/>
        <w:ind w:left="0" w:firstLine="0"/>
        <w:jc w:val="left"/>
        <w:rPr>
          <w:ins w:id="887909" w:author="Claude" w:date="2026-10-07T12:00:00Z"/>
        </w:rPr>
      </w:pPr>
      <w:ins w:id="887993" w:author="Claude" w:date="2026-10-07T12:00:00Z">
        <w:r>
          <w:rPr>
            <w:rFonts w:ascii="Consolas" w:hAnsi="Consolas" w:cs="Consolas"/>
            <w:sz w:val="14"/>
            <w:szCs w:val="14"/>
          </w:rPr>
          <w:t xml:space="preserve"> 84                (r"Alíquota de INSS patronal", "20"), (r"^Configurar FGTS", "s"), (r"Alíquota de FGTS", "8"),</w:t>
        </w:r>
      </w:ins>
    </w:p>
    <w:p>
      <w:pPr>
        <w:shd w:val="clear" w:color="auto" w:fill="F7F7F7"/>
        <w:spacing w:before="0" w:after="0" w:line="180" w:lineRule="exact"/>
        <w:ind w:left="0" w:firstLine="0"/>
        <w:jc w:val="left"/>
        <w:rPr>
          <w:ins w:id="887909" w:author="Claude" w:date="2026-10-07T12:00:00Z"/>
        </w:rPr>
      </w:pPr>
      <w:ins w:id="887994" w:author="Claude" w:date="2026-10-07T12:00:00Z">
        <w:r>
          <w:rPr>
            <w:rFonts w:ascii="Consolas" w:hAnsi="Consolas" w:cs="Consolas"/>
            <w:sz w:val="14"/>
            <w:szCs w:val="14"/>
          </w:rPr>
          <w:t xml:space="preserve"> 85                (r"^Configurar PIS sobre a folha", "n")]       # encargos novos não têm padrão: precisam de resposta</w:t>
        </w:r>
      </w:ins>
    </w:p>
    <w:p>
      <w:pPr>
        <w:shd w:val="clear" w:color="auto" w:fill="F7F7F7"/>
        <w:spacing w:before="0" w:after="0" w:line="180" w:lineRule="exact"/>
        <w:ind w:left="0" w:firstLine="0"/>
        <w:jc w:val="left"/>
        <w:rPr>
          <w:ins w:id="887909" w:author="Claude" w:date="2026-10-07T12:00:00Z"/>
        </w:rPr>
      </w:pPr>
      <w:ins w:id="887995" w:author="Claude" w:date="2026-10-07T12:00:00Z">
        <w:r>
          <w:rPr>
            <w:rFonts w:ascii="Consolas" w:hAnsi="Consolas" w:cs="Consolas"/>
            <w:sz w:val="14"/>
            <w:szCs w:val="14"/>
          </w:rPr>
          <w:t xml:space="preserve"> 86      novo, _ = _corrigir(cfg, "Identificação", regras)</w:t>
        </w:r>
      </w:ins>
    </w:p>
    <w:p>
      <w:pPr>
        <w:shd w:val="clear" w:color="auto" w:fill="F7F7F7"/>
        <w:spacing w:before="0" w:after="0" w:line="180" w:lineRule="exact"/>
        <w:ind w:left="0" w:firstLine="0"/>
        <w:jc w:val="left"/>
        <w:rPr>
          <w:ins w:id="887909" w:author="Claude" w:date="2026-10-07T12:00:00Z"/>
        </w:rPr>
      </w:pPr>
      <w:ins w:id="887996" w:author="Claude" w:date="2026-10-07T12:00:00Z">
        <w:r>
          <w:rPr>
            <w:rFonts w:ascii="Consolas" w:hAnsi="Consolas" w:cs="Consolas"/>
            <w:sz w:val="14"/>
            <w:szCs w:val="14"/>
          </w:rPr>
          <w:t xml:space="preserve"> 87      e = novo.economico</w:t>
        </w:r>
      </w:ins>
    </w:p>
    <w:p>
      <w:pPr>
        <w:shd w:val="clear" w:color="auto" w:fill="F7F7F7"/>
        <w:spacing w:before="0" w:after="0" w:line="180" w:lineRule="exact"/>
        <w:ind w:left="0" w:firstLine="0"/>
        <w:jc w:val="left"/>
        <w:rPr>
          <w:ins w:id="887909" w:author="Claude" w:date="2026-10-07T12:00:00Z"/>
        </w:rPr>
      </w:pPr>
      <w:ins w:id="887997" w:author="Claude" w:date="2026-10-07T12:00:00Z">
        <w:r>
          <w:rPr>
            <w:rFonts w:ascii="Consolas" w:hAnsi="Consolas" w:cs="Consolas"/>
            <w:sz w:val="14"/>
            <w:szCs w:val="14"/>
          </w:rPr>
          <w:t xml:space="preserve"> 88      assert e.tipo_organizacao == "empresa" and e.retirada_cooperados_mes == 0 and e.cooperados_trabalhadores == 0</w:t>
        </w:r>
      </w:ins>
    </w:p>
    <w:p>
      <w:pPr>
        <w:shd w:val="clear" w:color="auto" w:fill="F7F7F7"/>
        <w:spacing w:before="0" w:after="0" w:line="180" w:lineRule="exact"/>
        <w:ind w:left="0" w:firstLine="0"/>
        <w:jc w:val="left"/>
        <w:rPr>
          <w:ins w:id="887909" w:author="Claude" w:date="2026-10-07T12:00:00Z"/>
        </w:rPr>
      </w:pPr>
      <w:ins w:id="887998" w:author="Claude" w:date="2026-10-07T12:00:00Z">
        <w:r>
          <w:rPr>
            <w:rFonts w:ascii="Consolas" w:hAnsi="Consolas" w:cs="Consolas"/>
            <w:sz w:val="14"/>
            <w:szCs w:val="14"/>
          </w:rPr>
          <w:t xml:space="preserve"> 89      assert sum(i["aliquota_pct"] for i in e.impostos_configurados if i["base"] == "folha_clt") == pytest.approx(28)</w:t>
        </w:r>
      </w:ins>
    </w:p>
    <w:p>
      <w:pPr>
        <w:shd w:val="clear" w:color="auto" w:fill="F7F7F7"/>
        <w:spacing w:before="0" w:after="0" w:line="180" w:lineRule="exact"/>
        <w:ind w:left="0" w:firstLine="0"/>
        <w:jc w:val="left"/>
        <w:rPr>
          <w:ins w:id="887909" w:author="Claude" w:date="2026-10-07T12:00:00Z"/>
        </w:rPr>
      </w:pPr>
      <w:ins w:id="887999" w:author="Claude" w:date="2026-10-07T12:00:00Z">
        <w:r>
          <w:rPr>
            <w:rFonts w:ascii="Consolas" w:hAnsi="Consolas" w:cs="Consolas"/>
            <w:sz w:val="14"/>
            <w:szCs w:val="14"/>
          </w:rPr>
          <w:t xml:space="preserve"> 90  </w:t>
        </w:r>
      </w:ins>
    </w:p>
    <w:p>
      <w:pPr>
        <w:shd w:val="clear" w:color="auto" w:fill="F7F7F7"/>
        <w:spacing w:before="0" w:after="0" w:line="180" w:lineRule="exact"/>
        <w:ind w:left="0" w:firstLine="0"/>
        <w:jc w:val="left"/>
        <w:rPr>
          <w:ins w:id="887909" w:author="Claude" w:date="2026-10-07T12:00:00Z"/>
        </w:rPr>
      </w:pPr>
      <w:ins w:id="888000" w:author="Claude" w:date="2026-10-07T12:00:00Z">
        <w:r>
          <w:rPr>
            <w:rFonts w:ascii="Consolas" w:hAnsi="Consolas" w:cs="Consolas"/>
            <w:sz w:val="14"/>
            <w:szCs w:val="14"/>
          </w:rPr>
          <w:t xml:space="preserve"> 91  </w:t>
        </w:r>
      </w:ins>
    </w:p>
    <w:p>
      <w:pPr>
        <w:shd w:val="clear" w:color="auto" w:fill="F7F7F7"/>
        <w:spacing w:before="0" w:after="0" w:line="180" w:lineRule="exact"/>
        <w:ind w:left="0" w:firstLine="0"/>
        <w:jc w:val="left"/>
        <w:rPr>
          <w:ins w:id="887909" w:author="Claude" w:date="2026-10-07T12:00:00Z"/>
        </w:rPr>
      </w:pPr>
      <w:ins w:id="888001" w:author="Claude" w:date="2026-10-07T12:00:00Z">
        <w:r>
          <w:rPr>
            <w:rFonts w:ascii="Consolas" w:hAnsi="Consolas" w:cs="Consolas"/>
            <w:sz w:val="14"/>
            <w:szCs w:val="14"/>
          </w:rPr>
          <w:t xml:space="preserve"> 92  def test_likert_de_kpis_ignorado_fora_do_metodo_likert():</w:t>
        </w:r>
      </w:ins>
    </w:p>
    <w:p>
      <w:pPr>
        <w:shd w:val="clear" w:color="auto" w:fill="F7F7F7"/>
        <w:spacing w:before="0" w:after="0" w:line="180" w:lineRule="exact"/>
        <w:ind w:left="0" w:firstLine="0"/>
        <w:jc w:val="left"/>
        <w:rPr>
          <w:ins w:id="887909" w:author="Claude" w:date="2026-10-07T12:00:00Z"/>
        </w:rPr>
      </w:pPr>
      <w:ins w:id="888002" w:author="Claude" w:date="2026-10-07T12:00:00Z">
        <w:r>
          <w:rPr>
            <w:rFonts w:ascii="Consolas" w:hAnsi="Consolas" w:cs="Consolas"/>
            <w:sz w:val="14"/>
            <w:szCs w:val="14"/>
          </w:rPr>
          <w:t xml:space="preserve"> 93      cfg = criar_config_caso_base()</w:t>
        </w:r>
      </w:ins>
    </w:p>
    <w:p>
      <w:pPr>
        <w:shd w:val="clear" w:color="auto" w:fill="F7F7F7"/>
        <w:spacing w:before="0" w:after="0" w:line="180" w:lineRule="exact"/>
        <w:ind w:left="0" w:firstLine="0"/>
        <w:jc w:val="left"/>
        <w:rPr>
          <w:ins w:id="887909" w:author="Claude" w:date="2026-10-07T12:00:00Z"/>
        </w:rPr>
      </w:pPr>
      <w:ins w:id="888003" w:author="Claude" w:date="2026-10-07T12:00:00Z">
        <w:r>
          <w:rPr>
            <w:rFonts w:ascii="Consolas" w:hAnsi="Consolas" w:cs="Consolas"/>
            <w:sz w:val="14"/>
            <w:szCs w:val="14"/>
          </w:rPr>
          <w:t xml:space="preserve"> 94      cfg.pesos = PesosConfig(metodo="preset", likert_kpis={"A": {k: 1 for k in ["oee", "fcr", "produtividade"]}})</w:t>
        </w:r>
      </w:ins>
    </w:p>
    <w:p>
      <w:pPr>
        <w:shd w:val="clear" w:color="auto" w:fill="F7F7F7"/>
        <w:spacing w:before="0" w:after="0" w:line="180" w:lineRule="exact"/>
        <w:ind w:left="0" w:firstLine="0"/>
        <w:jc w:val="left"/>
        <w:rPr>
          <w:ins w:id="887909" w:author="Claude" w:date="2026-10-07T12:00:00Z"/>
        </w:rPr>
      </w:pPr>
      <w:ins w:id="888004" w:author="Claude" w:date="2026-10-07T12:00:00Z">
        <w:r>
          <w:rPr>
            <w:rFonts w:ascii="Consolas" w:hAnsi="Consolas" w:cs="Consolas"/>
            <w:sz w:val="14"/>
            <w:szCs w:val="14"/>
          </w:rPr>
          <w:t xml:space="preserve"> 95      w = resolver_pesos(cfg)["kpi_intra_dimensao"]</w:t>
        </w:r>
      </w:ins>
    </w:p>
    <w:p>
      <w:pPr>
        <w:shd w:val="clear" w:color="auto" w:fill="F7F7F7"/>
        <w:spacing w:before="0" w:after="0" w:line="180" w:lineRule="exact"/>
        <w:ind w:left="0" w:firstLine="0"/>
        <w:jc w:val="left"/>
        <w:rPr>
          <w:ins w:id="887909" w:author="Claude" w:date="2026-10-07T12:00:00Z"/>
        </w:rPr>
      </w:pPr>
      <w:ins w:id="888005" w:author="Claude" w:date="2026-10-07T12:00:00Z">
        <w:r>
          <w:rPr>
            <w:rFonts w:ascii="Consolas" w:hAnsi="Consolas" w:cs="Consolas"/>
            <w:sz w:val="14"/>
            <w:szCs w:val="14"/>
          </w:rPr>
          <w:t xml:space="preserve"> 96      assert w["oee"] == pytest.approx(1 / 3) and "likert_kpis" not in resolver_pesos(cfg)</w:t>
        </w:r>
      </w:ins>
    </w:p>
    <w:p>
      <w:pPr>
        <w:shd w:val="clear" w:color="auto" w:fill="F7F7F7"/>
        <w:spacing w:before="0" w:after="0" w:line="180" w:lineRule="exact"/>
        <w:ind w:left="0" w:firstLine="0"/>
        <w:jc w:val="left"/>
        <w:rPr>
          <w:ins w:id="887909" w:author="Claude" w:date="2026-10-07T12:00:00Z"/>
        </w:rPr>
      </w:pPr>
      <w:ins w:id="888006" w:author="Claude" w:date="2026-10-07T12:00:00Z">
        <w:r>
          <w:rPr>
            <w:rFonts w:ascii="Consolas" w:hAnsi="Consolas" w:cs="Consolas"/>
            <w:sz w:val="14"/>
            <w:szCs w:val="14"/>
          </w:rPr>
          <w:t xml:space="preserve"> 97  </w:t>
        </w:r>
      </w:ins>
    </w:p>
    <w:p>
      <w:pPr>
        <w:shd w:val="clear" w:color="auto" w:fill="F7F7F7"/>
        <w:spacing w:before="0" w:after="0" w:line="180" w:lineRule="exact"/>
        <w:ind w:left="0" w:firstLine="0"/>
        <w:jc w:val="left"/>
        <w:rPr>
          <w:ins w:id="887909" w:author="Claude" w:date="2026-10-07T12:00:00Z"/>
        </w:rPr>
      </w:pPr>
      <w:ins w:id="888007" w:author="Claude" w:date="2026-10-07T12:00:00Z">
        <w:r>
          <w:rPr>
            <w:rFonts w:ascii="Consolas" w:hAnsi="Consolas" w:cs="Consolas"/>
            <w:sz w:val="14"/>
            <w:szCs w:val="14"/>
          </w:rPr>
          <w:t xml:space="preserve"> 98  </w:t>
        </w:r>
      </w:ins>
    </w:p>
    <w:p>
      <w:pPr>
        <w:shd w:val="clear" w:color="auto" w:fill="F7F7F7"/>
        <w:spacing w:before="0" w:after="0" w:line="180" w:lineRule="exact"/>
        <w:ind w:left="0" w:firstLine="0"/>
        <w:jc w:val="left"/>
        <w:rPr>
          <w:ins w:id="887909" w:author="Claude" w:date="2026-10-07T12:00:00Z"/>
        </w:rPr>
      </w:pPr>
      <w:ins w:id="888008" w:author="Claude" w:date="2026-10-07T12:00:00Z">
        <w:r>
          <w:rPr>
            <w:rFonts w:ascii="Consolas" w:hAnsi="Consolas" w:cs="Consolas"/>
            <w:sz w:val="14"/>
            <w:szCs w:val="14"/>
          </w:rPr>
          <w:t xml:space="preserve"> 99  def test_carencia_zero_permitida():</w:t>
        </w:r>
      </w:ins>
    </w:p>
    <w:p>
      <w:pPr>
        <w:shd w:val="clear" w:color="auto" w:fill="F7F7F7"/>
        <w:spacing w:before="0" w:after="0" w:line="180" w:lineRule="exact"/>
        <w:ind w:left="0" w:firstLine="0"/>
        <w:jc w:val="left"/>
        <w:rPr>
          <w:ins w:id="887909" w:author="Claude" w:date="2026-10-07T12:00:00Z"/>
        </w:rPr>
      </w:pPr>
      <w:ins w:id="888009" w:author="Claude" w:date="2026-10-07T12:00:00Z">
        <w:r>
          <w:rPr>
            <w:rFonts w:ascii="Consolas" w:hAnsi="Consolas" w:cs="Consolas"/>
            <w:sz w:val="14"/>
            <w:szCs w:val="14"/>
          </w:rPr>
          <w:t xml:space="preserve">100      cfg = criar_config_caso_base()</w:t>
        </w:r>
      </w:ins>
    </w:p>
    <w:p>
      <w:pPr>
        <w:shd w:val="clear" w:color="auto" w:fill="F7F7F7"/>
        <w:spacing w:before="0" w:after="0" w:line="180" w:lineRule="exact"/>
        <w:ind w:left="0" w:firstLine="0"/>
        <w:jc w:val="left"/>
        <w:rPr>
          <w:ins w:id="887909" w:author="Claude" w:date="2026-10-07T12:00:00Z"/>
        </w:rPr>
      </w:pPr>
      <w:ins w:id="888010" w:author="Claude" w:date="2026-10-07T12:00:00Z">
        <w:r>
          <w:rPr>
            <w:rFonts w:ascii="Consolas" w:hAnsi="Consolas" w:cs="Consolas"/>
            <w:sz w:val="14"/>
            <w:szCs w:val="14"/>
          </w:rPr>
          <w:t xml:space="preserve">101      cfg.economico.carencia_automatica, cfg.economico.meses_ate_primeira_receita = False, 0</w:t>
        </w:r>
      </w:ins>
    </w:p>
    <w:p>
      <w:pPr>
        <w:shd w:val="clear" w:color="auto" w:fill="F7F7F7"/>
        <w:spacing w:before="0" w:after="0" w:line="180" w:lineRule="exact"/>
        <w:ind w:left="0" w:firstLine="0"/>
        <w:jc w:val="left"/>
        <w:rPr>
          <w:ins w:id="887909" w:author="Claude" w:date="2026-10-07T12:00:00Z"/>
        </w:rPr>
      </w:pPr>
      <w:ins w:id="888011" w:author="Claude" w:date="2026-10-07T12:00:00Z">
        <w:r>
          <w:rPr>
            <w:rFonts w:ascii="Consolas" w:hAnsi="Consolas" w:cs="Consolas"/>
            <w:sz w:val="14"/>
            <w:szCs w:val="14"/>
          </w:rPr>
          <w:t xml:space="preserve">102      df = dre_mensal(motor(cfg, None, 1)["economico"])</w:t>
        </w:r>
      </w:ins>
    </w:p>
    <w:p>
      <w:pPr>
        <w:shd w:val="clear" w:color="auto" w:fill="F7F7F7"/>
        <w:spacing w:before="0" w:after="0" w:line="180" w:lineRule="exact"/>
        <w:ind w:left="0" w:firstLine="0"/>
        <w:jc w:val="left"/>
        <w:rPr>
          <w:ins w:id="887909" w:author="Claude" w:date="2026-10-07T12:00:00Z"/>
        </w:rPr>
      </w:pPr>
      <w:ins w:id="888012" w:author="Claude" w:date="2026-10-07T12:00:00Z">
        <w:r>
          <w:rPr>
            <w:rFonts w:ascii="Consolas" w:hAnsi="Consolas" w:cs="Consolas"/>
            <w:sz w:val="14"/>
            <w:szCs w:val="14"/>
          </w:rPr>
          <w:t xml:space="preserve">103      assert df["Receita Bruta"].iloc[0] &gt; 0</w:t>
        </w:r>
      </w:ins>
    </w:p>
    <w:p>
      <w:pPr>
        <w:shd w:val="clear" w:color="auto" w:fill="F7F7F7"/>
        <w:spacing w:before="0" w:after="0" w:line="180" w:lineRule="exact"/>
        <w:ind w:left="0" w:firstLine="0"/>
        <w:jc w:val="left"/>
        <w:rPr>
          <w:ins w:id="887909" w:author="Claude" w:date="2026-10-07T12:00:00Z"/>
        </w:rPr>
      </w:pPr>
      <w:ins w:id="888013" w:author="Claude" w:date="2026-10-07T12:00:00Z">
        <w:r>
          <w:rPr>
            <w:rFonts w:ascii="Consolas" w:hAnsi="Consolas" w:cs="Consolas"/>
            <w:sz w:val="14"/>
            <w:szCs w:val="14"/>
          </w:rPr>
          <w:t xml:space="preserve">104  </w:t>
        </w:r>
      </w:ins>
    </w:p>
    <w:p>
      <w:pPr>
        <w:shd w:val="clear" w:color="auto" w:fill="F7F7F7"/>
        <w:spacing w:before="0" w:after="0" w:line="180" w:lineRule="exact"/>
        <w:ind w:left="0" w:firstLine="0"/>
        <w:jc w:val="left"/>
        <w:rPr>
          <w:ins w:id="887909" w:author="Claude" w:date="2026-10-07T12:00:00Z"/>
        </w:rPr>
      </w:pPr>
      <w:ins w:id="888014" w:author="Claude" w:date="2026-10-07T12:00:00Z">
        <w:r>
          <w:rPr>
            <w:rFonts w:ascii="Consolas" w:hAnsi="Consolas" w:cs="Consolas"/>
            <w:sz w:val="14"/>
            <w:szCs w:val="14"/>
          </w:rPr>
          <w:t xml:space="preserve">105  </w:t>
        </w:r>
      </w:ins>
    </w:p>
    <w:p>
      <w:pPr>
        <w:shd w:val="clear" w:color="auto" w:fill="F7F7F7"/>
        <w:spacing w:before="0" w:after="0" w:line="180" w:lineRule="exact"/>
        <w:ind w:left="0" w:firstLine="0"/>
        <w:jc w:val="left"/>
        <w:rPr>
          <w:ins w:id="887909" w:author="Claude" w:date="2026-10-07T12:00:00Z"/>
        </w:rPr>
      </w:pPr>
      <w:ins w:id="888015" w:author="Claude" w:date="2026-10-07T12:00:00Z">
        <w:r>
          <w:rPr>
            <w:rFonts w:ascii="Consolas" w:hAnsi="Consolas" w:cs="Consolas"/>
            <w:sz w:val="14"/>
            <w:szCs w:val="14"/>
          </w:rPr>
          <w:t xml:space="preserve">106  def test_carencia_maior_que_horizonte_e_recusada():</w:t>
        </w:r>
      </w:ins>
    </w:p>
    <w:p>
      <w:pPr>
        <w:shd w:val="clear" w:color="auto" w:fill="F7F7F7"/>
        <w:spacing w:before="0" w:after="0" w:line="180" w:lineRule="exact"/>
        <w:ind w:left="0" w:firstLine="0"/>
        <w:jc w:val="left"/>
        <w:rPr>
          <w:ins w:id="887909" w:author="Claude" w:date="2026-10-07T12:00:00Z"/>
        </w:rPr>
      </w:pPr>
      <w:ins w:id="888016" w:author="Claude" w:date="2026-10-07T12:00:00Z">
        <w:r>
          <w:rPr>
            <w:rFonts w:ascii="Consolas" w:hAnsi="Consolas" w:cs="Consolas"/>
            <w:sz w:val="14"/>
            <w:szCs w:val="14"/>
          </w:rPr>
          <w:t xml:space="preserve">107      cfg = criar_config_caso_base()</w:t>
        </w:r>
      </w:ins>
    </w:p>
    <w:p>
      <w:pPr>
        <w:shd w:val="clear" w:color="auto" w:fill="F7F7F7"/>
        <w:spacing w:before="0" w:after="0" w:line="180" w:lineRule="exact"/>
        <w:ind w:left="0" w:firstLine="0"/>
        <w:jc w:val="left"/>
        <w:rPr>
          <w:ins w:id="887909" w:author="Claude" w:date="2026-10-07T12:00:00Z"/>
        </w:rPr>
      </w:pPr>
      <w:ins w:id="888017" w:author="Claude" w:date="2026-10-07T12:00:00Z">
        <w:r>
          <w:rPr>
            <w:rFonts w:ascii="Consolas" w:hAnsi="Consolas" w:cs="Consolas"/>
            <w:sz w:val="14"/>
            <w:szCs w:val="14"/>
          </w:rPr>
          <w:t xml:space="preserve">108      cfg.economico.carencia_automatica, cfg.economico.meses_ate_primeira_receita = False, 130</w:t>
        </w:r>
      </w:ins>
    </w:p>
    <w:p>
      <w:pPr>
        <w:shd w:val="clear" w:color="auto" w:fill="F7F7F7"/>
        <w:spacing w:before="0" w:after="0" w:line="180" w:lineRule="exact"/>
        <w:ind w:left="0" w:firstLine="0"/>
        <w:jc w:val="left"/>
        <w:rPr>
          <w:ins w:id="887909" w:author="Claude" w:date="2026-10-07T12:00:00Z"/>
        </w:rPr>
      </w:pPr>
      <w:ins w:id="888018" w:author="Claude" w:date="2026-10-07T12:00:00Z">
        <w:r>
          <w:rPr>
            <w:rFonts w:ascii="Consolas" w:hAnsi="Consolas" w:cs="Consolas"/>
            <w:sz w:val="14"/>
            <w:szCs w:val="14"/>
          </w:rPr>
          <w:t xml:space="preserve">109      with pytest.raises(ValueError, match="carência"):</w:t>
        </w:r>
      </w:ins>
    </w:p>
    <w:p>
      <w:pPr>
        <w:shd w:val="clear" w:color="auto" w:fill="F7F7F7"/>
        <w:spacing w:before="0" w:after="0" w:line="180" w:lineRule="exact"/>
        <w:ind w:left="0" w:firstLine="0"/>
        <w:jc w:val="left"/>
        <w:rPr>
          <w:ins w:id="887909" w:author="Claude" w:date="2026-10-07T12:00:00Z"/>
        </w:rPr>
      </w:pPr>
      <w:ins w:id="888019" w:author="Claude" w:date="2026-10-07T12:00:00Z">
        <w:r>
          <w:rPr>
            <w:rFonts w:ascii="Consolas" w:hAnsi="Consolas" w:cs="Consolas"/>
            <w:sz w:val="14"/>
            <w:szCs w:val="14"/>
          </w:rPr>
          <w:t xml:space="preserve">110          motor(cfg, None, 1)</w:t>
        </w:r>
      </w:ins>
    </w:p>
    <w:p>
      <w:pPr>
        <w:shd w:val="clear" w:color="auto" w:fill="F7F7F7"/>
        <w:spacing w:before="0" w:after="0" w:line="180" w:lineRule="exact"/>
        <w:ind w:left="0" w:firstLine="0"/>
        <w:jc w:val="left"/>
        <w:rPr>
          <w:ins w:id="887909" w:author="Claude" w:date="2026-10-07T12:00:00Z"/>
        </w:rPr>
      </w:pPr>
      <w:ins w:id="888020" w:author="Claude" w:date="2026-10-07T12:00:00Z">
        <w:r>
          <w:rPr>
            <w:rFonts w:ascii="Consolas" w:hAnsi="Consolas" w:cs="Consolas"/>
            <w:sz w:val="14"/>
            <w:szCs w:val="14"/>
          </w:rPr>
          <w:t xml:space="preserve">111  </w:t>
        </w:r>
      </w:ins>
    </w:p>
    <w:p>
      <w:pPr>
        <w:shd w:val="clear" w:color="auto" w:fill="F7F7F7"/>
        <w:spacing w:before="0" w:after="0" w:line="180" w:lineRule="exact"/>
        <w:ind w:left="0" w:firstLine="0"/>
        <w:jc w:val="left"/>
        <w:rPr>
          <w:ins w:id="887909" w:author="Claude" w:date="2026-10-07T12:00:00Z"/>
        </w:rPr>
      </w:pPr>
      <w:ins w:id="888021" w:author="Claude" w:date="2026-10-07T12:00:00Z">
        <w:r>
          <w:rPr>
            <w:rFonts w:ascii="Consolas" w:hAnsi="Consolas" w:cs="Consolas"/>
            <w:sz w:val="14"/>
            <w:szCs w:val="14"/>
          </w:rPr>
          <w:t xml:space="preserve">112  </w:t>
        </w:r>
      </w:ins>
    </w:p>
    <w:p>
      <w:pPr>
        <w:shd w:val="clear" w:color="auto" w:fill="F7F7F7"/>
        <w:spacing w:before="0" w:after="0" w:line="180" w:lineRule="exact"/>
        <w:ind w:left="0" w:firstLine="0"/>
        <w:jc w:val="left"/>
        <w:rPr>
          <w:ins w:id="887909" w:author="Claude" w:date="2026-10-07T12:00:00Z"/>
        </w:rPr>
      </w:pPr>
      <w:ins w:id="888022" w:author="Claude" w:date="2026-10-07T12:00:00Z">
        <w:r>
          <w:rPr>
            <w:rFonts w:ascii="Consolas" w:hAnsi="Consolas" w:cs="Consolas"/>
            <w:sz w:val="14"/>
            <w:szCs w:val="14"/>
          </w:rPr>
          <w:t xml:space="preserve">113  def test_menu_aace_numero_igual_a_classe():</w:t>
        </w:r>
      </w:ins>
    </w:p>
    <w:p>
      <w:pPr>
        <w:shd w:val="clear" w:color="auto" w:fill="F7F7F7"/>
        <w:spacing w:before="0" w:after="0" w:line="180" w:lineRule="exact"/>
        <w:ind w:left="0" w:firstLine="0"/>
        <w:jc w:val="left"/>
        <w:rPr>
          <w:ins w:id="887909" w:author="Claude" w:date="2026-10-07T12:00:00Z"/>
        </w:rPr>
      </w:pPr>
      <w:ins w:id="888023" w:author="Claude" w:date="2026-10-07T12:00:00Z">
        <w:r>
          <w:rPr>
            <w:rFonts w:ascii="Consolas" w:hAnsi="Consolas" w:cs="Consolas"/>
            <w:sz w:val="14"/>
            <w:szCs w:val="14"/>
          </w:rPr>
          <w:t xml:space="preserve">114      cfg = criar_config_caso_base()</w:t>
        </w:r>
      </w:ins>
    </w:p>
    <w:p>
      <w:pPr>
        <w:shd w:val="clear" w:color="auto" w:fill="F7F7F7"/>
        <w:spacing w:before="0" w:after="0" w:line="180" w:lineRule="exact"/>
        <w:ind w:left="0" w:firstLine="0"/>
        <w:jc w:val="left"/>
        <w:rPr>
          <w:ins w:id="887909" w:author="Claude" w:date="2026-10-07T12:00:00Z"/>
        </w:rPr>
      </w:pPr>
      <w:ins w:id="888024" w:author="Claude" w:date="2026-10-07T12:00:00Z">
        <w:r>
          <w:rPr>
            <w:rFonts w:ascii="Consolas" w:hAnsi="Consolas" w:cs="Consolas"/>
            <w:sz w:val="14"/>
            <w:szCs w:val="14"/>
          </w:rPr>
          <w:t xml:space="preserve">115      regras = [(r"Detalhar o CAPEX", "n"), (r"Investimento inicial total", "745000"),</w:t>
        </w:r>
      </w:ins>
    </w:p>
    <w:p>
      <w:pPr>
        <w:shd w:val="clear" w:color="auto" w:fill="F7F7F7"/>
        <w:spacing w:before="0" w:after="0" w:line="180" w:lineRule="exact"/>
        <w:ind w:left="0" w:firstLine="0"/>
        <w:jc w:val="left"/>
        <w:rPr>
          <w:ins w:id="887909" w:author="Claude" w:date="2026-10-07T12:00:00Z"/>
        </w:rPr>
      </w:pPr>
      <w:ins w:id="888025" w:author="Claude" w:date="2026-10-07T12:00:00Z">
        <w:r>
          <w:rPr>
            <w:rFonts w:ascii="Consolas" w:hAnsi="Consolas" w:cs="Consolas"/>
            <w:sz w:val="14"/>
            <w:szCs w:val="14"/>
          </w:rPr>
          <w:t xml:space="preserve">116                (r"Maturidade da estimativa", "3")]</w:t>
        </w:r>
      </w:ins>
    </w:p>
    <w:p>
      <w:pPr>
        <w:shd w:val="clear" w:color="auto" w:fill="F7F7F7"/>
        <w:spacing w:before="0" w:after="0" w:line="180" w:lineRule="exact"/>
        <w:ind w:left="0" w:firstLine="0"/>
        <w:jc w:val="left"/>
        <w:rPr>
          <w:ins w:id="887909" w:author="Claude" w:date="2026-10-07T12:00:00Z"/>
        </w:rPr>
      </w:pPr>
      <w:ins w:id="888026" w:author="Claude" w:date="2026-10-07T12:00:00Z">
        <w:r>
          <w:rPr>
            <w:rFonts w:ascii="Consolas" w:hAnsi="Consolas" w:cs="Consolas"/>
            <w:sz w:val="14"/>
            <w:szCs w:val="14"/>
          </w:rPr>
          <w:t xml:space="preserve">117      novo, u = _corrigir(cfg, "Investimento", regras)</w:t>
        </w:r>
      </w:ins>
    </w:p>
    <w:p>
      <w:pPr>
        <w:shd w:val="clear" w:color="auto" w:fill="F7F7F7"/>
        <w:spacing w:before="0" w:after="0" w:line="180" w:lineRule="exact"/>
        <w:ind w:left="0" w:firstLine="0"/>
        <w:jc w:val="left"/>
        <w:rPr>
          <w:ins w:id="887909" w:author="Claude" w:date="2026-10-07T12:00:00Z"/>
        </w:rPr>
      </w:pPr>
      <w:ins w:id="888027" w:author="Claude" w:date="2026-10-07T12:00:00Z">
        <w:r>
          <w:rPr>
            <w:rFonts w:ascii="Consolas" w:hAnsi="Consolas" w:cs="Consolas"/>
            <w:sz w:val="14"/>
            <w:szCs w:val="14"/>
          </w:rPr>
          <w:t xml:space="preserve">118      assert novo.economico.classe_estimativa_aace == 3</w:t>
        </w:r>
      </w:ins>
    </w:p>
    <w:p>
      <w:pPr>
        <w:shd w:val="clear" w:color="auto" w:fill="F7F7F7"/>
        <w:spacing w:before="0" w:after="0" w:line="180" w:lineRule="exact"/>
        <w:ind w:left="0" w:firstLine="0"/>
        <w:jc w:val="left"/>
        <w:rPr>
          <w:ins w:id="887909" w:author="Claude" w:date="2026-10-07T12:00:00Z"/>
        </w:rPr>
      </w:pPr>
      <w:ins w:id="888028" w:author="Claude" w:date="2026-10-07T12:00:00Z">
        <w:r>
          <w:rPr>
            <w:rFonts w:ascii="Consolas" w:hAnsi="Consolas" w:cs="Consolas"/>
            <w:sz w:val="14"/>
            <w:szCs w:val="14"/>
          </w:rPr>
          <w:t xml:space="preserve">119      assert any("Classe 1" in t and "1." in t for t in u.transcricao)</w:t>
        </w:r>
      </w:ins>
    </w:p>
    <w:p>
      <w:pPr>
        <w:shd w:val="clear" w:color="auto" w:fill="F7F7F7"/>
        <w:spacing w:before="0" w:after="0" w:line="180" w:lineRule="exact"/>
        <w:ind w:left="0" w:firstLine="0"/>
        <w:jc w:val="left"/>
        <w:rPr>
          <w:ins w:id="887909" w:author="Claude" w:date="2026-10-07T12:00:00Z"/>
        </w:rPr>
      </w:pPr>
      <w:ins w:id="888029" w:author="Claude" w:date="2026-10-07T12:00:00Z">
        <w:r>
          <w:rPr>
            <w:rFonts w:ascii="Consolas" w:hAnsi="Consolas" w:cs="Consolas"/>
            <w:sz w:val="14"/>
            <w:szCs w:val="14"/>
          </w:rPr>
          <w:t xml:space="preserve">120  </w:t>
        </w:r>
      </w:ins>
    </w:p>
    <w:p>
      <w:pPr>
        <w:shd w:val="clear" w:color="auto" w:fill="F7F7F7"/>
        <w:spacing w:before="0" w:after="0" w:line="180" w:lineRule="exact"/>
        <w:ind w:left="0" w:firstLine="0"/>
        <w:jc w:val="left"/>
        <w:rPr>
          <w:ins w:id="887909" w:author="Claude" w:date="2026-10-07T12:00:00Z"/>
        </w:rPr>
      </w:pPr>
      <w:ins w:id="888030" w:author="Claude" w:date="2026-10-07T12:00:00Z">
        <w:r>
          <w:rPr>
            <w:rFonts w:ascii="Consolas" w:hAnsi="Consolas" w:cs="Consolas"/>
            <w:sz w:val="14"/>
            <w:szCs w:val="14"/>
          </w:rPr>
          <w:t xml:space="preserve">121  </w:t>
        </w:r>
      </w:ins>
    </w:p>
    <w:p>
      <w:pPr>
        <w:shd w:val="clear" w:color="auto" w:fill="F7F7F7"/>
        <w:spacing w:before="0" w:after="0" w:line="180" w:lineRule="exact"/>
        <w:ind w:left="0" w:firstLine="0"/>
        <w:jc w:val="left"/>
        <w:rPr>
          <w:ins w:id="887909" w:author="Claude" w:date="2026-10-07T12:00:00Z"/>
        </w:rPr>
      </w:pPr>
      <w:ins w:id="888031" w:author="Claude" w:date="2026-10-07T12:00:00Z">
        <w:r>
          <w:rPr>
            <w:rFonts w:ascii="Consolas" w:hAnsi="Consolas" w:cs="Consolas"/>
            <w:sz w:val="14"/>
            <w:szCs w:val="14"/>
          </w:rPr>
          <w:t xml:space="preserve">122  def test_ambiental_acompanha_volume_vendido():</w:t>
        </w:r>
      </w:ins>
    </w:p>
    <w:p>
      <w:pPr>
        <w:shd w:val="clear" w:color="auto" w:fill="F7F7F7"/>
        <w:spacing w:before="0" w:after="0" w:line="180" w:lineRule="exact"/>
        <w:ind w:left="0" w:firstLine="0"/>
        <w:jc w:val="left"/>
        <w:rPr>
          <w:ins w:id="887909" w:author="Claude" w:date="2026-10-07T12:00:00Z"/>
        </w:rPr>
      </w:pPr>
      <w:ins w:id="888032" w:author="Claude" w:date="2026-10-07T12:00:00Z">
        <w:r>
          <w:rPr>
            <w:rFonts w:ascii="Consolas" w:hAnsi="Consolas" w:cs="Consolas"/>
            <w:sz w:val="14"/>
            <w:szCs w:val="14"/>
          </w:rPr>
          <w:t xml:space="preserve">123      cfg = criar_config_caso_base()</w:t>
        </w:r>
      </w:ins>
    </w:p>
    <w:p>
      <w:pPr>
        <w:shd w:val="clear" w:color="auto" w:fill="F7F7F7"/>
        <w:spacing w:before="0" w:after="0" w:line="180" w:lineRule="exact"/>
        <w:ind w:left="0" w:firstLine="0"/>
        <w:jc w:val="left"/>
        <w:rPr>
          <w:ins w:id="887909" w:author="Claude" w:date="2026-10-07T12:00:00Z"/>
        </w:rPr>
      </w:pPr>
      <w:ins w:id="888033" w:author="Claude" w:date="2026-10-07T12:00:00Z">
        <w:r>
          <w:rPr>
            <w:rFonts w:ascii="Consolas" w:hAnsi="Consolas" w:cs="Consolas"/>
            <w:sz w:val="14"/>
            <w:szCs w:val="14"/>
          </w:rPr>
          <w:t xml:space="preserve">124      c = copy.deepcopy(cfg)</w:t>
        </w:r>
      </w:ins>
    </w:p>
    <w:p>
      <w:pPr>
        <w:shd w:val="clear" w:color="auto" w:fill="F7F7F7"/>
        <w:spacing w:before="0" w:after="0" w:line="180" w:lineRule="exact"/>
        <w:ind w:left="0" w:firstLine="0"/>
        <w:jc w:val="left"/>
        <w:rPr>
          <w:ins w:id="887909" w:author="Claude" w:date="2026-10-07T12:00:00Z"/>
        </w:rPr>
      </w:pPr>
      <w:ins w:id="888034" w:author="Claude" w:date="2026-10-07T12:00:00Z">
        <w:r>
          <w:rPr>
            <w:rFonts w:ascii="Consolas" w:hAnsi="Consolas" w:cs="Consolas"/>
            <w:sz w:val="14"/>
            <w:szCs w:val="14"/>
          </w:rPr>
          <w:t xml:space="preserve">125      c.economico.producao_vendas_kg_mes = 2 * float(calcular_tecnico(Contexto(cfg))["producao_kg_mes"][0])</w:t>
        </w:r>
      </w:ins>
    </w:p>
    <w:p>
      <w:pPr>
        <w:shd w:val="clear" w:color="auto" w:fill="F7F7F7"/>
        <w:spacing w:before="0" w:after="0" w:line="180" w:lineRule="exact"/>
        <w:ind w:left="0" w:firstLine="0"/>
        <w:jc w:val="left"/>
        <w:rPr>
          <w:ins w:id="887909" w:author="Claude" w:date="2026-10-07T12:00:00Z"/>
        </w:rPr>
      </w:pPr>
      <w:ins w:id="888035" w:author="Claude" w:date="2026-10-07T12:00:00Z">
        <w:r>
          <w:rPr>
            <w:rFonts w:ascii="Consolas" w:hAnsi="Consolas" w:cs="Consolas"/>
            <w:sz w:val="14"/>
            <w:szCs w:val="14"/>
          </w:rPr>
          <w:t xml:space="preserve">126      a, b = motor(c, None, 1)["ambiental"], motor(cfg, None, 1)["ambiental"]</w:t>
        </w:r>
      </w:ins>
    </w:p>
    <w:p>
      <w:pPr>
        <w:shd w:val="clear" w:color="auto" w:fill="F7F7F7"/>
        <w:spacing w:before="0" w:after="0" w:line="180" w:lineRule="exact"/>
        <w:ind w:left="0" w:firstLine="0"/>
        <w:jc w:val="left"/>
        <w:rPr>
          <w:ins w:id="887909" w:author="Claude" w:date="2026-10-07T12:00:00Z"/>
        </w:rPr>
      </w:pPr>
      <w:ins w:id="888036" w:author="Claude" w:date="2026-10-07T12:00:00Z">
        <w:r>
          <w:rPr>
            <w:rFonts w:ascii="Consolas" w:hAnsi="Consolas" w:cs="Consolas"/>
            <w:sz w:val="14"/>
            <w:szCs w:val="14"/>
          </w:rPr>
          <w:t xml:space="preserve">127      assert a["producao_t_ano"][0] == pytest.approx(2 * b["producao_t_ano"][0])</w:t>
        </w:r>
      </w:ins>
    </w:p>
    <w:p>
      <w:pPr>
        <w:shd w:val="clear" w:color="auto" w:fill="F7F7F7"/>
        <w:spacing w:before="0" w:after="0" w:line="180" w:lineRule="exact"/>
        <w:ind w:left="0" w:firstLine="0"/>
        <w:jc w:val="left"/>
        <w:rPr>
          <w:ins w:id="887909" w:author="Claude" w:date="2026-10-07T12:00:00Z"/>
        </w:rPr>
      </w:pPr>
      <w:ins w:id="888037" w:author="Claude" w:date="2026-10-07T12:00:00Z">
        <w:r>
          <w:rPr>
            <w:rFonts w:ascii="Consolas" w:hAnsi="Consolas" w:cs="Consolas"/>
            <w:sz w:val="14"/>
            <w:szCs w:val="14"/>
          </w:rPr>
          <w:t xml:space="preserve">128      assert a["co2e_racao_t"][0] == pytest.approx(2 * b["co2e_racao_t"][0])</w:t>
        </w:r>
      </w:ins>
    </w:p>
    <w:p>
      <w:pPr>
        <w:shd w:val="clear" w:color="auto" w:fill="F7F7F7"/>
        <w:spacing w:before="0" w:after="0" w:line="180" w:lineRule="exact"/>
        <w:ind w:left="0" w:firstLine="0"/>
        <w:jc w:val="left"/>
        <w:rPr>
          <w:ins w:id="887909" w:author="Claude" w:date="2026-10-07T12:00:00Z"/>
        </w:rPr>
      </w:pPr>
      <w:ins w:id="888038" w:author="Claude" w:date="2026-10-07T12:00:00Z">
        <w:r>
          <w:rPr>
            <w:rFonts w:ascii="Consolas" w:hAnsi="Consolas" w:cs="Consolas"/>
            <w:sz w:val="14"/>
            <w:szCs w:val="14"/>
          </w:rPr>
          <w:t xml:space="preserve">129  </w:t>
        </w:r>
      </w:ins>
    </w:p>
    <w:p>
      <w:pPr>
        <w:shd w:val="clear" w:color="auto" w:fill="F7F7F7"/>
        <w:spacing w:before="0" w:after="0" w:line="180" w:lineRule="exact"/>
        <w:ind w:left="0" w:firstLine="0"/>
        <w:jc w:val="left"/>
        <w:rPr>
          <w:ins w:id="887909" w:author="Claude" w:date="2026-10-07T12:00:00Z"/>
        </w:rPr>
      </w:pPr>
      <w:ins w:id="888039" w:author="Claude" w:date="2026-10-07T12:00:00Z">
        <w:r>
          <w:rPr>
            <w:rFonts w:ascii="Consolas" w:hAnsi="Consolas" w:cs="Consolas"/>
            <w:sz w:val="14"/>
            <w:szCs w:val="14"/>
          </w:rPr>
          <w:t xml:space="preserve">130  </w:t>
        </w:r>
      </w:ins>
    </w:p>
    <w:p>
      <w:pPr>
        <w:shd w:val="clear" w:color="auto" w:fill="F7F7F7"/>
        <w:spacing w:before="0" w:after="0" w:line="180" w:lineRule="exact"/>
        <w:ind w:left="0" w:firstLine="0"/>
        <w:jc w:val="left"/>
        <w:rPr>
          <w:ins w:id="887909" w:author="Claude" w:date="2026-10-07T12:00:00Z"/>
        </w:rPr>
      </w:pPr>
      <w:ins w:id="888040" w:author="Claude" w:date="2026-10-07T12:00:00Z">
        <w:r>
          <w:rPr>
            <w:rFonts w:ascii="Consolas" w:hAnsi="Consolas" w:cs="Consolas"/>
            <w:sz w:val="14"/>
            <w:szCs w:val="14"/>
          </w:rPr>
          <w:t xml:space="preserve">131  def test_revisar_preserva_mao_de_obra_mista():</w:t>
        </w:r>
      </w:ins>
    </w:p>
    <w:p>
      <w:pPr>
        <w:shd w:val="clear" w:color="auto" w:fill="F7F7F7"/>
        <w:spacing w:before="0" w:after="0" w:line="180" w:lineRule="exact"/>
        <w:ind w:left="0" w:firstLine="0"/>
        <w:jc w:val="left"/>
        <w:rPr>
          <w:ins w:id="887909" w:author="Claude" w:date="2026-10-07T12:00:00Z"/>
        </w:rPr>
      </w:pPr>
      <w:ins w:id="888041" w:author="Claude" w:date="2026-10-07T12:00:00Z">
        <w:r>
          <w:rPr>
            <w:rFonts w:ascii="Consolas" w:hAnsi="Consolas" w:cs="Consolas"/>
            <w:sz w:val="14"/>
            <w:szCs w:val="14"/>
          </w:rPr>
          <w:t xml:space="preserve">132      """Configuração com retirada, mão de obra genérica e tributo sobre a folha genérica."""</w:t>
        </w:r>
      </w:ins>
    </w:p>
    <w:p>
      <w:pPr>
        <w:shd w:val="clear" w:color="auto" w:fill="F7F7F7"/>
        <w:spacing w:before="0" w:after="0" w:line="180" w:lineRule="exact"/>
        <w:ind w:left="0" w:firstLine="0"/>
        <w:jc w:val="left"/>
        <w:rPr>
          <w:ins w:id="887909" w:author="Claude" w:date="2026-10-07T12:00:00Z"/>
        </w:rPr>
      </w:pPr>
      <w:ins w:id="888042" w:author="Claude" w:date="2026-10-07T12:00:00Z">
        <w:r>
          <w:rPr>
            <w:rFonts w:ascii="Consolas" w:hAnsi="Consolas" w:cs="Consolas"/>
            <w:sz w:val="14"/>
            <w:szCs w:val="14"/>
          </w:rPr>
          <w:t xml:space="preserve">133      cfg = criar_config_caso_base()</w:t>
        </w:r>
      </w:ins>
    </w:p>
    <w:p>
      <w:pPr>
        <w:shd w:val="clear" w:color="auto" w:fill="F7F7F7"/>
        <w:spacing w:before="0" w:after="0" w:line="180" w:lineRule="exact"/>
        <w:ind w:left="0" w:firstLine="0"/>
        <w:jc w:val="left"/>
        <w:rPr>
          <w:ins w:id="887909" w:author="Claude" w:date="2026-10-07T12:00:00Z"/>
        </w:rPr>
      </w:pPr>
      <w:ins w:id="888043" w:author="Claude" w:date="2026-10-07T12:00:00Z">
        <w:r>
          <w:rPr>
            <w:rFonts w:ascii="Consolas" w:hAnsi="Consolas" w:cs="Consolas"/>
            <w:sz w:val="14"/>
            <w:szCs w:val="14"/>
          </w:rPr>
          <w:t xml:space="preserve">134      e = cfg.economico</w:t>
        </w:r>
      </w:ins>
    </w:p>
    <w:p>
      <w:pPr>
        <w:shd w:val="clear" w:color="auto" w:fill="F7F7F7"/>
        <w:spacing w:before="0" w:after="0" w:line="180" w:lineRule="exact"/>
        <w:ind w:left="0" w:firstLine="0"/>
        <w:jc w:val="left"/>
        <w:rPr>
          <w:ins w:id="887909" w:author="Claude" w:date="2026-10-07T12:00:00Z"/>
        </w:rPr>
      </w:pPr>
      <w:ins w:id="888044" w:author="Claude" w:date="2026-10-07T12:00:00Z">
        <w:r>
          <w:rPr>
            <w:rFonts w:ascii="Consolas" w:hAnsi="Consolas" w:cs="Consolas"/>
            <w:sz w:val="14"/>
            <w:szCs w:val="14"/>
          </w:rPr>
          <w:t xml:space="preserve">135      e.retirada_cooperados_mes, e.mao_obra_mes, e.encargos_mao_obra_pct = 5000.0, 7000.0, 20.0</w:t>
        </w:r>
      </w:ins>
    </w:p>
    <w:p>
      <w:pPr>
        <w:shd w:val="clear" w:color="auto" w:fill="F7F7F7"/>
        <w:spacing w:before="0" w:after="0" w:line="180" w:lineRule="exact"/>
        <w:ind w:left="0" w:firstLine="0"/>
        <w:jc w:val="left"/>
        <w:rPr>
          <w:ins w:id="887909" w:author="Claude" w:date="2026-10-07T12:00:00Z"/>
        </w:rPr>
      </w:pPr>
      <w:ins w:id="888045" w:author="Claude" w:date="2026-10-07T12:00:00Z">
        <w:r>
          <w:rPr>
            <w:rFonts w:ascii="Consolas" w:hAnsi="Consolas" w:cs="Consolas"/>
            <w:sz w:val="14"/>
            <w:szCs w:val="14"/>
          </w:rPr>
          <w:t xml:space="preserve">136      e.impostos_configurados = [{"nome": "INSS retirada", "base": "pro_labore", "aliquota_pct": 20.0},</w:t>
        </w:r>
      </w:ins>
    </w:p>
    <w:p>
      <w:pPr>
        <w:shd w:val="clear" w:color="auto" w:fill="F7F7F7"/>
        <w:spacing w:before="0" w:after="0" w:line="180" w:lineRule="exact"/>
        <w:ind w:left="0" w:firstLine="0"/>
        <w:jc w:val="left"/>
        <w:rPr>
          <w:ins w:id="887909" w:author="Claude" w:date="2026-10-07T12:00:00Z"/>
        </w:rPr>
      </w:pPr>
      <w:ins w:id="888046" w:author="Claude" w:date="2026-10-07T12:00:00Z">
        <w:r>
          <w:rPr>
            <w:rFonts w:ascii="Consolas" w:hAnsi="Consolas" w:cs="Consolas"/>
            <w:sz w:val="14"/>
            <w:szCs w:val="14"/>
          </w:rPr>
          <w:t xml:space="preserve">137                                 {"nome": "Seguro", "base": "folha", "aliquota_pct": 1.0}]</w:t>
        </w:r>
      </w:ins>
    </w:p>
    <w:p>
      <w:pPr>
        <w:shd w:val="clear" w:color="auto" w:fill="F7F7F7"/>
        <w:spacing w:before="0" w:after="0" w:line="180" w:lineRule="exact"/>
        <w:ind w:left="0" w:firstLine="0"/>
        <w:jc w:val="left"/>
        <w:rPr>
          <w:ins w:id="887909" w:author="Claude" w:date="2026-10-07T12:00:00Z"/>
        </w:rPr>
      </w:pPr>
      <w:ins w:id="888047" w:author="Claude" w:date="2026-10-07T12:00:00Z">
        <w:r>
          <w:rPr>
            <w:rFonts w:ascii="Consolas" w:hAnsi="Consolas" w:cs="Consolas"/>
            <w:sz w:val="14"/>
            <w:szCs w:val="14"/>
          </w:rPr>
          <w:t xml:space="preserve">138      respostas = iter([""] * 3000)</w:t>
        </w:r>
      </w:ins>
    </w:p>
    <w:p>
      <w:pPr>
        <w:shd w:val="clear" w:color="auto" w:fill="F7F7F7"/>
        <w:spacing w:before="0" w:after="0" w:line="180" w:lineRule="exact"/>
        <w:ind w:left="0" w:firstLine="0"/>
        <w:jc w:val="left"/>
        <w:rPr>
          <w:ins w:id="887909" w:author="Claude" w:date="2026-10-07T12:00:00Z"/>
        </w:rPr>
      </w:pPr>
      <w:ins w:id="888048" w:author="Claude" w:date="2026-10-07T12:00:00Z">
        <w:r>
          <w:rPr>
            <w:rFonts w:ascii="Consolas" w:hAnsi="Consolas" w:cs="Consolas"/>
            <w:sz w:val="14"/>
            <w:szCs w:val="14"/>
          </w:rPr>
          <w:t xml:space="preserve">139      c = wizard_evteas(entrada=lambda _: next(respostas), base=copy.deepcopy(cfg), saida=lambda *a, **k: None)</w:t>
        </w:r>
      </w:ins>
    </w:p>
    <w:p>
      <w:pPr>
        <w:shd w:val="clear" w:color="auto" w:fill="F7F7F7"/>
        <w:spacing w:before="0" w:after="0" w:line="180" w:lineRule="exact"/>
        <w:ind w:left="0" w:firstLine="0"/>
        <w:jc w:val="left"/>
        <w:rPr>
          <w:ins w:id="887909" w:author="Claude" w:date="2026-10-07T12:00:00Z"/>
        </w:rPr>
      </w:pPr>
      <w:ins w:id="888049" w:author="Claude" w:date="2026-10-07T12:00:00Z">
        <w:r>
          <w:rPr>
            <w:rFonts w:ascii="Consolas" w:hAnsi="Consolas" w:cs="Consolas"/>
            <w:sz w:val="14"/>
            <w:szCs w:val="14"/>
          </w:rPr>
          <w:t xml:space="preserve">140      assert motor(c, None, 1)["economico"]["vpl"][0] == pytest.approx(motor(cfg, None, 1)["economico"]["vpl"][0], rel=1e-9)</w:t>
        </w:r>
      </w:ins>
    </w:p>
    <w:p>
      <w:pPr>
        <w:shd w:val="clear" w:color="auto" w:fill="F7F7F7"/>
        <w:spacing w:before="0" w:after="0" w:line="180" w:lineRule="exact"/>
        <w:ind w:left="0" w:firstLine="0"/>
        <w:jc w:val="left"/>
        <w:rPr>
          <w:ins w:id="887909" w:author="Claude" w:date="2026-10-07T12:00:00Z"/>
        </w:rPr>
      </w:pPr>
      <w:ins w:id="888050" w:author="Claude" w:date="2026-10-07T12:00:00Z">
        <w:r>
          <w:rPr>
            <w:rFonts w:ascii="Consolas" w:hAnsi="Consolas" w:cs="Consolas"/>
            <w:sz w:val="14"/>
            <w:szCs w:val="14"/>
          </w:rPr>
          <w:t xml:space="preserve">141  </w:t>
        </w:r>
      </w:ins>
    </w:p>
    <w:p>
      <w:pPr>
        <w:shd w:val="clear" w:color="auto" w:fill="F7F7F7"/>
        <w:spacing w:before="0" w:after="0" w:line="180" w:lineRule="exact"/>
        <w:ind w:left="0" w:firstLine="0"/>
        <w:jc w:val="left"/>
        <w:rPr>
          <w:ins w:id="887909" w:author="Claude" w:date="2026-10-07T12:00:00Z"/>
        </w:rPr>
      </w:pPr>
      <w:ins w:id="888051" w:author="Claude" w:date="2026-10-07T12:00:00Z">
        <w:r>
          <w:rPr>
            <w:rFonts w:ascii="Consolas" w:hAnsi="Consolas" w:cs="Consolas"/>
            <w:sz w:val="14"/>
            <w:szCs w:val="14"/>
          </w:rPr>
          <w:t xml:space="preserve">142  </w:t>
        </w:r>
      </w:ins>
    </w:p>
    <w:p>
      <w:pPr>
        <w:shd w:val="clear" w:color="auto" w:fill="F7F7F7"/>
        <w:spacing w:before="0" w:after="0" w:line="180" w:lineRule="exact"/>
        <w:ind w:left="0" w:firstLine="0"/>
        <w:jc w:val="left"/>
        <w:rPr>
          <w:ins w:id="887909" w:author="Claude" w:date="2026-10-07T12:00:00Z"/>
        </w:rPr>
      </w:pPr>
      <w:ins w:id="888052" w:author="Claude" w:date="2026-10-07T12:00:00Z">
        <w:r>
          <w:rPr>
            <w:rFonts w:ascii="Consolas" w:hAnsi="Consolas" w:cs="Consolas"/>
            <w:sz w:val="14"/>
            <w:szCs w:val="14"/>
          </w:rPr>
          <w:t xml:space="preserve">143  def test_renda_e_rvl_em_precos_do_ano_de_regime():</w:t>
        </w:r>
      </w:ins>
    </w:p>
    <w:p>
      <w:pPr>
        <w:shd w:val="clear" w:color="auto" w:fill="F7F7F7"/>
        <w:spacing w:before="0" w:after="0" w:line="180" w:lineRule="exact"/>
        <w:ind w:left="0" w:firstLine="0"/>
        <w:jc w:val="left"/>
        <w:rPr>
          <w:ins w:id="887909" w:author="Claude" w:date="2026-10-07T12:00:00Z"/>
        </w:rPr>
      </w:pPr>
      <w:ins w:id="888053" w:author="Claude" w:date="2026-10-07T12:00:00Z">
        <w:r>
          <w:rPr>
            <w:rFonts w:ascii="Consolas" w:hAnsi="Consolas" w:cs="Consolas"/>
            <w:sz w:val="14"/>
            <w:szCs w:val="14"/>
          </w:rPr>
          <w:t xml:space="preserve">144      cfg = criar_config_caso_base()</w:t>
        </w:r>
      </w:ins>
    </w:p>
    <w:p>
      <w:pPr>
        <w:shd w:val="clear" w:color="auto" w:fill="F7F7F7"/>
        <w:spacing w:before="0" w:after="0" w:line="180" w:lineRule="exact"/>
        <w:ind w:left="0" w:firstLine="0"/>
        <w:jc w:val="left"/>
        <w:rPr>
          <w:ins w:id="887909" w:author="Claude" w:date="2026-10-07T12:00:00Z"/>
        </w:rPr>
      </w:pPr>
      <w:ins w:id="888054" w:author="Claude" w:date="2026-10-07T12:00:00Z">
        <w:r>
          <w:rPr>
            <w:rFonts w:ascii="Consolas" w:hAnsi="Consolas" w:cs="Consolas"/>
            <w:sz w:val="14"/>
            <w:szCs w:val="14"/>
          </w:rPr>
          <w:t xml:space="preserve">145      cfg.economico.crescimento_custos_aa_pct = 5.0</w:t>
        </w:r>
      </w:ins>
    </w:p>
    <w:p>
      <w:pPr>
        <w:shd w:val="clear" w:color="auto" w:fill="F7F7F7"/>
        <w:spacing w:before="0" w:after="0" w:line="180" w:lineRule="exact"/>
        <w:ind w:left="0" w:firstLine="0"/>
        <w:jc w:val="left"/>
        <w:rPr>
          <w:ins w:id="887909" w:author="Claude" w:date="2026-10-07T12:00:00Z"/>
        </w:rPr>
      </w:pPr>
      <w:ins w:id="888055" w:author="Claude" w:date="2026-10-07T12:00:00Z">
        <w:r>
          <w:rPr>
            <w:rFonts w:ascii="Consolas" w:hAnsi="Consolas" w:cs="Consolas"/>
            <w:sz w:val="14"/>
            <w:szCs w:val="14"/>
          </w:rPr>
          <w:t xml:space="preserve">146      r = motor(cfg, None, 1)</w:t>
        </w:r>
      </w:ins>
    </w:p>
    <w:p>
      <w:pPr>
        <w:shd w:val="clear" w:color="auto" w:fill="F7F7F7"/>
        <w:spacing w:before="0" w:after="0" w:line="180" w:lineRule="exact"/>
        <w:ind w:left="0" w:firstLine="0"/>
        <w:jc w:val="left"/>
        <w:rPr>
          <w:ins w:id="887909" w:author="Claude" w:date="2026-10-07T12:00:00Z"/>
        </w:rPr>
      </w:pPr>
      <w:ins w:id="888056" w:author="Claude" w:date="2026-10-07T12:00:00Z">
        <w:r>
          <w:rPr>
            <w:rFonts w:ascii="Consolas" w:hAnsi="Consolas" w:cs="Consolas"/>
            <w:sz w:val="14"/>
            <w:szCs w:val="14"/>
          </w:rPr>
          <w:t xml:space="preserve">147      ano = r["economico"]["ano_regime"]</w:t>
        </w:r>
      </w:ins>
    </w:p>
    <w:p>
      <w:pPr>
        <w:shd w:val="clear" w:color="auto" w:fill="F7F7F7"/>
        <w:spacing w:before="0" w:after="0" w:line="180" w:lineRule="exact"/>
        <w:ind w:left="0" w:firstLine="0"/>
        <w:jc w:val="left"/>
        <w:rPr>
          <w:ins w:id="887909" w:author="Claude" w:date="2026-10-07T12:00:00Z"/>
        </w:rPr>
      </w:pPr>
      <w:ins w:id="888057" w:author="Claude" w:date="2026-10-07T12:00:00Z">
        <w:r>
          <w:rPr>
            <w:rFonts w:ascii="Consolas" w:hAnsi="Consolas" w:cs="Consolas"/>
            <w:sz w:val="14"/>
            <w:szCs w:val="14"/>
          </w:rPr>
          <w:t xml:space="preserve">148      esperado = 12000 * 12 * 1.05 ** (ano - 1)</w:t>
        </w:r>
      </w:ins>
    </w:p>
    <w:p>
      <w:pPr>
        <w:shd w:val="clear" w:color="auto" w:fill="F7F7F7"/>
        <w:spacing w:before="0" w:after="0" w:line="180" w:lineRule="exact"/>
        <w:ind w:left="0" w:firstLine="0"/>
        <w:jc w:val="left"/>
        <w:rPr>
          <w:ins w:id="887909" w:author="Claude" w:date="2026-10-07T12:00:00Z"/>
        </w:rPr>
      </w:pPr>
      <w:ins w:id="888058" w:author="Claude" w:date="2026-10-07T12:00:00Z">
        <w:r>
          <w:rPr>
            <w:rFonts w:ascii="Consolas" w:hAnsi="Consolas" w:cs="Consolas"/>
            <w:sz w:val="14"/>
            <w:szCs w:val="14"/>
          </w:rPr>
          <w:t xml:space="preserve">149      assert r["social"]["massa_salarial_anual"][0] == pytest.approx(esperado)</w:t>
        </w:r>
      </w:ins>
    </w:p>
    <w:p>
      <w:pPr>
        <w:pStyle w:val="Ttulo2"/>
        <w:pageBreakBefore w:val="0"/>
        <w:rPr>
          <w:ins w:id="888059" w:author="Claude" w:date="2026-10-07T12:00:00Z"/>
        </w:rPr>
      </w:pPr>
      <w:bookmarkStart w:id="990080" w:name="_TocRev187ApB5"/>
      <w:ins w:id="888060" w:author="Claude" w:date="2026-10-07T12:00:00Z">
        <w:r>
          <w:rPr>
            <w:rFonts w:ascii="Times New Roman" w:hAnsi="Times New Roman"/>
            <w:b w:val="0"/>
            <w:sz w:val="28"/>
          </w:rPr>
          <w:t xml:space="preserve">B.5 tests/test_dsr.py — Testes do registro do ciclo DSR e da rastreabilidade de requisitos</w:t>
        </w:r>
      </w:ins>
      <w:bookmarkEnd w:id="990080"/>
    </w:p>
    <w:p>
      <w:pPr>
        <w:shd w:val="clear" w:color="auto" w:fill="F7F7F7"/>
        <w:spacing w:before="0" w:after="0" w:line="180" w:lineRule="exact"/>
        <w:ind w:left="0" w:firstLine="0"/>
        <w:jc w:val="left"/>
        <w:rPr>
          <w:ins w:id="888061" w:author="Claude" w:date="2026-10-07T12:00:00Z"/>
        </w:rPr>
      </w:pPr>
      <w:ins w:id="888062" w:author="Claude" w:date="2026-10-07T12:00:00Z">
        <w:r>
          <w:rPr>
            <w:rFonts w:ascii="Consolas" w:hAnsi="Consolas" w:cs="Consolas"/>
            <w:sz w:val="14"/>
            <w:szCs w:val="14"/>
          </w:rPr>
          <w:t xml:space="preserve"> 1  """Testes do registro do ciclo DSR (etapas, comparação, rastreabilidade e aprendizagens)."""</w:t>
        </w:r>
      </w:ins>
    </w:p>
    <w:p>
      <w:pPr>
        <w:shd w:val="clear" w:color="auto" w:fill="F7F7F7"/>
        <w:spacing w:before="0" w:after="0" w:line="180" w:lineRule="exact"/>
        <w:ind w:left="0" w:firstLine="0"/>
        <w:jc w:val="left"/>
        <w:rPr>
          <w:ins w:id="888061" w:author="Claude" w:date="2026-10-07T12:00:00Z"/>
        </w:rPr>
      </w:pPr>
      <w:ins w:id="888063" w:author="Claude" w:date="2026-10-07T12:00:00Z">
        <w:r>
          <w:rPr>
            <w:rFonts w:ascii="Consolas" w:hAnsi="Consolas" w:cs="Consolas"/>
            <w:sz w:val="14"/>
            <w:szCs w:val="14"/>
          </w:rPr>
          <w:t xml:space="preserve"> 2  from pathlib import Path</w:t>
        </w:r>
      </w:ins>
    </w:p>
    <w:p>
      <w:pPr>
        <w:shd w:val="clear" w:color="auto" w:fill="F7F7F7"/>
        <w:spacing w:before="0" w:after="0" w:line="180" w:lineRule="exact"/>
        <w:ind w:left="0" w:firstLine="0"/>
        <w:jc w:val="left"/>
        <w:rPr>
          <w:ins w:id="888061" w:author="Claude" w:date="2026-10-07T12:00:00Z"/>
        </w:rPr>
      </w:pPr>
      <w:ins w:id="888064" w:author="Claude" w:date="2026-10-07T12:00:00Z">
        <w:r>
          <w:rPr>
            <w:rFonts w:ascii="Consolas" w:hAnsi="Consolas" w:cs="Consolas"/>
            <w:sz w:val="14"/>
            <w:szCs w:val="14"/>
          </w:rPr>
          <w:t xml:space="preserve"> 3  </w:t>
        </w:r>
      </w:ins>
    </w:p>
    <w:p>
      <w:pPr>
        <w:shd w:val="clear" w:color="auto" w:fill="F7F7F7"/>
        <w:spacing w:before="0" w:after="0" w:line="180" w:lineRule="exact"/>
        <w:ind w:left="0" w:firstLine="0"/>
        <w:jc w:val="left"/>
        <w:rPr>
          <w:ins w:id="888061" w:author="Claude" w:date="2026-10-07T12:00:00Z"/>
        </w:rPr>
      </w:pPr>
      <w:ins w:id="888065" w:author="Claude" w:date="2026-10-07T12:00:00Z">
        <w:r>
          <w:rPr>
            <w:rFonts w:ascii="Consolas" w:hAnsi="Consolas" w:cs="Consolas"/>
            <w:sz w:val="14"/>
            <w:szCs w:val="14"/>
          </w:rPr>
          <w:t xml:space="preserve"> 4  import pytest</w:t>
        </w:r>
      </w:ins>
    </w:p>
    <w:p>
      <w:pPr>
        <w:shd w:val="clear" w:color="auto" w:fill="F7F7F7"/>
        <w:spacing w:before="0" w:after="0" w:line="180" w:lineRule="exact"/>
        <w:ind w:left="0" w:firstLine="0"/>
        <w:jc w:val="left"/>
        <w:rPr>
          <w:ins w:id="888061" w:author="Claude" w:date="2026-10-07T12:00:00Z"/>
        </w:rPr>
      </w:pPr>
      <w:ins w:id="888066" w:author="Claude" w:date="2026-10-07T12:00:00Z">
        <w:r>
          <w:rPr>
            <w:rFonts w:ascii="Consolas" w:hAnsi="Consolas" w:cs="Consolas"/>
            <w:sz w:val="14"/>
            <w:szCs w:val="14"/>
          </w:rPr>
          <w:t xml:space="preserve"> 5  </w:t>
        </w:r>
      </w:ins>
    </w:p>
    <w:p>
      <w:pPr>
        <w:shd w:val="clear" w:color="auto" w:fill="F7F7F7"/>
        <w:spacing w:before="0" w:after="0" w:line="180" w:lineRule="exact"/>
        <w:ind w:left="0" w:firstLine="0"/>
        <w:jc w:val="left"/>
        <w:rPr>
          <w:ins w:id="888061" w:author="Claude" w:date="2026-10-07T12:00:00Z"/>
        </w:rPr>
      </w:pPr>
      <w:ins w:id="888067" w:author="Claude" w:date="2026-10-07T12:00:00Z">
        <w:r>
          <w:rPr>
            <w:rFonts w:ascii="Consolas" w:hAnsi="Consolas" w:cs="Consolas"/>
            <w:sz w:val="14"/>
            <w:szCs w:val="14"/>
          </w:rPr>
          <w:t xml:space="preserve"> 6  from evteas_py import dsr</w:t>
        </w:r>
      </w:ins>
    </w:p>
    <w:p>
      <w:pPr>
        <w:shd w:val="clear" w:color="auto" w:fill="F7F7F7"/>
        <w:spacing w:before="0" w:after="0" w:line="180" w:lineRule="exact"/>
        <w:ind w:left="0" w:firstLine="0"/>
        <w:jc w:val="left"/>
        <w:rPr>
          <w:ins w:id="888061" w:author="Claude" w:date="2026-10-07T12:00:00Z"/>
        </w:rPr>
      </w:pPr>
      <w:ins w:id="888068" w:author="Claude" w:date="2026-10-07T12:00:00Z">
        <w:r>
          <w:rPr>
            <w:rFonts w:ascii="Consolas" w:hAnsi="Consolas" w:cs="Consolas"/>
            <w:sz w:val="14"/>
            <w:szCs w:val="14"/>
          </w:rPr>
          <w:t xml:space="preserve"> 7  </w:t>
        </w:r>
      </w:ins>
    </w:p>
    <w:p>
      <w:pPr>
        <w:shd w:val="clear" w:color="auto" w:fill="F7F7F7"/>
        <w:spacing w:before="0" w:after="0" w:line="180" w:lineRule="exact"/>
        <w:ind w:left="0" w:firstLine="0"/>
        <w:jc w:val="left"/>
        <w:rPr>
          <w:ins w:id="888061" w:author="Claude" w:date="2026-10-07T12:00:00Z"/>
        </w:rPr>
      </w:pPr>
      <w:ins w:id="888069" w:author="Claude" w:date="2026-10-07T12:00:00Z">
        <w:r>
          <w:rPr>
            <w:rFonts w:ascii="Consolas" w:hAnsi="Consolas" w:cs="Consolas"/>
            <w:sz w:val="14"/>
            <w:szCs w:val="14"/>
          </w:rPr>
          <w:t xml:space="preserve"> 8  TESTES = Path(__file__).resolve().parent</w:t>
        </w:r>
      </w:ins>
    </w:p>
    <w:p>
      <w:pPr>
        <w:shd w:val="clear" w:color="auto" w:fill="F7F7F7"/>
        <w:spacing w:before="0" w:after="0" w:line="180" w:lineRule="exact"/>
        <w:ind w:left="0" w:firstLine="0"/>
        <w:jc w:val="left"/>
        <w:rPr>
          <w:ins w:id="888061" w:author="Claude" w:date="2026-10-07T12:00:00Z"/>
        </w:rPr>
      </w:pPr>
      <w:ins w:id="888070" w:author="Claude" w:date="2026-10-07T12:00:00Z">
        <w:r>
          <w:rPr>
            <w:rFonts w:ascii="Consolas" w:hAnsi="Consolas" w:cs="Consolas"/>
            <w:sz w:val="14"/>
            <w:szCs w:val="14"/>
          </w:rPr>
          <w:t xml:space="preserve"> 9  </w:t>
        </w:r>
      </w:ins>
    </w:p>
    <w:p>
      <w:pPr>
        <w:shd w:val="clear" w:color="auto" w:fill="F7F7F7"/>
        <w:spacing w:before="0" w:after="0" w:line="180" w:lineRule="exact"/>
        <w:ind w:left="0" w:firstLine="0"/>
        <w:jc w:val="left"/>
        <w:rPr>
          <w:ins w:id="888061" w:author="Claude" w:date="2026-10-07T12:00:00Z"/>
        </w:rPr>
      </w:pPr>
      <w:ins w:id="888071" w:author="Claude" w:date="2026-10-07T12:00:00Z">
        <w:r>
          <w:rPr>
            <w:rFonts w:ascii="Consolas" w:hAnsi="Consolas" w:cs="Consolas"/>
            <w:sz w:val="14"/>
            <w:szCs w:val="14"/>
          </w:rPr>
          <w:t xml:space="preserve">10  </w:t>
        </w:r>
      </w:ins>
    </w:p>
    <w:p>
      <w:pPr>
        <w:shd w:val="clear" w:color="auto" w:fill="F7F7F7"/>
        <w:spacing w:before="0" w:after="0" w:line="180" w:lineRule="exact"/>
        <w:ind w:left="0" w:firstLine="0"/>
        <w:jc w:val="left"/>
        <w:rPr>
          <w:ins w:id="888061" w:author="Claude" w:date="2026-10-07T12:00:00Z"/>
        </w:rPr>
      </w:pPr>
      <w:ins w:id="888072" w:author="Claude" w:date="2026-10-07T12:00:00Z">
        <w:r>
          <w:rPr>
            <w:rFonts w:ascii="Consolas" w:hAnsi="Consolas" w:cs="Consolas"/>
            <w:sz w:val="14"/>
            <w:szCs w:val="14"/>
          </w:rPr>
          <w:t xml:space="preserve">11  def test_doze_etapas_em_ordem_com_evidencia():</w:t>
        </w:r>
      </w:ins>
    </w:p>
    <w:p>
      <w:pPr>
        <w:shd w:val="clear" w:color="auto" w:fill="F7F7F7"/>
        <w:spacing w:before="0" w:after="0" w:line="180" w:lineRule="exact"/>
        <w:ind w:left="0" w:firstLine="0"/>
        <w:jc w:val="left"/>
        <w:rPr>
          <w:ins w:id="888061" w:author="Claude" w:date="2026-10-07T12:00:00Z"/>
        </w:rPr>
      </w:pPr>
      <w:ins w:id="888073" w:author="Claude" w:date="2026-10-07T12:00:00Z">
        <w:r>
          <w:rPr>
            <w:rFonts w:ascii="Consolas" w:hAnsi="Consolas" w:cs="Consolas"/>
            <w:sz w:val="14"/>
            <w:szCs w:val="14"/>
          </w:rPr>
          <w:t xml:space="preserve">12      assert [e.numero for e in dsr.ETAPAS_DSR] == list(range(1, 13))</w:t>
        </w:r>
      </w:ins>
    </w:p>
    <w:p>
      <w:pPr>
        <w:shd w:val="clear" w:color="auto" w:fill="F7F7F7"/>
        <w:spacing w:before="0" w:after="0" w:line="180" w:lineRule="exact"/>
        <w:ind w:left="0" w:firstLine="0"/>
        <w:jc w:val="left"/>
        <w:rPr>
          <w:ins w:id="888061" w:author="Claude" w:date="2026-10-07T12:00:00Z"/>
        </w:rPr>
      </w:pPr>
      <w:ins w:id="888074" w:author="Claude" w:date="2026-10-07T12:00:00Z">
        <w:r>
          <w:rPr>
            <w:rFonts w:ascii="Consolas" w:hAnsi="Consolas" w:cs="Consolas"/>
            <w:sz w:val="14"/>
            <w:szCs w:val="14"/>
          </w:rPr>
          <w:t xml:space="preserve">13      assert all(e.produto and e.evidencias and e.situacao for e in dsr.ETAPAS_DSR)</w:t>
        </w:r>
      </w:ins>
    </w:p>
    <w:p>
      <w:pPr>
        <w:shd w:val="clear" w:color="auto" w:fill="F7F7F7"/>
        <w:spacing w:before="0" w:after="0" w:line="180" w:lineRule="exact"/>
        <w:ind w:left="0" w:firstLine="0"/>
        <w:jc w:val="left"/>
        <w:rPr>
          <w:ins w:id="888061" w:author="Claude" w:date="2026-10-07T12:00:00Z"/>
        </w:rPr>
      </w:pPr>
      <w:ins w:id="888075" w:author="Claude" w:date="2026-10-07T12:00:00Z">
        <w:r>
          <w:rPr>
            <w:rFonts w:ascii="Consolas" w:hAnsi="Consolas" w:cs="Consolas"/>
            <w:sz w:val="14"/>
            <w:szCs w:val="14"/>
          </w:rPr>
          <w:t xml:space="preserve">14      assert len(dsr.etapas_dsr()) == 12</w:t>
        </w:r>
      </w:ins>
    </w:p>
    <w:p>
      <w:pPr>
        <w:shd w:val="clear" w:color="auto" w:fill="F7F7F7"/>
        <w:spacing w:before="0" w:after="0" w:line="180" w:lineRule="exact"/>
        <w:ind w:left="0" w:firstLine="0"/>
        <w:jc w:val="left"/>
        <w:rPr>
          <w:ins w:id="888061" w:author="Claude" w:date="2026-10-07T12:00:00Z"/>
        </w:rPr>
      </w:pPr>
      <w:ins w:id="888076" w:author="Claude" w:date="2026-10-07T12:00:00Z">
        <w:r>
          <w:rPr>
            <w:rFonts w:ascii="Consolas" w:hAnsi="Consolas" w:cs="Consolas"/>
            <w:sz w:val="14"/>
            <w:szCs w:val="14"/>
          </w:rPr>
          <w:t xml:space="preserve">15  </w:t>
        </w:r>
      </w:ins>
    </w:p>
    <w:p>
      <w:pPr>
        <w:shd w:val="clear" w:color="auto" w:fill="F7F7F7"/>
        <w:spacing w:before="0" w:after="0" w:line="180" w:lineRule="exact"/>
        <w:ind w:left="0" w:firstLine="0"/>
        <w:jc w:val="left"/>
        <w:rPr>
          <w:ins w:id="888061" w:author="Claude" w:date="2026-10-07T12:00:00Z"/>
        </w:rPr>
      </w:pPr>
      <w:ins w:id="888077" w:author="Claude" w:date="2026-10-07T12:00:00Z">
        <w:r>
          <w:rPr>
            <w:rFonts w:ascii="Consolas" w:hAnsi="Consolas" w:cs="Consolas"/>
            <w:sz w:val="14"/>
            <w:szCs w:val="14"/>
          </w:rPr>
          <w:t xml:space="preserve">16  </w:t>
        </w:r>
      </w:ins>
    </w:p>
    <w:p>
      <w:pPr>
        <w:shd w:val="clear" w:color="auto" w:fill="F7F7F7"/>
        <w:spacing w:before="0" w:after="0" w:line="180" w:lineRule="exact"/>
        <w:ind w:left="0" w:firstLine="0"/>
        <w:jc w:val="left"/>
        <w:rPr>
          <w:ins w:id="888061" w:author="Claude" w:date="2026-10-07T12:00:00Z"/>
        </w:rPr>
      </w:pPr>
      <w:ins w:id="888078" w:author="Claude" w:date="2026-10-07T12:00:00Z">
        <w:r>
          <w:rPr>
            <w:rFonts w:ascii="Consolas" w:hAnsi="Consolas" w:cs="Consolas"/>
            <w:sz w:val="14"/>
            <w:szCs w:val="14"/>
          </w:rPr>
          <w:t xml:space="preserve">17  def test_todos_os_requisitos_implementados_e_verificados():</w:t>
        </w:r>
      </w:ins>
    </w:p>
    <w:p>
      <w:pPr>
        <w:shd w:val="clear" w:color="auto" w:fill="F7F7F7"/>
        <w:spacing w:before="0" w:after="0" w:line="180" w:lineRule="exact"/>
        <w:ind w:left="0" w:firstLine="0"/>
        <w:jc w:val="left"/>
        <w:rPr>
          <w:ins w:id="888061" w:author="Claude" w:date="2026-10-07T12:00:00Z"/>
        </w:rPr>
      </w:pPr>
      <w:ins w:id="888079" w:author="Claude" w:date="2026-10-07T12:00:00Z">
        <w:r>
          <w:rPr>
            <w:rFonts w:ascii="Consolas" w:hAnsi="Consolas" w:cs="Consolas"/>
            <w:sz w:val="14"/>
            <w:szCs w:val="14"/>
          </w:rPr>
          <w:t xml:space="preserve">18      m = dsr.matriz_rastreabilidade(TESTES)</w:t>
        </w:r>
      </w:ins>
    </w:p>
    <w:p>
      <w:pPr>
        <w:shd w:val="clear" w:color="auto" w:fill="F7F7F7"/>
        <w:spacing w:before="0" w:after="0" w:line="180" w:lineRule="exact"/>
        <w:ind w:left="0" w:firstLine="0"/>
        <w:jc w:val="left"/>
        <w:rPr>
          <w:ins w:id="888061" w:author="Claude" w:date="2026-10-07T12:00:00Z"/>
        </w:rPr>
      </w:pPr>
      <w:ins w:id="888080" w:author="Claude" w:date="2026-10-07T12:00:00Z">
        <w:r>
          <w:rPr>
            <w:rFonts w:ascii="Consolas" w:hAnsi="Consolas" w:cs="Consolas"/>
            <w:sz w:val="14"/>
            <w:szCs w:val="14"/>
          </w:rPr>
          <w:t xml:space="preserve">19      pendentes = m[m["Situação"] != "implementado e verificado"]</w:t>
        </w:r>
      </w:ins>
    </w:p>
    <w:p>
      <w:pPr>
        <w:shd w:val="clear" w:color="auto" w:fill="F7F7F7"/>
        <w:spacing w:before="0" w:after="0" w:line="180" w:lineRule="exact"/>
        <w:ind w:left="0" w:firstLine="0"/>
        <w:jc w:val="left"/>
        <w:rPr>
          <w:ins w:id="888061" w:author="Claude" w:date="2026-10-07T12:00:00Z"/>
        </w:rPr>
      </w:pPr>
      <w:ins w:id="888081" w:author="Claude" w:date="2026-10-07T12:00:00Z">
        <w:r>
          <w:rPr>
            <w:rFonts w:ascii="Consolas" w:hAnsi="Consolas" w:cs="Consolas"/>
            <w:sz w:val="14"/>
            <w:szCs w:val="14"/>
          </w:rPr>
          <w:t xml:space="preserve">20      assert pendentes.empty, pendentes[["Requisito", "Faltando"]].to_string()</w:t>
        </w:r>
      </w:ins>
    </w:p>
    <w:p>
      <w:pPr>
        <w:shd w:val="clear" w:color="auto" w:fill="F7F7F7"/>
        <w:spacing w:before="0" w:after="0" w:line="180" w:lineRule="exact"/>
        <w:ind w:left="0" w:firstLine="0"/>
        <w:jc w:val="left"/>
        <w:rPr>
          <w:ins w:id="888061" w:author="Claude" w:date="2026-10-07T12:00:00Z"/>
        </w:rPr>
      </w:pPr>
      <w:ins w:id="888082" w:author="Claude" w:date="2026-10-07T12:00:00Z">
        <w:r>
          <w:rPr>
            <w:rFonts w:ascii="Consolas" w:hAnsi="Consolas" w:cs="Consolas"/>
            <w:sz w:val="14"/>
            <w:szCs w:val="14"/>
          </w:rPr>
          <w:t xml:space="preserve">21  </w:t>
        </w:r>
      </w:ins>
    </w:p>
    <w:p>
      <w:pPr>
        <w:shd w:val="clear" w:color="auto" w:fill="F7F7F7"/>
        <w:spacing w:before="0" w:after="0" w:line="180" w:lineRule="exact"/>
        <w:ind w:left="0" w:firstLine="0"/>
        <w:jc w:val="left"/>
        <w:rPr>
          <w:ins w:id="888061" w:author="Claude" w:date="2026-10-07T12:00:00Z"/>
        </w:rPr>
      </w:pPr>
      <w:ins w:id="888083" w:author="Claude" w:date="2026-10-07T12:00:00Z">
        <w:r>
          <w:rPr>
            <w:rFonts w:ascii="Consolas" w:hAnsi="Consolas" w:cs="Consolas"/>
            <w:sz w:val="14"/>
            <w:szCs w:val="14"/>
          </w:rPr>
          <w:t xml:space="preserve">22  </w:t>
        </w:r>
      </w:ins>
    </w:p>
    <w:p>
      <w:pPr>
        <w:shd w:val="clear" w:color="auto" w:fill="F7F7F7"/>
        <w:spacing w:before="0" w:after="0" w:line="180" w:lineRule="exact"/>
        <w:ind w:left="0" w:firstLine="0"/>
        <w:jc w:val="left"/>
        <w:rPr>
          <w:ins w:id="888061" w:author="Claude" w:date="2026-10-07T12:00:00Z"/>
        </w:rPr>
      </w:pPr>
      <w:ins w:id="888084" w:author="Claude" w:date="2026-10-07T12:00:00Z">
        <w:r>
          <w:rPr>
            <w:rFonts w:ascii="Consolas" w:hAnsi="Consolas" w:cs="Consolas"/>
            <w:sz w:val="14"/>
            <w:szCs w:val="14"/>
          </w:rPr>
          <w:t xml:space="preserve">23  def test_rastreabilidade_aponta_teste_ou_funcao_inexistente():</w:t>
        </w:r>
      </w:ins>
    </w:p>
    <w:p>
      <w:pPr>
        <w:shd w:val="clear" w:color="auto" w:fill="F7F7F7"/>
        <w:spacing w:before="0" w:after="0" w:line="180" w:lineRule="exact"/>
        <w:ind w:left="0" w:firstLine="0"/>
        <w:jc w:val="left"/>
        <w:rPr>
          <w:ins w:id="888061" w:author="Claude" w:date="2026-10-07T12:00:00Z"/>
        </w:rPr>
      </w:pPr>
      <w:ins w:id="888085" w:author="Claude" w:date="2026-10-07T12:00:00Z">
        <w:r>
          <w:rPr>
            <w:rFonts w:ascii="Consolas" w:hAnsi="Consolas" w:cs="Consolas"/>
            <w:sz w:val="14"/>
            <w:szCs w:val="14"/>
          </w:rPr>
          <w:t xml:space="preserve">24      falso = dsr.Requisito("RX", "teste", "—", ("modelo.nao_existe",), ("test_evteas.py::test_nao_existe",))</w:t>
        </w:r>
      </w:ins>
    </w:p>
    <w:p>
      <w:pPr>
        <w:shd w:val="clear" w:color="auto" w:fill="F7F7F7"/>
        <w:spacing w:before="0" w:after="0" w:line="180" w:lineRule="exact"/>
        <w:ind w:left="0" w:firstLine="0"/>
        <w:jc w:val="left"/>
        <w:rPr>
          <w:ins w:id="888061" w:author="Claude" w:date="2026-10-07T12:00:00Z"/>
        </w:rPr>
      </w:pPr>
      <w:ins w:id="888086" w:author="Claude" w:date="2026-10-07T12:00:00Z">
        <w:r>
          <w:rPr>
            <w:rFonts w:ascii="Consolas" w:hAnsi="Consolas" w:cs="Consolas"/>
            <w:sz w:val="14"/>
            <w:szCs w:val="14"/>
          </w:rPr>
          <w:t xml:space="preserve">25      sem_teste = dsr.Requisito("RY", "teste", "—", ("modelo.calcular_tecnico",), ("test_evteas.py::test_nao_existe",))</w:t>
        </w:r>
      </w:ins>
    </w:p>
    <w:p>
      <w:pPr>
        <w:shd w:val="clear" w:color="auto" w:fill="F7F7F7"/>
        <w:spacing w:before="0" w:after="0" w:line="180" w:lineRule="exact"/>
        <w:ind w:left="0" w:firstLine="0"/>
        <w:jc w:val="left"/>
        <w:rPr>
          <w:ins w:id="888061" w:author="Claude" w:date="2026-10-07T12:00:00Z"/>
        </w:rPr>
      </w:pPr>
      <w:ins w:id="888087" w:author="Claude" w:date="2026-10-07T12:00:00Z">
        <w:r>
          <w:rPr>
            <w:rFonts w:ascii="Consolas" w:hAnsi="Consolas" w:cs="Consolas"/>
            <w:sz w:val="14"/>
            <w:szCs w:val="14"/>
          </w:rPr>
          <w:t xml:space="preserve">26      m = dsr.matriz_rastreabilidade(TESTES, [falso, sem_teste]).set_index("Requisito")["Situação"]</w:t>
        </w:r>
      </w:ins>
    </w:p>
    <w:p>
      <w:pPr>
        <w:shd w:val="clear" w:color="auto" w:fill="F7F7F7"/>
        <w:spacing w:before="0" w:after="0" w:line="180" w:lineRule="exact"/>
        <w:ind w:left="0" w:firstLine="0"/>
        <w:jc w:val="left"/>
        <w:rPr>
          <w:ins w:id="888061" w:author="Claude" w:date="2026-10-07T12:00:00Z"/>
        </w:rPr>
      </w:pPr>
      <w:ins w:id="888088" w:author="Claude" w:date="2026-10-07T12:00:00Z">
        <w:r>
          <w:rPr>
            <w:rFonts w:ascii="Consolas" w:hAnsi="Consolas" w:cs="Consolas"/>
            <w:sz w:val="14"/>
            <w:szCs w:val="14"/>
          </w:rPr>
          <w:t xml:space="preserve">27      assert m["RX"] == "pendente" and m["RY"] == "implementado, sem teste"</w:t>
        </w:r>
      </w:ins>
    </w:p>
    <w:p>
      <w:pPr>
        <w:shd w:val="clear" w:color="auto" w:fill="F7F7F7"/>
        <w:spacing w:before="0" w:after="0" w:line="180" w:lineRule="exact"/>
        <w:ind w:left="0" w:firstLine="0"/>
        <w:jc w:val="left"/>
        <w:rPr>
          <w:ins w:id="888061" w:author="Claude" w:date="2026-10-07T12:00:00Z"/>
        </w:rPr>
      </w:pPr>
      <w:ins w:id="888089" w:author="Claude" w:date="2026-10-07T12:00:00Z">
        <w:r>
          <w:rPr>
            <w:rFonts w:ascii="Consolas" w:hAnsi="Consolas" w:cs="Consolas"/>
            <w:sz w:val="14"/>
            <w:szCs w:val="14"/>
          </w:rPr>
          <w:t xml:space="preserve">28  </w:t>
        </w:r>
      </w:ins>
    </w:p>
    <w:p>
      <w:pPr>
        <w:shd w:val="clear" w:color="auto" w:fill="F7F7F7"/>
        <w:spacing w:before="0" w:after="0" w:line="180" w:lineRule="exact"/>
        <w:ind w:left="0" w:firstLine="0"/>
        <w:jc w:val="left"/>
        <w:rPr>
          <w:ins w:id="888061" w:author="Claude" w:date="2026-10-07T12:00:00Z"/>
        </w:rPr>
      </w:pPr>
      <w:ins w:id="888090" w:author="Claude" w:date="2026-10-07T12:00:00Z">
        <w:r>
          <w:rPr>
            <w:rFonts w:ascii="Consolas" w:hAnsi="Consolas" w:cs="Consolas"/>
            <w:sz w:val="14"/>
            <w:szCs w:val="14"/>
          </w:rPr>
          <w:t xml:space="preserve">29  </w:t>
        </w:r>
      </w:ins>
    </w:p>
    <w:p>
      <w:pPr>
        <w:shd w:val="clear" w:color="auto" w:fill="F7F7F7"/>
        <w:spacing w:before="0" w:after="0" w:line="180" w:lineRule="exact"/>
        <w:ind w:left="0" w:firstLine="0"/>
        <w:jc w:val="left"/>
        <w:rPr>
          <w:ins w:id="888061" w:author="Claude" w:date="2026-10-07T12:00:00Z"/>
        </w:rPr>
      </w:pPr>
      <w:ins w:id="888091" w:author="Claude" w:date="2026-10-07T12:00:00Z">
        <w:r>
          <w:rPr>
            <w:rFonts w:ascii="Consolas" w:hAnsi="Consolas" w:cs="Consolas"/>
            <w:sz w:val="14"/>
            <w:szCs w:val="14"/>
          </w:rPr>
          <w:t xml:space="preserve">30  def test_matriz_sem_pasta_de_testes_nao_declara_verificado(tmp_path):</w:t>
        </w:r>
      </w:ins>
    </w:p>
    <w:p>
      <w:pPr>
        <w:shd w:val="clear" w:color="auto" w:fill="F7F7F7"/>
        <w:spacing w:before="0" w:after="0" w:line="180" w:lineRule="exact"/>
        <w:ind w:left="0" w:firstLine="0"/>
        <w:jc w:val="left"/>
        <w:rPr>
          <w:ins w:id="888061" w:author="Claude" w:date="2026-10-07T12:00:00Z"/>
        </w:rPr>
      </w:pPr>
      <w:ins w:id="888092" w:author="Claude" w:date="2026-10-07T12:00:00Z">
        <w:r>
          <w:rPr>
            <w:rFonts w:ascii="Consolas" w:hAnsi="Consolas" w:cs="Consolas"/>
            <w:sz w:val="14"/>
            <w:szCs w:val="14"/>
          </w:rPr>
          <w:t xml:space="preserve">31      m = dsr.matriz_rastreabilidade(tmp_path)</w:t>
        </w:r>
      </w:ins>
    </w:p>
    <w:p>
      <w:pPr>
        <w:shd w:val="clear" w:color="auto" w:fill="F7F7F7"/>
        <w:spacing w:before="0" w:after="0" w:line="180" w:lineRule="exact"/>
        <w:ind w:left="0" w:firstLine="0"/>
        <w:jc w:val="left"/>
        <w:rPr>
          <w:ins w:id="888061" w:author="Claude" w:date="2026-10-07T12:00:00Z"/>
        </w:rPr>
      </w:pPr>
      <w:ins w:id="888093" w:author="Claude" w:date="2026-10-07T12:00:00Z">
        <w:r>
          <w:rPr>
            <w:rFonts w:ascii="Consolas" w:hAnsi="Consolas" w:cs="Consolas"/>
            <w:sz w:val="14"/>
            <w:szCs w:val="14"/>
          </w:rPr>
          <w:t xml:space="preserve">32      assert (m["Situação"] == "implementado, sem teste").all()</w:t>
        </w:r>
      </w:ins>
    </w:p>
    <w:p>
      <w:pPr>
        <w:shd w:val="clear" w:color="auto" w:fill="F7F7F7"/>
        <w:spacing w:before="0" w:after="0" w:line="180" w:lineRule="exact"/>
        <w:ind w:left="0" w:firstLine="0"/>
        <w:jc w:val="left"/>
        <w:rPr>
          <w:ins w:id="888061" w:author="Claude" w:date="2026-10-07T12:00:00Z"/>
        </w:rPr>
      </w:pPr>
      <w:ins w:id="888094" w:author="Claude" w:date="2026-10-07T12:00:00Z">
        <w:r>
          <w:rPr>
            <w:rFonts w:ascii="Consolas" w:hAnsi="Consolas" w:cs="Consolas"/>
            <w:sz w:val="14"/>
            <w:szCs w:val="14"/>
          </w:rPr>
          <w:t xml:space="preserve">33  </w:t>
        </w:r>
      </w:ins>
    </w:p>
    <w:p>
      <w:pPr>
        <w:shd w:val="clear" w:color="auto" w:fill="F7F7F7"/>
        <w:spacing w:before="0" w:after="0" w:line="180" w:lineRule="exact"/>
        <w:ind w:left="0" w:firstLine="0"/>
        <w:jc w:val="left"/>
        <w:rPr>
          <w:ins w:id="888061" w:author="Claude" w:date="2026-10-07T12:00:00Z"/>
        </w:rPr>
      </w:pPr>
      <w:ins w:id="888095" w:author="Claude" w:date="2026-10-07T12:00:00Z">
        <w:r>
          <w:rPr>
            <w:rFonts w:ascii="Consolas" w:hAnsi="Consolas" w:cs="Consolas"/>
            <w:sz w:val="14"/>
            <w:szCs w:val="14"/>
          </w:rPr>
          <w:t xml:space="preserve">34  </w:t>
        </w:r>
      </w:ins>
    </w:p>
    <w:p>
      <w:pPr>
        <w:shd w:val="clear" w:color="auto" w:fill="F7F7F7"/>
        <w:spacing w:before="0" w:after="0" w:line="180" w:lineRule="exact"/>
        <w:ind w:left="0" w:firstLine="0"/>
        <w:jc w:val="left"/>
        <w:rPr>
          <w:ins w:id="888061" w:author="Claude" w:date="2026-10-07T12:00:00Z"/>
        </w:rPr>
      </w:pPr>
      <w:ins w:id="888096" w:author="Claude" w:date="2026-10-07T12:00:00Z">
        <w:r>
          <w:rPr>
            <w:rFonts w:ascii="Consolas" w:hAnsi="Consolas" w:cs="Consolas"/>
            <w:sz w:val="14"/>
            <w:szCs w:val="14"/>
          </w:rPr>
          <w:t xml:space="preserve">35  def test_aprendizagens_apontam_testes_existentes():</w:t>
        </w:r>
      </w:ins>
    </w:p>
    <w:p>
      <w:pPr>
        <w:shd w:val="clear" w:color="auto" w:fill="F7F7F7"/>
        <w:spacing w:before="0" w:after="0" w:line="180" w:lineRule="exact"/>
        <w:ind w:left="0" w:firstLine="0"/>
        <w:jc w:val="left"/>
        <w:rPr>
          <w:ins w:id="888061" w:author="Claude" w:date="2026-10-07T12:00:00Z"/>
        </w:rPr>
      </w:pPr>
      <w:ins w:id="888097" w:author="Claude" w:date="2026-10-07T12:00:00Z">
        <w:r>
          <w:rPr>
            <w:rFonts w:ascii="Consolas" w:hAnsi="Consolas" w:cs="Consolas"/>
            <w:sz w:val="14"/>
            <w:szCs w:val="14"/>
          </w:rPr>
          <w:t xml:space="preserve">36      nomes = dsr._testes_existentes(TESTES)</w:t>
        </w:r>
      </w:ins>
    </w:p>
    <w:p>
      <w:pPr>
        <w:shd w:val="clear" w:color="auto" w:fill="F7F7F7"/>
        <w:spacing w:before="0" w:after="0" w:line="180" w:lineRule="exact"/>
        <w:ind w:left="0" w:firstLine="0"/>
        <w:jc w:val="left"/>
        <w:rPr>
          <w:ins w:id="888061" w:author="Claude" w:date="2026-10-07T12:00:00Z"/>
        </w:rPr>
      </w:pPr>
      <w:ins w:id="888098" w:author="Claude" w:date="2026-10-07T12:00:00Z">
        <w:r>
          <w:rPr>
            <w:rFonts w:ascii="Consolas" w:hAnsi="Consolas" w:cs="Consolas"/>
            <w:sz w:val="14"/>
            <w:szCs w:val="14"/>
          </w:rPr>
          <w:t xml:space="preserve">37      for a in dsr.APRENDIZAGENS:</w:t>
        </w:r>
      </w:ins>
    </w:p>
    <w:p>
      <w:pPr>
        <w:shd w:val="clear" w:color="auto" w:fill="F7F7F7"/>
        <w:spacing w:before="0" w:after="0" w:line="180" w:lineRule="exact"/>
        <w:ind w:left="0" w:firstLine="0"/>
        <w:jc w:val="left"/>
        <w:rPr>
          <w:ins w:id="888061" w:author="Claude" w:date="2026-10-07T12:00:00Z"/>
        </w:rPr>
      </w:pPr>
      <w:ins w:id="888099" w:author="Claude" w:date="2026-10-07T12:00:00Z">
        <w:r>
          <w:rPr>
            <w:rFonts w:ascii="Consolas" w:hAnsi="Consolas" w:cs="Consolas"/>
            <w:sz w:val="14"/>
            <w:szCs w:val="14"/>
          </w:rPr>
          <w:t xml:space="preserve">38          arquivo, teste = a.evidencia.split("::")</w:t>
        </w:r>
      </w:ins>
    </w:p>
    <w:p>
      <w:pPr>
        <w:shd w:val="clear" w:color="auto" w:fill="F7F7F7"/>
        <w:spacing w:before="0" w:after="0" w:line="180" w:lineRule="exact"/>
        <w:ind w:left="0" w:firstLine="0"/>
        <w:jc w:val="left"/>
        <w:rPr>
          <w:ins w:id="888061" w:author="Claude" w:date="2026-10-07T12:00:00Z"/>
        </w:rPr>
      </w:pPr>
      <w:ins w:id="888100" w:author="Claude" w:date="2026-10-07T12:00:00Z">
        <w:r>
          <w:rPr>
            <w:rFonts w:ascii="Consolas" w:hAnsi="Consolas" w:cs="Consolas"/>
            <w:sz w:val="14"/>
            <w:szCs w:val="14"/>
          </w:rPr>
          <w:t xml:space="preserve">39          assert teste in nomes[arquivo], a.evidencia</w:t>
        </w:r>
      </w:ins>
    </w:p>
    <w:p>
      <w:pPr>
        <w:shd w:val="clear" w:color="auto" w:fill="F7F7F7"/>
        <w:spacing w:before="0" w:after="0" w:line="180" w:lineRule="exact"/>
        <w:ind w:left="0" w:firstLine="0"/>
        <w:jc w:val="left"/>
        <w:rPr>
          <w:ins w:id="888061" w:author="Claude" w:date="2026-10-07T12:00:00Z"/>
        </w:rPr>
      </w:pPr>
      <w:ins w:id="888101" w:author="Claude" w:date="2026-10-07T12:00:00Z">
        <w:r>
          <w:rPr>
            <w:rFonts w:ascii="Consolas" w:hAnsi="Consolas" w:cs="Consolas"/>
            <w:sz w:val="14"/>
            <w:szCs w:val="14"/>
          </w:rPr>
          <w:t xml:space="preserve">40  </w:t>
        </w:r>
      </w:ins>
    </w:p>
    <w:p>
      <w:pPr>
        <w:shd w:val="clear" w:color="auto" w:fill="F7F7F7"/>
        <w:spacing w:before="0" w:after="0" w:line="180" w:lineRule="exact"/>
        <w:ind w:left="0" w:firstLine="0"/>
        <w:jc w:val="left"/>
        <w:rPr>
          <w:ins w:id="888061" w:author="Claude" w:date="2026-10-07T12:00:00Z"/>
        </w:rPr>
      </w:pPr>
      <w:ins w:id="888102" w:author="Claude" w:date="2026-10-07T12:00:00Z">
        <w:r>
          <w:rPr>
            <w:rFonts w:ascii="Consolas" w:hAnsi="Consolas" w:cs="Consolas"/>
            <w:sz w:val="14"/>
            <w:szCs w:val="14"/>
          </w:rPr>
          <w:t xml:space="preserve">41  </w:t>
        </w:r>
      </w:ins>
    </w:p>
    <w:p>
      <w:pPr>
        <w:shd w:val="clear" w:color="auto" w:fill="F7F7F7"/>
        <w:spacing w:before="0" w:after="0" w:line="180" w:lineRule="exact"/>
        <w:ind w:left="0" w:firstLine="0"/>
        <w:jc w:val="left"/>
        <w:rPr>
          <w:ins w:id="888061" w:author="Claude" w:date="2026-10-07T12:00:00Z"/>
        </w:rPr>
      </w:pPr>
      <w:ins w:id="888103" w:author="Claude" w:date="2026-10-07T12:00:00Z">
        <w:r>
          <w:rPr>
            <w:rFonts w:ascii="Consolas" w:hAnsi="Consolas" w:cs="Consolas"/>
            <w:sz w:val="14"/>
            <w:szCs w:val="14"/>
          </w:rPr>
          <w:t xml:space="preserve">42  def test_comparacao_wazlawick():</w:t>
        </w:r>
      </w:ins>
    </w:p>
    <w:p>
      <w:pPr>
        <w:shd w:val="clear" w:color="auto" w:fill="F7F7F7"/>
        <w:spacing w:before="0" w:after="0" w:line="180" w:lineRule="exact"/>
        <w:ind w:left="0" w:firstLine="0"/>
        <w:jc w:val="left"/>
        <w:rPr>
          <w:ins w:id="888061" w:author="Claude" w:date="2026-10-07T12:00:00Z"/>
        </w:rPr>
      </w:pPr>
      <w:ins w:id="888104" w:author="Claude" w:date="2026-10-07T12:00:00Z">
        <w:r>
          <w:rPr>
            <w:rFonts w:ascii="Consolas" w:hAnsi="Consolas" w:cs="Consolas"/>
            <w:sz w:val="14"/>
            <w:szCs w:val="14"/>
          </w:rPr>
          <w:t xml:space="preserve">43      tab = dsr.tabela_comparativa()</w:t>
        </w:r>
      </w:ins>
    </w:p>
    <w:p>
      <w:pPr>
        <w:shd w:val="clear" w:color="auto" w:fill="F7F7F7"/>
        <w:spacing w:before="0" w:after="0" w:line="180" w:lineRule="exact"/>
        <w:ind w:left="0" w:firstLine="0"/>
        <w:jc w:val="left"/>
        <w:rPr>
          <w:ins w:id="888061" w:author="Claude" w:date="2026-10-07T12:00:00Z"/>
        </w:rPr>
      </w:pPr>
      <w:ins w:id="888105" w:author="Claude" w:date="2026-10-07T12:00:00Z">
        <w:r>
          <w:rPr>
            <w:rFonts w:ascii="Consolas" w:hAnsi="Consolas" w:cs="Consolas"/>
            <w:sz w:val="14"/>
            <w:szCs w:val="14"/>
          </w:rPr>
          <w:t xml:space="preserve">44      assert list(tab.columns[1:]) == list(dsr.ARTEFATOS)</w:t>
        </w:r>
      </w:ins>
    </w:p>
    <w:p>
      <w:pPr>
        <w:shd w:val="clear" w:color="auto" w:fill="F7F7F7"/>
        <w:spacing w:before="0" w:after="0" w:line="180" w:lineRule="exact"/>
        <w:ind w:left="0" w:firstLine="0"/>
        <w:jc w:val="left"/>
        <w:rPr>
          <w:ins w:id="888061" w:author="Claude" w:date="2026-10-07T12:00:00Z"/>
        </w:rPr>
      </w:pPr>
      <w:ins w:id="888106" w:author="Claude" w:date="2026-10-07T12:00:00Z">
        <w:r>
          <w:rPr>
            <w:rFonts w:ascii="Consolas" w:hAnsi="Consolas" w:cs="Consolas"/>
            <w:sz w:val="14"/>
            <w:szCs w:val="14"/>
          </w:rPr>
          <w:t xml:space="preserve">45      valores = set(tab[list(dsr.ARTEFATOS)].to_numpy().ravel())</w:t>
        </w:r>
      </w:ins>
    </w:p>
    <w:p>
      <w:pPr>
        <w:shd w:val="clear" w:color="auto" w:fill="F7F7F7"/>
        <w:spacing w:before="0" w:after="0" w:line="180" w:lineRule="exact"/>
        <w:ind w:left="0" w:firstLine="0"/>
        <w:jc w:val="left"/>
        <w:rPr>
          <w:ins w:id="888061" w:author="Claude" w:date="2026-10-07T12:00:00Z"/>
        </w:rPr>
      </w:pPr>
      <w:ins w:id="888107" w:author="Claude" w:date="2026-10-07T12:00:00Z">
        <w:r>
          <w:rPr>
            <w:rFonts w:ascii="Consolas" w:hAnsi="Consolas" w:cs="Consolas"/>
            <w:sz w:val="14"/>
            <w:szCs w:val="14"/>
          </w:rPr>
          <w:t xml:space="preserve">46      assert valores &lt;= {dsr.SIM, dsr.NAO, dsr.NI}</w:t>
        </w:r>
      </w:ins>
    </w:p>
    <w:p>
      <w:pPr>
        <w:shd w:val="clear" w:color="auto" w:fill="F7F7F7"/>
        <w:spacing w:before="0" w:after="0" w:line="180" w:lineRule="exact"/>
        <w:ind w:left="0" w:firstLine="0"/>
        <w:jc w:val="left"/>
        <w:rPr>
          <w:ins w:id="888061" w:author="Claude" w:date="2026-10-07T12:00:00Z"/>
        </w:rPr>
      </w:pPr>
      <w:ins w:id="888108" w:author="Claude" w:date="2026-10-07T12:00:00Z">
        <w:r>
          <w:rPr>
            <w:rFonts w:ascii="Consolas" w:hAnsi="Consolas" w:cs="Consolas"/>
            <w:sz w:val="14"/>
            <w:szCs w:val="14"/>
          </w:rPr>
          <w:t xml:space="preserve">47      r = dsr.combinacao_inedita()</w:t>
        </w:r>
      </w:ins>
    </w:p>
    <w:p>
      <w:pPr>
        <w:shd w:val="clear" w:color="auto" w:fill="F7F7F7"/>
        <w:spacing w:before="0" w:after="0" w:line="180" w:lineRule="exact"/>
        <w:ind w:left="0" w:firstLine="0"/>
        <w:jc w:val="left"/>
        <w:rPr>
          <w:ins w:id="888061" w:author="Claude" w:date="2026-10-07T12:00:00Z"/>
        </w:rPr>
      </w:pPr>
      <w:ins w:id="888109" w:author="Claude" w:date="2026-10-07T12:00:00Z">
        <w:r>
          <w:rPr>
            <w:rFonts w:ascii="Consolas" w:hAnsi="Consolas" w:cs="Consolas"/>
            <w:sz w:val="14"/>
            <w:szCs w:val="14"/>
          </w:rPr>
          <w:t xml:space="preserve">48      assert r["inedita"] and r["exclusivas"]</w:t>
        </w:r>
      </w:ins>
    </w:p>
    <w:p>
      <w:pPr>
        <w:shd w:val="clear" w:color="auto" w:fill="F7F7F7"/>
        <w:spacing w:before="0" w:after="0" w:line="180" w:lineRule="exact"/>
        <w:ind w:left="0" w:firstLine="0"/>
        <w:jc w:val="left"/>
        <w:rPr>
          <w:ins w:id="888061" w:author="Claude" w:date="2026-10-07T12:00:00Z"/>
        </w:rPr>
      </w:pPr>
      <w:ins w:id="888110" w:author="Claude" w:date="2026-10-07T12:00:00Z">
        <w:r>
          <w:rPr>
            <w:rFonts w:ascii="Consolas" w:hAnsi="Consolas" w:cs="Consolas"/>
            <w:sz w:val="14"/>
            <w:szCs w:val="14"/>
          </w:rPr>
          <w:t xml:space="preserve">49      assert set(dsr.EVIDENCIA_EVTEAS) == set(dsr.COMPARACAO_ARTEFATOS)</w:t>
        </w:r>
      </w:ins>
    </w:p>
    <w:p>
      <w:pPr>
        <w:shd w:val="clear" w:color="auto" w:fill="F7F7F7"/>
        <w:spacing w:before="0" w:after="0" w:line="180" w:lineRule="exact"/>
        <w:ind w:left="0" w:firstLine="0"/>
        <w:jc w:val="left"/>
        <w:rPr>
          <w:ins w:id="888061" w:author="Claude" w:date="2026-10-07T12:00:00Z"/>
        </w:rPr>
      </w:pPr>
      <w:ins w:id="888111" w:author="Claude" w:date="2026-10-07T12:00:00Z">
        <w:r>
          <w:rPr>
            <w:rFonts w:ascii="Consolas" w:hAnsi="Consolas" w:cs="Consolas"/>
            <w:sz w:val="14"/>
            <w:szCs w:val="14"/>
          </w:rPr>
          <w:t xml:space="preserve">50      for prop, ev in dsr.EVIDENCIA_EVTEAS.items():</w:t>
        </w:r>
      </w:ins>
    </w:p>
    <w:p>
      <w:pPr>
        <w:shd w:val="clear" w:color="auto" w:fill="F7F7F7"/>
        <w:spacing w:before="0" w:after="0" w:line="180" w:lineRule="exact"/>
        <w:ind w:left="0" w:firstLine="0"/>
        <w:jc w:val="left"/>
        <w:rPr>
          <w:ins w:id="888061" w:author="Claude" w:date="2026-10-07T12:00:00Z"/>
        </w:rPr>
      </w:pPr>
      <w:ins w:id="888112" w:author="Claude" w:date="2026-10-07T12:00:00Z">
        <w:r>
          <w:rPr>
            <w:rFonts w:ascii="Consolas" w:hAnsi="Consolas" w:cs="Consolas"/>
            <w:sz w:val="14"/>
            <w:szCs w:val="14"/>
          </w:rPr>
          <w:t xml:space="preserve">51          for alvo in ev.split("; "):</w:t>
        </w:r>
      </w:ins>
    </w:p>
    <w:p>
      <w:pPr>
        <w:shd w:val="clear" w:color="auto" w:fill="F7F7F7"/>
        <w:spacing w:before="0" w:after="0" w:line="180" w:lineRule="exact"/>
        <w:ind w:left="0" w:firstLine="0"/>
        <w:jc w:val="left"/>
        <w:rPr>
          <w:ins w:id="888061" w:author="Claude" w:date="2026-10-07T12:00:00Z"/>
        </w:rPr>
      </w:pPr>
      <w:ins w:id="888113" w:author="Claude" w:date="2026-10-07T12:00:00Z">
        <w:r>
          <w:rPr>
            <w:rFonts w:ascii="Consolas" w:hAnsi="Consolas" w:cs="Consolas"/>
            <w:sz w:val="14"/>
            <w:szCs w:val="14"/>
          </w:rPr>
          <w:t xml:space="preserve">52              nome = alvo.split(" ")[0]</w:t>
        </w:r>
      </w:ins>
    </w:p>
    <w:p>
      <w:pPr>
        <w:shd w:val="clear" w:color="auto" w:fill="F7F7F7"/>
        <w:spacing w:before="0" w:after="0" w:line="180" w:lineRule="exact"/>
        <w:ind w:left="0" w:firstLine="0"/>
        <w:jc w:val="left"/>
        <w:rPr>
          <w:ins w:id="888061" w:author="Claude" w:date="2026-10-07T12:00:00Z"/>
        </w:rPr>
      </w:pPr>
      <w:ins w:id="888114" w:author="Claude" w:date="2026-10-07T12:00:00Z">
        <w:r>
          <w:rPr>
            <w:rFonts w:ascii="Consolas" w:hAnsi="Consolas" w:cs="Consolas"/>
            <w:sz w:val="14"/>
            <w:szCs w:val="14"/>
          </w:rPr>
          <w:t xml:space="preserve">53              if "." in nome and not nome.startswith("pacote"):</w:t>
        </w:r>
      </w:ins>
    </w:p>
    <w:p>
      <w:pPr>
        <w:shd w:val="clear" w:color="auto" w:fill="F7F7F7"/>
        <w:spacing w:before="0" w:after="0" w:line="180" w:lineRule="exact"/>
        <w:ind w:left="0" w:firstLine="0"/>
        <w:jc w:val="left"/>
        <w:rPr>
          <w:ins w:id="888061" w:author="Claude" w:date="2026-10-07T12:00:00Z"/>
        </w:rPr>
      </w:pPr>
      <w:ins w:id="888115" w:author="Claude" w:date="2026-10-07T12:00:00Z">
        <w:r>
          <w:rPr>
            <w:rFonts w:ascii="Consolas" w:hAnsi="Consolas" w:cs="Consolas"/>
            <w:sz w:val="14"/>
            <w:szCs w:val="14"/>
          </w:rPr>
          <w:t xml:space="preserve">54                  assert dsr._objeto_existe(nome), (prop, nome)</w:t>
        </w:r>
      </w:ins>
    </w:p>
    <w:p>
      <w:pPr>
        <w:shd w:val="clear" w:color="auto" w:fill="F7F7F7"/>
        <w:spacing w:before="0" w:after="0" w:line="180" w:lineRule="exact"/>
        <w:ind w:left="0" w:firstLine="0"/>
        <w:jc w:val="left"/>
        <w:rPr>
          <w:ins w:id="888061" w:author="Claude" w:date="2026-10-07T12:00:00Z"/>
        </w:rPr>
      </w:pPr>
      <w:ins w:id="888116" w:author="Claude" w:date="2026-10-07T12:00:00Z">
        <w:r>
          <w:rPr>
            <w:rFonts w:ascii="Consolas" w:hAnsi="Consolas" w:cs="Consolas"/>
            <w:sz w:val="14"/>
            <w:szCs w:val="14"/>
          </w:rPr>
          <w:t xml:space="preserve">55  </w:t>
        </w:r>
      </w:ins>
    </w:p>
    <w:p>
      <w:pPr>
        <w:shd w:val="clear" w:color="auto" w:fill="F7F7F7"/>
        <w:spacing w:before="0" w:after="0" w:line="180" w:lineRule="exact"/>
        <w:ind w:left="0" w:firstLine="0"/>
        <w:jc w:val="left"/>
        <w:rPr>
          <w:ins w:id="888061" w:author="Claude" w:date="2026-10-07T12:00:00Z"/>
        </w:rPr>
      </w:pPr>
      <w:ins w:id="888117" w:author="Claude" w:date="2026-10-07T12:00:00Z">
        <w:r>
          <w:rPr>
            <w:rFonts w:ascii="Consolas" w:hAnsi="Consolas" w:cs="Consolas"/>
            <w:sz w:val="14"/>
            <w:szCs w:val="14"/>
          </w:rPr>
          <w:t xml:space="preserve">56  </w:t>
        </w:r>
      </w:ins>
    </w:p>
    <w:p>
      <w:pPr>
        <w:shd w:val="clear" w:color="auto" w:fill="F7F7F7"/>
        <w:spacing w:before="0" w:after="0" w:line="180" w:lineRule="exact"/>
        <w:ind w:left="0" w:firstLine="0"/>
        <w:jc w:val="left"/>
        <w:rPr>
          <w:ins w:id="888061" w:author="Claude" w:date="2026-10-07T12:00:00Z"/>
        </w:rPr>
      </w:pPr>
      <w:ins w:id="888118" w:author="Claude" w:date="2026-10-07T12:00:00Z">
        <w:r>
          <w:rPr>
            <w:rFonts w:ascii="Consolas" w:hAnsi="Consolas" w:cs="Consolas"/>
            <w:sz w:val="14"/>
            <w:szCs w:val="14"/>
          </w:rPr>
          <w:t xml:space="preserve">57  @pytest.mark.parametrize("etapa", [e for e in dsr.ETAPAS_DSR])</w:t>
        </w:r>
      </w:ins>
    </w:p>
    <w:p>
      <w:pPr>
        <w:shd w:val="clear" w:color="auto" w:fill="F7F7F7"/>
        <w:spacing w:before="0" w:after="0" w:line="180" w:lineRule="exact"/>
        <w:ind w:left="0" w:firstLine="0"/>
        <w:jc w:val="left"/>
        <w:rPr>
          <w:ins w:id="888061" w:author="Claude" w:date="2026-10-07T12:00:00Z"/>
        </w:rPr>
      </w:pPr>
      <w:ins w:id="888119" w:author="Claude" w:date="2026-10-07T12:00:00Z">
        <w:r>
          <w:rPr>
            <w:rFonts w:ascii="Consolas" w:hAnsi="Consolas" w:cs="Consolas"/>
            <w:sz w:val="14"/>
            <w:szCs w:val="14"/>
          </w:rPr>
          <w:t xml:space="preserve">58  def test_evidencias_de_codigo_existem(etapa):</w:t>
        </w:r>
      </w:ins>
    </w:p>
    <w:p>
      <w:pPr>
        <w:shd w:val="clear" w:color="auto" w:fill="F7F7F7"/>
        <w:spacing w:before="0" w:after="0" w:line="180" w:lineRule="exact"/>
        <w:ind w:left="0" w:firstLine="0"/>
        <w:jc w:val="left"/>
        <w:rPr>
          <w:ins w:id="888061" w:author="Claude" w:date="2026-10-07T12:00:00Z"/>
        </w:rPr>
      </w:pPr>
      <w:ins w:id="888120" w:author="Claude" w:date="2026-10-07T12:00:00Z">
        <w:r>
          <w:rPr>
            <w:rFonts w:ascii="Consolas" w:hAnsi="Consolas" w:cs="Consolas"/>
            <w:sz w:val="14"/>
            <w:szCs w:val="14"/>
          </w:rPr>
          <w:t xml:space="preserve">59      for ev in etapa.evidencias:</w:t>
        </w:r>
      </w:ins>
    </w:p>
    <w:p>
      <w:pPr>
        <w:shd w:val="clear" w:color="auto" w:fill="F7F7F7"/>
        <w:spacing w:before="0" w:after="0" w:line="180" w:lineRule="exact"/>
        <w:ind w:left="0" w:firstLine="0"/>
        <w:jc w:val="left"/>
        <w:rPr>
          <w:ins w:id="888061" w:author="Claude" w:date="2026-10-07T12:00:00Z"/>
        </w:rPr>
      </w:pPr>
      <w:ins w:id="888121" w:author="Claude" w:date="2026-10-07T12:00:00Z">
        <w:r>
          <w:rPr>
            <w:rFonts w:ascii="Consolas" w:hAnsi="Consolas" w:cs="Consolas"/>
            <w:sz w:val="14"/>
            <w:szCs w:val="14"/>
          </w:rPr>
          <w:t xml:space="preserve">60          if ev.startswith(("config.", "modelo.", "pipeline.", "interface.", "vv.", "relatorios.", "dsr.")):</w:t>
        </w:r>
      </w:ins>
    </w:p>
    <w:p>
      <w:pPr>
        <w:shd w:val="clear" w:color="auto" w:fill="F7F7F7"/>
        <w:spacing w:before="0" w:after="0" w:line="180" w:lineRule="exact"/>
        <w:ind w:left="0" w:firstLine="0"/>
        <w:jc w:val="left"/>
        <w:rPr>
          <w:ins w:id="888061" w:author="Claude" w:date="2026-10-07T12:00:00Z"/>
        </w:rPr>
      </w:pPr>
      <w:ins w:id="888122" w:author="Claude" w:date="2026-10-07T12:00:00Z">
        <w:r>
          <w:rPr>
            <w:rFonts w:ascii="Consolas" w:hAnsi="Consolas" w:cs="Consolas"/>
            <w:sz w:val="14"/>
            <w:szCs w:val="14"/>
          </w:rPr>
          <w:t xml:space="preserve">61              assert dsr._objeto_existe(ev), ev</w:t>
        </w:r>
      </w:ins>
    </w:p>
    <w:p>
      <w:pPr>
        <w:pStyle w:val="Ttulo2"/>
        <w:pageBreakBefore w:val="0"/>
        <w:rPr>
          <w:ins w:id="888123" w:author="Claude" w:date="2026-10-07T12:00:00Z"/>
        </w:rPr>
      </w:pPr>
      <w:bookmarkStart w:id="990081" w:name="_TocRev187ApB6"/>
      <w:ins w:id="888124" w:author="Claude" w:date="2026-10-07T12:00:00Z">
        <w:r>
          <w:rPr>
            <w:rFonts w:ascii="Times New Roman" w:hAnsi="Times New Roman"/>
            <w:b w:val="0"/>
            <w:sz w:val="28"/>
          </w:rPr>
          <w:t xml:space="preserve">B.6 tests/usuario_simulado.py — Usuário simulado para os testes do wizard</w:t>
        </w:r>
      </w:ins>
      <w:bookmarkEnd w:id="990081"/>
    </w:p>
    <w:p>
      <w:pPr>
        <w:shd w:val="clear" w:color="auto" w:fill="F7F7F7"/>
        <w:spacing w:before="0" w:after="0" w:line="180" w:lineRule="exact"/>
        <w:ind w:left="0" w:firstLine="0"/>
        <w:jc w:val="left"/>
        <w:rPr>
          <w:ins w:id="888125" w:author="Claude" w:date="2026-10-07T12:00:00Z"/>
        </w:rPr>
      </w:pPr>
      <w:ins w:id="888126" w:author="Claude" w:date="2026-10-07T12:00:00Z">
        <w:r>
          <w:rPr>
            <w:rFonts w:ascii="Consolas" w:hAnsi="Consolas" w:cs="Consolas"/>
            <w:sz w:val="14"/>
            <w:szCs w:val="14"/>
          </w:rPr>
          <w:t xml:space="preserve">  1  """Usuário simulado que responde ao wizard do EVTEAS-Py como uma pessoa digitaria.</w:t>
        </w:r>
      </w:ins>
    </w:p>
    <w:p>
      <w:pPr>
        <w:shd w:val="clear" w:color="auto" w:fill="F7F7F7"/>
        <w:spacing w:before="0" w:after="0" w:line="180" w:lineRule="exact"/>
        <w:ind w:left="0" w:firstLine="0"/>
        <w:jc w:val="left"/>
        <w:rPr>
          <w:ins w:id="888125" w:author="Claude" w:date="2026-10-07T12:00:00Z"/>
        </w:rPr>
      </w:pPr>
      <w:ins w:id="888127" w:author="Claude" w:date="2026-10-07T12:00:00Z">
        <w:r>
          <w:rPr>
            <w:rFonts w:ascii="Consolas" w:hAnsi="Consolas" w:cs="Consolas"/>
            <w:sz w:val="14"/>
            <w:szCs w:val="14"/>
          </w:rPr>
          <w:t xml:space="preserve">  2  </w:t>
        </w:r>
      </w:ins>
    </w:p>
    <w:p>
      <w:pPr>
        <w:shd w:val="clear" w:color="auto" w:fill="F7F7F7"/>
        <w:spacing w:before="0" w:after="0" w:line="180" w:lineRule="exact"/>
        <w:ind w:left="0" w:firstLine="0"/>
        <w:jc w:val="left"/>
        <w:rPr>
          <w:ins w:id="888125" w:author="Claude" w:date="2026-10-07T12:00:00Z"/>
        </w:rPr>
      </w:pPr>
      <w:ins w:id="888128" w:author="Claude" w:date="2026-10-07T12:00:00Z">
        <w:r>
          <w:rPr>
            <w:rFonts w:ascii="Consolas" w:hAnsi="Consolas" w:cs="Consolas"/>
            <w:sz w:val="14"/>
            <w:szCs w:val="14"/>
          </w:rPr>
          <w:t xml:space="preserve">  3  As respostas reproduzem o caso-base da dissertação (``criar_config_caso_base``),</w:t>
        </w:r>
      </w:ins>
    </w:p>
    <w:p>
      <w:pPr>
        <w:shd w:val="clear" w:color="auto" w:fill="F7F7F7"/>
        <w:spacing w:before="0" w:after="0" w:line="180" w:lineRule="exact"/>
        <w:ind w:left="0" w:firstLine="0"/>
        <w:jc w:val="left"/>
        <w:rPr>
          <w:ins w:id="888125" w:author="Claude" w:date="2026-10-07T12:00:00Z"/>
        </w:rPr>
      </w:pPr>
      <w:ins w:id="888129" w:author="Claude" w:date="2026-10-07T12:00:00Z">
        <w:r>
          <w:rPr>
            <w:rFonts w:ascii="Consolas" w:hAnsi="Consolas" w:cs="Consolas"/>
            <w:sz w:val="14"/>
            <w:szCs w:val="14"/>
          </w:rPr>
          <w:t xml:space="preserve">  4  de modo que a análise obtida pela entrada interativa possa ser comparada com a</w:t>
        </w:r>
      </w:ins>
    </w:p>
    <w:p>
      <w:pPr>
        <w:shd w:val="clear" w:color="auto" w:fill="F7F7F7"/>
        <w:spacing w:before="0" w:after="0" w:line="180" w:lineRule="exact"/>
        <w:ind w:left="0" w:firstLine="0"/>
        <w:jc w:val="left"/>
        <w:rPr>
          <w:ins w:id="888125" w:author="Claude" w:date="2026-10-07T12:00:00Z"/>
        </w:rPr>
      </w:pPr>
      <w:ins w:id="888130" w:author="Claude" w:date="2026-10-07T12:00:00Z">
        <w:r>
          <w:rPr>
            <w:rFonts w:ascii="Consolas" w:hAnsi="Consolas" w:cs="Consolas"/>
            <w:sz w:val="14"/>
            <w:szCs w:val="14"/>
          </w:rPr>
          <w:t xml:space="preserve">  5  configuração de referência. Usado nos testes e na verificação do notebook.</w:t>
        </w:r>
      </w:ins>
    </w:p>
    <w:p>
      <w:pPr>
        <w:shd w:val="clear" w:color="auto" w:fill="F7F7F7"/>
        <w:spacing w:before="0" w:after="0" w:line="180" w:lineRule="exact"/>
        <w:ind w:left="0" w:firstLine="0"/>
        <w:jc w:val="left"/>
        <w:rPr>
          <w:ins w:id="888125" w:author="Claude" w:date="2026-10-07T12:00:00Z"/>
        </w:rPr>
      </w:pPr>
      <w:ins w:id="888131" w:author="Claude" w:date="2026-10-07T12:00:00Z">
        <w:r>
          <w:rPr>
            <w:rFonts w:ascii="Consolas" w:hAnsi="Consolas" w:cs="Consolas"/>
            <w:sz w:val="14"/>
            <w:szCs w:val="14"/>
          </w:rPr>
          <w:t xml:space="preserve">  6  """</w:t>
        </w:r>
      </w:ins>
    </w:p>
    <w:p>
      <w:pPr>
        <w:shd w:val="clear" w:color="auto" w:fill="F7F7F7"/>
        <w:spacing w:before="0" w:after="0" w:line="180" w:lineRule="exact"/>
        <w:ind w:left="0" w:firstLine="0"/>
        <w:jc w:val="left"/>
        <w:rPr>
          <w:ins w:id="888125" w:author="Claude" w:date="2026-10-07T12:00:00Z"/>
        </w:rPr>
      </w:pPr>
      <w:ins w:id="888132" w:author="Claude" w:date="2026-10-07T12:00:00Z">
        <w:r>
          <w:rPr>
            <w:rFonts w:ascii="Consolas" w:hAnsi="Consolas" w:cs="Consolas"/>
            <w:sz w:val="14"/>
            <w:szCs w:val="14"/>
          </w:rPr>
          <w:t xml:space="preserve">  7  from __future__ import annotations</w:t>
        </w:r>
      </w:ins>
    </w:p>
    <w:p>
      <w:pPr>
        <w:shd w:val="clear" w:color="auto" w:fill="F7F7F7"/>
        <w:spacing w:before="0" w:after="0" w:line="180" w:lineRule="exact"/>
        <w:ind w:left="0" w:firstLine="0"/>
        <w:jc w:val="left"/>
        <w:rPr>
          <w:ins w:id="888125" w:author="Claude" w:date="2026-10-07T12:00:00Z"/>
        </w:rPr>
      </w:pPr>
      <w:ins w:id="888133" w:author="Claude" w:date="2026-10-07T12:00:00Z">
        <w:r>
          <w:rPr>
            <w:rFonts w:ascii="Consolas" w:hAnsi="Consolas" w:cs="Consolas"/>
            <w:sz w:val="14"/>
            <w:szCs w:val="14"/>
          </w:rPr>
          <w:t xml:space="preserve">  8  </w:t>
        </w:r>
      </w:ins>
    </w:p>
    <w:p>
      <w:pPr>
        <w:shd w:val="clear" w:color="auto" w:fill="F7F7F7"/>
        <w:spacing w:before="0" w:after="0" w:line="180" w:lineRule="exact"/>
        <w:ind w:left="0" w:firstLine="0"/>
        <w:jc w:val="left"/>
        <w:rPr>
          <w:ins w:id="888125" w:author="Claude" w:date="2026-10-07T12:00:00Z"/>
        </w:rPr>
      </w:pPr>
      <w:ins w:id="888134" w:author="Claude" w:date="2026-10-07T12:00:00Z">
        <w:r>
          <w:rPr>
            <w:rFonts w:ascii="Consolas" w:hAnsi="Consolas" w:cs="Consolas"/>
            <w:sz w:val="14"/>
            <w:szCs w:val="14"/>
          </w:rPr>
          <w:t xml:space="preserve">  9  import re</w:t>
        </w:r>
      </w:ins>
    </w:p>
    <w:p>
      <w:pPr>
        <w:shd w:val="clear" w:color="auto" w:fill="F7F7F7"/>
        <w:spacing w:before="0" w:after="0" w:line="180" w:lineRule="exact"/>
        <w:ind w:left="0" w:firstLine="0"/>
        <w:jc w:val="left"/>
        <w:rPr>
          <w:ins w:id="888125" w:author="Claude" w:date="2026-10-07T12:00:00Z"/>
        </w:rPr>
      </w:pPr>
      <w:ins w:id="888135" w:author="Claude" w:date="2026-10-07T12:00:00Z">
        <w:r>
          <w:rPr>
            <w:rFonts w:ascii="Consolas" w:hAnsi="Consolas" w:cs="Consolas"/>
            <w:sz w:val="14"/>
            <w:szCs w:val="14"/>
          </w:rPr>
          <w:t xml:space="preserve"> 10  from typing import List, Optional</w:t>
        </w:r>
      </w:ins>
    </w:p>
    <w:p>
      <w:pPr>
        <w:shd w:val="clear" w:color="auto" w:fill="F7F7F7"/>
        <w:spacing w:before="0" w:after="0" w:line="180" w:lineRule="exact"/>
        <w:ind w:left="0" w:firstLine="0"/>
        <w:jc w:val="left"/>
        <w:rPr>
          <w:ins w:id="888125" w:author="Claude" w:date="2026-10-07T12:00:00Z"/>
        </w:rPr>
      </w:pPr>
      <w:ins w:id="888136" w:author="Claude" w:date="2026-10-07T12:00:00Z">
        <w:r>
          <w:rPr>
            <w:rFonts w:ascii="Consolas" w:hAnsi="Consolas" w:cs="Consolas"/>
            <w:sz w:val="14"/>
            <w:szCs w:val="14"/>
          </w:rPr>
          <w:t xml:space="preserve"> 11  </w:t>
        </w:r>
      </w:ins>
    </w:p>
    <w:p>
      <w:pPr>
        <w:shd w:val="clear" w:color="auto" w:fill="F7F7F7"/>
        <w:spacing w:before="0" w:after="0" w:line="180" w:lineRule="exact"/>
        <w:ind w:left="0" w:firstLine="0"/>
        <w:jc w:val="left"/>
        <w:rPr>
          <w:ins w:id="888125" w:author="Claude" w:date="2026-10-07T12:00:00Z"/>
        </w:rPr>
      </w:pPr>
      <w:ins w:id="888137" w:author="Claude" w:date="2026-10-07T12:00:00Z">
        <w:r>
          <w:rPr>
            <w:rFonts w:ascii="Consolas" w:hAnsi="Consolas" w:cs="Consolas"/>
            <w:sz w:val="14"/>
            <w:szCs w:val="14"/>
          </w:rPr>
          <w:t xml:space="preserve"> 12  </w:t>
        </w:r>
      </w:ins>
    </w:p>
    <w:p>
      <w:pPr>
        <w:shd w:val="clear" w:color="auto" w:fill="F7F7F7"/>
        <w:spacing w:before="0" w:after="0" w:line="180" w:lineRule="exact"/>
        <w:ind w:left="0" w:firstLine="0"/>
        <w:jc w:val="left"/>
        <w:rPr>
          <w:ins w:id="888125" w:author="Claude" w:date="2026-10-07T12:00:00Z"/>
        </w:rPr>
      </w:pPr>
      <w:ins w:id="888138" w:author="Claude" w:date="2026-10-07T12:00:00Z">
        <w:r>
          <w:rPr>
            <w:rFonts w:ascii="Consolas" w:hAnsi="Consolas" w:cs="Consolas"/>
            <w:sz w:val="14"/>
            <w:szCs w:val="14"/>
          </w:rPr>
          <w:t xml:space="preserve"> 13  class UsuarioSimulado:</w:t>
        </w:r>
      </w:ins>
    </w:p>
    <w:p>
      <w:pPr>
        <w:shd w:val="clear" w:color="auto" w:fill="F7F7F7"/>
        <w:spacing w:before="0" w:after="0" w:line="180" w:lineRule="exact"/>
        <w:ind w:left="0" w:firstLine="0"/>
        <w:jc w:val="left"/>
        <w:rPr>
          <w:ins w:id="888125" w:author="Claude" w:date="2026-10-07T12:00:00Z"/>
        </w:rPr>
      </w:pPr>
      <w:ins w:id="888139" w:author="Claude" w:date="2026-10-07T12:00:00Z">
        <w:r>
          <w:rPr>
            <w:rFonts w:ascii="Consolas" w:hAnsi="Consolas" w:cs="Consolas"/>
            <w:sz w:val="14"/>
            <w:szCs w:val="14"/>
          </w:rPr>
          <w:t xml:space="preserve"> 14      def __init__(self, respostas: List[tuple], menu_inicial: str = "1", padrao_falha: bool = True):</w:t>
        </w:r>
      </w:ins>
    </w:p>
    <w:p>
      <w:pPr>
        <w:shd w:val="clear" w:color="auto" w:fill="F7F7F7"/>
        <w:spacing w:before="0" w:after="0" w:line="180" w:lineRule="exact"/>
        <w:ind w:left="0" w:firstLine="0"/>
        <w:jc w:val="left"/>
        <w:rPr>
          <w:ins w:id="888125" w:author="Claude" w:date="2026-10-07T12:00:00Z"/>
        </w:rPr>
      </w:pPr>
      <w:ins w:id="888140" w:author="Claude" w:date="2026-10-07T12:00:00Z">
        <w:r>
          <w:rPr>
            <w:rFonts w:ascii="Consolas" w:hAnsi="Consolas" w:cs="Consolas"/>
            <w:sz w:val="14"/>
            <w:szCs w:val="14"/>
          </w:rPr>
          <w:t xml:space="preserve"> 15          # respostas: lista ordenada de (padrão regex do prompt OU do título do menu, resposta)</w:t>
        </w:r>
      </w:ins>
    </w:p>
    <w:p>
      <w:pPr>
        <w:shd w:val="clear" w:color="auto" w:fill="F7F7F7"/>
        <w:spacing w:before="0" w:after="0" w:line="180" w:lineRule="exact"/>
        <w:ind w:left="0" w:firstLine="0"/>
        <w:jc w:val="left"/>
        <w:rPr>
          <w:ins w:id="888125" w:author="Claude" w:date="2026-10-07T12:00:00Z"/>
        </w:rPr>
      </w:pPr>
      <w:ins w:id="888141" w:author="Claude" w:date="2026-10-07T12:00:00Z">
        <w:r>
          <w:rPr>
            <w:rFonts w:ascii="Consolas" w:hAnsi="Consolas" w:cs="Consolas"/>
            <w:sz w:val="14"/>
            <w:szCs w:val="14"/>
          </w:rPr>
          <w:t xml:space="preserve"> 16          self.regras = [(re.compile(p, re.I), r) for p, r in respostas]</w:t>
        </w:r>
      </w:ins>
    </w:p>
    <w:p>
      <w:pPr>
        <w:shd w:val="clear" w:color="auto" w:fill="F7F7F7"/>
        <w:spacing w:before="0" w:after="0" w:line="180" w:lineRule="exact"/>
        <w:ind w:left="0" w:firstLine="0"/>
        <w:jc w:val="left"/>
        <w:rPr>
          <w:ins w:id="888125" w:author="Claude" w:date="2026-10-07T12:00:00Z"/>
        </w:rPr>
      </w:pPr>
      <w:ins w:id="888142" w:author="Claude" w:date="2026-10-07T12:00:00Z">
        <w:r>
          <w:rPr>
            <w:rFonts w:ascii="Consolas" w:hAnsi="Consolas" w:cs="Consolas"/>
            <w:sz w:val="14"/>
            <w:szCs w:val="14"/>
          </w:rPr>
          <w:t xml:space="preserve"> 17          self.menu_inicial = menu_inicial</w:t>
        </w:r>
      </w:ins>
    </w:p>
    <w:p>
      <w:pPr>
        <w:shd w:val="clear" w:color="auto" w:fill="F7F7F7"/>
        <w:spacing w:before="0" w:after="0" w:line="180" w:lineRule="exact"/>
        <w:ind w:left="0" w:firstLine="0"/>
        <w:jc w:val="left"/>
        <w:rPr>
          <w:ins w:id="888125" w:author="Claude" w:date="2026-10-07T12:00:00Z"/>
        </w:rPr>
      </w:pPr>
      <w:ins w:id="888143" w:author="Claude" w:date="2026-10-07T12:00:00Z">
        <w:r>
          <w:rPr>
            <w:rFonts w:ascii="Consolas" w:hAnsi="Consolas" w:cs="Consolas"/>
            <w:sz w:val="14"/>
            <w:szCs w:val="14"/>
          </w:rPr>
          <w:t xml:space="preserve"> 18          self.ultimas_saidas: List[str] = []</w:t>
        </w:r>
      </w:ins>
    </w:p>
    <w:p>
      <w:pPr>
        <w:shd w:val="clear" w:color="auto" w:fill="F7F7F7"/>
        <w:spacing w:before="0" w:after="0" w:line="180" w:lineRule="exact"/>
        <w:ind w:left="0" w:firstLine="0"/>
        <w:jc w:val="left"/>
        <w:rPr>
          <w:ins w:id="888125" w:author="Claude" w:date="2026-10-07T12:00:00Z"/>
        </w:rPr>
      </w:pPr>
      <w:ins w:id="888144" w:author="Claude" w:date="2026-10-07T12:00:00Z">
        <w:r>
          <w:rPr>
            <w:rFonts w:ascii="Consolas" w:hAnsi="Consolas" w:cs="Consolas"/>
            <w:sz w:val="14"/>
            <w:szCs w:val="14"/>
          </w:rPr>
          <w:t xml:space="preserve"> 19          self.transcricao: List[str] = []</w:t>
        </w:r>
      </w:ins>
    </w:p>
    <w:p>
      <w:pPr>
        <w:shd w:val="clear" w:color="auto" w:fill="F7F7F7"/>
        <w:spacing w:before="0" w:after="0" w:line="180" w:lineRule="exact"/>
        <w:ind w:left="0" w:firstLine="0"/>
        <w:jc w:val="left"/>
        <w:rPr>
          <w:ins w:id="888125" w:author="Claude" w:date="2026-10-07T12:00:00Z"/>
        </w:rPr>
      </w:pPr>
      <w:ins w:id="888145" w:author="Claude" w:date="2026-10-07T12:00:00Z">
        <w:r>
          <w:rPr>
            <w:rFonts w:ascii="Consolas" w:hAnsi="Consolas" w:cs="Consolas"/>
            <w:sz w:val="14"/>
            <w:szCs w:val="14"/>
          </w:rPr>
          <w:t xml:space="preserve"> 20          self.padrao_falha = padrao_falha</w:t>
        </w:r>
      </w:ins>
    </w:p>
    <w:p>
      <w:pPr>
        <w:shd w:val="clear" w:color="auto" w:fill="F7F7F7"/>
        <w:spacing w:before="0" w:after="0" w:line="180" w:lineRule="exact"/>
        <w:ind w:left="0" w:firstLine="0"/>
        <w:jc w:val="left"/>
        <w:rPr>
          <w:ins w:id="888125" w:author="Claude" w:date="2026-10-07T12:00:00Z"/>
        </w:rPr>
      </w:pPr>
      <w:ins w:id="888146" w:author="Claude" w:date="2026-10-07T12:00:00Z">
        <w:r>
          <w:rPr>
            <w:rFonts w:ascii="Consolas" w:hAnsi="Consolas" w:cs="Consolas"/>
            <w:sz w:val="14"/>
            <w:szCs w:val="14"/>
          </w:rPr>
          <w:t xml:space="preserve"> 21          self.usadas = set()</w:t>
        </w:r>
      </w:ins>
    </w:p>
    <w:p>
      <w:pPr>
        <w:shd w:val="clear" w:color="auto" w:fill="F7F7F7"/>
        <w:spacing w:before="0" w:after="0" w:line="180" w:lineRule="exact"/>
        <w:ind w:left="0" w:firstLine="0"/>
        <w:jc w:val="left"/>
        <w:rPr>
          <w:ins w:id="888125" w:author="Claude" w:date="2026-10-07T12:00:00Z"/>
        </w:rPr>
      </w:pPr>
      <w:ins w:id="888147" w:author="Claude" w:date="2026-10-07T12:00:00Z">
        <w:r>
          <w:rPr>
            <w:rFonts w:ascii="Consolas" w:hAnsi="Consolas" w:cs="Consolas"/>
            <w:sz w:val="14"/>
            <w:szCs w:val="14"/>
          </w:rPr>
          <w:t xml:space="preserve"> 22  </w:t>
        </w:r>
      </w:ins>
    </w:p>
    <w:p>
      <w:pPr>
        <w:shd w:val="clear" w:color="auto" w:fill="F7F7F7"/>
        <w:spacing w:before="0" w:after="0" w:line="180" w:lineRule="exact"/>
        <w:ind w:left="0" w:firstLine="0"/>
        <w:jc w:val="left"/>
        <w:rPr>
          <w:ins w:id="888125" w:author="Claude" w:date="2026-10-07T12:00:00Z"/>
        </w:rPr>
      </w:pPr>
      <w:ins w:id="888148" w:author="Claude" w:date="2026-10-07T12:00:00Z">
        <w:r>
          <w:rPr>
            <w:rFonts w:ascii="Consolas" w:hAnsi="Consolas" w:cs="Consolas"/>
            <w:sz w:val="14"/>
            <w:szCs w:val="14"/>
          </w:rPr>
          <w:t xml:space="preserve"> 23      def saida(self, *args, **kwargs):</w:t>
        </w:r>
      </w:ins>
    </w:p>
    <w:p>
      <w:pPr>
        <w:shd w:val="clear" w:color="auto" w:fill="F7F7F7"/>
        <w:spacing w:before="0" w:after="0" w:line="180" w:lineRule="exact"/>
        <w:ind w:left="0" w:firstLine="0"/>
        <w:jc w:val="left"/>
        <w:rPr>
          <w:ins w:id="888125" w:author="Claude" w:date="2026-10-07T12:00:00Z"/>
        </w:rPr>
      </w:pPr>
      <w:ins w:id="888149" w:author="Claude" w:date="2026-10-07T12:00:00Z">
        <w:r>
          <w:rPr>
            <w:rFonts w:ascii="Consolas" w:hAnsi="Consolas" w:cs="Consolas"/>
            <w:sz w:val="14"/>
            <w:szCs w:val="14"/>
          </w:rPr>
          <w:t xml:space="preserve"> 24          txt = " ".join(str(a) for a in args)</w:t>
        </w:r>
      </w:ins>
    </w:p>
    <w:p>
      <w:pPr>
        <w:shd w:val="clear" w:color="auto" w:fill="F7F7F7"/>
        <w:spacing w:before="0" w:after="0" w:line="180" w:lineRule="exact"/>
        <w:ind w:left="0" w:firstLine="0"/>
        <w:jc w:val="left"/>
        <w:rPr>
          <w:ins w:id="888125" w:author="Claude" w:date="2026-10-07T12:00:00Z"/>
        </w:rPr>
      </w:pPr>
      <w:ins w:id="888150" w:author="Claude" w:date="2026-10-07T12:00:00Z">
        <w:r>
          <w:rPr>
            <w:rFonts w:ascii="Consolas" w:hAnsi="Consolas" w:cs="Consolas"/>
            <w:sz w:val="14"/>
            <w:szCs w:val="14"/>
          </w:rPr>
          <w:t xml:space="preserve"> 25          self.transcricao.append(txt)</w:t>
        </w:r>
      </w:ins>
    </w:p>
    <w:p>
      <w:pPr>
        <w:shd w:val="clear" w:color="auto" w:fill="F7F7F7"/>
        <w:spacing w:before="0" w:after="0" w:line="180" w:lineRule="exact"/>
        <w:ind w:left="0" w:firstLine="0"/>
        <w:jc w:val="left"/>
        <w:rPr>
          <w:ins w:id="888125" w:author="Claude" w:date="2026-10-07T12:00:00Z"/>
        </w:rPr>
      </w:pPr>
      <w:ins w:id="888151" w:author="Claude" w:date="2026-10-07T12:00:00Z">
        <w:r>
          <w:rPr>
            <w:rFonts w:ascii="Consolas" w:hAnsi="Consolas" w:cs="Consolas"/>
            <w:sz w:val="14"/>
            <w:szCs w:val="14"/>
          </w:rPr>
          <w:t xml:space="preserve"> 26          self.ultimas_saidas.append(txt)</w:t>
        </w:r>
      </w:ins>
    </w:p>
    <w:p>
      <w:pPr>
        <w:shd w:val="clear" w:color="auto" w:fill="F7F7F7"/>
        <w:spacing w:before="0" w:after="0" w:line="180" w:lineRule="exact"/>
        <w:ind w:left="0" w:firstLine="0"/>
        <w:jc w:val="left"/>
        <w:rPr>
          <w:ins w:id="888125" w:author="Claude" w:date="2026-10-07T12:00:00Z"/>
        </w:rPr>
      </w:pPr>
      <w:ins w:id="888152" w:author="Claude" w:date="2026-10-07T12:00:00Z">
        <w:r>
          <w:rPr>
            <w:rFonts w:ascii="Consolas" w:hAnsi="Consolas" w:cs="Consolas"/>
            <w:sz w:val="14"/>
            <w:szCs w:val="14"/>
          </w:rPr>
          <w:t xml:space="preserve"> 27          self.ultimas_saidas = self.ultimas_saidas[-30:]</w:t>
        </w:r>
      </w:ins>
    </w:p>
    <w:p>
      <w:pPr>
        <w:shd w:val="clear" w:color="auto" w:fill="F7F7F7"/>
        <w:spacing w:before="0" w:after="0" w:line="180" w:lineRule="exact"/>
        <w:ind w:left="0" w:firstLine="0"/>
        <w:jc w:val="left"/>
        <w:rPr>
          <w:ins w:id="888125" w:author="Claude" w:date="2026-10-07T12:00:00Z"/>
        </w:rPr>
      </w:pPr>
      <w:ins w:id="888153" w:author="Claude" w:date="2026-10-07T12:00:00Z">
        <w:r>
          <w:rPr>
            <w:rFonts w:ascii="Consolas" w:hAnsi="Consolas" w:cs="Consolas"/>
            <w:sz w:val="14"/>
            <w:szCs w:val="14"/>
          </w:rPr>
          <w:t xml:space="preserve"> 28  </w:t>
        </w:r>
      </w:ins>
    </w:p>
    <w:p>
      <w:pPr>
        <w:shd w:val="clear" w:color="auto" w:fill="F7F7F7"/>
        <w:spacing w:before="0" w:after="0" w:line="180" w:lineRule="exact"/>
        <w:ind w:left="0" w:firstLine="0"/>
        <w:jc w:val="left"/>
        <w:rPr>
          <w:ins w:id="888125" w:author="Claude" w:date="2026-10-07T12:00:00Z"/>
        </w:rPr>
      </w:pPr>
      <w:ins w:id="888154" w:author="Claude" w:date="2026-10-07T12:00:00Z">
        <w:r>
          <w:rPr>
            <w:rFonts w:ascii="Consolas" w:hAnsi="Consolas" w:cs="Consolas"/>
            <w:sz w:val="14"/>
            <w:szCs w:val="14"/>
          </w:rPr>
          <w:t xml:space="preserve"> 29      def _titulo_menu(self) -&gt; Optional[str]:</w:t>
        </w:r>
      </w:ins>
    </w:p>
    <w:p>
      <w:pPr>
        <w:shd w:val="clear" w:color="auto" w:fill="F7F7F7"/>
        <w:spacing w:before="0" w:after="0" w:line="180" w:lineRule="exact"/>
        <w:ind w:left="0" w:firstLine="0"/>
        <w:jc w:val="left"/>
        <w:rPr>
          <w:ins w:id="888125" w:author="Claude" w:date="2026-10-07T12:00:00Z"/>
        </w:rPr>
      </w:pPr>
      <w:ins w:id="888155" w:author="Claude" w:date="2026-10-07T12:00:00Z">
        <w:r>
          <w:rPr>
            <w:rFonts w:ascii="Consolas" w:hAnsi="Consolas" w:cs="Consolas"/>
            <w:sz w:val="14"/>
            <w:szCs w:val="14"/>
          </w:rPr>
          <w:t xml:space="preserve"> 30          for linha in reversed(self.ultimas_saidas):</w:t>
        </w:r>
      </w:ins>
    </w:p>
    <w:p>
      <w:pPr>
        <w:shd w:val="clear" w:color="auto" w:fill="F7F7F7"/>
        <w:spacing w:before="0" w:after="0" w:line="180" w:lineRule="exact"/>
        <w:ind w:left="0" w:firstLine="0"/>
        <w:jc w:val="left"/>
        <w:rPr>
          <w:ins w:id="888125" w:author="Claude" w:date="2026-10-07T12:00:00Z"/>
        </w:rPr>
      </w:pPr>
      <w:ins w:id="888156" w:author="Claude" w:date="2026-10-07T12:00:00Z">
        <w:r>
          <w:rPr>
            <w:rFonts w:ascii="Consolas" w:hAnsi="Consolas" w:cs="Consolas"/>
            <w:sz w:val="14"/>
            <w:szCs w:val="14"/>
          </w:rPr>
          <w:t xml:space="preserve"> 31              if not re.match(r"\s+\d+\. ", linha):</w:t>
        </w:r>
      </w:ins>
    </w:p>
    <w:p>
      <w:pPr>
        <w:shd w:val="clear" w:color="auto" w:fill="F7F7F7"/>
        <w:spacing w:before="0" w:after="0" w:line="180" w:lineRule="exact"/>
        <w:ind w:left="0" w:firstLine="0"/>
        <w:jc w:val="left"/>
        <w:rPr>
          <w:ins w:id="888125" w:author="Claude" w:date="2026-10-07T12:00:00Z"/>
        </w:rPr>
      </w:pPr>
      <w:ins w:id="888157" w:author="Claude" w:date="2026-10-07T12:00:00Z">
        <w:r>
          <w:rPr>
            <w:rFonts w:ascii="Consolas" w:hAnsi="Consolas" w:cs="Consolas"/>
            <w:sz w:val="14"/>
            <w:szCs w:val="14"/>
          </w:rPr>
          <w:t xml:space="preserve"> 32                  return linha</w:t>
        </w:r>
      </w:ins>
    </w:p>
    <w:p>
      <w:pPr>
        <w:shd w:val="clear" w:color="auto" w:fill="F7F7F7"/>
        <w:spacing w:before="0" w:after="0" w:line="180" w:lineRule="exact"/>
        <w:ind w:left="0" w:firstLine="0"/>
        <w:jc w:val="left"/>
        <w:rPr>
          <w:ins w:id="888125" w:author="Claude" w:date="2026-10-07T12:00:00Z"/>
        </w:rPr>
      </w:pPr>
      <w:ins w:id="888158" w:author="Claude" w:date="2026-10-07T12:00:00Z">
        <w:r>
          <w:rPr>
            <w:rFonts w:ascii="Consolas" w:hAnsi="Consolas" w:cs="Consolas"/>
            <w:sz w:val="14"/>
            <w:szCs w:val="14"/>
          </w:rPr>
          <w:t xml:space="preserve"> 33          return None</w:t>
        </w:r>
      </w:ins>
    </w:p>
    <w:p>
      <w:pPr>
        <w:shd w:val="clear" w:color="auto" w:fill="F7F7F7"/>
        <w:spacing w:before="0" w:after="0" w:line="180" w:lineRule="exact"/>
        <w:ind w:left="0" w:firstLine="0"/>
        <w:jc w:val="left"/>
        <w:rPr>
          <w:ins w:id="888125" w:author="Claude" w:date="2026-10-07T12:00:00Z"/>
        </w:rPr>
      </w:pPr>
      <w:ins w:id="888159" w:author="Claude" w:date="2026-10-07T12:00:00Z">
        <w:r>
          <w:rPr>
            <w:rFonts w:ascii="Consolas" w:hAnsi="Consolas" w:cs="Consolas"/>
            <w:sz w:val="14"/>
            <w:szCs w:val="14"/>
          </w:rPr>
          <w:t xml:space="preserve"> 34  </w:t>
        </w:r>
      </w:ins>
    </w:p>
    <w:p>
      <w:pPr>
        <w:shd w:val="clear" w:color="auto" w:fill="F7F7F7"/>
        <w:spacing w:before="0" w:after="0" w:line="180" w:lineRule="exact"/>
        <w:ind w:left="0" w:firstLine="0"/>
        <w:jc w:val="left"/>
        <w:rPr>
          <w:ins w:id="888125" w:author="Claude" w:date="2026-10-07T12:00:00Z"/>
        </w:rPr>
      </w:pPr>
      <w:ins w:id="888160" w:author="Claude" w:date="2026-10-07T12:00:00Z">
        <w:r>
          <w:rPr>
            <w:rFonts w:ascii="Consolas" w:hAnsi="Consolas" w:cs="Consolas"/>
            <w:sz w:val="14"/>
            <w:szCs w:val="14"/>
          </w:rPr>
          <w:t xml:space="preserve"> 35      LIMITE_PERGUNTAS = 3000</w:t>
        </w:r>
      </w:ins>
    </w:p>
    <w:p>
      <w:pPr>
        <w:shd w:val="clear" w:color="auto" w:fill="F7F7F7"/>
        <w:spacing w:before="0" w:after="0" w:line="180" w:lineRule="exact"/>
        <w:ind w:left="0" w:firstLine="0"/>
        <w:jc w:val="left"/>
        <w:rPr>
          <w:ins w:id="888125" w:author="Claude" w:date="2026-10-07T12:00:00Z"/>
        </w:rPr>
      </w:pPr>
      <w:ins w:id="888161" w:author="Claude" w:date="2026-10-07T12:00:00Z">
        <w:r>
          <w:rPr>
            <w:rFonts w:ascii="Consolas" w:hAnsi="Consolas" w:cs="Consolas"/>
            <w:sz w:val="14"/>
            <w:szCs w:val="14"/>
          </w:rPr>
          <w:t xml:space="preserve"> 36  </w:t>
        </w:r>
      </w:ins>
    </w:p>
    <w:p>
      <w:pPr>
        <w:shd w:val="clear" w:color="auto" w:fill="F7F7F7"/>
        <w:spacing w:before="0" w:after="0" w:line="180" w:lineRule="exact"/>
        <w:ind w:left="0" w:firstLine="0"/>
        <w:jc w:val="left"/>
        <w:rPr>
          <w:ins w:id="888125" w:author="Claude" w:date="2026-10-07T12:00:00Z"/>
        </w:rPr>
      </w:pPr>
      <w:ins w:id="888162" w:author="Claude" w:date="2026-10-07T12:00:00Z">
        <w:r>
          <w:rPr>
            <w:rFonts w:ascii="Consolas" w:hAnsi="Consolas" w:cs="Consolas"/>
            <w:sz w:val="14"/>
            <w:szCs w:val="14"/>
          </w:rPr>
          <w:t xml:space="preserve"> 37      def entrada(self, prompt: str) -&gt; str:</w:t>
        </w:r>
      </w:ins>
    </w:p>
    <w:p>
      <w:pPr>
        <w:shd w:val="clear" w:color="auto" w:fill="F7F7F7"/>
        <w:spacing w:before="0" w:after="0" w:line="180" w:lineRule="exact"/>
        <w:ind w:left="0" w:firstLine="0"/>
        <w:jc w:val="left"/>
        <w:rPr>
          <w:ins w:id="888125" w:author="Claude" w:date="2026-10-07T12:00:00Z"/>
        </w:rPr>
      </w:pPr>
      <w:ins w:id="888163" w:author="Claude" w:date="2026-10-07T12:00:00Z">
        <w:r>
          <w:rPr>
            <w:rFonts w:ascii="Consolas" w:hAnsi="Consolas" w:cs="Consolas"/>
            <w:sz w:val="14"/>
            <w:szCs w:val="14"/>
          </w:rPr>
          <w:t xml:space="preserve"> 38          if sum(1 for t in self.transcricao if not t.startswith("&gt;&gt;")) &gt; self.LIMITE_PERGUNTAS:</w:t>
        </w:r>
      </w:ins>
    </w:p>
    <w:p>
      <w:pPr>
        <w:shd w:val="clear" w:color="auto" w:fill="F7F7F7"/>
        <w:spacing w:before="0" w:after="0" w:line="180" w:lineRule="exact"/>
        <w:ind w:left="0" w:firstLine="0"/>
        <w:jc w:val="left"/>
        <w:rPr>
          <w:ins w:id="888125" w:author="Claude" w:date="2026-10-07T12:00:00Z"/>
        </w:rPr>
      </w:pPr>
      <w:ins w:id="888164" w:author="Claude" w:date="2026-10-07T12:00:00Z">
        <w:r>
          <w:rPr>
            <w:rFonts w:ascii="Consolas" w:hAnsi="Consolas" w:cs="Consolas"/>
            <w:sz w:val="14"/>
            <w:szCs w:val="14"/>
          </w:rPr>
          <w:t xml:space="preserve"> 39              raise AssertionError("Laço de perguntas sem fim (resposta recusada repetidamente?): " + repr(prompt))</w:t>
        </w:r>
      </w:ins>
    </w:p>
    <w:p>
      <w:pPr>
        <w:shd w:val="clear" w:color="auto" w:fill="F7F7F7"/>
        <w:spacing w:before="0" w:after="0" w:line="180" w:lineRule="exact"/>
        <w:ind w:left="0" w:firstLine="0"/>
        <w:jc w:val="left"/>
        <w:rPr>
          <w:ins w:id="888125" w:author="Claude" w:date="2026-10-07T12:00:00Z"/>
        </w:rPr>
      </w:pPr>
      <w:ins w:id="888165" w:author="Claude" w:date="2026-10-07T12:00:00Z">
        <w:r>
          <w:rPr>
            <w:rFonts w:ascii="Consolas" w:hAnsi="Consolas" w:cs="Consolas"/>
            <w:sz w:val="14"/>
            <w:szCs w:val="14"/>
          </w:rPr>
          <w:t xml:space="preserve"> 40          self.transcricao.append(prompt)</w:t>
        </w:r>
      </w:ins>
    </w:p>
    <w:p>
      <w:pPr>
        <w:shd w:val="clear" w:color="auto" w:fill="F7F7F7"/>
        <w:spacing w:before="0" w:after="0" w:line="180" w:lineRule="exact"/>
        <w:ind w:left="0" w:firstLine="0"/>
        <w:jc w:val="left"/>
        <w:rPr>
          <w:ins w:id="888125" w:author="Claude" w:date="2026-10-07T12:00:00Z"/>
        </w:rPr>
      </w:pPr>
      <w:ins w:id="888166" w:author="Claude" w:date="2026-10-07T12:00:00Z">
        <w:r>
          <w:rPr>
            <w:rFonts w:ascii="Consolas" w:hAnsi="Consolas" w:cs="Consolas"/>
            <w:sz w:val="14"/>
            <w:szCs w:val="14"/>
          </w:rPr>
          <w:t xml:space="preserve"> 41          alvo = prompt</w:t>
        </w:r>
      </w:ins>
    </w:p>
    <w:p>
      <w:pPr>
        <w:shd w:val="clear" w:color="auto" w:fill="F7F7F7"/>
        <w:spacing w:before="0" w:after="0" w:line="180" w:lineRule="exact"/>
        <w:ind w:left="0" w:firstLine="0"/>
        <w:jc w:val="left"/>
        <w:rPr>
          <w:ins w:id="888125" w:author="Claude" w:date="2026-10-07T12:00:00Z"/>
        </w:rPr>
      </w:pPr>
      <w:ins w:id="888167" w:author="Claude" w:date="2026-10-07T12:00:00Z">
        <w:r>
          <w:rPr>
            <w:rFonts w:ascii="Consolas" w:hAnsi="Consolas" w:cs="Consolas"/>
            <w:sz w:val="14"/>
            <w:szCs w:val="14"/>
          </w:rPr>
          <w:t xml:space="preserve"> 42          if prompt.startswith("Opção ("):</w:t>
        </w:r>
      </w:ins>
    </w:p>
    <w:p>
      <w:pPr>
        <w:shd w:val="clear" w:color="auto" w:fill="F7F7F7"/>
        <w:spacing w:before="0" w:after="0" w:line="180" w:lineRule="exact"/>
        <w:ind w:left="0" w:firstLine="0"/>
        <w:jc w:val="left"/>
        <w:rPr>
          <w:ins w:id="888125" w:author="Claude" w:date="2026-10-07T12:00:00Z"/>
        </w:rPr>
      </w:pPr>
      <w:ins w:id="888168" w:author="Claude" w:date="2026-10-07T12:00:00Z">
        <w:r>
          <w:rPr>
            <w:rFonts w:ascii="Consolas" w:hAnsi="Consolas" w:cs="Consolas"/>
            <w:sz w:val="14"/>
            <w:szCs w:val="14"/>
          </w:rPr>
          <w:t xml:space="preserve"> 43              alvo = (self._titulo_menu() or "") + " || " + prompt</w:t>
        </w:r>
      </w:ins>
    </w:p>
    <w:p>
      <w:pPr>
        <w:shd w:val="clear" w:color="auto" w:fill="F7F7F7"/>
        <w:spacing w:before="0" w:after="0" w:line="180" w:lineRule="exact"/>
        <w:ind w:left="0" w:firstLine="0"/>
        <w:jc w:val="left"/>
        <w:rPr>
          <w:ins w:id="888125" w:author="Claude" w:date="2026-10-07T12:00:00Z"/>
        </w:rPr>
      </w:pPr>
      <w:ins w:id="888169" w:author="Claude" w:date="2026-10-07T12:00:00Z">
        <w:r>
          <w:rPr>
            <w:rFonts w:ascii="Consolas" w:hAnsi="Consolas" w:cs="Consolas"/>
            <w:sz w:val="14"/>
            <w:szCs w:val="14"/>
          </w:rPr>
          <w:t xml:space="preserve"> 44          for i, (padrao, resposta) in enumerate(self.regras):</w:t>
        </w:r>
      </w:ins>
    </w:p>
    <w:p>
      <w:pPr>
        <w:shd w:val="clear" w:color="auto" w:fill="F7F7F7"/>
        <w:spacing w:before="0" w:after="0" w:line="180" w:lineRule="exact"/>
        <w:ind w:left="0" w:firstLine="0"/>
        <w:jc w:val="left"/>
        <w:rPr>
          <w:ins w:id="888125" w:author="Claude" w:date="2026-10-07T12:00:00Z"/>
        </w:rPr>
      </w:pPr>
      <w:ins w:id="888170" w:author="Claude" w:date="2026-10-07T12:00:00Z">
        <w:r>
          <w:rPr>
            <w:rFonts w:ascii="Consolas" w:hAnsi="Consolas" w:cs="Consolas"/>
            <w:sz w:val="14"/>
            <w:szCs w:val="14"/>
          </w:rPr>
          <w:t xml:space="preserve"> 45              if padrao.search(alvo):</w:t>
        </w:r>
      </w:ins>
    </w:p>
    <w:p>
      <w:pPr>
        <w:shd w:val="clear" w:color="auto" w:fill="F7F7F7"/>
        <w:spacing w:before="0" w:after="0" w:line="180" w:lineRule="exact"/>
        <w:ind w:left="0" w:firstLine="0"/>
        <w:jc w:val="left"/>
        <w:rPr>
          <w:ins w:id="888125" w:author="Claude" w:date="2026-10-07T12:00:00Z"/>
        </w:rPr>
      </w:pPr>
      <w:ins w:id="888171" w:author="Claude" w:date="2026-10-07T12:00:00Z">
        <w:r>
          <w:rPr>
            <w:rFonts w:ascii="Consolas" w:hAnsi="Consolas" w:cs="Consolas"/>
            <w:sz w:val="14"/>
            <w:szCs w:val="14"/>
          </w:rPr>
          <w:t xml:space="preserve"> 46                  self.usadas.add(i)</w:t>
        </w:r>
      </w:ins>
    </w:p>
    <w:p>
      <w:pPr>
        <w:shd w:val="clear" w:color="auto" w:fill="F7F7F7"/>
        <w:spacing w:before="0" w:after="0" w:line="180" w:lineRule="exact"/>
        <w:ind w:left="0" w:firstLine="0"/>
        <w:jc w:val="left"/>
        <w:rPr>
          <w:ins w:id="888125" w:author="Claude" w:date="2026-10-07T12:00:00Z"/>
        </w:rPr>
      </w:pPr>
      <w:ins w:id="888172" w:author="Claude" w:date="2026-10-07T12:00:00Z">
        <w:r>
          <w:rPr>
            <w:rFonts w:ascii="Consolas" w:hAnsi="Consolas" w:cs="Consolas"/>
            <w:sz w:val="14"/>
            <w:szCs w:val="14"/>
          </w:rPr>
          <w:t xml:space="preserve"> 47                  self.ultimas_saidas = []</w:t>
        </w:r>
      </w:ins>
    </w:p>
    <w:p>
      <w:pPr>
        <w:shd w:val="clear" w:color="auto" w:fill="F7F7F7"/>
        <w:spacing w:before="0" w:after="0" w:line="180" w:lineRule="exact"/>
        <w:ind w:left="0" w:firstLine="0"/>
        <w:jc w:val="left"/>
        <w:rPr>
          <w:ins w:id="888125" w:author="Claude" w:date="2026-10-07T12:00:00Z"/>
        </w:rPr>
      </w:pPr>
      <w:ins w:id="888173" w:author="Claude" w:date="2026-10-07T12:00:00Z">
        <w:r>
          <w:rPr>
            <w:rFonts w:ascii="Consolas" w:hAnsi="Consolas" w:cs="Consolas"/>
            <w:sz w:val="14"/>
            <w:szCs w:val="14"/>
          </w:rPr>
          <w:t xml:space="preserve"> 48                  self.transcricao.append(f"&gt;&gt; {resposta}")</w:t>
        </w:r>
      </w:ins>
    </w:p>
    <w:p>
      <w:pPr>
        <w:shd w:val="clear" w:color="auto" w:fill="F7F7F7"/>
        <w:spacing w:before="0" w:after="0" w:line="180" w:lineRule="exact"/>
        <w:ind w:left="0" w:firstLine="0"/>
        <w:jc w:val="left"/>
        <w:rPr>
          <w:ins w:id="888125" w:author="Claude" w:date="2026-10-07T12:00:00Z"/>
        </w:rPr>
      </w:pPr>
      <w:ins w:id="888174" w:author="Claude" w:date="2026-10-07T12:00:00Z">
        <w:r>
          <w:rPr>
            <w:rFonts w:ascii="Consolas" w:hAnsi="Consolas" w:cs="Consolas"/>
            <w:sz w:val="14"/>
            <w:szCs w:val="14"/>
          </w:rPr>
          <w:t xml:space="preserve"> 49                  return resposta</w:t>
        </w:r>
      </w:ins>
    </w:p>
    <w:p>
      <w:pPr>
        <w:shd w:val="clear" w:color="auto" w:fill="F7F7F7"/>
        <w:spacing w:before="0" w:after="0" w:line="180" w:lineRule="exact"/>
        <w:ind w:left="0" w:firstLine="0"/>
        <w:jc w:val="left"/>
        <w:rPr>
          <w:ins w:id="888125" w:author="Claude" w:date="2026-10-07T12:00:00Z"/>
        </w:rPr>
      </w:pPr>
      <w:ins w:id="888175" w:author="Claude" w:date="2026-10-07T12:00:00Z">
        <w:r>
          <w:rPr>
            <w:rFonts w:ascii="Consolas" w:hAnsi="Consolas" w:cs="Consolas"/>
            <w:sz w:val="14"/>
            <w:szCs w:val="14"/>
          </w:rPr>
          <w:t xml:space="preserve"> 50          if self.padrao_falha:</w:t>
        </w:r>
      </w:ins>
    </w:p>
    <w:p>
      <w:pPr>
        <w:shd w:val="clear" w:color="auto" w:fill="F7F7F7"/>
        <w:spacing w:before="0" w:after="0" w:line="180" w:lineRule="exact"/>
        <w:ind w:left="0" w:firstLine="0"/>
        <w:jc w:val="left"/>
        <w:rPr>
          <w:ins w:id="888125" w:author="Claude" w:date="2026-10-07T12:00:00Z"/>
        </w:rPr>
      </w:pPr>
      <w:ins w:id="888176" w:author="Claude" w:date="2026-10-07T12:00:00Z">
        <w:r>
          <w:rPr>
            <w:rFonts w:ascii="Consolas" w:hAnsi="Consolas" w:cs="Consolas"/>
            <w:sz w:val="14"/>
            <w:szCs w:val="14"/>
          </w:rPr>
          <w:t xml:space="preserve"> 51              raise AssertionError(f"Pergunta sem resposta definida: {alvo!r}")</w:t>
        </w:r>
      </w:ins>
    </w:p>
    <w:p>
      <w:pPr>
        <w:shd w:val="clear" w:color="auto" w:fill="F7F7F7"/>
        <w:spacing w:before="0" w:after="0" w:line="180" w:lineRule="exact"/>
        <w:ind w:left="0" w:firstLine="0"/>
        <w:jc w:val="left"/>
        <w:rPr>
          <w:ins w:id="888125" w:author="Claude" w:date="2026-10-07T12:00:00Z"/>
        </w:rPr>
      </w:pPr>
      <w:ins w:id="888177" w:author="Claude" w:date="2026-10-07T12:00:00Z">
        <w:r>
          <w:rPr>
            <w:rFonts w:ascii="Consolas" w:hAnsi="Consolas" w:cs="Consolas"/>
            <w:sz w:val="14"/>
            <w:szCs w:val="14"/>
          </w:rPr>
          <w:t xml:space="preserve"> 52          return ""</w:t>
        </w:r>
      </w:ins>
    </w:p>
    <w:p>
      <w:pPr>
        <w:shd w:val="clear" w:color="auto" w:fill="F7F7F7"/>
        <w:spacing w:before="0" w:after="0" w:line="180" w:lineRule="exact"/>
        <w:ind w:left="0" w:firstLine="0"/>
        <w:jc w:val="left"/>
        <w:rPr>
          <w:ins w:id="888125" w:author="Claude" w:date="2026-10-07T12:00:00Z"/>
        </w:rPr>
      </w:pPr>
      <w:ins w:id="888178" w:author="Claude" w:date="2026-10-07T12:00:00Z">
        <w:r>
          <w:rPr>
            <w:rFonts w:ascii="Consolas" w:hAnsi="Consolas" w:cs="Consolas"/>
            <w:sz w:val="14"/>
            <w:szCs w:val="14"/>
          </w:rPr>
          <w:t xml:space="preserve"> 53  </w:t>
        </w:r>
      </w:ins>
    </w:p>
    <w:p>
      <w:pPr>
        <w:shd w:val="clear" w:color="auto" w:fill="F7F7F7"/>
        <w:spacing w:before="0" w:after="0" w:line="180" w:lineRule="exact"/>
        <w:ind w:left="0" w:firstLine="0"/>
        <w:jc w:val="left"/>
        <w:rPr>
          <w:ins w:id="888125" w:author="Claude" w:date="2026-10-07T12:00:00Z"/>
        </w:rPr>
      </w:pPr>
      <w:ins w:id="888179" w:author="Claude" w:date="2026-10-07T12:00:00Z">
        <w:r>
          <w:rPr>
            <w:rFonts w:ascii="Consolas" w:hAnsi="Consolas" w:cs="Consolas"/>
            <w:sz w:val="14"/>
            <w:szCs w:val="14"/>
          </w:rPr>
          <w:t xml:space="preserve"> 54  </w:t>
        </w:r>
      </w:ins>
    </w:p>
    <w:p>
      <w:pPr>
        <w:shd w:val="clear" w:color="auto" w:fill="F7F7F7"/>
        <w:spacing w:before="0" w:after="0" w:line="180" w:lineRule="exact"/>
        <w:ind w:left="0" w:firstLine="0"/>
        <w:jc w:val="left"/>
        <w:rPr>
          <w:ins w:id="888125" w:author="Claude" w:date="2026-10-07T12:00:00Z"/>
        </w:rPr>
      </w:pPr>
      <w:ins w:id="888180" w:author="Claude" w:date="2026-10-07T12:00:00Z">
        <w:r>
          <w:rPr>
            <w:rFonts w:ascii="Consolas" w:hAnsi="Consolas" w:cs="Consolas"/>
            <w:sz w:val="14"/>
            <w:szCs w:val="14"/>
          </w:rPr>
          <w:t xml:space="preserve"> 55  def respostas_caso_base() -&gt; List[tuple]:</w:t>
        </w:r>
      </w:ins>
    </w:p>
    <w:p>
      <w:pPr>
        <w:shd w:val="clear" w:color="auto" w:fill="F7F7F7"/>
        <w:spacing w:before="0" w:after="0" w:line="180" w:lineRule="exact"/>
        <w:ind w:left="0" w:firstLine="0"/>
        <w:jc w:val="left"/>
        <w:rPr>
          <w:ins w:id="888125" w:author="Claude" w:date="2026-10-07T12:00:00Z"/>
        </w:rPr>
      </w:pPr>
      <w:ins w:id="888181" w:author="Claude" w:date="2026-10-07T12:00:00Z">
        <w:r>
          <w:rPr>
            <w:rFonts w:ascii="Consolas" w:hAnsi="Consolas" w:cs="Consolas"/>
            <w:sz w:val="14"/>
            <w:szCs w:val="14"/>
          </w:rPr>
          <w:t xml:space="preserve"> 56      """Respostas que reproduzem o caso-base ilustrativo (Rev. 187)."""</w:t>
        </w:r>
      </w:ins>
    </w:p>
    <w:p>
      <w:pPr>
        <w:shd w:val="clear" w:color="auto" w:fill="F7F7F7"/>
        <w:spacing w:before="0" w:after="0" w:line="180" w:lineRule="exact"/>
        <w:ind w:left="0" w:firstLine="0"/>
        <w:jc w:val="left"/>
        <w:rPr>
          <w:ins w:id="888125" w:author="Claude" w:date="2026-10-07T12:00:00Z"/>
        </w:rPr>
      </w:pPr>
      <w:ins w:id="888182" w:author="Claude" w:date="2026-10-07T12:00:00Z">
        <w:r>
          <w:rPr>
            <w:rFonts w:ascii="Consolas" w:hAnsi="Consolas" w:cs="Consolas"/>
            <w:sz w:val="14"/>
            <w:szCs w:val="14"/>
          </w:rPr>
          <w:t xml:space="preserve"> 57      R = [</w:t>
        </w:r>
      </w:ins>
    </w:p>
    <w:p>
      <w:pPr>
        <w:shd w:val="clear" w:color="auto" w:fill="F7F7F7"/>
        <w:spacing w:before="0" w:after="0" w:line="180" w:lineRule="exact"/>
        <w:ind w:left="0" w:firstLine="0"/>
        <w:jc w:val="left"/>
        <w:rPr>
          <w:ins w:id="888125" w:author="Claude" w:date="2026-10-07T12:00:00Z"/>
        </w:rPr>
      </w:pPr>
      <w:ins w:id="888183" w:author="Claude" w:date="2026-10-07T12:00:00Z">
        <w:r>
          <w:rPr>
            <w:rFonts w:ascii="Consolas" w:hAnsi="Consolas" w:cs="Consolas"/>
            <w:sz w:val="14"/>
            <w:szCs w:val="14"/>
          </w:rPr>
          <w:t xml:space="preserve"> 58          # ---------------------------------------------------------------- menus gerais</w:t>
        </w:r>
      </w:ins>
    </w:p>
    <w:p>
      <w:pPr>
        <w:shd w:val="clear" w:color="auto" w:fill="F7F7F7"/>
        <w:spacing w:before="0" w:after="0" w:line="180" w:lineRule="exact"/>
        <w:ind w:left="0" w:firstLine="0"/>
        <w:jc w:val="left"/>
        <w:rPr>
          <w:ins w:id="888125" w:author="Claude" w:date="2026-10-07T12:00:00Z"/>
        </w:rPr>
      </w:pPr>
      <w:ins w:id="888184" w:author="Claude" w:date="2026-10-07T12:00:00Z">
        <w:r>
          <w:rPr>
            <w:rFonts w:ascii="Consolas" w:hAnsi="Consolas" w:cs="Consolas"/>
            <w:sz w:val="14"/>
            <w:szCs w:val="14"/>
          </w:rPr>
          <w:t xml:space="preserve"> 59          (r"Como deseja informar os dados", "1"),</w:t>
        </w:r>
      </w:ins>
    </w:p>
    <w:p>
      <w:pPr>
        <w:shd w:val="clear" w:color="auto" w:fill="F7F7F7"/>
        <w:spacing w:before="0" w:after="0" w:line="180" w:lineRule="exact"/>
        <w:ind w:left="0" w:firstLine="0"/>
        <w:jc w:val="left"/>
        <w:rPr>
          <w:ins w:id="888125" w:author="Claude" w:date="2026-10-07T12:00:00Z"/>
        </w:rPr>
      </w:pPr>
      <w:ins w:id="888185" w:author="Claude" w:date="2026-10-07T12:00:00Z">
        <w:r>
          <w:rPr>
            <w:rFonts w:ascii="Consolas" w:hAnsi="Consolas" w:cs="Consolas"/>
            <w:sz w:val="14"/>
            <w:szCs w:val="14"/>
          </w:rPr>
          <w:t xml:space="preserve"> 60          (r"O que deseja fazer\?", "1"),</w:t>
        </w:r>
      </w:ins>
    </w:p>
    <w:p>
      <w:pPr>
        <w:shd w:val="clear" w:color="auto" w:fill="F7F7F7"/>
        <w:spacing w:before="0" w:after="0" w:line="180" w:lineRule="exact"/>
        <w:ind w:left="0" w:firstLine="0"/>
        <w:jc w:val="left"/>
        <w:rPr>
          <w:ins w:id="888125" w:author="Claude" w:date="2026-10-07T12:00:00Z"/>
        </w:rPr>
      </w:pPr>
      <w:ins w:id="888186" w:author="Claude" w:date="2026-10-07T12:00:00Z">
        <w:r>
          <w:rPr>
            <w:rFonts w:ascii="Consolas" w:hAnsi="Consolas" w:cs="Consolas"/>
            <w:sz w:val="14"/>
            <w:szCs w:val="14"/>
          </w:rPr>
          <w:t xml:space="preserve"> 61          (r"^Origem dos dados informados no bloco", "8"),</w:t>
        </w:r>
      </w:ins>
    </w:p>
    <w:p>
      <w:pPr>
        <w:shd w:val="clear" w:color="auto" w:fill="F7F7F7"/>
        <w:spacing w:before="0" w:after="0" w:line="180" w:lineRule="exact"/>
        <w:ind w:left="0" w:firstLine="0"/>
        <w:jc w:val="left"/>
        <w:rPr>
          <w:ins w:id="888125" w:author="Claude" w:date="2026-10-07T12:00:00Z"/>
        </w:rPr>
      </w:pPr>
      <w:ins w:id="888187" w:author="Claude" w:date="2026-10-07T12:00:00Z">
        <w:r>
          <w:rPr>
            <w:rFonts w:ascii="Consolas" w:hAnsi="Consolas" w:cs="Consolas"/>
            <w:sz w:val="14"/>
            <w:szCs w:val="14"/>
          </w:rPr>
          <w:t xml:space="preserve"> 62          (r"^Referência \(documento", "Caso-base ilustrativo da dissertação (Rev. 187)"),</w:t>
        </w:r>
      </w:ins>
    </w:p>
    <w:p>
      <w:pPr>
        <w:shd w:val="clear" w:color="auto" w:fill="F7F7F7"/>
        <w:spacing w:before="0" w:after="0" w:line="180" w:lineRule="exact"/>
        <w:ind w:left="0" w:firstLine="0"/>
        <w:jc w:val="left"/>
        <w:rPr>
          <w:ins w:id="888125" w:author="Claude" w:date="2026-10-07T12:00:00Z"/>
        </w:rPr>
      </w:pPr>
      <w:ins w:id="888188" w:author="Claude" w:date="2026-10-07T12:00:00Z">
        <w:r>
          <w:rPr>
            <w:rFonts w:ascii="Consolas" w:hAnsi="Consolas" w:cs="Consolas"/>
            <w:sz w:val="14"/>
            <w:szCs w:val="14"/>
          </w:rPr>
          <w:t xml:space="preserve"> 63          (r"Algum parâmetro deste bloco tem origem diferente", "n"),</w:t>
        </w:r>
      </w:ins>
    </w:p>
    <w:p>
      <w:pPr>
        <w:shd w:val="clear" w:color="auto" w:fill="F7F7F7"/>
        <w:spacing w:before="0" w:after="0" w:line="180" w:lineRule="exact"/>
        <w:ind w:left="0" w:firstLine="0"/>
        <w:jc w:val="left"/>
        <w:rPr>
          <w:ins w:id="888125" w:author="Claude" w:date="2026-10-07T12:00:00Z"/>
        </w:rPr>
      </w:pPr>
      <w:ins w:id="888189" w:author="Claude" w:date="2026-10-07T12:00:00Z">
        <w:r>
          <w:rPr>
            <w:rFonts w:ascii="Consolas" w:hAnsi="Consolas" w:cs="Consolas"/>
            <w:sz w:val="14"/>
            <w:szCs w:val="14"/>
          </w:rPr>
          <w:t xml:space="preserve"> 64          # ---------------------------------------------------------------- identificação</w:t>
        </w:r>
      </w:ins>
    </w:p>
    <w:p>
      <w:pPr>
        <w:shd w:val="clear" w:color="auto" w:fill="F7F7F7"/>
        <w:spacing w:before="0" w:after="0" w:line="180" w:lineRule="exact"/>
        <w:ind w:left="0" w:firstLine="0"/>
        <w:jc w:val="left"/>
        <w:rPr>
          <w:ins w:id="888125" w:author="Claude" w:date="2026-10-07T12:00:00Z"/>
        </w:rPr>
      </w:pPr>
      <w:ins w:id="888190" w:author="Claude" w:date="2026-10-07T12:00:00Z">
        <w:r>
          <w:rPr>
            <w:rFonts w:ascii="Consolas" w:hAnsi="Consolas" w:cs="Consolas"/>
            <w:sz w:val="14"/>
            <w:szCs w:val="14"/>
          </w:rPr>
          <w:t xml:space="preserve"> 65          (r"^Nome do projeto", "Caso-base — PGTR de piscicultura de tilápia em viveiros escavados"),</w:t>
        </w:r>
      </w:ins>
    </w:p>
    <w:p>
      <w:pPr>
        <w:shd w:val="clear" w:color="auto" w:fill="F7F7F7"/>
        <w:spacing w:before="0" w:after="0" w:line="180" w:lineRule="exact"/>
        <w:ind w:left="0" w:firstLine="0"/>
        <w:jc w:val="left"/>
        <w:rPr>
          <w:ins w:id="888125" w:author="Claude" w:date="2026-10-07T12:00:00Z"/>
        </w:rPr>
      </w:pPr>
      <w:ins w:id="888191" w:author="Claude" w:date="2026-10-07T12:00:00Z">
        <w:r>
          <w:rPr>
            <w:rFonts w:ascii="Consolas" w:hAnsi="Consolas" w:cs="Consolas"/>
            <w:sz w:val="14"/>
            <w:szCs w:val="14"/>
          </w:rPr>
          <w:t xml:space="preserve"> 66          (r"^Responsável pelo estudo", "Rafael Alves Bastos"),</w:t>
        </w:r>
      </w:ins>
    </w:p>
    <w:p>
      <w:pPr>
        <w:shd w:val="clear" w:color="auto" w:fill="F7F7F7"/>
        <w:spacing w:before="0" w:after="0" w:line="180" w:lineRule="exact"/>
        <w:ind w:left="0" w:firstLine="0"/>
        <w:jc w:val="left"/>
        <w:rPr>
          <w:ins w:id="888125" w:author="Claude" w:date="2026-10-07T12:00:00Z"/>
        </w:rPr>
      </w:pPr>
      <w:ins w:id="888192" w:author="Claude" w:date="2026-10-07T12:00:00Z">
        <w:r>
          <w:rPr>
            <w:rFonts w:ascii="Consolas" w:hAnsi="Consolas" w:cs="Consolas"/>
            <w:sz w:val="14"/>
            <w:szCs w:val="14"/>
          </w:rPr>
          <w:t xml:space="preserve"> 67          (r"Tipo de pessoa jurídica", "3"),</w:t>
        </w:r>
      </w:ins>
    </w:p>
    <w:p>
      <w:pPr>
        <w:shd w:val="clear" w:color="auto" w:fill="F7F7F7"/>
        <w:spacing w:before="0" w:after="0" w:line="180" w:lineRule="exact"/>
        <w:ind w:left="0" w:firstLine="0"/>
        <w:jc w:val="left"/>
        <w:rPr>
          <w:ins w:id="888125" w:author="Claude" w:date="2026-10-07T12:00:00Z"/>
        </w:rPr>
      </w:pPr>
      <w:ins w:id="888193" w:author="Claude" w:date="2026-10-07T12:00:00Z">
        <w:r>
          <w:rPr>
            <w:rFonts w:ascii="Consolas" w:hAnsi="Consolas" w:cs="Consolas"/>
            <w:sz w:val="14"/>
            <w:szCs w:val="14"/>
          </w:rPr>
          <w:t xml:space="preserve"> 68          # ---------------------------------------------------------------- técnico</w:t>
        </w:r>
      </w:ins>
    </w:p>
    <w:p>
      <w:pPr>
        <w:shd w:val="clear" w:color="auto" w:fill="F7F7F7"/>
        <w:spacing w:before="0" w:after="0" w:line="180" w:lineRule="exact"/>
        <w:ind w:left="0" w:firstLine="0"/>
        <w:jc w:val="left"/>
        <w:rPr>
          <w:ins w:id="888125" w:author="Claude" w:date="2026-10-07T12:00:00Z"/>
        </w:rPr>
      </w:pPr>
      <w:ins w:id="888194" w:author="Claude" w:date="2026-10-07T12:00:00Z">
        <w:r>
          <w:rPr>
            <w:rFonts w:ascii="Consolas" w:hAnsi="Consolas" w:cs="Consolas"/>
            <w:sz w:val="14"/>
            <w:szCs w:val="14"/>
          </w:rPr>
          <w:t xml:space="preserve"> 69          (r"^Espécie cultivada", ""),</w:t>
        </w:r>
      </w:ins>
    </w:p>
    <w:p>
      <w:pPr>
        <w:shd w:val="clear" w:color="auto" w:fill="F7F7F7"/>
        <w:spacing w:before="0" w:after="0" w:line="180" w:lineRule="exact"/>
        <w:ind w:left="0" w:firstLine="0"/>
        <w:jc w:val="left"/>
        <w:rPr>
          <w:ins w:id="888125" w:author="Claude" w:date="2026-10-07T12:00:00Z"/>
        </w:rPr>
      </w:pPr>
      <w:ins w:id="888195" w:author="Claude" w:date="2026-10-07T12:00:00Z">
        <w:r>
          <w:rPr>
            <w:rFonts w:ascii="Consolas" w:hAnsi="Consolas" w:cs="Consolas"/>
            <w:sz w:val="14"/>
            <w:szCs w:val="14"/>
          </w:rPr>
          <w:t xml:space="preserve"> 70          (r"Sistema produtivo:", "2"),</w:t>
        </w:r>
      </w:ins>
    </w:p>
    <w:p>
      <w:pPr>
        <w:shd w:val="clear" w:color="auto" w:fill="F7F7F7"/>
        <w:spacing w:before="0" w:after="0" w:line="180" w:lineRule="exact"/>
        <w:ind w:left="0" w:firstLine="0"/>
        <w:jc w:val="left"/>
        <w:rPr>
          <w:ins w:id="888125" w:author="Claude" w:date="2026-10-07T12:00:00Z"/>
        </w:rPr>
      </w:pPr>
      <w:ins w:id="888196" w:author="Claude" w:date="2026-10-07T12:00:00Z">
        <w:r>
          <w:rPr>
            <w:rFonts w:ascii="Consolas" w:hAnsi="Consolas" w:cs="Consolas"/>
            <w:sz w:val="14"/>
            <w:szCs w:val="14"/>
          </w:rPr>
          <w:t xml:space="preserve"> 71          (r"^Área de lâmina", "40000"),</w:t>
        </w:r>
      </w:ins>
    </w:p>
    <w:p>
      <w:pPr>
        <w:shd w:val="clear" w:color="auto" w:fill="F7F7F7"/>
        <w:spacing w:before="0" w:after="0" w:line="180" w:lineRule="exact"/>
        <w:ind w:left="0" w:firstLine="0"/>
        <w:jc w:val="left"/>
        <w:rPr>
          <w:ins w:id="888125" w:author="Claude" w:date="2026-10-07T12:00:00Z"/>
        </w:rPr>
      </w:pPr>
      <w:ins w:id="888197" w:author="Claude" w:date="2026-10-07T12:00:00Z">
        <w:r>
          <w:rPr>
            <w:rFonts w:ascii="Consolas" w:hAnsi="Consolas" w:cs="Consolas"/>
            <w:sz w:val="14"/>
            <w:szCs w:val="14"/>
          </w:rPr>
          <w:t xml:space="preserve"> 72          (r"^Volume útil total", "56000"),</w:t>
        </w:r>
      </w:ins>
    </w:p>
    <w:p>
      <w:pPr>
        <w:shd w:val="clear" w:color="auto" w:fill="F7F7F7"/>
        <w:spacing w:before="0" w:after="0" w:line="180" w:lineRule="exact"/>
        <w:ind w:left="0" w:firstLine="0"/>
        <w:jc w:val="left"/>
        <w:rPr>
          <w:ins w:id="888125" w:author="Claude" w:date="2026-10-07T12:00:00Z"/>
        </w:rPr>
      </w:pPr>
      <w:ins w:id="888198" w:author="Claude" w:date="2026-10-07T12:00:00Z">
        <w:r>
          <w:rPr>
            <w:rFonts w:ascii="Consolas" w:hAnsi="Consolas" w:cs="Consolas"/>
            <w:sz w:val="14"/>
            <w:szCs w:val="14"/>
          </w:rPr>
          <w:t xml:space="preserve"> 73          (r"^Número total de viveiros", "32"),</w:t>
        </w:r>
      </w:ins>
    </w:p>
    <w:p>
      <w:pPr>
        <w:shd w:val="clear" w:color="auto" w:fill="F7F7F7"/>
        <w:spacing w:before="0" w:after="0" w:line="180" w:lineRule="exact"/>
        <w:ind w:left="0" w:firstLine="0"/>
        <w:jc w:val="left"/>
        <w:rPr>
          <w:ins w:id="888125" w:author="Claude" w:date="2026-10-07T12:00:00Z"/>
        </w:rPr>
      </w:pPr>
      <w:ins w:id="888199" w:author="Claude" w:date="2026-10-07T12:00:00Z">
        <w:r>
          <w:rPr>
            <w:rFonts w:ascii="Consolas" w:hAnsi="Consolas" w:cs="Consolas"/>
            <w:sz w:val="14"/>
            <w:szCs w:val="14"/>
          </w:rPr>
          <w:t xml:space="preserve"> 74          (r"^Número de viveiros/tanques ativos", "30"),</w:t>
        </w:r>
      </w:ins>
    </w:p>
    <w:p>
      <w:pPr>
        <w:shd w:val="clear" w:color="auto" w:fill="F7F7F7"/>
        <w:spacing w:before="0" w:after="0" w:line="180" w:lineRule="exact"/>
        <w:ind w:left="0" w:firstLine="0"/>
        <w:jc w:val="left"/>
        <w:rPr>
          <w:ins w:id="888125" w:author="Claude" w:date="2026-10-07T12:00:00Z"/>
        </w:rPr>
      </w:pPr>
      <w:ins w:id="888200" w:author="Claude" w:date="2026-10-07T12:00:00Z">
        <w:r>
          <w:rPr>
            <w:rFonts w:ascii="Consolas" w:hAnsi="Consolas" w:cs="Consolas"/>
            <w:sz w:val="14"/>
            <w:szCs w:val="14"/>
          </w:rPr>
          <w:t xml:space="preserve"> 75          (r"^Capacidade de suporte", ""),</w:t>
        </w:r>
      </w:ins>
    </w:p>
    <w:p>
      <w:pPr>
        <w:shd w:val="clear" w:color="auto" w:fill="F7F7F7"/>
        <w:spacing w:before="0" w:after="0" w:line="180" w:lineRule="exact"/>
        <w:ind w:left="0" w:firstLine="0"/>
        <w:jc w:val="left"/>
        <w:rPr>
          <w:ins w:id="888125" w:author="Claude" w:date="2026-10-07T12:00:00Z"/>
        </w:rPr>
      </w:pPr>
      <w:ins w:id="888201" w:author="Claude" w:date="2026-10-07T12:00:00Z">
        <w:r>
          <w:rPr>
            <w:rFonts w:ascii="Consolas" w:hAnsi="Consolas" w:cs="Consolas"/>
            <w:sz w:val="14"/>
            <w:szCs w:val="14"/>
          </w:rPr>
          <w:t xml:space="preserve"> 76          (r"^Produtividade esperada por área", "1,3"),</w:t>
        </w:r>
      </w:ins>
    </w:p>
    <w:p>
      <w:pPr>
        <w:shd w:val="clear" w:color="auto" w:fill="F7F7F7"/>
        <w:spacing w:before="0" w:after="0" w:line="180" w:lineRule="exact"/>
        <w:ind w:left="0" w:firstLine="0"/>
        <w:jc w:val="left"/>
        <w:rPr>
          <w:ins w:id="888125" w:author="Claude" w:date="2026-10-07T12:00:00Z"/>
        </w:rPr>
      </w:pPr>
      <w:ins w:id="888202" w:author="Claude" w:date="2026-10-07T12:00:00Z">
        <w:r>
          <w:rPr>
            <w:rFonts w:ascii="Consolas" w:hAnsi="Consolas" w:cs="Consolas"/>
            <w:sz w:val="14"/>
            <w:szCs w:val="14"/>
          </w:rPr>
          <w:t xml:space="preserve"> 77          (r"^Peso inicial", "30"),</w:t>
        </w:r>
      </w:ins>
    </w:p>
    <w:p>
      <w:pPr>
        <w:shd w:val="clear" w:color="auto" w:fill="F7F7F7"/>
        <w:spacing w:before="0" w:after="0" w:line="180" w:lineRule="exact"/>
        <w:ind w:left="0" w:firstLine="0"/>
        <w:jc w:val="left"/>
        <w:rPr>
          <w:ins w:id="888125" w:author="Claude" w:date="2026-10-07T12:00:00Z"/>
        </w:rPr>
      </w:pPr>
      <w:ins w:id="888203" w:author="Claude" w:date="2026-10-07T12:00:00Z">
        <w:r>
          <w:rPr>
            <w:rFonts w:ascii="Consolas" w:hAnsi="Consolas" w:cs="Consolas"/>
            <w:sz w:val="14"/>
            <w:szCs w:val="14"/>
          </w:rPr>
          <w:t xml:space="preserve"> 78          (r"^Peso final", "800"),</w:t>
        </w:r>
      </w:ins>
    </w:p>
    <w:p>
      <w:pPr>
        <w:shd w:val="clear" w:color="auto" w:fill="F7F7F7"/>
        <w:spacing w:before="0" w:after="0" w:line="180" w:lineRule="exact"/>
        <w:ind w:left="0" w:firstLine="0"/>
        <w:jc w:val="left"/>
        <w:rPr>
          <w:ins w:id="888125" w:author="Claude" w:date="2026-10-07T12:00:00Z"/>
        </w:rPr>
      </w:pPr>
      <w:ins w:id="888204" w:author="Claude" w:date="2026-10-07T12:00:00Z">
        <w:r>
          <w:rPr>
            <w:rFonts w:ascii="Consolas" w:hAnsi="Consolas" w:cs="Consolas"/>
            <w:sz w:val="14"/>
            <w:szCs w:val="14"/>
          </w:rPr>
          <w:t xml:space="preserve"> 79          (r"^Duração do ciclo", "180"),</w:t>
        </w:r>
      </w:ins>
    </w:p>
    <w:p>
      <w:pPr>
        <w:shd w:val="clear" w:color="auto" w:fill="F7F7F7"/>
        <w:spacing w:before="0" w:after="0" w:line="180" w:lineRule="exact"/>
        <w:ind w:left="0" w:firstLine="0"/>
        <w:jc w:val="left"/>
        <w:rPr>
          <w:ins w:id="888125" w:author="Claude" w:date="2026-10-07T12:00:00Z"/>
        </w:rPr>
      </w:pPr>
      <w:ins w:id="888205" w:author="Claude" w:date="2026-10-07T12:00:00Z">
        <w:r>
          <w:rPr>
            <w:rFonts w:ascii="Consolas" w:hAnsi="Consolas" w:cs="Consolas"/>
            <w:sz w:val="14"/>
            <w:szCs w:val="14"/>
          </w:rPr>
          <w:t xml:space="preserve"> 80          (r"^Ciclos por ano", "1,8"),</w:t>
        </w:r>
      </w:ins>
    </w:p>
    <w:p>
      <w:pPr>
        <w:shd w:val="clear" w:color="auto" w:fill="F7F7F7"/>
        <w:spacing w:before="0" w:after="0" w:line="180" w:lineRule="exact"/>
        <w:ind w:left="0" w:firstLine="0"/>
        <w:jc w:val="left"/>
        <w:rPr>
          <w:ins w:id="888125" w:author="Claude" w:date="2026-10-07T12:00:00Z"/>
        </w:rPr>
      </w:pPr>
      <w:ins w:id="888206" w:author="Claude" w:date="2026-10-07T12:00:00Z">
        <w:r>
          <w:rPr>
            <w:rFonts w:ascii="Consolas" w:hAnsi="Consolas" w:cs="Consolas"/>
            <w:sz w:val="14"/>
            <w:szCs w:val="14"/>
          </w:rPr>
          <w:t xml:space="preserve"> 81          (r"^Alevinos estocados por ciclo", "0"),</w:t>
        </w:r>
      </w:ins>
    </w:p>
    <w:p>
      <w:pPr>
        <w:shd w:val="clear" w:color="auto" w:fill="F7F7F7"/>
        <w:spacing w:before="0" w:after="0" w:line="180" w:lineRule="exact"/>
        <w:ind w:left="0" w:firstLine="0"/>
        <w:jc w:val="left"/>
        <w:rPr>
          <w:ins w:id="888125" w:author="Claude" w:date="2026-10-07T12:00:00Z"/>
        </w:rPr>
      </w:pPr>
      <w:ins w:id="888207" w:author="Claude" w:date="2026-10-07T12:00:00Z">
        <w:r>
          <w:rPr>
            <w:rFonts w:ascii="Consolas" w:hAnsi="Consolas" w:cs="Consolas"/>
            <w:sz w:val="14"/>
            <w:szCs w:val="14"/>
          </w:rPr>
          <w:t xml:space="preserve"> 82          (r"^Conversão alimentar", "1,5"),</w:t>
        </w:r>
      </w:ins>
    </w:p>
    <w:p>
      <w:pPr>
        <w:shd w:val="clear" w:color="auto" w:fill="F7F7F7"/>
        <w:spacing w:before="0" w:after="0" w:line="180" w:lineRule="exact"/>
        <w:ind w:left="0" w:firstLine="0"/>
        <w:jc w:val="left"/>
        <w:rPr>
          <w:ins w:id="888125" w:author="Claude" w:date="2026-10-07T12:00:00Z"/>
        </w:rPr>
      </w:pPr>
      <w:ins w:id="888208" w:author="Claude" w:date="2026-10-07T12:00:00Z">
        <w:r>
          <w:rPr>
            <w:rFonts w:ascii="Consolas" w:hAnsi="Consolas" w:cs="Consolas"/>
            <w:sz w:val="14"/>
            <w:szCs w:val="14"/>
          </w:rPr>
          <w:t xml:space="preserve"> 83          (r"^Mortalidade esperada", "10"),</w:t>
        </w:r>
      </w:ins>
    </w:p>
    <w:p>
      <w:pPr>
        <w:shd w:val="clear" w:color="auto" w:fill="F7F7F7"/>
        <w:spacing w:before="0" w:after="0" w:line="180" w:lineRule="exact"/>
        <w:ind w:left="0" w:firstLine="0"/>
        <w:jc w:val="left"/>
        <w:rPr>
          <w:ins w:id="888125" w:author="Claude" w:date="2026-10-07T12:00:00Z"/>
        </w:rPr>
      </w:pPr>
      <w:ins w:id="888209" w:author="Claude" w:date="2026-10-07T12:00:00Z">
        <w:r>
          <w:rPr>
            <w:rFonts w:ascii="Consolas" w:hAnsi="Consolas" w:cs="Consolas"/>
            <w:sz w:val="14"/>
            <w:szCs w:val="14"/>
          </w:rPr>
          <w:t xml:space="preserve"> 84          (r"^Desempenho de crescimento", ""),</w:t>
        </w:r>
      </w:ins>
    </w:p>
    <w:p>
      <w:pPr>
        <w:shd w:val="clear" w:color="auto" w:fill="F7F7F7"/>
        <w:spacing w:before="0" w:after="0" w:line="180" w:lineRule="exact"/>
        <w:ind w:left="0" w:firstLine="0"/>
        <w:jc w:val="left"/>
        <w:rPr>
          <w:ins w:id="888125" w:author="Claude" w:date="2026-10-07T12:00:00Z"/>
        </w:rPr>
      </w:pPr>
      <w:ins w:id="888210" w:author="Claude" w:date="2026-10-07T12:00:00Z">
        <w:r>
          <w:rPr>
            <w:rFonts w:ascii="Consolas" w:hAnsi="Consolas" w:cs="Consolas"/>
            <w:sz w:val="14"/>
            <w:szCs w:val="14"/>
          </w:rPr>
          <w:t xml:space="preserve"> 85          (r"^FCR de referência", ""),</w:t>
        </w:r>
      </w:ins>
    </w:p>
    <w:p>
      <w:pPr>
        <w:shd w:val="clear" w:color="auto" w:fill="F7F7F7"/>
        <w:spacing w:before="0" w:after="0" w:line="180" w:lineRule="exact"/>
        <w:ind w:left="0" w:firstLine="0"/>
        <w:jc w:val="left"/>
        <w:rPr>
          <w:ins w:id="888125" w:author="Claude" w:date="2026-10-07T12:00:00Z"/>
        </w:rPr>
      </w:pPr>
      <w:ins w:id="888211" w:author="Claude" w:date="2026-10-07T12:00:00Z">
        <w:r>
          <w:rPr>
            <w:rFonts w:ascii="Consolas" w:hAnsi="Consolas" w:cs="Consolas"/>
            <w:sz w:val="14"/>
            <w:szCs w:val="14"/>
          </w:rPr>
          <w:t xml:space="preserve"> 86          (r"^Mortalidade de referência", ""),</w:t>
        </w:r>
      </w:ins>
    </w:p>
    <w:p>
      <w:pPr>
        <w:shd w:val="clear" w:color="auto" w:fill="F7F7F7"/>
        <w:spacing w:before="0" w:after="0" w:line="180" w:lineRule="exact"/>
        <w:ind w:left="0" w:firstLine="0"/>
        <w:jc w:val="left"/>
        <w:rPr>
          <w:ins w:id="888125" w:author="Claude" w:date="2026-10-07T12:00:00Z"/>
        </w:rPr>
      </w:pPr>
      <w:ins w:id="888212" w:author="Claude" w:date="2026-10-07T12:00:00Z">
        <w:r>
          <w:rPr>
            <w:rFonts w:ascii="Consolas" w:hAnsi="Consolas" w:cs="Consolas"/>
            <w:sz w:val="14"/>
            <w:szCs w:val="14"/>
          </w:rPr>
          <w:t xml:space="preserve"> 87          # ---------------------------------------------------------------- investimento</w:t>
        </w:r>
      </w:ins>
    </w:p>
    <w:p>
      <w:pPr>
        <w:shd w:val="clear" w:color="auto" w:fill="F7F7F7"/>
        <w:spacing w:before="0" w:after="0" w:line="180" w:lineRule="exact"/>
        <w:ind w:left="0" w:firstLine="0"/>
        <w:jc w:val="left"/>
        <w:rPr>
          <w:ins w:id="888125" w:author="Claude" w:date="2026-10-07T12:00:00Z"/>
        </w:rPr>
      </w:pPr>
      <w:ins w:id="888213" w:author="Claude" w:date="2026-10-07T12:00:00Z">
        <w:r>
          <w:rPr>
            <w:rFonts w:ascii="Consolas" w:hAnsi="Consolas" w:cs="Consolas"/>
            <w:sz w:val="14"/>
            <w:szCs w:val="14"/>
          </w:rPr>
          <w:t xml:space="preserve"> 88          (r"^Detalhar o CAPEX por item", "s"),</w:t>
        </w:r>
      </w:ins>
    </w:p>
    <w:p>
      <w:pPr>
        <w:shd w:val="clear" w:color="auto" w:fill="F7F7F7"/>
        <w:spacing w:before="0" w:after="0" w:line="180" w:lineRule="exact"/>
        <w:ind w:left="0" w:firstLine="0"/>
        <w:jc w:val="left"/>
        <w:rPr>
          <w:ins w:id="888125" w:author="Claude" w:date="2026-10-07T12:00:00Z"/>
        </w:rPr>
      </w:pPr>
      <w:ins w:id="888214" w:author="Claude" w:date="2026-10-07T12:00:00Z">
        <w:r>
          <w:rPr>
            <w:rFonts w:ascii="Consolas" w:hAnsi="Consolas" w:cs="Consolas"/>
            <w:sz w:val="14"/>
            <w:szCs w:val="14"/>
          </w:rPr>
          <w:t xml:space="preserve"> 89          (r"^Item de CAPEX nº 1 ", "Escavação e construção de viveiros"),</w:t>
        </w:r>
      </w:ins>
    </w:p>
    <w:p>
      <w:pPr>
        <w:shd w:val="clear" w:color="auto" w:fill="F7F7F7"/>
        <w:spacing w:before="0" w:after="0" w:line="180" w:lineRule="exact"/>
        <w:ind w:left="0" w:firstLine="0"/>
        <w:jc w:val="left"/>
        <w:rPr>
          <w:ins w:id="888125" w:author="Claude" w:date="2026-10-07T12:00:00Z"/>
        </w:rPr>
      </w:pPr>
      <w:ins w:id="888215" w:author="Claude" w:date="2026-10-07T12:00:00Z">
        <w:r>
          <w:rPr>
            <w:rFonts w:ascii="Consolas" w:hAnsi="Consolas" w:cs="Consolas"/>
            <w:sz w:val="14"/>
            <w:szCs w:val="14"/>
          </w:rPr>
          <w:t xml:space="preserve"> 90          (r"Valor de 'Escavação", "400000"),</w:t>
        </w:r>
      </w:ins>
    </w:p>
    <w:p>
      <w:pPr>
        <w:shd w:val="clear" w:color="auto" w:fill="F7F7F7"/>
        <w:spacing w:before="0" w:after="0" w:line="180" w:lineRule="exact"/>
        <w:ind w:left="0" w:firstLine="0"/>
        <w:jc w:val="left"/>
        <w:rPr>
          <w:ins w:id="888125" w:author="Claude" w:date="2026-10-07T12:00:00Z"/>
        </w:rPr>
      </w:pPr>
      <w:ins w:id="888216" w:author="Claude" w:date="2026-10-07T12:00:00Z">
        <w:r>
          <w:rPr>
            <w:rFonts w:ascii="Consolas" w:hAnsi="Consolas" w:cs="Consolas"/>
            <w:sz w:val="14"/>
            <w:szCs w:val="14"/>
          </w:rPr>
          <w:t xml:space="preserve"> 91          (r"^Item de CAPEX nº 2 ", "Sistema de abastecimento e drenagem"),</w:t>
        </w:r>
      </w:ins>
    </w:p>
    <w:p>
      <w:pPr>
        <w:shd w:val="clear" w:color="auto" w:fill="F7F7F7"/>
        <w:spacing w:before="0" w:after="0" w:line="180" w:lineRule="exact"/>
        <w:ind w:left="0" w:firstLine="0"/>
        <w:jc w:val="left"/>
        <w:rPr>
          <w:ins w:id="888125" w:author="Claude" w:date="2026-10-07T12:00:00Z"/>
        </w:rPr>
      </w:pPr>
      <w:ins w:id="888217" w:author="Claude" w:date="2026-10-07T12:00:00Z">
        <w:r>
          <w:rPr>
            <w:rFonts w:ascii="Consolas" w:hAnsi="Consolas" w:cs="Consolas"/>
            <w:sz w:val="14"/>
            <w:szCs w:val="14"/>
          </w:rPr>
          <w:t xml:space="preserve"> 92          (r"Valor de 'Sistema de abastecimento", "70000"),</w:t>
        </w:r>
      </w:ins>
    </w:p>
    <w:p>
      <w:pPr>
        <w:shd w:val="clear" w:color="auto" w:fill="F7F7F7"/>
        <w:spacing w:before="0" w:after="0" w:line="180" w:lineRule="exact"/>
        <w:ind w:left="0" w:firstLine="0"/>
        <w:jc w:val="left"/>
        <w:rPr>
          <w:ins w:id="888125" w:author="Claude" w:date="2026-10-07T12:00:00Z"/>
        </w:rPr>
      </w:pPr>
      <w:ins w:id="888218" w:author="Claude" w:date="2026-10-07T12:00:00Z">
        <w:r>
          <w:rPr>
            <w:rFonts w:ascii="Consolas" w:hAnsi="Consolas" w:cs="Consolas"/>
            <w:sz w:val="14"/>
            <w:szCs w:val="14"/>
          </w:rPr>
          <w:t xml:space="preserve"> 93          (r"^Item de CAPEX nº 3 ", "Aeradores e quadro elétrico"),</w:t>
        </w:r>
      </w:ins>
    </w:p>
    <w:p>
      <w:pPr>
        <w:shd w:val="clear" w:color="auto" w:fill="F7F7F7"/>
        <w:spacing w:before="0" w:after="0" w:line="180" w:lineRule="exact"/>
        <w:ind w:left="0" w:firstLine="0"/>
        <w:jc w:val="left"/>
        <w:rPr>
          <w:ins w:id="888125" w:author="Claude" w:date="2026-10-07T12:00:00Z"/>
        </w:rPr>
      </w:pPr>
      <w:ins w:id="888219" w:author="Claude" w:date="2026-10-07T12:00:00Z">
        <w:r>
          <w:rPr>
            <w:rFonts w:ascii="Consolas" w:hAnsi="Consolas" w:cs="Consolas"/>
            <w:sz w:val="14"/>
            <w:szCs w:val="14"/>
          </w:rPr>
          <w:t xml:space="preserve"> 94          (r"Valor de 'Aeradores", "90000"),</w:t>
        </w:r>
      </w:ins>
    </w:p>
    <w:p>
      <w:pPr>
        <w:shd w:val="clear" w:color="auto" w:fill="F7F7F7"/>
        <w:spacing w:before="0" w:after="0" w:line="180" w:lineRule="exact"/>
        <w:ind w:left="0" w:firstLine="0"/>
        <w:jc w:val="left"/>
        <w:rPr>
          <w:ins w:id="888125" w:author="Claude" w:date="2026-10-07T12:00:00Z"/>
        </w:rPr>
      </w:pPr>
      <w:ins w:id="888220" w:author="Claude" w:date="2026-10-07T12:00:00Z">
        <w:r>
          <w:rPr>
            <w:rFonts w:ascii="Consolas" w:hAnsi="Consolas" w:cs="Consolas"/>
            <w:sz w:val="14"/>
            <w:szCs w:val="14"/>
          </w:rPr>
          <w:t xml:space="preserve"> 95          (r"^Item de CAPEX nº 4 ", "Bombas e tubulações"),</w:t>
        </w:r>
      </w:ins>
    </w:p>
    <w:p>
      <w:pPr>
        <w:shd w:val="clear" w:color="auto" w:fill="F7F7F7"/>
        <w:spacing w:before="0" w:after="0" w:line="180" w:lineRule="exact"/>
        <w:ind w:left="0" w:firstLine="0"/>
        <w:jc w:val="left"/>
        <w:rPr>
          <w:ins w:id="888125" w:author="Claude" w:date="2026-10-07T12:00:00Z"/>
        </w:rPr>
      </w:pPr>
      <w:ins w:id="888221" w:author="Claude" w:date="2026-10-07T12:00:00Z">
        <w:r>
          <w:rPr>
            <w:rFonts w:ascii="Consolas" w:hAnsi="Consolas" w:cs="Consolas"/>
            <w:sz w:val="14"/>
            <w:szCs w:val="14"/>
          </w:rPr>
          <w:t xml:space="preserve"> 96          (r"Valor de 'Bombas", "35000"),</w:t>
        </w:r>
      </w:ins>
    </w:p>
    <w:p>
      <w:pPr>
        <w:shd w:val="clear" w:color="auto" w:fill="F7F7F7"/>
        <w:spacing w:before="0" w:after="0" w:line="180" w:lineRule="exact"/>
        <w:ind w:left="0" w:firstLine="0"/>
        <w:jc w:val="left"/>
        <w:rPr>
          <w:ins w:id="888125" w:author="Claude" w:date="2026-10-07T12:00:00Z"/>
        </w:rPr>
      </w:pPr>
      <w:ins w:id="888222" w:author="Claude" w:date="2026-10-07T12:00:00Z">
        <w:r>
          <w:rPr>
            <w:rFonts w:ascii="Consolas" w:hAnsi="Consolas" w:cs="Consolas"/>
            <w:sz w:val="14"/>
            <w:szCs w:val="14"/>
          </w:rPr>
          <w:t xml:space="preserve"> 97          (r"^Item de CAPEX nº 5 ", "Galpão, depósito de ração e equipamentos"),</w:t>
        </w:r>
      </w:ins>
    </w:p>
    <w:p>
      <w:pPr>
        <w:shd w:val="clear" w:color="auto" w:fill="F7F7F7"/>
        <w:spacing w:before="0" w:after="0" w:line="180" w:lineRule="exact"/>
        <w:ind w:left="0" w:firstLine="0"/>
        <w:jc w:val="left"/>
        <w:rPr>
          <w:ins w:id="888125" w:author="Claude" w:date="2026-10-07T12:00:00Z"/>
        </w:rPr>
      </w:pPr>
      <w:ins w:id="888223" w:author="Claude" w:date="2026-10-07T12:00:00Z">
        <w:r>
          <w:rPr>
            <w:rFonts w:ascii="Consolas" w:hAnsi="Consolas" w:cs="Consolas"/>
            <w:sz w:val="14"/>
            <w:szCs w:val="14"/>
          </w:rPr>
          <w:t xml:space="preserve"> 98          (r"Valor de 'Galpão", "80000"),</w:t>
        </w:r>
      </w:ins>
    </w:p>
    <w:p>
      <w:pPr>
        <w:shd w:val="clear" w:color="auto" w:fill="F7F7F7"/>
        <w:spacing w:before="0" w:after="0" w:line="180" w:lineRule="exact"/>
        <w:ind w:left="0" w:firstLine="0"/>
        <w:jc w:val="left"/>
        <w:rPr>
          <w:ins w:id="888125" w:author="Claude" w:date="2026-10-07T12:00:00Z"/>
        </w:rPr>
      </w:pPr>
      <w:ins w:id="888224" w:author="Claude" w:date="2026-10-07T12:00:00Z">
        <w:r>
          <w:rPr>
            <w:rFonts w:ascii="Consolas" w:hAnsi="Consolas" w:cs="Consolas"/>
            <w:sz w:val="14"/>
            <w:szCs w:val="14"/>
          </w:rPr>
          <w:t xml:space="preserve"> 99          (r"^Item de CAPEX nº 6 ", "Lagoa de sedimentação / tratamento de efluentes"),</w:t>
        </w:r>
      </w:ins>
    </w:p>
    <w:p>
      <w:pPr>
        <w:shd w:val="clear" w:color="auto" w:fill="F7F7F7"/>
        <w:spacing w:before="0" w:after="0" w:line="180" w:lineRule="exact"/>
        <w:ind w:left="0" w:firstLine="0"/>
        <w:jc w:val="left"/>
        <w:rPr>
          <w:ins w:id="888125" w:author="Claude" w:date="2026-10-07T12:00:00Z"/>
        </w:rPr>
      </w:pPr>
      <w:ins w:id="888225" w:author="Claude" w:date="2026-10-07T12:00:00Z">
        <w:r>
          <w:rPr>
            <w:rFonts w:ascii="Consolas" w:hAnsi="Consolas" w:cs="Consolas"/>
            <w:sz w:val="14"/>
            <w:szCs w:val="14"/>
          </w:rPr>
          <w:t xml:space="preserve">100          (r"Valor de 'Lagoa", "45000"),</w:t>
        </w:r>
      </w:ins>
    </w:p>
    <w:p>
      <w:pPr>
        <w:shd w:val="clear" w:color="auto" w:fill="F7F7F7"/>
        <w:spacing w:before="0" w:after="0" w:line="180" w:lineRule="exact"/>
        <w:ind w:left="0" w:firstLine="0"/>
        <w:jc w:val="left"/>
        <w:rPr>
          <w:ins w:id="888125" w:author="Claude" w:date="2026-10-07T12:00:00Z"/>
        </w:rPr>
      </w:pPr>
      <w:ins w:id="888226" w:author="Claude" w:date="2026-10-07T12:00:00Z">
        <w:r>
          <w:rPr>
            <w:rFonts w:ascii="Consolas" w:hAnsi="Consolas" w:cs="Consolas"/>
            <w:sz w:val="14"/>
            <w:szCs w:val="14"/>
          </w:rPr>
          <w:t xml:space="preserve">101          (r"^Item de CAPEX nº 7 ", "Licenciamento, outorga e projetos"),</w:t>
        </w:r>
      </w:ins>
    </w:p>
    <w:p>
      <w:pPr>
        <w:shd w:val="clear" w:color="auto" w:fill="F7F7F7"/>
        <w:spacing w:before="0" w:after="0" w:line="180" w:lineRule="exact"/>
        <w:ind w:left="0" w:firstLine="0"/>
        <w:jc w:val="left"/>
        <w:rPr>
          <w:ins w:id="888125" w:author="Claude" w:date="2026-10-07T12:00:00Z"/>
        </w:rPr>
      </w:pPr>
      <w:ins w:id="888227" w:author="Claude" w:date="2026-10-07T12:00:00Z">
        <w:r>
          <w:rPr>
            <w:rFonts w:ascii="Consolas" w:hAnsi="Consolas" w:cs="Consolas"/>
            <w:sz w:val="14"/>
            <w:szCs w:val="14"/>
          </w:rPr>
          <w:t xml:space="preserve">102          (r"Valor de 'Licenciamento", "25000"),</w:t>
        </w:r>
      </w:ins>
    </w:p>
    <w:p>
      <w:pPr>
        <w:shd w:val="clear" w:color="auto" w:fill="F7F7F7"/>
        <w:spacing w:before="0" w:after="0" w:line="180" w:lineRule="exact"/>
        <w:ind w:left="0" w:firstLine="0"/>
        <w:jc w:val="left"/>
        <w:rPr>
          <w:ins w:id="888125" w:author="Claude" w:date="2026-10-07T12:00:00Z"/>
        </w:rPr>
      </w:pPr>
      <w:ins w:id="888228" w:author="Claude" w:date="2026-10-07T12:00:00Z">
        <w:r>
          <w:rPr>
            <w:rFonts w:ascii="Consolas" w:hAnsi="Consolas" w:cs="Consolas"/>
            <w:sz w:val="14"/>
            <w:szCs w:val="14"/>
          </w:rPr>
          <w:t xml:space="preserve">103          (r"^Item de CAPEX nº 8 ", ""),</w:t>
        </w:r>
      </w:ins>
    </w:p>
    <w:p>
      <w:pPr>
        <w:shd w:val="clear" w:color="auto" w:fill="F7F7F7"/>
        <w:spacing w:before="0" w:after="0" w:line="180" w:lineRule="exact"/>
        <w:ind w:left="0" w:firstLine="0"/>
        <w:jc w:val="left"/>
        <w:rPr>
          <w:ins w:id="888125" w:author="Claude" w:date="2026-10-07T12:00:00Z"/>
        </w:rPr>
      </w:pPr>
      <w:ins w:id="888229" w:author="Claude" w:date="2026-10-07T12:00:00Z">
        <w:r>
          <w:rPr>
            <w:rFonts w:ascii="Consolas" w:hAnsi="Consolas" w:cs="Consolas"/>
            <w:sz w:val="14"/>
            <w:szCs w:val="14"/>
          </w:rPr>
          <w:t xml:space="preserve">104          (r"Maturidade da estimativa de CAPEX", ""),</w:t>
        </w:r>
      </w:ins>
    </w:p>
    <w:p>
      <w:pPr>
        <w:shd w:val="clear" w:color="auto" w:fill="F7F7F7"/>
        <w:spacing w:before="0" w:after="0" w:line="180" w:lineRule="exact"/>
        <w:ind w:left="0" w:firstLine="0"/>
        <w:jc w:val="left"/>
        <w:rPr>
          <w:ins w:id="888125" w:author="Claude" w:date="2026-10-07T12:00:00Z"/>
        </w:rPr>
      </w:pPr>
      <w:ins w:id="888230" w:author="Claude" w:date="2026-10-07T12:00:00Z">
        <w:r>
          <w:rPr>
            <w:rFonts w:ascii="Consolas" w:hAnsi="Consolas" w:cs="Consolas"/>
            <w:sz w:val="14"/>
            <w:szCs w:val="14"/>
          </w:rPr>
          <w:t xml:space="preserve">105          (r"^Capital de giro", "60000"),</w:t>
        </w:r>
      </w:ins>
    </w:p>
    <w:p>
      <w:pPr>
        <w:shd w:val="clear" w:color="auto" w:fill="F7F7F7"/>
        <w:spacing w:before="0" w:after="0" w:line="180" w:lineRule="exact"/>
        <w:ind w:left="0" w:firstLine="0"/>
        <w:jc w:val="left"/>
        <w:rPr>
          <w:ins w:id="888125" w:author="Claude" w:date="2026-10-07T12:00:00Z"/>
        </w:rPr>
      </w:pPr>
      <w:ins w:id="888231" w:author="Claude" w:date="2026-10-07T12:00:00Z">
        <w:r>
          <w:rPr>
            <w:rFonts w:ascii="Consolas" w:hAnsi="Consolas" w:cs="Consolas"/>
            <w:sz w:val="14"/>
            <w:szCs w:val="14"/>
          </w:rPr>
          <w:t xml:space="preserve">106          (r"^Vida útil média", "15"),</w:t>
        </w:r>
      </w:ins>
    </w:p>
    <w:p>
      <w:pPr>
        <w:shd w:val="clear" w:color="auto" w:fill="F7F7F7"/>
        <w:spacing w:before="0" w:after="0" w:line="180" w:lineRule="exact"/>
        <w:ind w:left="0" w:firstLine="0"/>
        <w:jc w:val="left"/>
        <w:rPr>
          <w:ins w:id="888125" w:author="Claude" w:date="2026-10-07T12:00:00Z"/>
        </w:rPr>
      </w:pPr>
      <w:ins w:id="888232" w:author="Claude" w:date="2026-10-07T12:00:00Z">
        <w:r>
          <w:rPr>
            <w:rFonts w:ascii="Consolas" w:hAnsi="Consolas" w:cs="Consolas"/>
            <w:sz w:val="14"/>
            <w:szCs w:val="14"/>
          </w:rPr>
          <w:t xml:space="preserve">107          (r"^Valor residual", "223500"),</w:t>
        </w:r>
      </w:ins>
    </w:p>
    <w:p>
      <w:pPr>
        <w:shd w:val="clear" w:color="auto" w:fill="F7F7F7"/>
        <w:spacing w:before="0" w:after="0" w:line="180" w:lineRule="exact"/>
        <w:ind w:left="0" w:firstLine="0"/>
        <w:jc w:val="left"/>
        <w:rPr>
          <w:ins w:id="888125" w:author="Claude" w:date="2026-10-07T12:00:00Z"/>
        </w:rPr>
      </w:pPr>
      <w:ins w:id="888233" w:author="Claude" w:date="2026-10-07T12:00:00Z">
        <w:r>
          <w:rPr>
            <w:rFonts w:ascii="Consolas" w:hAnsi="Consolas" w:cs="Consolas"/>
            <w:sz w:val="14"/>
            <w:szCs w:val="14"/>
          </w:rPr>
          <w:t xml:space="preserve">108          (r"^Parcela do CAPEX coberta por fomento", "70"),</w:t>
        </w:r>
      </w:ins>
    </w:p>
    <w:p>
      <w:pPr>
        <w:shd w:val="clear" w:color="auto" w:fill="F7F7F7"/>
        <w:spacing w:before="0" w:after="0" w:line="180" w:lineRule="exact"/>
        <w:ind w:left="0" w:firstLine="0"/>
        <w:jc w:val="left"/>
        <w:rPr>
          <w:ins w:id="888125" w:author="Claude" w:date="2026-10-07T12:00:00Z"/>
        </w:rPr>
      </w:pPr>
      <w:ins w:id="888234" w:author="Claude" w:date="2026-10-07T12:00:00Z">
        <w:r>
          <w:rPr>
            <w:rFonts w:ascii="Consolas" w:hAnsi="Consolas" w:cs="Consolas"/>
            <w:sz w:val="14"/>
            <w:szCs w:val="14"/>
          </w:rPr>
          <w:t xml:space="preserve">109          # ---------------------------------------------------------------- receitas</w:t>
        </w:r>
      </w:ins>
    </w:p>
    <w:p>
      <w:pPr>
        <w:shd w:val="clear" w:color="auto" w:fill="F7F7F7"/>
        <w:spacing w:before="0" w:after="0" w:line="180" w:lineRule="exact"/>
        <w:ind w:left="0" w:firstLine="0"/>
        <w:jc w:val="left"/>
        <w:rPr>
          <w:ins w:id="888125" w:author="Claude" w:date="2026-10-07T12:00:00Z"/>
        </w:rPr>
      </w:pPr>
      <w:ins w:id="888235" w:author="Claude" w:date="2026-10-07T12:00:00Z">
        <w:r>
          <w:rPr>
            <w:rFonts w:ascii="Consolas" w:hAnsi="Consolas" w:cs="Consolas"/>
            <w:sz w:val="14"/>
            <w:szCs w:val="14"/>
          </w:rPr>
          <w:t xml:space="preserve">110          (r"^Quantidade de produtos no mix", "1"),</w:t>
        </w:r>
      </w:ins>
    </w:p>
    <w:p>
      <w:pPr>
        <w:shd w:val="clear" w:color="auto" w:fill="F7F7F7"/>
        <w:spacing w:before="0" w:after="0" w:line="180" w:lineRule="exact"/>
        <w:ind w:left="0" w:firstLine="0"/>
        <w:jc w:val="left"/>
        <w:rPr>
          <w:ins w:id="888125" w:author="Claude" w:date="2026-10-07T12:00:00Z"/>
        </w:rPr>
      </w:pPr>
      <w:ins w:id="888236" w:author="Claude" w:date="2026-10-07T12:00:00Z">
        <w:r>
          <w:rPr>
            <w:rFonts w:ascii="Consolas" w:hAnsi="Consolas" w:cs="Consolas"/>
            <w:sz w:val="14"/>
            <w:szCs w:val="14"/>
          </w:rPr>
          <w:t xml:space="preserve">111          (r"^\s+Nome do produto", "Tilápia inteira"),</w:t>
        </w:r>
      </w:ins>
    </w:p>
    <w:p>
      <w:pPr>
        <w:shd w:val="clear" w:color="auto" w:fill="F7F7F7"/>
        <w:spacing w:before="0" w:after="0" w:line="180" w:lineRule="exact"/>
        <w:ind w:left="0" w:firstLine="0"/>
        <w:jc w:val="left"/>
        <w:rPr>
          <w:ins w:id="888125" w:author="Claude" w:date="2026-10-07T12:00:00Z"/>
        </w:rPr>
      </w:pPr>
      <w:ins w:id="888237" w:author="Claude" w:date="2026-10-07T12:00:00Z">
        <w:r>
          <w:rPr>
            <w:rFonts w:ascii="Consolas" w:hAnsi="Consolas" w:cs="Consolas"/>
            <w:sz w:val="14"/>
            <w:szCs w:val="14"/>
          </w:rPr>
          <w:t xml:space="preserve">112          (r"^\s+Quantidade vendida por mês", "7312,5"),</w:t>
        </w:r>
      </w:ins>
    </w:p>
    <w:p>
      <w:pPr>
        <w:shd w:val="clear" w:color="auto" w:fill="F7F7F7"/>
        <w:spacing w:before="0" w:after="0" w:line="180" w:lineRule="exact"/>
        <w:ind w:left="0" w:firstLine="0"/>
        <w:jc w:val="left"/>
        <w:rPr>
          <w:ins w:id="888125" w:author="Claude" w:date="2026-10-07T12:00:00Z"/>
        </w:rPr>
      </w:pPr>
      <w:ins w:id="888238" w:author="Claude" w:date="2026-10-07T12:00:00Z">
        <w:r>
          <w:rPr>
            <w:rFonts w:ascii="Consolas" w:hAnsi="Consolas" w:cs="Consolas"/>
            <w:sz w:val="14"/>
            <w:szCs w:val="14"/>
          </w:rPr>
          <w:t xml:space="preserve">113          (r"^\s+Preço de venda", "10,50"),</w:t>
        </w:r>
      </w:ins>
    </w:p>
    <w:p>
      <w:pPr>
        <w:shd w:val="clear" w:color="auto" w:fill="F7F7F7"/>
        <w:spacing w:before="0" w:after="0" w:line="180" w:lineRule="exact"/>
        <w:ind w:left="0" w:firstLine="0"/>
        <w:jc w:val="left"/>
        <w:rPr>
          <w:ins w:id="888125" w:author="Claude" w:date="2026-10-07T12:00:00Z"/>
        </w:rPr>
      </w:pPr>
      <w:ins w:id="888239" w:author="Claude" w:date="2026-10-07T12:00:00Z">
        <w:r>
          <w:rPr>
            <w:rFonts w:ascii="Consolas" w:hAnsi="Consolas" w:cs="Consolas"/>
            <w:sz w:val="14"/>
            <w:szCs w:val="14"/>
          </w:rPr>
          <w:t xml:space="preserve">114          (r"Volume de vendas a utilizar", "1"),</w:t>
        </w:r>
      </w:ins>
    </w:p>
    <w:p>
      <w:pPr>
        <w:shd w:val="clear" w:color="auto" w:fill="F7F7F7"/>
        <w:spacing w:before="0" w:after="0" w:line="180" w:lineRule="exact"/>
        <w:ind w:left="0" w:firstLine="0"/>
        <w:jc w:val="left"/>
        <w:rPr>
          <w:ins w:id="888125" w:author="Claude" w:date="2026-10-07T12:00:00Z"/>
        </w:rPr>
      </w:pPr>
      <w:ins w:id="888240" w:author="Claude" w:date="2026-10-07T12:00:00Z">
        <w:r>
          <w:rPr>
            <w:rFonts w:ascii="Consolas" w:hAnsi="Consolas" w:cs="Consolas"/>
            <w:sz w:val="14"/>
            <w:szCs w:val="14"/>
          </w:rPr>
          <w:t xml:space="preserve">115          (r"^Há receita de serviços", "n"),</w:t>
        </w:r>
      </w:ins>
    </w:p>
    <w:p>
      <w:pPr>
        <w:shd w:val="clear" w:color="auto" w:fill="F7F7F7"/>
        <w:spacing w:before="0" w:after="0" w:line="180" w:lineRule="exact"/>
        <w:ind w:left="0" w:firstLine="0"/>
        <w:jc w:val="left"/>
        <w:rPr>
          <w:ins w:id="888125" w:author="Claude" w:date="2026-10-07T12:00:00Z"/>
        </w:rPr>
      </w:pPr>
      <w:ins w:id="888241" w:author="Claude" w:date="2026-10-07T12:00:00Z">
        <w:r>
          <w:rPr>
            <w:rFonts w:ascii="Consolas" w:hAnsi="Consolas" w:cs="Consolas"/>
            <w:sz w:val="14"/>
            <w:szCs w:val="14"/>
          </w:rPr>
          <w:t xml:space="preserve">116          (r"^Meses até a primeira receita", ""),</w:t>
        </w:r>
      </w:ins>
    </w:p>
    <w:p>
      <w:pPr>
        <w:shd w:val="clear" w:color="auto" w:fill="F7F7F7"/>
        <w:spacing w:before="0" w:after="0" w:line="180" w:lineRule="exact"/>
        <w:ind w:left="0" w:firstLine="0"/>
        <w:jc w:val="left"/>
        <w:rPr>
          <w:ins w:id="888125" w:author="Claude" w:date="2026-10-07T12:00:00Z"/>
        </w:rPr>
      </w:pPr>
      <w:ins w:id="888242" w:author="Claude" w:date="2026-10-07T12:00:00Z">
        <w:r>
          <w:rPr>
            <w:rFonts w:ascii="Consolas" w:hAnsi="Consolas" w:cs="Consolas"/>
            <w:sz w:val="14"/>
            <w:szCs w:val="14"/>
          </w:rPr>
          <w:t xml:space="preserve">117          # ---------------------------------------------------------------- custos</w:t>
        </w:r>
      </w:ins>
    </w:p>
    <w:p>
      <w:pPr>
        <w:shd w:val="clear" w:color="auto" w:fill="F7F7F7"/>
        <w:spacing w:before="0" w:after="0" w:line="180" w:lineRule="exact"/>
        <w:ind w:left="0" w:firstLine="0"/>
        <w:jc w:val="left"/>
        <w:rPr>
          <w:ins w:id="888125" w:author="Claude" w:date="2026-10-07T12:00:00Z"/>
        </w:rPr>
      </w:pPr>
      <w:ins w:id="888243" w:author="Claude" w:date="2026-10-07T12:00:00Z">
        <w:r>
          <w:rPr>
            <w:rFonts w:ascii="Consolas" w:hAnsi="Consolas" w:cs="Consolas"/>
            <w:sz w:val="14"/>
            <w:szCs w:val="14"/>
          </w:rPr>
          <w:t xml:space="preserve">118          (r"^Custo da ração", "3,10"),</w:t>
        </w:r>
      </w:ins>
    </w:p>
    <w:p>
      <w:pPr>
        <w:shd w:val="clear" w:color="auto" w:fill="F7F7F7"/>
        <w:spacing w:before="0" w:after="0" w:line="180" w:lineRule="exact"/>
        <w:ind w:left="0" w:firstLine="0"/>
        <w:jc w:val="left"/>
        <w:rPr>
          <w:ins w:id="888125" w:author="Claude" w:date="2026-10-07T12:00:00Z"/>
        </w:rPr>
      </w:pPr>
      <w:ins w:id="888244" w:author="Claude" w:date="2026-10-07T12:00:00Z">
        <w:r>
          <w:rPr>
            <w:rFonts w:ascii="Consolas" w:hAnsi="Consolas" w:cs="Consolas"/>
            <w:sz w:val="14"/>
            <w:szCs w:val="14"/>
          </w:rPr>
          <w:t xml:space="preserve">119          (r"^Custo do alevino por unidade", "0,28"),</w:t>
        </w:r>
      </w:ins>
    </w:p>
    <w:p>
      <w:pPr>
        <w:shd w:val="clear" w:color="auto" w:fill="F7F7F7"/>
        <w:spacing w:before="0" w:after="0" w:line="180" w:lineRule="exact"/>
        <w:ind w:left="0" w:firstLine="0"/>
        <w:jc w:val="left"/>
        <w:rPr>
          <w:ins w:id="888125" w:author="Claude" w:date="2026-10-07T12:00:00Z"/>
        </w:rPr>
      </w:pPr>
      <w:ins w:id="888245" w:author="Claude" w:date="2026-10-07T12:00:00Z">
        <w:r>
          <w:rPr>
            <w:rFonts w:ascii="Consolas" w:hAnsi="Consolas" w:cs="Consolas"/>
            <w:sz w:val="14"/>
            <w:szCs w:val="14"/>
          </w:rPr>
          <w:t xml:space="preserve">120          (r"^Consumo de energia \(aeração", ""),</w:t>
        </w:r>
      </w:ins>
    </w:p>
    <w:p>
      <w:pPr>
        <w:shd w:val="clear" w:color="auto" w:fill="F7F7F7"/>
        <w:spacing w:before="0" w:after="0" w:line="180" w:lineRule="exact"/>
        <w:ind w:left="0" w:firstLine="0"/>
        <w:jc w:val="left"/>
        <w:rPr>
          <w:ins w:id="888125" w:author="Claude" w:date="2026-10-07T12:00:00Z"/>
        </w:rPr>
      </w:pPr>
      <w:ins w:id="888246" w:author="Claude" w:date="2026-10-07T12:00:00Z">
        <w:r>
          <w:rPr>
            <w:rFonts w:ascii="Consolas" w:hAnsi="Consolas" w:cs="Consolas"/>
            <w:sz w:val="14"/>
            <w:szCs w:val="14"/>
          </w:rPr>
          <w:t xml:space="preserve">121          (r"^Tarifa de energia", "0,75"),</w:t>
        </w:r>
      </w:ins>
    </w:p>
    <w:p>
      <w:pPr>
        <w:shd w:val="clear" w:color="auto" w:fill="F7F7F7"/>
        <w:spacing w:before="0" w:after="0" w:line="180" w:lineRule="exact"/>
        <w:ind w:left="0" w:firstLine="0"/>
        <w:jc w:val="left"/>
        <w:rPr>
          <w:ins w:id="888125" w:author="Claude" w:date="2026-10-07T12:00:00Z"/>
        </w:rPr>
      </w:pPr>
      <w:ins w:id="888247" w:author="Claude" w:date="2026-10-07T12:00:00Z">
        <w:r>
          <w:rPr>
            <w:rFonts w:ascii="Consolas" w:hAnsi="Consolas" w:cs="Consolas"/>
            <w:sz w:val="14"/>
            <w:szCs w:val="14"/>
          </w:rPr>
          <w:t xml:space="preserve">122          (r"^Outros custos variáveis \(despesca", "0,35"),</w:t>
        </w:r>
      </w:ins>
    </w:p>
    <w:p>
      <w:pPr>
        <w:shd w:val="clear" w:color="auto" w:fill="F7F7F7"/>
        <w:spacing w:before="0" w:after="0" w:line="180" w:lineRule="exact"/>
        <w:ind w:left="0" w:firstLine="0"/>
        <w:jc w:val="left"/>
        <w:rPr>
          <w:ins w:id="888125" w:author="Claude" w:date="2026-10-07T12:00:00Z"/>
        </w:rPr>
      </w:pPr>
      <w:ins w:id="888248" w:author="Claude" w:date="2026-10-07T12:00:00Z">
        <w:r>
          <w:rPr>
            <w:rFonts w:ascii="Consolas" w:hAnsi="Consolas" w:cs="Consolas"/>
            <w:sz w:val="14"/>
            <w:szCs w:val="14"/>
          </w:rPr>
          <w:t xml:space="preserve">123          (r"^Outros custos variáveis mensais", "0"),</w:t>
        </w:r>
      </w:ins>
    </w:p>
    <w:p>
      <w:pPr>
        <w:shd w:val="clear" w:color="auto" w:fill="F7F7F7"/>
        <w:spacing w:before="0" w:after="0" w:line="180" w:lineRule="exact"/>
        <w:ind w:left="0" w:firstLine="0"/>
        <w:jc w:val="left"/>
        <w:rPr>
          <w:ins w:id="888125" w:author="Claude" w:date="2026-10-07T12:00:00Z"/>
        </w:rPr>
      </w:pPr>
      <w:ins w:id="888249" w:author="Claude" w:date="2026-10-07T12:00:00Z">
        <w:r>
          <w:rPr>
            <w:rFonts w:ascii="Consolas" w:hAnsi="Consolas" w:cs="Consolas"/>
            <w:sz w:val="14"/>
            <w:szCs w:val="14"/>
          </w:rPr>
          <w:t xml:space="preserve">124          (r"^Assistência técnica", "2000"),</w:t>
        </w:r>
      </w:ins>
    </w:p>
    <w:p>
      <w:pPr>
        <w:shd w:val="clear" w:color="auto" w:fill="F7F7F7"/>
        <w:spacing w:before="0" w:after="0" w:line="180" w:lineRule="exact"/>
        <w:ind w:left="0" w:firstLine="0"/>
        <w:jc w:val="left"/>
        <w:rPr>
          <w:ins w:id="888125" w:author="Claude" w:date="2026-10-07T12:00:00Z"/>
        </w:rPr>
      </w:pPr>
      <w:ins w:id="888250" w:author="Claude" w:date="2026-10-07T12:00:00Z">
        <w:r>
          <w:rPr>
            <w:rFonts w:ascii="Consolas" w:hAnsi="Consolas" w:cs="Consolas"/>
            <w:sz w:val="14"/>
            <w:szCs w:val="14"/>
          </w:rPr>
          <w:t xml:space="preserve">125          (r"^Outros custos fixos", "1500"),</w:t>
        </w:r>
      </w:ins>
    </w:p>
    <w:p>
      <w:pPr>
        <w:shd w:val="clear" w:color="auto" w:fill="F7F7F7"/>
        <w:spacing w:before="0" w:after="0" w:line="180" w:lineRule="exact"/>
        <w:ind w:left="0" w:firstLine="0"/>
        <w:jc w:val="left"/>
        <w:rPr>
          <w:ins w:id="888125" w:author="Claude" w:date="2026-10-07T12:00:00Z"/>
        </w:rPr>
      </w:pPr>
      <w:ins w:id="888251" w:author="Claude" w:date="2026-10-07T12:00:00Z">
        <w:r>
          <w:rPr>
            <w:rFonts w:ascii="Consolas" w:hAnsi="Consolas" w:cs="Consolas"/>
            <w:sz w:val="14"/>
            <w:szCs w:val="14"/>
          </w:rPr>
          <w:t xml:space="preserve">126          (r"^Manutenção de instalações", "1241,6666667"),</w:t>
        </w:r>
      </w:ins>
    </w:p>
    <w:p>
      <w:pPr>
        <w:shd w:val="clear" w:color="auto" w:fill="F7F7F7"/>
        <w:spacing w:before="0" w:after="0" w:line="180" w:lineRule="exact"/>
        <w:ind w:left="0" w:firstLine="0"/>
        <w:jc w:val="left"/>
        <w:rPr>
          <w:ins w:id="888125" w:author="Claude" w:date="2026-10-07T12:00:00Z"/>
        </w:rPr>
      </w:pPr>
      <w:ins w:id="888252" w:author="Claude" w:date="2026-10-07T12:00:00Z">
        <w:r>
          <w:rPr>
            <w:rFonts w:ascii="Consolas" w:hAnsi="Consolas" w:cs="Consolas"/>
            <w:sz w:val="14"/>
            <w:szCs w:val="14"/>
          </w:rPr>
          <w:t xml:space="preserve">127          # ---------------------------------------------------------------- pessoas</w:t>
        </w:r>
      </w:ins>
    </w:p>
    <w:p>
      <w:pPr>
        <w:shd w:val="clear" w:color="auto" w:fill="F7F7F7"/>
        <w:spacing w:before="0" w:after="0" w:line="180" w:lineRule="exact"/>
        <w:ind w:left="0" w:firstLine="0"/>
        <w:jc w:val="left"/>
        <w:rPr>
          <w:ins w:id="888125" w:author="Claude" w:date="2026-10-07T12:00:00Z"/>
        </w:rPr>
      </w:pPr>
      <w:ins w:id="888253" w:author="Claude" w:date="2026-10-07T12:00:00Z">
        <w:r>
          <w:rPr>
            <w:rFonts w:ascii="Consolas" w:hAnsi="Consolas" w:cs="Consolas"/>
            <w:sz w:val="14"/>
            <w:szCs w:val="14"/>
          </w:rPr>
          <w:t xml:space="preserve">128          (r"^Retirada/pró-labore", "12000"),</w:t>
        </w:r>
      </w:ins>
    </w:p>
    <w:p>
      <w:pPr>
        <w:shd w:val="clear" w:color="auto" w:fill="F7F7F7"/>
        <w:spacing w:before="0" w:after="0" w:line="180" w:lineRule="exact"/>
        <w:ind w:left="0" w:firstLine="0"/>
        <w:jc w:val="left"/>
        <w:rPr>
          <w:ins w:id="888125" w:author="Claude" w:date="2026-10-07T12:00:00Z"/>
        </w:rPr>
      </w:pPr>
      <w:ins w:id="888254" w:author="Claude" w:date="2026-10-07T12:00:00Z">
        <w:r>
          <w:rPr>
            <w:rFonts w:ascii="Consolas" w:hAnsi="Consolas" w:cs="Consolas"/>
            <w:sz w:val="14"/>
            <w:szCs w:val="14"/>
          </w:rPr>
          <w:t xml:space="preserve">129          (r"^Cooperados que trabalham", "6"),</w:t>
        </w:r>
      </w:ins>
    </w:p>
    <w:p>
      <w:pPr>
        <w:shd w:val="clear" w:color="auto" w:fill="F7F7F7"/>
        <w:spacing w:before="0" w:after="0" w:line="180" w:lineRule="exact"/>
        <w:ind w:left="0" w:firstLine="0"/>
        <w:jc w:val="left"/>
        <w:rPr>
          <w:ins w:id="888125" w:author="Claude" w:date="2026-10-07T12:00:00Z"/>
        </w:rPr>
      </w:pPr>
      <w:ins w:id="888255" w:author="Claude" w:date="2026-10-07T12:00:00Z">
        <w:r>
          <w:rPr>
            <w:rFonts w:ascii="Consolas" w:hAnsi="Consolas" w:cs="Consolas"/>
            <w:sz w:val="14"/>
            <w:szCs w:val="14"/>
          </w:rPr>
          <w:t xml:space="preserve">130          (r"apenas entregam matéria-prima", "s"),</w:t>
        </w:r>
      </w:ins>
    </w:p>
    <w:p>
      <w:pPr>
        <w:shd w:val="clear" w:color="auto" w:fill="F7F7F7"/>
        <w:spacing w:before="0" w:after="0" w:line="180" w:lineRule="exact"/>
        <w:ind w:left="0" w:firstLine="0"/>
        <w:jc w:val="left"/>
        <w:rPr>
          <w:ins w:id="888125" w:author="Claude" w:date="2026-10-07T12:00:00Z"/>
        </w:rPr>
      </w:pPr>
      <w:ins w:id="888256" w:author="Claude" w:date="2026-10-07T12:00:00Z">
        <w:r>
          <w:rPr>
            <w:rFonts w:ascii="Consolas" w:hAnsi="Consolas" w:cs="Consolas"/>
            <w:sz w:val="14"/>
            <w:szCs w:val="14"/>
          </w:rPr>
          <w:t xml:space="preserve">131          (r"^\s+Número desses cooperados", "14"),</w:t>
        </w:r>
      </w:ins>
    </w:p>
    <w:p>
      <w:pPr>
        <w:shd w:val="clear" w:color="auto" w:fill="F7F7F7"/>
        <w:spacing w:before="0" w:after="0" w:line="180" w:lineRule="exact"/>
        <w:ind w:left="0" w:firstLine="0"/>
        <w:jc w:val="left"/>
        <w:rPr>
          <w:ins w:id="888125" w:author="Claude" w:date="2026-10-07T12:00:00Z"/>
        </w:rPr>
      </w:pPr>
      <w:ins w:id="888257" w:author="Claude" w:date="2026-10-07T12:00:00Z">
        <w:r>
          <w:rPr>
            <w:rFonts w:ascii="Consolas" w:hAnsi="Consolas" w:cs="Consolas"/>
            <w:sz w:val="14"/>
            <w:szCs w:val="14"/>
          </w:rPr>
          <w:t xml:space="preserve">132          (r"^\s+Principal matéria-prima", ""),</w:t>
        </w:r>
      </w:ins>
    </w:p>
    <w:p>
      <w:pPr>
        <w:shd w:val="clear" w:color="auto" w:fill="F7F7F7"/>
        <w:spacing w:before="0" w:after="0" w:line="180" w:lineRule="exact"/>
        <w:ind w:left="0" w:firstLine="0"/>
        <w:jc w:val="left"/>
        <w:rPr>
          <w:ins w:id="888125" w:author="Claude" w:date="2026-10-07T12:00:00Z"/>
        </w:rPr>
      </w:pPr>
      <w:ins w:id="888258" w:author="Claude" w:date="2026-10-07T12:00:00Z">
        <w:r>
          <w:rPr>
            <w:rFonts w:ascii="Consolas" w:hAnsi="Consolas" w:cs="Consolas"/>
            <w:sz w:val="14"/>
            <w:szCs w:val="14"/>
          </w:rPr>
          <w:t xml:space="preserve">133          (r"^Parcela das sobras", "100"),</w:t>
        </w:r>
      </w:ins>
    </w:p>
    <w:p>
      <w:pPr>
        <w:shd w:val="clear" w:color="auto" w:fill="F7F7F7"/>
        <w:spacing w:before="0" w:after="0" w:line="180" w:lineRule="exact"/>
        <w:ind w:left="0" w:firstLine="0"/>
        <w:jc w:val="left"/>
        <w:rPr>
          <w:ins w:id="888125" w:author="Claude" w:date="2026-10-07T12:00:00Z"/>
        </w:rPr>
      </w:pPr>
      <w:ins w:id="888259" w:author="Claude" w:date="2026-10-07T12:00:00Z">
        <w:r>
          <w:rPr>
            <w:rFonts w:ascii="Consolas" w:hAnsi="Consolas" w:cs="Consolas"/>
            <w:sz w:val="14"/>
            <w:szCs w:val="14"/>
          </w:rPr>
          <w:t xml:space="preserve">134          (r"^Número de funcionários CLT", "0"),</w:t>
        </w:r>
      </w:ins>
    </w:p>
    <w:p>
      <w:pPr>
        <w:shd w:val="clear" w:color="auto" w:fill="F7F7F7"/>
        <w:spacing w:before="0" w:after="0" w:line="180" w:lineRule="exact"/>
        <w:ind w:left="0" w:firstLine="0"/>
        <w:jc w:val="left"/>
        <w:rPr>
          <w:ins w:id="888125" w:author="Claude" w:date="2026-10-07T12:00:00Z"/>
        </w:rPr>
      </w:pPr>
      <w:ins w:id="888260" w:author="Claude" w:date="2026-10-07T12:00:00Z">
        <w:r>
          <w:rPr>
            <w:rFonts w:ascii="Consolas" w:hAnsi="Consolas" w:cs="Consolas"/>
            <w:sz w:val="14"/>
            <w:szCs w:val="14"/>
          </w:rPr>
          <w:t xml:space="preserve">135          (r"^Outra mão de obra não detalhada", "0"),</w:t>
        </w:r>
      </w:ins>
    </w:p>
    <w:p>
      <w:pPr>
        <w:shd w:val="clear" w:color="auto" w:fill="F7F7F7"/>
        <w:spacing w:before="0" w:after="0" w:line="180" w:lineRule="exact"/>
        <w:ind w:left="0" w:firstLine="0"/>
        <w:jc w:val="left"/>
        <w:rPr>
          <w:ins w:id="888125" w:author="Claude" w:date="2026-10-07T12:00:00Z"/>
        </w:rPr>
      </w:pPr>
      <w:ins w:id="888261" w:author="Claude" w:date="2026-10-07T12:00:00Z">
        <w:r>
          <w:rPr>
            <w:rFonts w:ascii="Consolas" w:hAnsi="Consolas" w:cs="Consolas"/>
            <w:sz w:val="14"/>
            <w:szCs w:val="14"/>
          </w:rPr>
          <w:t xml:space="preserve">136          # ---------------------------------------------------------------- tributos</w:t>
        </w:r>
      </w:ins>
    </w:p>
    <w:p>
      <w:pPr>
        <w:shd w:val="clear" w:color="auto" w:fill="F7F7F7"/>
        <w:spacing w:before="0" w:after="0" w:line="180" w:lineRule="exact"/>
        <w:ind w:left="0" w:firstLine="0"/>
        <w:jc w:val="left"/>
        <w:rPr>
          <w:ins w:id="888125" w:author="Claude" w:date="2026-10-07T12:00:00Z"/>
        </w:rPr>
      </w:pPr>
      <w:ins w:id="888262" w:author="Claude" w:date="2026-10-07T12:00:00Z">
        <w:r>
          <w:rPr>
            <w:rFonts w:ascii="Consolas" w:hAnsi="Consolas" w:cs="Consolas"/>
            <w:sz w:val="14"/>
            <w:szCs w:val="14"/>
          </w:rPr>
          <w:t xml:space="preserve">137          (r"^Configurar PIS \(faturamento\)", "s"),</w:t>
        </w:r>
      </w:ins>
    </w:p>
    <w:p>
      <w:pPr>
        <w:shd w:val="clear" w:color="auto" w:fill="F7F7F7"/>
        <w:spacing w:before="0" w:after="0" w:line="180" w:lineRule="exact"/>
        <w:ind w:left="0" w:firstLine="0"/>
        <w:jc w:val="left"/>
        <w:rPr>
          <w:ins w:id="888125" w:author="Claude" w:date="2026-10-07T12:00:00Z"/>
        </w:rPr>
      </w:pPr>
      <w:ins w:id="888263" w:author="Claude" w:date="2026-10-07T12:00:00Z">
        <w:r>
          <w:rPr>
            <w:rFonts w:ascii="Consolas" w:hAnsi="Consolas" w:cs="Consolas"/>
            <w:sz w:val="14"/>
            <w:szCs w:val="14"/>
          </w:rPr>
          <w:t xml:space="preserve">138          (r"^\s+Alíquota de PIS \(faturamento\)", "0,65"),</w:t>
        </w:r>
      </w:ins>
    </w:p>
    <w:p>
      <w:pPr>
        <w:shd w:val="clear" w:color="auto" w:fill="F7F7F7"/>
        <w:spacing w:before="0" w:after="0" w:line="180" w:lineRule="exact"/>
        <w:ind w:left="0" w:firstLine="0"/>
        <w:jc w:val="left"/>
        <w:rPr>
          <w:ins w:id="888125" w:author="Claude" w:date="2026-10-07T12:00:00Z"/>
        </w:rPr>
      </w:pPr>
      <w:ins w:id="888264" w:author="Claude" w:date="2026-10-07T12:00:00Z">
        <w:r>
          <w:rPr>
            <w:rFonts w:ascii="Consolas" w:hAnsi="Consolas" w:cs="Consolas"/>
            <w:sz w:val="14"/>
            <w:szCs w:val="14"/>
          </w:rPr>
          <w:t xml:space="preserve">139          (r"^Configurar COFINS", "s"),</w:t>
        </w:r>
      </w:ins>
    </w:p>
    <w:p>
      <w:pPr>
        <w:shd w:val="clear" w:color="auto" w:fill="F7F7F7"/>
        <w:spacing w:before="0" w:after="0" w:line="180" w:lineRule="exact"/>
        <w:ind w:left="0" w:firstLine="0"/>
        <w:jc w:val="left"/>
        <w:rPr>
          <w:ins w:id="888125" w:author="Claude" w:date="2026-10-07T12:00:00Z"/>
        </w:rPr>
      </w:pPr>
      <w:ins w:id="888265" w:author="Claude" w:date="2026-10-07T12:00:00Z">
        <w:r>
          <w:rPr>
            <w:rFonts w:ascii="Consolas" w:hAnsi="Consolas" w:cs="Consolas"/>
            <w:sz w:val="14"/>
            <w:szCs w:val="14"/>
          </w:rPr>
          <w:t xml:space="preserve">140          (r"^\s+Alíquota de COFINS", "1,65"),</w:t>
        </w:r>
      </w:ins>
    </w:p>
    <w:p>
      <w:pPr>
        <w:shd w:val="clear" w:color="auto" w:fill="F7F7F7"/>
        <w:spacing w:before="0" w:after="0" w:line="180" w:lineRule="exact"/>
        <w:ind w:left="0" w:firstLine="0"/>
        <w:jc w:val="left"/>
        <w:rPr>
          <w:ins w:id="888125" w:author="Claude" w:date="2026-10-07T12:00:00Z"/>
        </w:rPr>
      </w:pPr>
      <w:ins w:id="888266" w:author="Claude" w:date="2026-10-07T12:00:00Z">
        <w:r>
          <w:rPr>
            <w:rFonts w:ascii="Consolas" w:hAnsi="Consolas" w:cs="Consolas"/>
            <w:sz w:val="14"/>
            <w:szCs w:val="14"/>
          </w:rPr>
          <w:t xml:space="preserve">141          (r"^Configurar INSS sobre a retirada", "s"),</w:t>
        </w:r>
      </w:ins>
    </w:p>
    <w:p>
      <w:pPr>
        <w:shd w:val="clear" w:color="auto" w:fill="F7F7F7"/>
        <w:spacing w:before="0" w:after="0" w:line="180" w:lineRule="exact"/>
        <w:ind w:left="0" w:firstLine="0"/>
        <w:jc w:val="left"/>
        <w:rPr>
          <w:ins w:id="888125" w:author="Claude" w:date="2026-10-07T12:00:00Z"/>
        </w:rPr>
      </w:pPr>
      <w:ins w:id="888267" w:author="Claude" w:date="2026-10-07T12:00:00Z">
        <w:r>
          <w:rPr>
            <w:rFonts w:ascii="Consolas" w:hAnsi="Consolas" w:cs="Consolas"/>
            <w:sz w:val="14"/>
            <w:szCs w:val="14"/>
          </w:rPr>
          <w:t xml:space="preserve">142          (r"^\s+Alíquota de INSS sobre a retirada", "20"),</w:t>
        </w:r>
      </w:ins>
    </w:p>
    <w:p>
      <w:pPr>
        <w:shd w:val="clear" w:color="auto" w:fill="F7F7F7"/>
        <w:spacing w:before="0" w:after="0" w:line="180" w:lineRule="exact"/>
        <w:ind w:left="0" w:firstLine="0"/>
        <w:jc w:val="left"/>
        <w:rPr>
          <w:ins w:id="888125" w:author="Claude" w:date="2026-10-07T12:00:00Z"/>
        </w:rPr>
      </w:pPr>
      <w:ins w:id="888268" w:author="Claude" w:date="2026-10-07T12:00:00Z">
        <w:r>
          <w:rPr>
            <w:rFonts w:ascii="Consolas" w:hAnsi="Consolas" w:cs="Consolas"/>
            <w:sz w:val="14"/>
            <w:szCs w:val="14"/>
          </w:rPr>
          <w:t xml:space="preserve">143          (r"^Configurar ", "n"),</w:t>
        </w:r>
      </w:ins>
    </w:p>
    <w:p>
      <w:pPr>
        <w:shd w:val="clear" w:color="auto" w:fill="F7F7F7"/>
        <w:spacing w:before="0" w:after="0" w:line="180" w:lineRule="exact"/>
        <w:ind w:left="0" w:firstLine="0"/>
        <w:jc w:val="left"/>
        <w:rPr>
          <w:ins w:id="888125" w:author="Claude" w:date="2026-10-07T12:00:00Z"/>
        </w:rPr>
      </w:pPr>
      <w:ins w:id="888269" w:author="Claude" w:date="2026-10-07T12:00:00Z">
        <w:r>
          <w:rPr>
            <w:rFonts w:ascii="Consolas" w:hAnsi="Consolas" w:cs="Consolas"/>
            <w:sz w:val="14"/>
            <w:szCs w:val="14"/>
          </w:rPr>
          <w:t xml:space="preserve">144          (r"^Incluir outro tributo ou contribuição", "n"),</w:t>
        </w:r>
      </w:ins>
    </w:p>
    <w:p>
      <w:pPr>
        <w:shd w:val="clear" w:color="auto" w:fill="F7F7F7"/>
        <w:spacing w:before="0" w:after="0" w:line="180" w:lineRule="exact"/>
        <w:ind w:left="0" w:firstLine="0"/>
        <w:jc w:val="left"/>
        <w:rPr>
          <w:ins w:id="888125" w:author="Claude" w:date="2026-10-07T12:00:00Z"/>
        </w:rPr>
      </w:pPr>
      <w:ins w:id="888270" w:author="Claude" w:date="2026-10-07T12:00:00Z">
        <w:r>
          <w:rPr>
            <w:rFonts w:ascii="Consolas" w:hAnsi="Consolas" w:cs="Consolas"/>
            <w:sz w:val="14"/>
            <w:szCs w:val="14"/>
          </w:rPr>
          <w:t xml:space="preserve">145          # ---------------------------------------------------------------- projeção</w:t>
        </w:r>
      </w:ins>
    </w:p>
    <w:p>
      <w:pPr>
        <w:shd w:val="clear" w:color="auto" w:fill="F7F7F7"/>
        <w:spacing w:before="0" w:after="0" w:line="180" w:lineRule="exact"/>
        <w:ind w:left="0" w:firstLine="0"/>
        <w:jc w:val="left"/>
        <w:rPr>
          <w:ins w:id="888125" w:author="Claude" w:date="2026-10-07T12:00:00Z"/>
        </w:rPr>
      </w:pPr>
      <w:ins w:id="888271" w:author="Claude" w:date="2026-10-07T12:00:00Z">
        <w:r>
          <w:rPr>
            <w:rFonts w:ascii="Consolas" w:hAnsi="Consolas" w:cs="Consolas"/>
            <w:sz w:val="14"/>
            <w:szCs w:val="14"/>
          </w:rPr>
          <w:t xml:space="preserve">146          (r"^Haverá aumento gradual", "s"),</w:t>
        </w:r>
      </w:ins>
    </w:p>
    <w:p>
      <w:pPr>
        <w:shd w:val="clear" w:color="auto" w:fill="F7F7F7"/>
        <w:spacing w:before="0" w:after="0" w:line="180" w:lineRule="exact"/>
        <w:ind w:left="0" w:firstLine="0"/>
        <w:jc w:val="left"/>
        <w:rPr>
          <w:ins w:id="888125" w:author="Claude" w:date="2026-10-07T12:00:00Z"/>
        </w:rPr>
      </w:pPr>
      <w:ins w:id="888272" w:author="Claude" w:date="2026-10-07T12:00:00Z">
        <w:r>
          <w:rPr>
            <w:rFonts w:ascii="Consolas" w:hAnsi="Consolas" w:cs="Consolas"/>
            <w:sz w:val="14"/>
            <w:szCs w:val="14"/>
          </w:rPr>
          <w:t xml:space="preserve">147          (r"^Capacidade produtiva inicial", "70"),</w:t>
        </w:r>
      </w:ins>
    </w:p>
    <w:p>
      <w:pPr>
        <w:shd w:val="clear" w:color="auto" w:fill="F7F7F7"/>
        <w:spacing w:before="0" w:after="0" w:line="180" w:lineRule="exact"/>
        <w:ind w:left="0" w:firstLine="0"/>
        <w:jc w:val="left"/>
        <w:rPr>
          <w:ins w:id="888125" w:author="Claude" w:date="2026-10-07T12:00:00Z"/>
        </w:rPr>
      </w:pPr>
      <w:ins w:id="888273" w:author="Claude" w:date="2026-10-07T12:00:00Z">
        <w:r>
          <w:rPr>
            <w:rFonts w:ascii="Consolas" w:hAnsi="Consolas" w:cs="Consolas"/>
            <w:sz w:val="14"/>
            <w:szCs w:val="14"/>
          </w:rPr>
          <w:t xml:space="preserve">148          (r"^Meses até atingir 100%", "12"),</w:t>
        </w:r>
      </w:ins>
    </w:p>
    <w:p>
      <w:pPr>
        <w:shd w:val="clear" w:color="auto" w:fill="F7F7F7"/>
        <w:spacing w:before="0" w:after="0" w:line="180" w:lineRule="exact"/>
        <w:ind w:left="0" w:firstLine="0"/>
        <w:jc w:val="left"/>
        <w:rPr>
          <w:ins w:id="888125" w:author="Claude" w:date="2026-10-07T12:00:00Z"/>
        </w:rPr>
      </w:pPr>
      <w:ins w:id="888274" w:author="Claude" w:date="2026-10-07T12:00:00Z">
        <w:r>
          <w:rPr>
            <w:rFonts w:ascii="Consolas" w:hAnsi="Consolas" w:cs="Consolas"/>
            <w:sz w:val="14"/>
            <w:szCs w:val="14"/>
          </w:rPr>
          <w:t xml:space="preserve">149          (r"^Horizonte de análise", "10"),</w:t>
        </w:r>
      </w:ins>
    </w:p>
    <w:p>
      <w:pPr>
        <w:shd w:val="clear" w:color="auto" w:fill="F7F7F7"/>
        <w:spacing w:before="0" w:after="0" w:line="180" w:lineRule="exact"/>
        <w:ind w:left="0" w:firstLine="0"/>
        <w:jc w:val="left"/>
        <w:rPr>
          <w:ins w:id="888125" w:author="Claude" w:date="2026-10-07T12:00:00Z"/>
        </w:rPr>
      </w:pPr>
      <w:ins w:id="888275" w:author="Claude" w:date="2026-10-07T12:00:00Z">
        <w:r>
          <w:rPr>
            <w:rFonts w:ascii="Consolas" w:hAnsi="Consolas" w:cs="Consolas"/>
            <w:sz w:val="14"/>
            <w:szCs w:val="14"/>
          </w:rPr>
          <w:t xml:space="preserve">150          (r"^Crescimento anual de vendas", "0"),</w:t>
        </w:r>
      </w:ins>
    </w:p>
    <w:p>
      <w:pPr>
        <w:shd w:val="clear" w:color="auto" w:fill="F7F7F7"/>
        <w:spacing w:before="0" w:after="0" w:line="180" w:lineRule="exact"/>
        <w:ind w:left="0" w:firstLine="0"/>
        <w:jc w:val="left"/>
        <w:rPr>
          <w:ins w:id="888125" w:author="Claude" w:date="2026-10-07T12:00:00Z"/>
        </w:rPr>
      </w:pPr>
      <w:ins w:id="888276" w:author="Claude" w:date="2026-10-07T12:00:00Z">
        <w:r>
          <w:rPr>
            <w:rFonts w:ascii="Consolas" w:hAnsi="Consolas" w:cs="Consolas"/>
            <w:sz w:val="14"/>
            <w:szCs w:val="14"/>
          </w:rPr>
          <w:t xml:space="preserve">151          (r"^Inflação anual", "0"),</w:t>
        </w:r>
      </w:ins>
    </w:p>
    <w:p>
      <w:pPr>
        <w:shd w:val="clear" w:color="auto" w:fill="F7F7F7"/>
        <w:spacing w:before="0" w:after="0" w:line="180" w:lineRule="exact"/>
        <w:ind w:left="0" w:firstLine="0"/>
        <w:jc w:val="left"/>
        <w:rPr>
          <w:ins w:id="888125" w:author="Claude" w:date="2026-10-07T12:00:00Z"/>
        </w:rPr>
      </w:pPr>
      <w:ins w:id="888277" w:author="Claude" w:date="2026-10-07T12:00:00Z">
        <w:r>
          <w:rPr>
            <w:rFonts w:ascii="Consolas" w:hAnsi="Consolas" w:cs="Consolas"/>
            <w:sz w:val="14"/>
            <w:szCs w:val="14"/>
          </w:rPr>
          <w:t xml:space="preserve">152          (r"^Reajuste anual de preços", "0"),</w:t>
        </w:r>
      </w:ins>
    </w:p>
    <w:p>
      <w:pPr>
        <w:shd w:val="clear" w:color="auto" w:fill="F7F7F7"/>
        <w:spacing w:before="0" w:after="0" w:line="180" w:lineRule="exact"/>
        <w:ind w:left="0" w:firstLine="0"/>
        <w:jc w:val="left"/>
        <w:rPr>
          <w:ins w:id="888125" w:author="Claude" w:date="2026-10-07T12:00:00Z"/>
        </w:rPr>
      </w:pPr>
      <w:ins w:id="888278" w:author="Claude" w:date="2026-10-07T12:00:00Z">
        <w:r>
          <w:rPr>
            <w:rFonts w:ascii="Consolas" w:hAnsi="Consolas" w:cs="Consolas"/>
            <w:sz w:val="14"/>
            <w:szCs w:val="14"/>
          </w:rPr>
          <w:t xml:space="preserve">153          (r"^Taxa Mínima de Atratividade", "10"),</w:t>
        </w:r>
      </w:ins>
    </w:p>
    <w:p>
      <w:pPr>
        <w:shd w:val="clear" w:color="auto" w:fill="F7F7F7"/>
        <w:spacing w:before="0" w:after="0" w:line="180" w:lineRule="exact"/>
        <w:ind w:left="0" w:firstLine="0"/>
        <w:jc w:val="left"/>
        <w:rPr>
          <w:ins w:id="888125" w:author="Claude" w:date="2026-10-07T12:00:00Z"/>
        </w:rPr>
      </w:pPr>
      <w:ins w:id="888279" w:author="Claude" w:date="2026-10-07T12:00:00Z">
        <w:r>
          <w:rPr>
            <w:rFonts w:ascii="Consolas" w:hAnsi="Consolas" w:cs="Consolas"/>
            <w:sz w:val="14"/>
            <w:szCs w:val="14"/>
          </w:rPr>
          <w:t xml:space="preserve">154          # ---------------------------------------------------------------- ambiental</w:t>
        </w:r>
      </w:ins>
    </w:p>
    <w:p>
      <w:pPr>
        <w:shd w:val="clear" w:color="auto" w:fill="F7F7F7"/>
        <w:spacing w:before="0" w:after="0" w:line="180" w:lineRule="exact"/>
        <w:ind w:left="0" w:firstLine="0"/>
        <w:jc w:val="left"/>
        <w:rPr>
          <w:ins w:id="888125" w:author="Claude" w:date="2026-10-07T12:00:00Z"/>
        </w:rPr>
      </w:pPr>
      <w:ins w:id="888280" w:author="Claude" w:date="2026-10-07T12:00:00Z">
        <w:r>
          <w:rPr>
            <w:rFonts w:ascii="Consolas" w:hAnsi="Consolas" w:cs="Consolas"/>
            <w:sz w:val="14"/>
            <w:szCs w:val="14"/>
          </w:rPr>
          <w:t xml:space="preserve">155          (r"^Renovação diária", ""),</w:t>
        </w:r>
      </w:ins>
    </w:p>
    <w:p>
      <w:pPr>
        <w:shd w:val="clear" w:color="auto" w:fill="F7F7F7"/>
        <w:spacing w:before="0" w:after="0" w:line="180" w:lineRule="exact"/>
        <w:ind w:left="0" w:firstLine="0"/>
        <w:jc w:val="left"/>
        <w:rPr>
          <w:ins w:id="888125" w:author="Claude" w:date="2026-10-07T12:00:00Z"/>
        </w:rPr>
      </w:pPr>
      <w:ins w:id="888281" w:author="Claude" w:date="2026-10-07T12:00:00Z">
        <w:r>
          <w:rPr>
            <w:rFonts w:ascii="Consolas" w:hAnsi="Consolas" w:cs="Consolas"/>
            <w:sz w:val="14"/>
            <w:szCs w:val="14"/>
          </w:rPr>
          <w:t xml:space="preserve">156          (r"^Os viveiros são esvaziados", "s"),</w:t>
        </w:r>
      </w:ins>
    </w:p>
    <w:p>
      <w:pPr>
        <w:shd w:val="clear" w:color="auto" w:fill="F7F7F7"/>
        <w:spacing w:before="0" w:after="0" w:line="180" w:lineRule="exact"/>
        <w:ind w:left="0" w:firstLine="0"/>
        <w:jc w:val="left"/>
        <w:rPr>
          <w:ins w:id="888125" w:author="Claude" w:date="2026-10-07T12:00:00Z"/>
        </w:rPr>
      </w:pPr>
      <w:ins w:id="888282" w:author="Claude" w:date="2026-10-07T12:00:00Z">
        <w:r>
          <w:rPr>
            <w:rFonts w:ascii="Consolas" w:hAnsi="Consolas" w:cs="Consolas"/>
            <w:sz w:val="14"/>
            <w:szCs w:val="14"/>
          </w:rPr>
          <w:t xml:space="preserve">157          (r"^Evaporação", ""),</w:t>
        </w:r>
      </w:ins>
    </w:p>
    <w:p>
      <w:pPr>
        <w:shd w:val="clear" w:color="auto" w:fill="F7F7F7"/>
        <w:spacing w:before="0" w:after="0" w:line="180" w:lineRule="exact"/>
        <w:ind w:left="0" w:firstLine="0"/>
        <w:jc w:val="left"/>
        <w:rPr>
          <w:ins w:id="888125" w:author="Claude" w:date="2026-10-07T12:00:00Z"/>
        </w:rPr>
      </w:pPr>
      <w:ins w:id="888283" w:author="Claude" w:date="2026-10-07T12:00:00Z">
        <w:r>
          <w:rPr>
            <w:rFonts w:ascii="Consolas" w:hAnsi="Consolas" w:cs="Consolas"/>
            <w:sz w:val="14"/>
            <w:szCs w:val="14"/>
          </w:rPr>
          <w:t xml:space="preserve">158          (r"^Infiltração", ""),</w:t>
        </w:r>
      </w:ins>
    </w:p>
    <w:p>
      <w:pPr>
        <w:shd w:val="clear" w:color="auto" w:fill="F7F7F7"/>
        <w:spacing w:before="0" w:after="0" w:line="180" w:lineRule="exact"/>
        <w:ind w:left="0" w:firstLine="0"/>
        <w:jc w:val="left"/>
        <w:rPr>
          <w:ins w:id="888125" w:author="Claude" w:date="2026-10-07T12:00:00Z"/>
        </w:rPr>
      </w:pPr>
      <w:ins w:id="888284" w:author="Claude" w:date="2026-10-07T12:00:00Z">
        <w:r>
          <w:rPr>
            <w:rFonts w:ascii="Consolas" w:hAnsi="Consolas" w:cs="Consolas"/>
            <w:sz w:val="14"/>
            <w:szCs w:val="14"/>
          </w:rPr>
          <w:t xml:space="preserve">159          (r"^Fração da água devolvida", ""),</w:t>
        </w:r>
      </w:ins>
    </w:p>
    <w:p>
      <w:pPr>
        <w:shd w:val="clear" w:color="auto" w:fill="F7F7F7"/>
        <w:spacing w:before="0" w:after="0" w:line="180" w:lineRule="exact"/>
        <w:ind w:left="0" w:firstLine="0"/>
        <w:jc w:val="left"/>
        <w:rPr>
          <w:ins w:id="888125" w:author="Claude" w:date="2026-10-07T12:00:00Z"/>
        </w:rPr>
      </w:pPr>
      <w:ins w:id="888285" w:author="Claude" w:date="2026-10-07T12:00:00Z">
        <w:r>
          <w:rPr>
            <w:rFonts w:ascii="Consolas" w:hAnsi="Consolas" w:cs="Consolas"/>
            <w:sz w:val="14"/>
            <w:szCs w:val="14"/>
          </w:rPr>
          <w:t xml:space="preserve">160          (r"^Proteína bruta", ""),</w:t>
        </w:r>
      </w:ins>
    </w:p>
    <w:p>
      <w:pPr>
        <w:shd w:val="clear" w:color="auto" w:fill="F7F7F7"/>
        <w:spacing w:before="0" w:after="0" w:line="180" w:lineRule="exact"/>
        <w:ind w:left="0" w:firstLine="0"/>
        <w:jc w:val="left"/>
        <w:rPr>
          <w:ins w:id="888125" w:author="Claude" w:date="2026-10-07T12:00:00Z"/>
        </w:rPr>
      </w:pPr>
      <w:ins w:id="888286" w:author="Claude" w:date="2026-10-07T12:00:00Z">
        <w:r>
          <w:rPr>
            <w:rFonts w:ascii="Consolas" w:hAnsi="Consolas" w:cs="Consolas"/>
            <w:sz w:val="14"/>
            <w:szCs w:val="14"/>
          </w:rPr>
          <w:t xml:space="preserve">161          (r"^Fósforo da ração", ""),</w:t>
        </w:r>
      </w:ins>
    </w:p>
    <w:p>
      <w:pPr>
        <w:shd w:val="clear" w:color="auto" w:fill="F7F7F7"/>
        <w:spacing w:before="0" w:after="0" w:line="180" w:lineRule="exact"/>
        <w:ind w:left="0" w:firstLine="0"/>
        <w:jc w:val="left"/>
        <w:rPr>
          <w:ins w:id="888125" w:author="Claude" w:date="2026-10-07T12:00:00Z"/>
        </w:rPr>
      </w:pPr>
      <w:ins w:id="888287" w:author="Claude" w:date="2026-10-07T12:00:00Z">
        <w:r>
          <w:rPr>
            <w:rFonts w:ascii="Consolas" w:hAnsi="Consolas" w:cs="Consolas"/>
            <w:sz w:val="14"/>
            <w:szCs w:val="14"/>
          </w:rPr>
          <w:t xml:space="preserve">162          (r"^Nitrogênio retido", ""),</w:t>
        </w:r>
      </w:ins>
    </w:p>
    <w:p>
      <w:pPr>
        <w:shd w:val="clear" w:color="auto" w:fill="F7F7F7"/>
        <w:spacing w:before="0" w:after="0" w:line="180" w:lineRule="exact"/>
        <w:ind w:left="0" w:firstLine="0"/>
        <w:jc w:val="left"/>
        <w:rPr>
          <w:ins w:id="888125" w:author="Claude" w:date="2026-10-07T12:00:00Z"/>
        </w:rPr>
      </w:pPr>
      <w:ins w:id="888288" w:author="Claude" w:date="2026-10-07T12:00:00Z">
        <w:r>
          <w:rPr>
            <w:rFonts w:ascii="Consolas" w:hAnsi="Consolas" w:cs="Consolas"/>
            <w:sz w:val="14"/>
            <w:szCs w:val="14"/>
          </w:rPr>
          <w:t xml:space="preserve">163          (r"^Fósforo retido", ""),</w:t>
        </w:r>
      </w:ins>
    </w:p>
    <w:p>
      <w:pPr>
        <w:shd w:val="clear" w:color="auto" w:fill="F7F7F7"/>
        <w:spacing w:before="0" w:after="0" w:line="180" w:lineRule="exact"/>
        <w:ind w:left="0" w:firstLine="0"/>
        <w:jc w:val="left"/>
        <w:rPr>
          <w:ins w:id="888125" w:author="Claude" w:date="2026-10-07T12:00:00Z"/>
        </w:rPr>
      </w:pPr>
      <w:ins w:id="888289" w:author="Claude" w:date="2026-10-07T12:00:00Z">
        <w:r>
          <w:rPr>
            <w:rFonts w:ascii="Consolas" w:hAnsi="Consolas" w:cs="Consolas"/>
            <w:sz w:val="14"/>
            <w:szCs w:val="14"/>
          </w:rPr>
          <w:t xml:space="preserve">164          (r"^Remoção de nitrogênio", "40"),</w:t>
        </w:r>
      </w:ins>
    </w:p>
    <w:p>
      <w:pPr>
        <w:shd w:val="clear" w:color="auto" w:fill="F7F7F7"/>
        <w:spacing w:before="0" w:after="0" w:line="180" w:lineRule="exact"/>
        <w:ind w:left="0" w:firstLine="0"/>
        <w:jc w:val="left"/>
        <w:rPr>
          <w:ins w:id="888125" w:author="Claude" w:date="2026-10-07T12:00:00Z"/>
        </w:rPr>
      </w:pPr>
      <w:ins w:id="888290" w:author="Claude" w:date="2026-10-07T12:00:00Z">
        <w:r>
          <w:rPr>
            <w:rFonts w:ascii="Consolas" w:hAnsi="Consolas" w:cs="Consolas"/>
            <w:sz w:val="14"/>
            <w:szCs w:val="14"/>
          </w:rPr>
          <w:t xml:space="preserve">165          (r"^Remoção de fósforo", "60"),</w:t>
        </w:r>
      </w:ins>
    </w:p>
    <w:p>
      <w:pPr>
        <w:shd w:val="clear" w:color="auto" w:fill="F7F7F7"/>
        <w:spacing w:before="0" w:after="0" w:line="180" w:lineRule="exact"/>
        <w:ind w:left="0" w:firstLine="0"/>
        <w:jc w:val="left"/>
        <w:rPr>
          <w:ins w:id="888125" w:author="Claude" w:date="2026-10-07T12:00:00Z"/>
        </w:rPr>
      </w:pPr>
      <w:ins w:id="888291" w:author="Claude" w:date="2026-10-07T12:00:00Z">
        <w:r>
          <w:rPr>
            <w:rFonts w:ascii="Consolas" w:hAnsi="Consolas" w:cs="Consolas"/>
            <w:sz w:val="14"/>
            <w:szCs w:val="14"/>
          </w:rPr>
          <w:t xml:space="preserve">166          (r"Corpo receptor dos efluentes", "1"),</w:t>
        </w:r>
      </w:ins>
    </w:p>
    <w:p>
      <w:pPr>
        <w:shd w:val="clear" w:color="auto" w:fill="F7F7F7"/>
        <w:spacing w:before="0" w:after="0" w:line="180" w:lineRule="exact"/>
        <w:ind w:left="0" w:firstLine="0"/>
        <w:jc w:val="left"/>
        <w:rPr>
          <w:ins w:id="888125" w:author="Claude" w:date="2026-10-07T12:00:00Z"/>
        </w:rPr>
      </w:pPr>
      <w:ins w:id="888292" w:author="Claude" w:date="2026-10-07T12:00:00Z">
        <w:r>
          <w:rPr>
            <w:rFonts w:ascii="Consolas" w:hAnsi="Consolas" w:cs="Consolas"/>
            <w:sz w:val="14"/>
            <w:szCs w:val="14"/>
          </w:rPr>
          <w:t xml:space="preserve">167          (r"^Concentração natural de N", ""),</w:t>
        </w:r>
      </w:ins>
    </w:p>
    <w:p>
      <w:pPr>
        <w:shd w:val="clear" w:color="auto" w:fill="F7F7F7"/>
        <w:spacing w:before="0" w:after="0" w:line="180" w:lineRule="exact"/>
        <w:ind w:left="0" w:firstLine="0"/>
        <w:jc w:val="left"/>
        <w:rPr>
          <w:ins w:id="888125" w:author="Claude" w:date="2026-10-07T12:00:00Z"/>
        </w:rPr>
      </w:pPr>
      <w:ins w:id="888293" w:author="Claude" w:date="2026-10-07T12:00:00Z">
        <w:r>
          <w:rPr>
            <w:rFonts w:ascii="Consolas" w:hAnsi="Consolas" w:cs="Consolas"/>
            <w:sz w:val="14"/>
            <w:szCs w:val="14"/>
          </w:rPr>
          <w:t xml:space="preserve">168          (r"^Concentração natural de P", ""),</w:t>
        </w:r>
      </w:ins>
    </w:p>
    <w:p>
      <w:pPr>
        <w:shd w:val="clear" w:color="auto" w:fill="F7F7F7"/>
        <w:spacing w:before="0" w:after="0" w:line="180" w:lineRule="exact"/>
        <w:ind w:left="0" w:firstLine="0"/>
        <w:jc w:val="left"/>
        <w:rPr>
          <w:ins w:id="888125" w:author="Claude" w:date="2026-10-07T12:00:00Z"/>
        </w:rPr>
      </w:pPr>
      <w:ins w:id="888294" w:author="Claude" w:date="2026-10-07T12:00:00Z">
        <w:r>
          <w:rPr>
            <w:rFonts w:ascii="Consolas" w:hAnsi="Consolas" w:cs="Consolas"/>
            <w:sz w:val="14"/>
            <w:szCs w:val="14"/>
          </w:rPr>
          <w:t xml:space="preserve">169          (r"Fonte de energia elétrica", "1"),</w:t>
        </w:r>
      </w:ins>
    </w:p>
    <w:p>
      <w:pPr>
        <w:shd w:val="clear" w:color="auto" w:fill="F7F7F7"/>
        <w:spacing w:before="0" w:after="0" w:line="180" w:lineRule="exact"/>
        <w:ind w:left="0" w:firstLine="0"/>
        <w:jc w:val="left"/>
        <w:rPr>
          <w:ins w:id="888125" w:author="Claude" w:date="2026-10-07T12:00:00Z"/>
        </w:rPr>
      </w:pPr>
      <w:ins w:id="888295" w:author="Claude" w:date="2026-10-07T12:00:00Z">
        <w:r>
          <w:rPr>
            <w:rFonts w:ascii="Consolas" w:hAnsi="Consolas" w:cs="Consolas"/>
            <w:sz w:val="14"/>
            <w:szCs w:val="14"/>
          </w:rPr>
          <w:t xml:space="preserve">170          (r"^Fator de emissão da rede", ""),</w:t>
        </w:r>
      </w:ins>
    </w:p>
    <w:p>
      <w:pPr>
        <w:shd w:val="clear" w:color="auto" w:fill="F7F7F7"/>
        <w:spacing w:before="0" w:after="0" w:line="180" w:lineRule="exact"/>
        <w:ind w:left="0" w:firstLine="0"/>
        <w:jc w:val="left"/>
        <w:rPr>
          <w:ins w:id="888125" w:author="Claude" w:date="2026-10-07T12:00:00Z"/>
        </w:rPr>
      </w:pPr>
      <w:ins w:id="888296" w:author="Claude" w:date="2026-10-07T12:00:00Z">
        <w:r>
          <w:rPr>
            <w:rFonts w:ascii="Consolas" w:hAnsi="Consolas" w:cs="Consolas"/>
            <w:sz w:val="14"/>
            <w:szCs w:val="14"/>
          </w:rPr>
          <w:t xml:space="preserve">171          (r"^Fator de emissão da ração", ""),</w:t>
        </w:r>
      </w:ins>
    </w:p>
    <w:p>
      <w:pPr>
        <w:shd w:val="clear" w:color="auto" w:fill="F7F7F7"/>
        <w:spacing w:before="0" w:after="0" w:line="180" w:lineRule="exact"/>
        <w:ind w:left="0" w:firstLine="0"/>
        <w:jc w:val="left"/>
        <w:rPr>
          <w:ins w:id="888125" w:author="Claude" w:date="2026-10-07T12:00:00Z"/>
        </w:rPr>
      </w:pPr>
      <w:ins w:id="888297" w:author="Claude" w:date="2026-10-07T12:00:00Z">
        <w:r>
          <w:rPr>
            <w:rFonts w:ascii="Consolas" w:hAnsi="Consolas" w:cs="Consolas"/>
            <w:sz w:val="14"/>
            <w:szCs w:val="14"/>
          </w:rPr>
          <w:t xml:space="preserve">172          (r"^Consumo de diesel", "600"),</w:t>
        </w:r>
      </w:ins>
    </w:p>
    <w:p>
      <w:pPr>
        <w:shd w:val="clear" w:color="auto" w:fill="F7F7F7"/>
        <w:spacing w:before="0" w:after="0" w:line="180" w:lineRule="exact"/>
        <w:ind w:left="0" w:firstLine="0"/>
        <w:jc w:val="left"/>
        <w:rPr>
          <w:ins w:id="888125" w:author="Claude" w:date="2026-10-07T12:00:00Z"/>
        </w:rPr>
      </w:pPr>
      <w:ins w:id="888298" w:author="Claude" w:date="2026-10-07T12:00:00Z">
        <w:r>
          <w:rPr>
            <w:rFonts w:ascii="Consolas" w:hAnsi="Consolas" w:cs="Consolas"/>
            <w:sz w:val="14"/>
            <w:szCs w:val="14"/>
          </w:rPr>
          <w:t xml:space="preserve">173          (r"^Fator de emissão do diesel", ""),</w:t>
        </w:r>
      </w:ins>
    </w:p>
    <w:p>
      <w:pPr>
        <w:shd w:val="clear" w:color="auto" w:fill="F7F7F7"/>
        <w:spacing w:before="0" w:after="0" w:line="180" w:lineRule="exact"/>
        <w:ind w:left="0" w:firstLine="0"/>
        <w:jc w:val="left"/>
        <w:rPr>
          <w:ins w:id="888125" w:author="Claude" w:date="2026-10-07T12:00:00Z"/>
        </w:rPr>
      </w:pPr>
      <w:ins w:id="888299" w:author="Claude" w:date="2026-10-07T12:00:00Z">
        <w:r>
          <w:rPr>
            <w:rFonts w:ascii="Consolas" w:hAnsi="Consolas" w:cs="Consolas"/>
            <w:sz w:val="14"/>
            <w:szCs w:val="14"/>
          </w:rPr>
          <w:t xml:space="preserve">174          (r"^Resíduos sólidos", ""),</w:t>
        </w:r>
      </w:ins>
    </w:p>
    <w:p>
      <w:pPr>
        <w:shd w:val="clear" w:color="auto" w:fill="F7F7F7"/>
        <w:spacing w:before="0" w:after="0" w:line="180" w:lineRule="exact"/>
        <w:ind w:left="0" w:firstLine="0"/>
        <w:jc w:val="left"/>
        <w:rPr>
          <w:ins w:id="888125" w:author="Claude" w:date="2026-10-07T12:00:00Z"/>
        </w:rPr>
      </w:pPr>
      <w:ins w:id="888300" w:author="Claude" w:date="2026-10-07T12:00:00Z">
        <w:r>
          <w:rPr>
            <w:rFonts w:ascii="Consolas" w:hAnsi="Consolas" w:cs="Consolas"/>
            <w:sz w:val="14"/>
            <w:szCs w:val="14"/>
          </w:rPr>
          <w:t xml:space="preserve">175          (r"^Resíduos reaproveitados", "50"),</w:t>
        </w:r>
      </w:ins>
    </w:p>
    <w:p>
      <w:pPr>
        <w:shd w:val="clear" w:color="auto" w:fill="F7F7F7"/>
        <w:spacing w:before="0" w:after="0" w:line="180" w:lineRule="exact"/>
        <w:ind w:left="0" w:firstLine="0"/>
        <w:jc w:val="left"/>
        <w:rPr>
          <w:ins w:id="888125" w:author="Claude" w:date="2026-10-07T12:00:00Z"/>
        </w:rPr>
      </w:pPr>
      <w:ins w:id="888301" w:author="Claude" w:date="2026-10-07T12:00:00Z">
        <w:r>
          <w:rPr>
            <w:rFonts w:ascii="Consolas" w:hAnsi="Consolas" w:cs="Consolas"/>
            <w:sz w:val="14"/>
            <w:szCs w:val="14"/>
          </w:rPr>
          <w:t xml:space="preserve">176          (r"^Consumo de energia de referência", ""),</w:t>
        </w:r>
      </w:ins>
    </w:p>
    <w:p>
      <w:pPr>
        <w:shd w:val="clear" w:color="auto" w:fill="F7F7F7"/>
        <w:spacing w:before="0" w:after="0" w:line="180" w:lineRule="exact"/>
        <w:ind w:left="0" w:firstLine="0"/>
        <w:jc w:val="left"/>
        <w:rPr>
          <w:ins w:id="888125" w:author="Claude" w:date="2026-10-07T12:00:00Z"/>
        </w:rPr>
      </w:pPr>
      <w:ins w:id="888302" w:author="Claude" w:date="2026-10-07T12:00:00Z">
        <w:r>
          <w:rPr>
            <w:rFonts w:ascii="Consolas" w:hAnsi="Consolas" w:cs="Consolas"/>
            <w:sz w:val="14"/>
            <w:szCs w:val="14"/>
          </w:rPr>
          <w:t xml:space="preserve">177          (r"^Distância das instalações", "50"),</w:t>
        </w:r>
      </w:ins>
    </w:p>
    <w:p>
      <w:pPr>
        <w:shd w:val="clear" w:color="auto" w:fill="F7F7F7"/>
        <w:spacing w:before="0" w:after="0" w:line="180" w:lineRule="exact"/>
        <w:ind w:left="0" w:firstLine="0"/>
        <w:jc w:val="left"/>
        <w:rPr>
          <w:ins w:id="888125" w:author="Claude" w:date="2026-10-07T12:00:00Z"/>
        </w:rPr>
      </w:pPr>
      <w:ins w:id="888303" w:author="Claude" w:date="2026-10-07T12:00:00Z">
        <w:r>
          <w:rPr>
            <w:rFonts w:ascii="Consolas" w:hAnsi="Consolas" w:cs="Consolas"/>
            <w:sz w:val="14"/>
            <w:szCs w:val="14"/>
          </w:rPr>
          <w:t xml:space="preserve">178          (r"Faixa mínima de APP", "1"),</w:t>
        </w:r>
      </w:ins>
    </w:p>
    <w:p>
      <w:pPr>
        <w:shd w:val="clear" w:color="auto" w:fill="F7F7F7"/>
        <w:spacing w:before="0" w:after="0" w:line="180" w:lineRule="exact"/>
        <w:ind w:left="0" w:firstLine="0"/>
        <w:jc w:val="left"/>
        <w:rPr>
          <w:ins w:id="888125" w:author="Claude" w:date="2026-10-07T12:00:00Z"/>
        </w:rPr>
      </w:pPr>
      <w:ins w:id="888304" w:author="Claude" w:date="2026-10-07T12:00:00Z">
        <w:r>
          <w:rPr>
            <w:rFonts w:ascii="Consolas" w:hAnsi="Consolas" w:cs="Consolas"/>
            <w:sz w:val="14"/>
            <w:szCs w:val="14"/>
          </w:rPr>
          <w:t xml:space="preserve">179          (r"^Licença ambiental", "s"), (r"^Outorga de direito", "s"), (r"^Instalações fora da Área", "s"),</w:t>
        </w:r>
      </w:ins>
    </w:p>
    <w:p>
      <w:pPr>
        <w:shd w:val="clear" w:color="auto" w:fill="F7F7F7"/>
        <w:spacing w:before="0" w:after="0" w:line="180" w:lineRule="exact"/>
        <w:ind w:left="0" w:firstLine="0"/>
        <w:jc w:val="left"/>
        <w:rPr>
          <w:ins w:id="888125" w:author="Claude" w:date="2026-10-07T12:00:00Z"/>
        </w:rPr>
      </w:pPr>
      <w:ins w:id="888305" w:author="Claude" w:date="2026-10-07T12:00:00Z">
        <w:r>
          <w:rPr>
            <w:rFonts w:ascii="Consolas" w:hAnsi="Consolas" w:cs="Consolas"/>
            <w:sz w:val="14"/>
            <w:szCs w:val="14"/>
          </w:rPr>
          <w:t xml:space="preserve">180          (r"^Tratamento de efluentes antes", "s"), (r"^Monitoramento periódico", "s"), (r"^Inscrição no Cadastro", "s"),</w:t>
        </w:r>
      </w:ins>
    </w:p>
    <w:p>
      <w:pPr>
        <w:shd w:val="clear" w:color="auto" w:fill="F7F7F7"/>
        <w:spacing w:before="0" w:after="0" w:line="180" w:lineRule="exact"/>
        <w:ind w:left="0" w:firstLine="0"/>
        <w:jc w:val="left"/>
        <w:rPr>
          <w:ins w:id="888125" w:author="Claude" w:date="2026-10-07T12:00:00Z"/>
        </w:rPr>
      </w:pPr>
      <w:ins w:id="888306" w:author="Claude" w:date="2026-10-07T12:00:00Z">
        <w:r>
          <w:rPr>
            <w:rFonts w:ascii="Consolas" w:hAnsi="Consolas" w:cs="Consolas"/>
            <w:sz w:val="14"/>
            <w:szCs w:val="14"/>
          </w:rPr>
          <w:t xml:space="preserve">181          (r"^Plano de gestão de resíduos", "n"), (r"^Barreiras e plano de prevenção", "s"),</w:t>
        </w:r>
      </w:ins>
    </w:p>
    <w:p>
      <w:pPr>
        <w:shd w:val="clear" w:color="auto" w:fill="F7F7F7"/>
        <w:spacing w:before="0" w:after="0" w:line="180" w:lineRule="exact"/>
        <w:ind w:left="0" w:firstLine="0"/>
        <w:jc w:val="left"/>
        <w:rPr>
          <w:ins w:id="888125" w:author="Claude" w:date="2026-10-07T12:00:00Z"/>
        </w:rPr>
      </w:pPr>
      <w:ins w:id="888307" w:author="Claude" w:date="2026-10-07T12:00:00Z">
        <w:r>
          <w:rPr>
            <w:rFonts w:ascii="Consolas" w:hAnsi="Consolas" w:cs="Consolas"/>
            <w:sz w:val="14"/>
            <w:szCs w:val="14"/>
          </w:rPr>
          <w:t xml:space="preserve">182          (r"^Uso de energia renovável", "n"),</w:t>
        </w:r>
      </w:ins>
    </w:p>
    <w:p>
      <w:pPr>
        <w:shd w:val="clear" w:color="auto" w:fill="F7F7F7"/>
        <w:spacing w:before="0" w:after="0" w:line="180" w:lineRule="exact"/>
        <w:ind w:left="0" w:firstLine="0"/>
        <w:jc w:val="left"/>
        <w:rPr>
          <w:ins w:id="888125" w:author="Claude" w:date="2026-10-07T12:00:00Z"/>
        </w:rPr>
      </w:pPr>
      <w:ins w:id="888308" w:author="Claude" w:date="2026-10-07T12:00:00Z">
        <w:r>
          <w:rPr>
            <w:rFonts w:ascii="Consolas" w:hAnsi="Consolas" w:cs="Consolas"/>
            <w:sz w:val="14"/>
            <w:szCs w:val="14"/>
          </w:rPr>
          <w:t xml:space="preserve">183          # ---------------------------------------------------------------- social e governança</w:t>
        </w:r>
      </w:ins>
    </w:p>
    <w:p>
      <w:pPr>
        <w:shd w:val="clear" w:color="auto" w:fill="F7F7F7"/>
        <w:spacing w:before="0" w:after="0" w:line="180" w:lineRule="exact"/>
        <w:ind w:left="0" w:firstLine="0"/>
        <w:jc w:val="left"/>
        <w:rPr>
          <w:ins w:id="888125" w:author="Claude" w:date="2026-10-07T12:00:00Z"/>
        </w:rPr>
      </w:pPr>
      <w:ins w:id="888309" w:author="Claude" w:date="2026-10-07T12:00:00Z">
        <w:r>
          <w:rPr>
            <w:rFonts w:ascii="Consolas" w:hAnsi="Consolas" w:cs="Consolas"/>
            <w:sz w:val="14"/>
            <w:szCs w:val="14"/>
          </w:rPr>
          <w:t xml:space="preserve">184          (r"^Empregos diretos", ""),</w:t>
        </w:r>
      </w:ins>
    </w:p>
    <w:p>
      <w:pPr>
        <w:shd w:val="clear" w:color="auto" w:fill="F7F7F7"/>
        <w:spacing w:before="0" w:after="0" w:line="180" w:lineRule="exact"/>
        <w:ind w:left="0" w:firstLine="0"/>
        <w:jc w:val="left"/>
        <w:rPr>
          <w:ins w:id="888125" w:author="Claude" w:date="2026-10-07T12:00:00Z"/>
        </w:rPr>
      </w:pPr>
      <w:ins w:id="888310" w:author="Claude" w:date="2026-10-07T12:00:00Z">
        <w:r>
          <w:rPr>
            <w:rFonts w:ascii="Consolas" w:hAnsi="Consolas" w:cs="Consolas"/>
            <w:sz w:val="14"/>
            <w:szCs w:val="14"/>
          </w:rPr>
          <w:t xml:space="preserve">185          (r"^Empregos indiretos", "10"),</w:t>
        </w:r>
      </w:ins>
    </w:p>
    <w:p>
      <w:pPr>
        <w:shd w:val="clear" w:color="auto" w:fill="F7F7F7"/>
        <w:spacing w:before="0" w:after="0" w:line="180" w:lineRule="exact"/>
        <w:ind w:left="0" w:firstLine="0"/>
        <w:jc w:val="left"/>
        <w:rPr>
          <w:ins w:id="888125" w:author="Claude" w:date="2026-10-07T12:00:00Z"/>
        </w:rPr>
      </w:pPr>
      <w:ins w:id="888311" w:author="Claude" w:date="2026-10-07T12:00:00Z">
        <w:r>
          <w:rPr>
            <w:rFonts w:ascii="Consolas" w:hAnsi="Consolas" w:cs="Consolas"/>
            <w:sz w:val="14"/>
            <w:szCs w:val="14"/>
          </w:rPr>
          <w:t xml:space="preserve">186          (r"^Mão de obra residente", "100"),</w:t>
        </w:r>
      </w:ins>
    </w:p>
    <w:p>
      <w:pPr>
        <w:shd w:val="clear" w:color="auto" w:fill="F7F7F7"/>
        <w:spacing w:before="0" w:after="0" w:line="180" w:lineRule="exact"/>
        <w:ind w:left="0" w:firstLine="0"/>
        <w:jc w:val="left"/>
        <w:rPr>
          <w:ins w:id="888125" w:author="Claude" w:date="2026-10-07T12:00:00Z"/>
        </w:rPr>
      </w:pPr>
      <w:ins w:id="888312" w:author="Claude" w:date="2026-10-07T12:00:00Z">
        <w:r>
          <w:rPr>
            <w:rFonts w:ascii="Consolas" w:hAnsi="Consolas" w:cs="Consolas"/>
            <w:sz w:val="14"/>
            <w:szCs w:val="14"/>
          </w:rPr>
          <w:t xml:space="preserve">187          (r"^Compras de insumos", "25"),</w:t>
        </w:r>
      </w:ins>
    </w:p>
    <w:p>
      <w:pPr>
        <w:shd w:val="clear" w:color="auto" w:fill="F7F7F7"/>
        <w:spacing w:before="0" w:after="0" w:line="180" w:lineRule="exact"/>
        <w:ind w:left="0" w:firstLine="0"/>
        <w:jc w:val="left"/>
        <w:rPr>
          <w:ins w:id="888125" w:author="Claude" w:date="2026-10-07T12:00:00Z"/>
        </w:rPr>
      </w:pPr>
      <w:ins w:id="888313" w:author="Claude" w:date="2026-10-07T12:00:00Z">
        <w:r>
          <w:rPr>
            <w:rFonts w:ascii="Consolas" w:hAnsi="Consolas" w:cs="Consolas"/>
            <w:sz w:val="14"/>
            <w:szCs w:val="14"/>
          </w:rPr>
          <w:t xml:space="preserve">188          (r"^Salário mínimo vigente", "1518"),</w:t>
        </w:r>
      </w:ins>
    </w:p>
    <w:p>
      <w:pPr>
        <w:shd w:val="clear" w:color="auto" w:fill="F7F7F7"/>
        <w:spacing w:before="0" w:after="0" w:line="180" w:lineRule="exact"/>
        <w:ind w:left="0" w:firstLine="0"/>
        <w:jc w:val="left"/>
        <w:rPr>
          <w:ins w:id="888125" w:author="Claude" w:date="2026-10-07T12:00:00Z"/>
        </w:rPr>
      </w:pPr>
      <w:ins w:id="888314" w:author="Claude" w:date="2026-10-07T12:00:00Z">
        <w:r>
          <w:rPr>
            <w:rFonts w:ascii="Consolas" w:hAnsi="Consolas" w:cs="Consolas"/>
            <w:sz w:val="14"/>
            <w:szCs w:val="14"/>
          </w:rPr>
          <w:t xml:space="preserve">189          (r"^Capacitação", "40"),</w:t>
        </w:r>
      </w:ins>
    </w:p>
    <w:p>
      <w:pPr>
        <w:shd w:val="clear" w:color="auto" w:fill="F7F7F7"/>
        <w:spacing w:before="0" w:after="0" w:line="180" w:lineRule="exact"/>
        <w:ind w:left="0" w:firstLine="0"/>
        <w:jc w:val="left"/>
        <w:rPr>
          <w:ins w:id="888125" w:author="Claude" w:date="2026-10-07T12:00:00Z"/>
        </w:rPr>
      </w:pPr>
      <w:ins w:id="888315" w:author="Claude" w:date="2026-10-07T12:00:00Z">
        <w:r>
          <w:rPr>
            <w:rFonts w:ascii="Consolas" w:hAnsi="Consolas" w:cs="Consolas"/>
            <w:sz w:val="14"/>
            <w:szCs w:val="14"/>
          </w:rPr>
          <w:t xml:space="preserve">190          (r"^Aderência às Normas", "85"),</w:t>
        </w:r>
      </w:ins>
    </w:p>
    <w:p>
      <w:pPr>
        <w:shd w:val="clear" w:color="auto" w:fill="F7F7F7"/>
        <w:spacing w:before="0" w:after="0" w:line="180" w:lineRule="exact"/>
        <w:ind w:left="0" w:firstLine="0"/>
        <w:jc w:val="left"/>
        <w:rPr>
          <w:ins w:id="888125" w:author="Claude" w:date="2026-10-07T12:00:00Z"/>
        </w:rPr>
      </w:pPr>
      <w:ins w:id="888316" w:author="Claude" w:date="2026-10-07T12:00:00Z">
        <w:r>
          <w:rPr>
            <w:rFonts w:ascii="Consolas" w:hAnsi="Consolas" w:cs="Consolas"/>
            <w:sz w:val="14"/>
            <w:szCs w:val="14"/>
          </w:rPr>
          <w:t xml:space="preserve">191          (r"Relação com a comunidade e pescadores", "2"),</w:t>
        </w:r>
      </w:ins>
    </w:p>
    <w:p>
      <w:pPr>
        <w:shd w:val="clear" w:color="auto" w:fill="F7F7F7"/>
        <w:spacing w:before="0" w:after="0" w:line="180" w:lineRule="exact"/>
        <w:ind w:left="0" w:firstLine="0"/>
        <w:jc w:val="left"/>
        <w:rPr>
          <w:ins w:id="888125" w:author="Claude" w:date="2026-10-07T12:00:00Z"/>
        </w:rPr>
      </w:pPr>
      <w:ins w:id="888317" w:author="Claude" w:date="2026-10-07T12:00:00Z">
        <w:r>
          <w:rPr>
            <w:rFonts w:ascii="Consolas" w:hAnsi="Consolas" w:cs="Consolas"/>
            <w:sz w:val="14"/>
            <w:szCs w:val="14"/>
          </w:rPr>
          <w:t xml:space="preserve">192          (r"^Existem canais formais", "s"),</w:t>
        </w:r>
      </w:ins>
    </w:p>
    <w:p>
      <w:pPr>
        <w:shd w:val="clear" w:color="auto" w:fill="F7F7F7"/>
        <w:spacing w:before="0" w:after="0" w:line="180" w:lineRule="exact"/>
        <w:ind w:left="0" w:firstLine="0"/>
        <w:jc w:val="left"/>
        <w:rPr>
          <w:ins w:id="888125" w:author="Claude" w:date="2026-10-07T12:00:00Z"/>
        </w:rPr>
      </w:pPr>
      <w:ins w:id="888318" w:author="Claude" w:date="2026-10-07T12:00:00Z">
        <w:r>
          <w:rPr>
            <w:rFonts w:ascii="Consolas" w:hAnsi="Consolas" w:cs="Consolas"/>
            <w:sz w:val="14"/>
            <w:szCs w:val="14"/>
          </w:rPr>
          <w:t xml:space="preserve">193          (r"^Reuniões com a comunidade", "6"),</w:t>
        </w:r>
      </w:ins>
    </w:p>
    <w:p>
      <w:pPr>
        <w:shd w:val="clear" w:color="auto" w:fill="F7F7F7"/>
        <w:spacing w:before="0" w:after="0" w:line="180" w:lineRule="exact"/>
        <w:ind w:left="0" w:firstLine="0"/>
        <w:jc w:val="left"/>
        <w:rPr>
          <w:ins w:id="888125" w:author="Claude" w:date="2026-10-07T12:00:00Z"/>
        </w:rPr>
      </w:pPr>
      <w:ins w:id="888319" w:author="Claude" w:date="2026-10-07T12:00:00Z">
        <w:r>
          <w:rPr>
            <w:rFonts w:ascii="Consolas" w:hAnsi="Consolas" w:cs="Consolas"/>
            <w:sz w:val="14"/>
            <w:szCs w:val="14"/>
          </w:rPr>
          <w:t xml:space="preserve">194          (r"^Conflitos com stakeholders", "1"),</w:t>
        </w:r>
      </w:ins>
    </w:p>
    <w:p>
      <w:pPr>
        <w:shd w:val="clear" w:color="auto" w:fill="F7F7F7"/>
        <w:spacing w:before="0" w:after="0" w:line="180" w:lineRule="exact"/>
        <w:ind w:left="0" w:firstLine="0"/>
        <w:jc w:val="left"/>
        <w:rPr>
          <w:ins w:id="888125" w:author="Claude" w:date="2026-10-07T12:00:00Z"/>
        </w:rPr>
      </w:pPr>
      <w:ins w:id="888320" w:author="Claude" w:date="2026-10-07T12:00:00Z">
        <w:r>
          <w:rPr>
            <w:rFonts w:ascii="Consolas" w:hAnsi="Consolas" w:cs="Consolas"/>
            <w:sz w:val="14"/>
            <w:szCs w:val="14"/>
          </w:rPr>
          <w:t xml:space="preserve">195          (r"^Participação de mulheres", "40"),</w:t>
        </w:r>
      </w:ins>
    </w:p>
    <w:p>
      <w:pPr>
        <w:shd w:val="clear" w:color="auto" w:fill="F7F7F7"/>
        <w:spacing w:before="0" w:after="0" w:line="180" w:lineRule="exact"/>
        <w:ind w:left="0" w:firstLine="0"/>
        <w:jc w:val="left"/>
        <w:rPr>
          <w:ins w:id="888125" w:author="Claude" w:date="2026-10-07T12:00:00Z"/>
        </w:rPr>
      </w:pPr>
      <w:ins w:id="888321" w:author="Claude" w:date="2026-10-07T12:00:00Z">
        <w:r>
          <w:rPr>
            <w:rFonts w:ascii="Consolas" w:hAnsi="Consolas" w:cs="Consolas"/>
            <w:sz w:val="14"/>
            <w:szCs w:val="14"/>
          </w:rPr>
          <w:t xml:space="preserve">196          (r"^Participação de jovens", "20"),</w:t>
        </w:r>
      </w:ins>
    </w:p>
    <w:p>
      <w:pPr>
        <w:shd w:val="clear" w:color="auto" w:fill="F7F7F7"/>
        <w:spacing w:before="0" w:after="0" w:line="180" w:lineRule="exact"/>
        <w:ind w:left="0" w:firstLine="0"/>
        <w:jc w:val="left"/>
        <w:rPr>
          <w:ins w:id="888125" w:author="Claude" w:date="2026-10-07T12:00:00Z"/>
        </w:rPr>
      </w:pPr>
      <w:ins w:id="888322" w:author="Claude" w:date="2026-10-07T12:00:00Z">
        <w:r>
          <w:rPr>
            <w:rFonts w:ascii="Consolas" w:hAnsi="Consolas" w:cs="Consolas"/>
            <w:sz w:val="14"/>
            <w:szCs w:val="14"/>
          </w:rPr>
          <w:t xml:space="preserve">197          (r"^O público beneficiário é vulnerável", "s"),</w:t>
        </w:r>
      </w:ins>
    </w:p>
    <w:p>
      <w:pPr>
        <w:shd w:val="clear" w:color="auto" w:fill="F7F7F7"/>
        <w:spacing w:before="0" w:after="0" w:line="180" w:lineRule="exact"/>
        <w:ind w:left="0" w:firstLine="0"/>
        <w:jc w:val="left"/>
        <w:rPr>
          <w:ins w:id="888125" w:author="Claude" w:date="2026-10-07T12:00:00Z"/>
        </w:rPr>
      </w:pPr>
      <w:ins w:id="888323" w:author="Claude" w:date="2026-10-07T12:00:00Z">
        <w:r>
          <w:rPr>
            <w:rFonts w:ascii="Consolas" w:hAnsi="Consolas" w:cs="Consolas"/>
            <w:sz w:val="14"/>
            <w:szCs w:val="14"/>
          </w:rPr>
          <w:t xml:space="preserve">198          (r"^Estatuto ou regimento", "s"), (r"^Assembleias", "s"), (r"^Conselho fiscal", "s"),</w:t>
        </w:r>
      </w:ins>
    </w:p>
    <w:p>
      <w:pPr>
        <w:shd w:val="clear" w:color="auto" w:fill="F7F7F7"/>
        <w:spacing w:before="0" w:after="0" w:line="180" w:lineRule="exact"/>
        <w:ind w:left="0" w:firstLine="0"/>
        <w:jc w:val="left"/>
        <w:rPr>
          <w:ins w:id="888125" w:author="Claude" w:date="2026-10-07T12:00:00Z"/>
        </w:rPr>
      </w:pPr>
      <w:ins w:id="888324" w:author="Claude" w:date="2026-10-07T12:00:00Z">
        <w:r>
          <w:rPr>
            <w:rFonts w:ascii="Consolas" w:hAnsi="Consolas" w:cs="Consolas"/>
            <w:sz w:val="14"/>
            <w:szCs w:val="14"/>
          </w:rPr>
          <w:t xml:space="preserve">199          (r"^Prestação de contas pública", "n"), (r"^Plano de negócios aprovado", "s"),</w:t>
        </w:r>
      </w:ins>
    </w:p>
    <w:p>
      <w:pPr>
        <w:shd w:val="clear" w:color="auto" w:fill="F7F7F7"/>
        <w:spacing w:before="0" w:after="0" w:line="180" w:lineRule="exact"/>
        <w:ind w:left="0" w:firstLine="0"/>
        <w:jc w:val="left"/>
        <w:rPr>
          <w:ins w:id="888125" w:author="Claude" w:date="2026-10-07T12:00:00Z"/>
        </w:rPr>
      </w:pPr>
      <w:ins w:id="888325" w:author="Claude" w:date="2026-10-07T12:00:00Z">
        <w:r>
          <w:rPr>
            <w:rFonts w:ascii="Consolas" w:hAnsi="Consolas" w:cs="Consolas"/>
            <w:sz w:val="14"/>
            <w:szCs w:val="14"/>
          </w:rPr>
          <w:t xml:space="preserve">200          (r"^Registro auditável", "s"), (r"^Canal de denúncia", "n"),</w:t>
        </w:r>
      </w:ins>
    </w:p>
    <w:p>
      <w:pPr>
        <w:shd w:val="clear" w:color="auto" w:fill="F7F7F7"/>
        <w:spacing w:before="0" w:after="0" w:line="180" w:lineRule="exact"/>
        <w:ind w:left="0" w:firstLine="0"/>
        <w:jc w:val="left"/>
        <w:rPr>
          <w:ins w:id="888125" w:author="Claude" w:date="2026-10-07T12:00:00Z"/>
        </w:rPr>
      </w:pPr>
      <w:ins w:id="888326" w:author="Claude" w:date="2026-10-07T12:00:00Z">
        <w:r>
          <w:rPr>
            <w:rFonts w:ascii="Consolas" w:hAnsi="Consolas" w:cs="Consolas"/>
            <w:sz w:val="14"/>
            <w:szCs w:val="14"/>
          </w:rPr>
          <w:t xml:space="preserve">201          # ---------------------------------------------------------------- pesos e decisão</w:t>
        </w:r>
      </w:ins>
    </w:p>
    <w:p>
      <w:pPr>
        <w:shd w:val="clear" w:color="auto" w:fill="F7F7F7"/>
        <w:spacing w:before="0" w:after="0" w:line="180" w:lineRule="exact"/>
        <w:ind w:left="0" w:firstLine="0"/>
        <w:jc w:val="left"/>
        <w:rPr>
          <w:ins w:id="888125" w:author="Claude" w:date="2026-10-07T12:00:00Z"/>
        </w:rPr>
      </w:pPr>
      <w:ins w:id="888327" w:author="Claude" w:date="2026-10-07T12:00:00Z">
        <w:r>
          <w:rPr>
            <w:rFonts w:ascii="Consolas" w:hAnsi="Consolas" w:cs="Consolas"/>
            <w:sz w:val="14"/>
            <w:szCs w:val="14"/>
          </w:rPr>
          <w:t xml:space="preserve">202          (r"Método de ponderação", "1"),</w:t>
        </w:r>
      </w:ins>
    </w:p>
    <w:p>
      <w:pPr>
        <w:shd w:val="clear" w:color="auto" w:fill="F7F7F7"/>
        <w:spacing w:before="0" w:after="0" w:line="180" w:lineRule="exact"/>
        <w:ind w:left="0" w:firstLine="0"/>
        <w:jc w:val="left"/>
        <w:rPr>
          <w:ins w:id="888125" w:author="Claude" w:date="2026-10-07T12:00:00Z"/>
        </w:rPr>
      </w:pPr>
      <w:ins w:id="888328" w:author="Claude" w:date="2026-10-07T12:00:00Z">
        <w:r>
          <w:rPr>
            <w:rFonts w:ascii="Consolas" w:hAnsi="Consolas" w:cs="Consolas"/>
            <w:sz w:val="14"/>
            <w:szCs w:val="14"/>
          </w:rPr>
          <w:t xml:space="preserve">203          (r"^Peso da dimensão Técnica", "0,25"),</w:t>
        </w:r>
      </w:ins>
    </w:p>
    <w:p>
      <w:pPr>
        <w:shd w:val="clear" w:color="auto" w:fill="F7F7F7"/>
        <w:spacing w:before="0" w:after="0" w:line="180" w:lineRule="exact"/>
        <w:ind w:left="0" w:firstLine="0"/>
        <w:jc w:val="left"/>
        <w:rPr>
          <w:ins w:id="888125" w:author="Claude" w:date="2026-10-07T12:00:00Z"/>
        </w:rPr>
      </w:pPr>
      <w:ins w:id="888329" w:author="Claude" w:date="2026-10-07T12:00:00Z">
        <w:r>
          <w:rPr>
            <w:rFonts w:ascii="Consolas" w:hAnsi="Consolas" w:cs="Consolas"/>
            <w:sz w:val="14"/>
            <w:szCs w:val="14"/>
          </w:rPr>
          <w:t xml:space="preserve">204          (r"^Peso da dimensão Econômica", "0,35"),</w:t>
        </w:r>
      </w:ins>
    </w:p>
    <w:p>
      <w:pPr>
        <w:shd w:val="clear" w:color="auto" w:fill="F7F7F7"/>
        <w:spacing w:before="0" w:after="0" w:line="180" w:lineRule="exact"/>
        <w:ind w:left="0" w:firstLine="0"/>
        <w:jc w:val="left"/>
        <w:rPr>
          <w:ins w:id="888125" w:author="Claude" w:date="2026-10-07T12:00:00Z"/>
        </w:rPr>
      </w:pPr>
      <w:ins w:id="888330" w:author="Claude" w:date="2026-10-07T12:00:00Z">
        <w:r>
          <w:rPr>
            <w:rFonts w:ascii="Consolas" w:hAnsi="Consolas" w:cs="Consolas"/>
            <w:sz w:val="14"/>
            <w:szCs w:val="14"/>
          </w:rPr>
          <w:t xml:space="preserve">205          (r"^Peso da dimensão Ambiental", "0,20"),</w:t>
        </w:r>
      </w:ins>
    </w:p>
    <w:p>
      <w:pPr>
        <w:shd w:val="clear" w:color="auto" w:fill="F7F7F7"/>
        <w:spacing w:before="0" w:after="0" w:line="180" w:lineRule="exact"/>
        <w:ind w:left="0" w:firstLine="0"/>
        <w:jc w:val="left"/>
        <w:rPr>
          <w:ins w:id="888125" w:author="Claude" w:date="2026-10-07T12:00:00Z"/>
        </w:rPr>
      </w:pPr>
      <w:ins w:id="888331" w:author="Claude" w:date="2026-10-07T12:00:00Z">
        <w:r>
          <w:rPr>
            <w:rFonts w:ascii="Consolas" w:hAnsi="Consolas" w:cs="Consolas"/>
            <w:sz w:val="14"/>
            <w:szCs w:val="14"/>
          </w:rPr>
          <w:t xml:space="preserve">206          (r"^Peso da dimensão Social", "0,20"),</w:t>
        </w:r>
      </w:ins>
    </w:p>
    <w:p>
      <w:pPr>
        <w:shd w:val="clear" w:color="auto" w:fill="F7F7F7"/>
        <w:spacing w:before="0" w:after="0" w:line="180" w:lineRule="exact"/>
        <w:ind w:left="0" w:firstLine="0"/>
        <w:jc w:val="left"/>
        <w:rPr>
          <w:ins w:id="888125" w:author="Claude" w:date="2026-10-07T12:00:00Z"/>
        </w:rPr>
      </w:pPr>
      <w:ins w:id="888332" w:author="Claude" w:date="2026-10-07T12:00:00Z">
        <w:r>
          <w:rPr>
            <w:rFonts w:ascii="Consolas" w:hAnsi="Consolas" w:cs="Consolas"/>
            <w:sz w:val="14"/>
            <w:szCs w:val="14"/>
          </w:rPr>
          <w:t xml:space="preserve">207          (r"^Índice EVTEAS mínimo para 'VIÁVEL'", ""),</w:t>
        </w:r>
      </w:ins>
    </w:p>
    <w:p>
      <w:pPr>
        <w:shd w:val="clear" w:color="auto" w:fill="F7F7F7"/>
        <w:spacing w:before="0" w:after="0" w:line="180" w:lineRule="exact"/>
        <w:ind w:left="0" w:firstLine="0"/>
        <w:jc w:val="left"/>
        <w:rPr>
          <w:ins w:id="888125" w:author="Claude" w:date="2026-10-07T12:00:00Z"/>
        </w:rPr>
      </w:pPr>
      <w:ins w:id="888333" w:author="Claude" w:date="2026-10-07T12:00:00Z">
        <w:r>
          <w:rPr>
            <w:rFonts w:ascii="Consolas" w:hAnsi="Consolas" w:cs="Consolas"/>
            <w:sz w:val="14"/>
            <w:szCs w:val="14"/>
          </w:rPr>
          <w:t xml:space="preserve">208          (r"^Índice EVTEAS mínimo para 'VIÁVEL COM", ""),</w:t>
        </w:r>
      </w:ins>
    </w:p>
    <w:p>
      <w:pPr>
        <w:shd w:val="clear" w:color="auto" w:fill="F7F7F7"/>
        <w:spacing w:before="0" w:after="0" w:line="180" w:lineRule="exact"/>
        <w:ind w:left="0" w:firstLine="0"/>
        <w:jc w:val="left"/>
        <w:rPr>
          <w:ins w:id="888125" w:author="Claude" w:date="2026-10-07T12:00:00Z"/>
        </w:rPr>
      </w:pPr>
      <w:ins w:id="888334" w:author="Claude" w:date="2026-10-07T12:00:00Z">
        <w:r>
          <w:rPr>
            <w:rFonts w:ascii="Consolas" w:hAnsi="Consolas" w:cs="Consolas"/>
            <w:sz w:val="14"/>
            <w:szCs w:val="14"/>
          </w:rPr>
          <w:t xml:space="preserve">209          (r"^Probabilidade mínima de VPL", ""),</w:t>
        </w:r>
      </w:ins>
    </w:p>
    <w:p>
      <w:pPr>
        <w:shd w:val="clear" w:color="auto" w:fill="F7F7F7"/>
        <w:spacing w:before="0" w:after="0" w:line="180" w:lineRule="exact"/>
        <w:ind w:left="0" w:firstLine="0"/>
        <w:jc w:val="left"/>
        <w:rPr>
          <w:ins w:id="888125" w:author="Claude" w:date="2026-10-07T12:00:00Z"/>
        </w:rPr>
      </w:pPr>
      <w:ins w:id="888335" w:author="Claude" w:date="2026-10-07T12:00:00Z">
        <w:r>
          <w:rPr>
            <w:rFonts w:ascii="Consolas" w:hAnsi="Consolas" w:cs="Consolas"/>
            <w:sz w:val="14"/>
            <w:szCs w:val="14"/>
          </w:rPr>
          <w:t xml:space="preserve">210          (r"^LSO mínima", ""),</w:t>
        </w:r>
      </w:ins>
    </w:p>
    <w:p>
      <w:pPr>
        <w:shd w:val="clear" w:color="auto" w:fill="F7F7F7"/>
        <w:spacing w:before="0" w:after="0" w:line="180" w:lineRule="exact"/>
        <w:ind w:left="0" w:firstLine="0"/>
        <w:jc w:val="left"/>
        <w:rPr>
          <w:ins w:id="888125" w:author="Claude" w:date="2026-10-07T12:00:00Z"/>
        </w:rPr>
      </w:pPr>
      <w:ins w:id="888336" w:author="Claude" w:date="2026-10-07T12:00:00Z">
        <w:r>
          <w:rPr>
            <w:rFonts w:ascii="Consolas" w:hAnsi="Consolas" w:cs="Consolas"/>
            <w:sz w:val="14"/>
            <w:szCs w:val="14"/>
          </w:rPr>
          <w:t xml:space="preserve">211          (r"^Aplicar vetos", ""),</w:t>
        </w:r>
      </w:ins>
    </w:p>
    <w:p>
      <w:pPr>
        <w:shd w:val="clear" w:color="auto" w:fill="F7F7F7"/>
        <w:spacing w:before="0" w:after="0" w:line="180" w:lineRule="exact"/>
        <w:ind w:left="0" w:firstLine="0"/>
        <w:jc w:val="left"/>
        <w:rPr>
          <w:ins w:id="888125" w:author="Claude" w:date="2026-10-07T12:00:00Z"/>
        </w:rPr>
      </w:pPr>
      <w:ins w:id="888337" w:author="Claude" w:date="2026-10-07T12:00:00Z">
        <w:r>
          <w:rPr>
            <w:rFonts w:ascii="Consolas" w:hAnsi="Consolas" w:cs="Consolas"/>
            <w:sz w:val="14"/>
            <w:szCs w:val="14"/>
          </w:rPr>
          <w:t xml:space="preserve">212          # ---------------------------------------------------------------- Monte Carlo</w:t>
        </w:r>
      </w:ins>
    </w:p>
    <w:p>
      <w:pPr>
        <w:shd w:val="clear" w:color="auto" w:fill="F7F7F7"/>
        <w:spacing w:before="0" w:after="0" w:line="180" w:lineRule="exact"/>
        <w:ind w:left="0" w:firstLine="0"/>
        <w:jc w:val="left"/>
        <w:rPr>
          <w:ins w:id="888125" w:author="Claude" w:date="2026-10-07T12:00:00Z"/>
        </w:rPr>
      </w:pPr>
      <w:ins w:id="888338" w:author="Claude" w:date="2026-10-07T12:00:00Z">
        <w:r>
          <w:rPr>
            <w:rFonts w:ascii="Consolas" w:hAnsi="Consolas" w:cs="Consolas"/>
            <w:sz w:val="14"/>
            <w:szCs w:val="14"/>
          </w:rPr>
          <w:t xml:space="preserve">213          (r"^Número de iterações", ""),</w:t>
        </w:r>
      </w:ins>
    </w:p>
    <w:p>
      <w:pPr>
        <w:shd w:val="clear" w:color="auto" w:fill="F7F7F7"/>
        <w:spacing w:before="0" w:after="0" w:line="180" w:lineRule="exact"/>
        <w:ind w:left="0" w:firstLine="0"/>
        <w:jc w:val="left"/>
        <w:rPr>
          <w:ins w:id="888125" w:author="Claude" w:date="2026-10-07T12:00:00Z"/>
        </w:rPr>
      </w:pPr>
      <w:ins w:id="888339" w:author="Claude" w:date="2026-10-07T12:00:00Z">
        <w:r>
          <w:rPr>
            <w:rFonts w:ascii="Consolas" w:hAnsi="Consolas" w:cs="Consolas"/>
            <w:sz w:val="14"/>
            <w:szCs w:val="14"/>
          </w:rPr>
          <w:t xml:space="preserve">214          (r"^Semente aleatória", ""),</w:t>
        </w:r>
      </w:ins>
    </w:p>
    <w:p>
      <w:pPr>
        <w:shd w:val="clear" w:color="auto" w:fill="F7F7F7"/>
        <w:spacing w:before="0" w:after="0" w:line="180" w:lineRule="exact"/>
        <w:ind w:left="0" w:firstLine="0"/>
        <w:jc w:val="left"/>
        <w:rPr>
          <w:ins w:id="888125" w:author="Claude" w:date="2026-10-07T12:00:00Z"/>
        </w:rPr>
      </w:pPr>
      <w:ins w:id="888340" w:author="Claude" w:date="2026-10-07T12:00:00Z">
        <w:r>
          <w:rPr>
            <w:rFonts w:ascii="Consolas" w:hAnsi="Consolas" w:cs="Consolas"/>
            <w:sz w:val="14"/>
            <w:szCs w:val="14"/>
          </w:rPr>
          <w:t xml:space="preserve">215          (r"Tipo de distribuição", "1"),</w:t>
        </w:r>
      </w:ins>
    </w:p>
    <w:p>
      <w:pPr>
        <w:shd w:val="clear" w:color="auto" w:fill="F7F7F7"/>
        <w:spacing w:before="0" w:after="0" w:line="180" w:lineRule="exact"/>
        <w:ind w:left="0" w:firstLine="0"/>
        <w:jc w:val="left"/>
        <w:rPr>
          <w:ins w:id="888125" w:author="Claude" w:date="2026-10-07T12:00:00Z"/>
        </w:rPr>
      </w:pPr>
      <w:ins w:id="888341" w:author="Claude" w:date="2026-10-07T12:00:00Z">
        <w:r>
          <w:rPr>
            <w:rFonts w:ascii="Consolas" w:hAnsi="Consolas" w:cs="Consolas"/>
            <w:sz w:val="14"/>
            <w:szCs w:val="14"/>
          </w:rPr>
          <w:t xml:space="preserve">216          (r"^Usar essa faixa para a incerteza do CAPEX", "s"),</w:t>
        </w:r>
      </w:ins>
    </w:p>
    <w:p>
      <w:pPr>
        <w:shd w:val="clear" w:color="auto" w:fill="F7F7F7"/>
        <w:spacing w:before="0" w:after="0" w:line="180" w:lineRule="exact"/>
        <w:ind w:left="0" w:firstLine="0"/>
        <w:jc w:val="left"/>
        <w:rPr>
          <w:ins w:id="888125" w:author="Claude" w:date="2026-10-07T12:00:00Z"/>
        </w:rPr>
      </w:pPr>
      <w:ins w:id="888342" w:author="Claude" w:date="2026-10-07T12:00:00Z">
        <w:r>
          <w:rPr>
            <w:rFonts w:ascii="Consolas" w:hAnsi="Consolas" w:cs="Consolas"/>
            <w:sz w:val="14"/>
            <w:szCs w:val="14"/>
          </w:rPr>
          <w:t xml:space="preserve">217          (r"^Incluir incerteza em outro parâmetro", "n"),</w:t>
        </w:r>
      </w:ins>
    </w:p>
    <w:p>
      <w:pPr>
        <w:shd w:val="clear" w:color="auto" w:fill="F7F7F7"/>
        <w:spacing w:before="0" w:after="0" w:line="180" w:lineRule="exact"/>
        <w:ind w:left="0" w:firstLine="0"/>
        <w:jc w:val="left"/>
        <w:rPr>
          <w:ins w:id="888125" w:author="Claude" w:date="2026-10-07T12:00:00Z"/>
        </w:rPr>
      </w:pPr>
      <w:ins w:id="888343" w:author="Claude" w:date="2026-10-07T12:00:00Z">
        <w:r>
          <w:rPr>
            <w:rFonts w:ascii="Consolas" w:hAnsi="Consolas" w:cs="Consolas"/>
            <w:sz w:val="14"/>
            <w:szCs w:val="14"/>
          </w:rPr>
          <w:t xml:space="preserve">218      ]</w:t>
        </w:r>
      </w:ins>
    </w:p>
    <w:p>
      <w:pPr>
        <w:shd w:val="clear" w:color="auto" w:fill="F7F7F7"/>
        <w:spacing w:before="0" w:after="0" w:line="180" w:lineRule="exact"/>
        <w:ind w:left="0" w:firstLine="0"/>
        <w:jc w:val="left"/>
        <w:rPr>
          <w:ins w:id="888125" w:author="Claude" w:date="2026-10-07T12:00:00Z"/>
        </w:rPr>
      </w:pPr>
      <w:ins w:id="888344" w:author="Claude" w:date="2026-10-07T12:00:00Z">
        <w:r>
          <w:rPr>
            <w:rFonts w:ascii="Consolas" w:hAnsi="Consolas" w:cs="Consolas"/>
            <w:sz w:val="14"/>
            <w:szCs w:val="14"/>
          </w:rPr>
          <w:t xml:space="preserve">219      # distribuições (mínimo, mais provável, máximo) por variável, na ordem do wizard</w:t>
        </w:r>
      </w:ins>
    </w:p>
    <w:p>
      <w:pPr>
        <w:shd w:val="clear" w:color="auto" w:fill="F7F7F7"/>
        <w:spacing w:before="0" w:after="0" w:line="180" w:lineRule="exact"/>
        <w:ind w:left="0" w:firstLine="0"/>
        <w:jc w:val="left"/>
        <w:rPr>
          <w:ins w:id="888125" w:author="Claude" w:date="2026-10-07T12:00:00Z"/>
        </w:rPr>
      </w:pPr>
      <w:ins w:id="888345" w:author="Claude" w:date="2026-10-07T12:00:00Z">
        <w:r>
          <w:rPr>
            <w:rFonts w:ascii="Consolas" w:hAnsi="Consolas" w:cs="Consolas"/>
            <w:sz w:val="14"/>
            <w:szCs w:val="14"/>
          </w:rPr>
          <w:t xml:space="preserve">220      dist = [("Preço de venda \\(R\\$/kg\\)", "9", "10,5", "11,5"), ("Custo da ração \\(R\\$/kg\\)", "2,8", "3,1", "3,7"),</w:t>
        </w:r>
      </w:ins>
    </w:p>
    <w:p>
      <w:pPr>
        <w:shd w:val="clear" w:color="auto" w:fill="F7F7F7"/>
        <w:spacing w:before="0" w:after="0" w:line="180" w:lineRule="exact"/>
        <w:ind w:left="0" w:firstLine="0"/>
        <w:jc w:val="left"/>
        <w:rPr>
          <w:ins w:id="888125" w:author="Claude" w:date="2026-10-07T12:00:00Z"/>
        </w:rPr>
      </w:pPr>
      <w:ins w:id="888346" w:author="Claude" w:date="2026-10-07T12:00:00Z">
        <w:r>
          <w:rPr>
            <w:rFonts w:ascii="Consolas" w:hAnsi="Consolas" w:cs="Consolas"/>
            <w:sz w:val="14"/>
            <w:szCs w:val="14"/>
          </w:rPr>
          <w:t xml:space="preserve">221              ("Custo do alevino \\(R\\$/unidade\\)", "0,23", "0,28", "0,35"), ("Tarifa de energia \\(R\\$/kWh\\)", "0,65", "0,75", "0,95"),</w:t>
        </w:r>
      </w:ins>
    </w:p>
    <w:p>
      <w:pPr>
        <w:shd w:val="clear" w:color="auto" w:fill="F7F7F7"/>
        <w:spacing w:before="0" w:after="0" w:line="180" w:lineRule="exact"/>
        <w:ind w:left="0" w:firstLine="0"/>
        <w:jc w:val="left"/>
        <w:rPr>
          <w:ins w:id="888125" w:author="Claude" w:date="2026-10-07T12:00:00Z"/>
        </w:rPr>
      </w:pPr>
      <w:ins w:id="888347" w:author="Claude" w:date="2026-10-07T12:00:00Z">
        <w:r>
          <w:rPr>
            <w:rFonts w:ascii="Consolas" w:hAnsi="Consolas" w:cs="Consolas"/>
            <w:sz w:val="14"/>
            <w:szCs w:val="14"/>
          </w:rPr>
          <w:t xml:space="preserve">222              ("Fator multiplicador dos custos fixos", "0,95", "1", "1,15"), ("FCR — valor", "1,3", "1,5", "1,85"),</w:t>
        </w:r>
      </w:ins>
    </w:p>
    <w:p>
      <w:pPr>
        <w:shd w:val="clear" w:color="auto" w:fill="F7F7F7"/>
        <w:spacing w:before="0" w:after="0" w:line="180" w:lineRule="exact"/>
        <w:ind w:left="0" w:firstLine="0"/>
        <w:jc w:val="left"/>
        <w:rPr>
          <w:ins w:id="888125" w:author="Claude" w:date="2026-10-07T12:00:00Z"/>
        </w:rPr>
      </w:pPr>
      <w:ins w:id="888348" w:author="Claude" w:date="2026-10-07T12:00:00Z">
        <w:r>
          <w:rPr>
            <w:rFonts w:ascii="Consolas" w:hAnsi="Consolas" w:cs="Consolas"/>
            <w:sz w:val="14"/>
            <w:szCs w:val="14"/>
          </w:rPr>
          <w:t xml:space="preserve">223              ("Mortalidade \\(%\\) — valor", "5", "10", "20"), ("Desempenho de crescimento \\(%\\) — valor", "85", "100", "105")]</w:t>
        </w:r>
      </w:ins>
    </w:p>
    <w:p>
      <w:pPr>
        <w:shd w:val="clear" w:color="auto" w:fill="F7F7F7"/>
        <w:spacing w:before="0" w:after="0" w:line="180" w:lineRule="exact"/>
        <w:ind w:left="0" w:firstLine="0"/>
        <w:jc w:val="left"/>
        <w:rPr>
          <w:ins w:id="888125" w:author="Claude" w:date="2026-10-07T12:00:00Z"/>
        </w:rPr>
      </w:pPr>
      <w:ins w:id="888349" w:author="Claude" w:date="2026-10-07T12:00:00Z">
        <w:r>
          <w:rPr>
            <w:rFonts w:ascii="Consolas" w:hAnsi="Consolas" w:cs="Consolas"/>
            <w:sz w:val="14"/>
            <w:szCs w:val="14"/>
          </w:rPr>
          <w:t xml:space="preserve">224      return R, dist</w:t>
        </w:r>
      </w:ins>
    </w:p>
    <w:p>
      <w:pPr>
        <w:shd w:val="clear" w:color="auto" w:fill="F7F7F7"/>
        <w:spacing w:before="0" w:after="0" w:line="180" w:lineRule="exact"/>
        <w:ind w:left="0" w:firstLine="0"/>
        <w:jc w:val="left"/>
        <w:rPr>
          <w:ins w:id="888125" w:author="Claude" w:date="2026-10-07T12:00:00Z"/>
        </w:rPr>
      </w:pPr>
      <w:ins w:id="888350" w:author="Claude" w:date="2026-10-07T12:00:00Z">
        <w:r>
          <w:rPr>
            <w:rFonts w:ascii="Consolas" w:hAnsi="Consolas" w:cs="Consolas"/>
            <w:sz w:val="14"/>
            <w:szCs w:val="14"/>
          </w:rPr>
          <w:t xml:space="preserve">225  </w:t>
        </w:r>
      </w:ins>
    </w:p>
    <w:p>
      <w:pPr>
        <w:shd w:val="clear" w:color="auto" w:fill="F7F7F7"/>
        <w:spacing w:before="0" w:after="0" w:line="180" w:lineRule="exact"/>
        <w:ind w:left="0" w:firstLine="0"/>
        <w:jc w:val="left"/>
        <w:rPr>
          <w:ins w:id="888125" w:author="Claude" w:date="2026-10-07T12:00:00Z"/>
        </w:rPr>
      </w:pPr>
      <w:ins w:id="888351" w:author="Claude" w:date="2026-10-07T12:00:00Z">
        <w:r>
          <w:rPr>
            <w:rFonts w:ascii="Consolas" w:hAnsi="Consolas" w:cs="Consolas"/>
            <w:sz w:val="14"/>
            <w:szCs w:val="14"/>
          </w:rPr>
          <w:t xml:space="preserve">226  </w:t>
        </w:r>
      </w:ins>
    </w:p>
    <w:p>
      <w:pPr>
        <w:shd w:val="clear" w:color="auto" w:fill="F7F7F7"/>
        <w:spacing w:before="0" w:after="0" w:line="180" w:lineRule="exact"/>
        <w:ind w:left="0" w:firstLine="0"/>
        <w:jc w:val="left"/>
        <w:rPr>
          <w:ins w:id="888125" w:author="Claude" w:date="2026-10-07T12:00:00Z"/>
        </w:rPr>
      </w:pPr>
      <w:ins w:id="888352" w:author="Claude" w:date="2026-10-07T12:00:00Z">
        <w:r>
          <w:rPr>
            <w:rFonts w:ascii="Consolas" w:hAnsi="Consolas" w:cs="Consolas"/>
            <w:sz w:val="14"/>
            <w:szCs w:val="14"/>
          </w:rPr>
          <w:t xml:space="preserve">227  class UsuarioCasoBase(UsuarioSimulado):</w:t>
        </w:r>
      </w:ins>
    </w:p>
    <w:p>
      <w:pPr>
        <w:shd w:val="clear" w:color="auto" w:fill="F7F7F7"/>
        <w:spacing w:before="0" w:after="0" w:line="180" w:lineRule="exact"/>
        <w:ind w:left="0" w:firstLine="0"/>
        <w:jc w:val="left"/>
        <w:rPr>
          <w:ins w:id="888125" w:author="Claude" w:date="2026-10-07T12:00:00Z"/>
        </w:rPr>
      </w:pPr>
      <w:ins w:id="888353" w:author="Claude" w:date="2026-10-07T12:00:00Z">
        <w:r>
          <w:rPr>
            <w:rFonts w:ascii="Consolas" w:hAnsi="Consolas" w:cs="Consolas"/>
            <w:sz w:val="14"/>
            <w:szCs w:val="14"/>
          </w:rPr>
          <w:t xml:space="preserve">228      """Responde às distribuições conforme a variável anunciada antes das perguntas."""</w:t>
        </w:r>
      </w:ins>
    </w:p>
    <w:p>
      <w:pPr>
        <w:shd w:val="clear" w:color="auto" w:fill="F7F7F7"/>
        <w:spacing w:before="0" w:after="0" w:line="180" w:lineRule="exact"/>
        <w:ind w:left="0" w:firstLine="0"/>
        <w:jc w:val="left"/>
        <w:rPr>
          <w:ins w:id="888125" w:author="Claude" w:date="2026-10-07T12:00:00Z"/>
        </w:rPr>
      </w:pPr>
      <w:ins w:id="888354" w:author="Claude" w:date="2026-10-07T12:00:00Z">
        <w:r>
          <w:rPr>
            <w:rFonts w:ascii="Consolas" w:hAnsi="Consolas" w:cs="Consolas"/>
            <w:sz w:val="14"/>
            <w:szCs w:val="14"/>
          </w:rPr>
          <w:t xml:space="preserve">229  </w:t>
        </w:r>
      </w:ins>
    </w:p>
    <w:p>
      <w:pPr>
        <w:shd w:val="clear" w:color="auto" w:fill="F7F7F7"/>
        <w:spacing w:before="0" w:after="0" w:line="180" w:lineRule="exact"/>
        <w:ind w:left="0" w:firstLine="0"/>
        <w:jc w:val="left"/>
        <w:rPr>
          <w:ins w:id="888125" w:author="Claude" w:date="2026-10-07T12:00:00Z"/>
        </w:rPr>
      </w:pPr>
      <w:ins w:id="888355" w:author="Claude" w:date="2026-10-07T12:00:00Z">
        <w:r>
          <w:rPr>
            <w:rFonts w:ascii="Consolas" w:hAnsi="Consolas" w:cs="Consolas"/>
            <w:sz w:val="14"/>
            <w:szCs w:val="14"/>
          </w:rPr>
          <w:t xml:space="preserve">230      def __init__(self, extra: Optional[List[tuple]] = None, menu_inicial: str = "1"):</w:t>
        </w:r>
      </w:ins>
    </w:p>
    <w:p>
      <w:pPr>
        <w:shd w:val="clear" w:color="auto" w:fill="F7F7F7"/>
        <w:spacing w:before="0" w:after="0" w:line="180" w:lineRule="exact"/>
        <w:ind w:left="0" w:firstLine="0"/>
        <w:jc w:val="left"/>
        <w:rPr>
          <w:ins w:id="888125" w:author="Claude" w:date="2026-10-07T12:00:00Z"/>
        </w:rPr>
      </w:pPr>
      <w:ins w:id="888356" w:author="Claude" w:date="2026-10-07T12:00:00Z">
        <w:r>
          <w:rPr>
            <w:rFonts w:ascii="Consolas" w:hAnsi="Consolas" w:cs="Consolas"/>
            <w:sz w:val="14"/>
            <w:szCs w:val="14"/>
          </w:rPr>
          <w:t xml:space="preserve">231          regras, self.dist = respostas_caso_base()</w:t>
        </w:r>
      </w:ins>
    </w:p>
    <w:p>
      <w:pPr>
        <w:shd w:val="clear" w:color="auto" w:fill="F7F7F7"/>
        <w:spacing w:before="0" w:after="0" w:line="180" w:lineRule="exact"/>
        <w:ind w:left="0" w:firstLine="0"/>
        <w:jc w:val="left"/>
        <w:rPr>
          <w:ins w:id="888125" w:author="Claude" w:date="2026-10-07T12:00:00Z"/>
        </w:rPr>
      </w:pPr>
      <w:ins w:id="888357" w:author="Claude" w:date="2026-10-07T12:00:00Z">
        <w:r>
          <w:rPr>
            <w:rFonts w:ascii="Consolas" w:hAnsi="Consolas" w:cs="Consolas"/>
            <w:sz w:val="14"/>
            <w:szCs w:val="14"/>
          </w:rPr>
          <w:t xml:space="preserve">232          super().__init__((extra or []) + regras, menu_inicial)</w:t>
        </w:r>
      </w:ins>
    </w:p>
    <w:p>
      <w:pPr>
        <w:shd w:val="clear" w:color="auto" w:fill="F7F7F7"/>
        <w:spacing w:before="0" w:after="0" w:line="180" w:lineRule="exact"/>
        <w:ind w:left="0" w:firstLine="0"/>
        <w:jc w:val="left"/>
        <w:rPr>
          <w:ins w:id="888125" w:author="Claude" w:date="2026-10-07T12:00:00Z"/>
        </w:rPr>
      </w:pPr>
      <w:ins w:id="888358" w:author="Claude" w:date="2026-10-07T12:00:00Z">
        <w:r>
          <w:rPr>
            <w:rFonts w:ascii="Consolas" w:hAnsi="Consolas" w:cs="Consolas"/>
            <w:sz w:val="14"/>
            <w:szCs w:val="14"/>
          </w:rPr>
          <w:t xml:space="preserve">233          self.variavel = None</w:t>
        </w:r>
      </w:ins>
    </w:p>
    <w:p>
      <w:pPr>
        <w:shd w:val="clear" w:color="auto" w:fill="F7F7F7"/>
        <w:spacing w:before="0" w:after="0" w:line="180" w:lineRule="exact"/>
        <w:ind w:left="0" w:firstLine="0"/>
        <w:jc w:val="left"/>
        <w:rPr>
          <w:ins w:id="888125" w:author="Claude" w:date="2026-10-07T12:00:00Z"/>
        </w:rPr>
      </w:pPr>
      <w:ins w:id="888359" w:author="Claude" w:date="2026-10-07T12:00:00Z">
        <w:r>
          <w:rPr>
            <w:rFonts w:ascii="Consolas" w:hAnsi="Consolas" w:cs="Consolas"/>
            <w:sz w:val="14"/>
            <w:szCs w:val="14"/>
          </w:rPr>
          <w:t xml:space="preserve">234  </w:t>
        </w:r>
      </w:ins>
    </w:p>
    <w:p>
      <w:pPr>
        <w:shd w:val="clear" w:color="auto" w:fill="F7F7F7"/>
        <w:spacing w:before="0" w:after="0" w:line="180" w:lineRule="exact"/>
        <w:ind w:left="0" w:firstLine="0"/>
        <w:jc w:val="left"/>
        <w:rPr>
          <w:ins w:id="888125" w:author="Claude" w:date="2026-10-07T12:00:00Z"/>
        </w:rPr>
      </w:pPr>
      <w:ins w:id="888360" w:author="Claude" w:date="2026-10-07T12:00:00Z">
        <w:r>
          <w:rPr>
            <w:rFonts w:ascii="Consolas" w:hAnsi="Consolas" w:cs="Consolas"/>
            <w:sz w:val="14"/>
            <w:szCs w:val="14"/>
          </w:rPr>
          <w:t xml:space="preserve">235      def saida(self, *args, **kwargs):</w:t>
        </w:r>
      </w:ins>
    </w:p>
    <w:p>
      <w:pPr>
        <w:shd w:val="clear" w:color="auto" w:fill="F7F7F7"/>
        <w:spacing w:before="0" w:after="0" w:line="180" w:lineRule="exact"/>
        <w:ind w:left="0" w:firstLine="0"/>
        <w:jc w:val="left"/>
        <w:rPr>
          <w:ins w:id="888125" w:author="Claude" w:date="2026-10-07T12:00:00Z"/>
        </w:rPr>
      </w:pPr>
      <w:ins w:id="888361" w:author="Claude" w:date="2026-10-07T12:00:00Z">
        <w:r>
          <w:rPr>
            <w:rFonts w:ascii="Consolas" w:hAnsi="Consolas" w:cs="Consolas"/>
            <w:sz w:val="14"/>
            <w:szCs w:val="14"/>
          </w:rPr>
          <w:t xml:space="preserve">236          super().saida(*args, **kwargs)</w:t>
        </w:r>
      </w:ins>
    </w:p>
    <w:p>
      <w:pPr>
        <w:shd w:val="clear" w:color="auto" w:fill="F7F7F7"/>
        <w:spacing w:before="0" w:after="0" w:line="180" w:lineRule="exact"/>
        <w:ind w:left="0" w:firstLine="0"/>
        <w:jc w:val="left"/>
        <w:rPr>
          <w:ins w:id="888125" w:author="Claude" w:date="2026-10-07T12:00:00Z"/>
        </w:rPr>
      </w:pPr>
      <w:ins w:id="888362" w:author="Claude" w:date="2026-10-07T12:00:00Z">
        <w:r>
          <w:rPr>
            <w:rFonts w:ascii="Consolas" w:hAnsi="Consolas" w:cs="Consolas"/>
            <w:sz w:val="14"/>
            <w:szCs w:val="14"/>
          </w:rPr>
          <w:t xml:space="preserve">237          txt = " ".join(str(a) for a in args)</w:t>
        </w:r>
      </w:ins>
    </w:p>
    <w:p>
      <w:pPr>
        <w:shd w:val="clear" w:color="auto" w:fill="F7F7F7"/>
        <w:spacing w:before="0" w:after="0" w:line="180" w:lineRule="exact"/>
        <w:ind w:left="0" w:firstLine="0"/>
        <w:jc w:val="left"/>
        <w:rPr>
          <w:ins w:id="888125" w:author="Claude" w:date="2026-10-07T12:00:00Z"/>
        </w:rPr>
      </w:pPr>
      <w:ins w:id="888363" w:author="Claude" w:date="2026-10-07T12:00:00Z">
        <w:r>
          <w:rPr>
            <w:rFonts w:ascii="Consolas" w:hAnsi="Consolas" w:cs="Consolas"/>
            <w:sz w:val="14"/>
            <w:szCs w:val="14"/>
          </w:rPr>
          <w:t xml:space="preserve">238          for nome, mn, mo, mx in self.dist:</w:t>
        </w:r>
      </w:ins>
    </w:p>
    <w:p>
      <w:pPr>
        <w:shd w:val="clear" w:color="auto" w:fill="F7F7F7"/>
        <w:spacing w:before="0" w:after="0" w:line="180" w:lineRule="exact"/>
        <w:ind w:left="0" w:firstLine="0"/>
        <w:jc w:val="left"/>
        <w:rPr>
          <w:ins w:id="888125" w:author="Claude" w:date="2026-10-07T12:00:00Z"/>
        </w:rPr>
      </w:pPr>
      <w:ins w:id="888364" w:author="Claude" w:date="2026-10-07T12:00:00Z">
        <w:r>
          <w:rPr>
            <w:rFonts w:ascii="Consolas" w:hAnsi="Consolas" w:cs="Consolas"/>
            <w:sz w:val="14"/>
            <w:szCs w:val="14"/>
          </w:rPr>
          <w:t xml:space="preserve">239              if re.search(nome.replace("— valor", "").strip() + r".*valor determinístico", txt):</w:t>
        </w:r>
      </w:ins>
    </w:p>
    <w:p>
      <w:pPr>
        <w:shd w:val="clear" w:color="auto" w:fill="F7F7F7"/>
        <w:spacing w:before="0" w:after="0" w:line="180" w:lineRule="exact"/>
        <w:ind w:left="0" w:firstLine="0"/>
        <w:jc w:val="left"/>
        <w:rPr>
          <w:ins w:id="888125" w:author="Claude" w:date="2026-10-07T12:00:00Z"/>
        </w:rPr>
      </w:pPr>
      <w:ins w:id="888365" w:author="Claude" w:date="2026-10-07T12:00:00Z">
        <w:r>
          <w:rPr>
            <w:rFonts w:ascii="Consolas" w:hAnsi="Consolas" w:cs="Consolas"/>
            <w:sz w:val="14"/>
            <w:szCs w:val="14"/>
          </w:rPr>
          <w:t xml:space="preserve">240                  self.variavel = (mn, mo, mx)</w:t>
        </w:r>
      </w:ins>
    </w:p>
    <w:p>
      <w:pPr>
        <w:shd w:val="clear" w:color="auto" w:fill="F7F7F7"/>
        <w:spacing w:before="0" w:after="0" w:line="180" w:lineRule="exact"/>
        <w:ind w:left="0" w:firstLine="0"/>
        <w:jc w:val="left"/>
        <w:rPr>
          <w:ins w:id="888125" w:author="Claude" w:date="2026-10-07T12:00:00Z"/>
        </w:rPr>
      </w:pPr>
      <w:ins w:id="888366" w:author="Claude" w:date="2026-10-07T12:00:00Z">
        <w:r>
          <w:rPr>
            <w:rFonts w:ascii="Consolas" w:hAnsi="Consolas" w:cs="Consolas"/>
            <w:sz w:val="14"/>
            <w:szCs w:val="14"/>
          </w:rPr>
          <w:t xml:space="preserve">241  </w:t>
        </w:r>
      </w:ins>
    </w:p>
    <w:p>
      <w:pPr>
        <w:shd w:val="clear" w:color="auto" w:fill="F7F7F7"/>
        <w:spacing w:before="0" w:after="0" w:line="180" w:lineRule="exact"/>
        <w:ind w:left="0" w:firstLine="0"/>
        <w:jc w:val="left"/>
        <w:rPr>
          <w:ins w:id="888125" w:author="Claude" w:date="2026-10-07T12:00:00Z"/>
        </w:rPr>
      </w:pPr>
      <w:ins w:id="888367" w:author="Claude" w:date="2026-10-07T12:00:00Z">
        <w:r>
          <w:rPr>
            <w:rFonts w:ascii="Consolas" w:hAnsi="Consolas" w:cs="Consolas"/>
            <w:sz w:val="14"/>
            <w:szCs w:val="14"/>
          </w:rPr>
          <w:t xml:space="preserve">242      def entrada(self, prompt: str) -&gt; str:</w:t>
        </w:r>
      </w:ins>
    </w:p>
    <w:p>
      <w:pPr>
        <w:shd w:val="clear" w:color="auto" w:fill="F7F7F7"/>
        <w:spacing w:before="0" w:after="0" w:line="180" w:lineRule="exact"/>
        <w:ind w:left="0" w:firstLine="0"/>
        <w:jc w:val="left"/>
        <w:rPr>
          <w:ins w:id="888125" w:author="Claude" w:date="2026-10-07T12:00:00Z"/>
        </w:rPr>
      </w:pPr>
      <w:ins w:id="888368" w:author="Claude" w:date="2026-10-07T12:00:00Z">
        <w:r>
          <w:rPr>
            <w:rFonts w:ascii="Consolas" w:hAnsi="Consolas" w:cs="Consolas"/>
            <w:sz w:val="14"/>
            <w:szCs w:val="14"/>
          </w:rPr>
          <w:t xml:space="preserve">243          if sum(1 for t in self.transcricao if not t.startswith("&gt;&gt;")) &gt; self.LIMITE_PERGUNTAS:</w:t>
        </w:r>
      </w:ins>
    </w:p>
    <w:p>
      <w:pPr>
        <w:shd w:val="clear" w:color="auto" w:fill="F7F7F7"/>
        <w:spacing w:before="0" w:after="0" w:line="180" w:lineRule="exact"/>
        <w:ind w:left="0" w:firstLine="0"/>
        <w:jc w:val="left"/>
        <w:rPr>
          <w:ins w:id="888125" w:author="Claude" w:date="2026-10-07T12:00:00Z"/>
        </w:rPr>
      </w:pPr>
      <w:ins w:id="888369" w:author="Claude" w:date="2026-10-07T12:00:00Z">
        <w:r>
          <w:rPr>
            <w:rFonts w:ascii="Consolas" w:hAnsi="Consolas" w:cs="Consolas"/>
            <w:sz w:val="14"/>
            <w:szCs w:val="14"/>
          </w:rPr>
          <w:t xml:space="preserve">244              raise AssertionError("Laço de perguntas sem fim (resposta recusada repetidamente?): " + repr(prompt))</w:t>
        </w:r>
      </w:ins>
    </w:p>
    <w:p>
      <w:pPr>
        <w:shd w:val="clear" w:color="auto" w:fill="F7F7F7"/>
        <w:spacing w:before="0" w:after="0" w:line="180" w:lineRule="exact"/>
        <w:ind w:left="0" w:firstLine="0"/>
        <w:jc w:val="left"/>
        <w:rPr>
          <w:ins w:id="888125" w:author="Claude" w:date="2026-10-07T12:00:00Z"/>
        </w:rPr>
      </w:pPr>
      <w:ins w:id="888370" w:author="Claude" w:date="2026-10-07T12:00:00Z">
        <w:r>
          <w:rPr>
            <w:rFonts w:ascii="Consolas" w:hAnsi="Consolas" w:cs="Consolas"/>
            <w:sz w:val="14"/>
            <w:szCs w:val="14"/>
          </w:rPr>
          <w:t xml:space="preserve">245          if self.variavel and re.match(r"\s+(Mínimo|Mais provável|Máximo)", prompt):</w:t>
        </w:r>
      </w:ins>
    </w:p>
    <w:p>
      <w:pPr>
        <w:shd w:val="clear" w:color="auto" w:fill="F7F7F7"/>
        <w:spacing w:before="0" w:after="0" w:line="180" w:lineRule="exact"/>
        <w:ind w:left="0" w:firstLine="0"/>
        <w:jc w:val="left"/>
        <w:rPr>
          <w:ins w:id="888125" w:author="Claude" w:date="2026-10-07T12:00:00Z"/>
        </w:rPr>
      </w:pPr>
      <w:ins w:id="888371" w:author="Claude" w:date="2026-10-07T12:00:00Z">
        <w:r>
          <w:rPr>
            <w:rFonts w:ascii="Consolas" w:hAnsi="Consolas" w:cs="Consolas"/>
            <w:sz w:val="14"/>
            <w:szCs w:val="14"/>
          </w:rPr>
          <w:t xml:space="preserve">246              p = prompt.strip()</w:t>
        </w:r>
      </w:ins>
    </w:p>
    <w:p>
      <w:pPr>
        <w:shd w:val="clear" w:color="auto" w:fill="F7F7F7"/>
        <w:spacing w:before="0" w:after="0" w:line="180" w:lineRule="exact"/>
        <w:ind w:left="0" w:firstLine="0"/>
        <w:jc w:val="left"/>
        <w:rPr>
          <w:ins w:id="888125" w:author="Claude" w:date="2026-10-07T12:00:00Z"/>
        </w:rPr>
      </w:pPr>
      <w:ins w:id="888372" w:author="Claude" w:date="2026-10-07T12:00:00Z">
        <w:r>
          <w:rPr>
            <w:rFonts w:ascii="Consolas" w:hAnsi="Consolas" w:cs="Consolas"/>
            <w:sz w:val="14"/>
            <w:szCs w:val="14"/>
          </w:rPr>
          <w:t xml:space="preserve">247              k = 0 if p.startswith("Mínimo") else (1 if p.startswith("Mais provável") else 2)</w:t>
        </w:r>
      </w:ins>
    </w:p>
    <w:p>
      <w:pPr>
        <w:shd w:val="clear" w:color="auto" w:fill="F7F7F7"/>
        <w:spacing w:before="0" w:after="0" w:line="180" w:lineRule="exact"/>
        <w:ind w:left="0" w:firstLine="0"/>
        <w:jc w:val="left"/>
        <w:rPr>
          <w:ins w:id="888125" w:author="Claude" w:date="2026-10-07T12:00:00Z"/>
        </w:rPr>
      </w:pPr>
      <w:ins w:id="888373" w:author="Claude" w:date="2026-10-07T12:00:00Z">
        <w:r>
          <w:rPr>
            <w:rFonts w:ascii="Consolas" w:hAnsi="Consolas" w:cs="Consolas"/>
            <w:sz w:val="14"/>
            <w:szCs w:val="14"/>
          </w:rPr>
          <w:t xml:space="preserve">248              self.transcricao.append(prompt + f"&gt;&gt; {self.variavel[k]}")</w:t>
        </w:r>
      </w:ins>
    </w:p>
    <w:p>
      <w:pPr>
        <w:shd w:val="clear" w:color="auto" w:fill="F7F7F7"/>
        <w:spacing w:before="0" w:after="0" w:line="180" w:lineRule="exact"/>
        <w:ind w:left="0" w:firstLine="0"/>
        <w:jc w:val="left"/>
        <w:rPr>
          <w:ins w:id="888125" w:author="Claude" w:date="2026-10-07T12:00:00Z"/>
        </w:rPr>
      </w:pPr>
      <w:ins w:id="888374" w:author="Claude" w:date="2026-10-07T12:00:00Z">
        <w:r>
          <w:rPr>
            <w:rFonts w:ascii="Consolas" w:hAnsi="Consolas" w:cs="Consolas"/>
            <w:sz w:val="14"/>
            <w:szCs w:val="14"/>
          </w:rPr>
          <w:t xml:space="preserve">249              return self.variavel[k]</w:t>
        </w:r>
      </w:ins>
    </w:p>
    <w:p>
      <w:pPr>
        <w:shd w:val="clear" w:color="auto" w:fill="F7F7F7"/>
        <w:spacing w:before="0" w:after="0" w:line="180" w:lineRule="exact"/>
        <w:ind w:left="0" w:firstLine="0"/>
        <w:jc w:val="left"/>
        <w:rPr>
          <w:ins w:id="888125" w:author="Claude" w:date="2026-10-07T12:00:00Z"/>
        </w:rPr>
      </w:pPr>
      <w:ins w:id="888375" w:author="Claude" w:date="2026-10-07T12:00:00Z">
        <w:r>
          <w:rPr>
            <w:rFonts w:ascii="Consolas" w:hAnsi="Consolas" w:cs="Consolas"/>
            <w:sz w:val="14"/>
            <w:szCs w:val="14"/>
          </w:rPr>
          <w:t xml:space="preserve">250          return super().entrada(prompt)</w:t>
        </w:r>
      </w:ins>
    </w:p>
    <w:p>
      <w:pPr>
        <w:pStyle w:val="Ttulo2"/>
        <w:pageBreakBefore w:val="0"/>
        <w:rPr>
          <w:ins w:id="888376" w:author="Claude" w:date="2026-10-07T12:00:00Z"/>
        </w:rPr>
      </w:pPr>
      <w:bookmarkStart w:id="990082" w:name="_TocRev187ApB7"/>
      <w:ins w:id="888377" w:author="Claude" w:date="2026-10-07T12:00:00Z">
        <w:r>
          <w:rPr>
            <w:rFonts w:ascii="Times New Roman" w:hAnsi="Times New Roman"/>
            <w:b w:val="0"/>
            <w:sz w:val="28"/>
          </w:rPr>
          <w:t xml:space="preserve">B.7 tests/conftest.py — Configuração da suíte de testes</w:t>
        </w:r>
      </w:ins>
      <w:bookmarkEnd w:id="990082"/>
    </w:p>
    <w:p>
      <w:pPr>
        <w:shd w:val="clear" w:color="auto" w:fill="F7F7F7"/>
        <w:spacing w:before="0" w:after="0" w:line="180" w:lineRule="exact"/>
        <w:ind w:left="0" w:firstLine="0"/>
        <w:jc w:val="left"/>
        <w:rPr>
          <w:ins w:id="888378" w:author="Claude" w:date="2026-10-07T12:00:00Z"/>
        </w:rPr>
      </w:pPr>
      <w:ins w:id="888379" w:author="Claude" w:date="2026-10-07T12:00:00Z">
        <w:r>
          <w:rPr>
            <w:rFonts w:ascii="Consolas" w:hAnsi="Consolas" w:cs="Consolas"/>
            <w:sz w:val="14"/>
            <w:szCs w:val="14"/>
          </w:rPr>
          <w:t xml:space="preserve">1  import sys</w:t>
        </w:r>
      </w:ins>
    </w:p>
    <w:p>
      <w:pPr>
        <w:shd w:val="clear" w:color="auto" w:fill="F7F7F7"/>
        <w:spacing w:before="0" w:after="0" w:line="180" w:lineRule="exact"/>
        <w:ind w:left="0" w:firstLine="0"/>
        <w:jc w:val="left"/>
        <w:rPr>
          <w:ins w:id="888378" w:author="Claude" w:date="2026-10-07T12:00:00Z"/>
        </w:rPr>
      </w:pPr>
      <w:ins w:id="888380" w:author="Claude" w:date="2026-10-07T12:00:00Z">
        <w:r>
          <w:rPr>
            <w:rFonts w:ascii="Consolas" w:hAnsi="Consolas" w:cs="Consolas"/>
            <w:sz w:val="14"/>
            <w:szCs w:val="14"/>
          </w:rPr>
          <w:t xml:space="preserve">2  from pathlib import Path</w:t>
        </w:r>
      </w:ins>
    </w:p>
    <w:p>
      <w:pPr>
        <w:shd w:val="clear" w:color="auto" w:fill="F7F7F7"/>
        <w:spacing w:before="0" w:after="0" w:line="180" w:lineRule="exact"/>
        <w:ind w:left="0" w:firstLine="0"/>
        <w:jc w:val="left"/>
        <w:rPr>
          <w:ins w:id="888378" w:author="Claude" w:date="2026-10-07T12:00:00Z"/>
        </w:rPr>
      </w:pPr>
      <w:ins w:id="888381" w:author="Claude" w:date="2026-10-07T12:00:00Z">
        <w:r>
          <w:rPr>
            <w:rFonts w:ascii="Consolas" w:hAnsi="Consolas" w:cs="Consolas"/>
            <w:sz w:val="14"/>
            <w:szCs w:val="14"/>
          </w:rPr>
          <w:t xml:space="preserve">3  </w:t>
        </w:r>
      </w:ins>
    </w:p>
    <w:p>
      <w:pPr>
        <w:shd w:val="clear" w:color="auto" w:fill="F7F7F7"/>
        <w:spacing w:before="0" w:after="0" w:line="180" w:lineRule="exact"/>
        <w:ind w:left="0" w:firstLine="0"/>
        <w:jc w:val="left"/>
        <w:rPr>
          <w:ins w:id="888378" w:author="Claude" w:date="2026-10-07T12:00:00Z"/>
        </w:rPr>
      </w:pPr>
      <w:ins w:id="888382" w:author="Claude" w:date="2026-10-07T12:00:00Z">
        <w:r>
          <w:rPr>
            <w:rFonts w:ascii="Consolas" w:hAnsi="Consolas" w:cs="Consolas"/>
            <w:sz w:val="14"/>
            <w:szCs w:val="14"/>
          </w:rPr>
          <w:t xml:space="preserve">4  sys.path.insert(0, str(Path(__file__).resolve().parent))</w:t>
        </w:r>
      </w:ins>
    </w:p>
    <w:p>
      <w:pPr>
        <w:shd w:val="clear" w:color="auto" w:fill="F7F7F7"/>
        <w:spacing w:before="0" w:after="0" w:line="180" w:lineRule="exact"/>
        <w:ind w:left="0" w:firstLine="0"/>
        <w:jc w:val="left"/>
        <w:rPr>
          <w:ins w:id="888378" w:author="Claude" w:date="2026-10-07T12:00:00Z"/>
        </w:rPr>
      </w:pPr>
      <w:ins w:id="888383" w:author="Claude" w:date="2026-10-07T12:00:00Z">
        <w:r>
          <w:rPr>
            <w:rFonts w:ascii="Consolas" w:hAnsi="Consolas" w:cs="Consolas"/>
            <w:sz w:val="14"/>
            <w:szCs w:val="14"/>
          </w:rPr>
          <w:t xml:space="preserve">5  sys.path.insert(0, str(Path(__file__).resolve().parents[1]))</w:t>
        </w:r>
      </w:ins>
    </w:p>
    <w:p w14:paraId="29754D8C" w14:textId="77777777" w:rsidR="003630A2" w:rsidRDefault="00000000">
      <w:r>
        <w:br w:type="page"/>
      </w:r>
    </w:p>
    <w:sectPr w:rsidR="003630A2">
      <w:headerReference w:type="default" r:id="rId36"/>
      <w:headerReference w:type="first" r:id="rId37"/>
      <w:pgSz w:w="11906" w:h="16838"/>
      <w:pgMar w:top="1417" w:right="1701" w:bottom="1417" w:left="1701" w:header="708"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F57BD" w14:textId="77777777" w:rsidR="00D96A5E" w:rsidRPr="008E179E" w:rsidRDefault="00D96A5E">
      <w:pPr>
        <w:spacing w:after="0" w:line="240" w:lineRule="auto"/>
      </w:pPr>
      <w:r w:rsidRPr="008E179E">
        <w:separator/>
      </w:r>
    </w:p>
  </w:endnote>
  <w:endnote w:type="continuationSeparator" w:id="0">
    <w:p w14:paraId="7FEC5087" w14:textId="77777777" w:rsidR="00D96A5E" w:rsidRPr="008E179E" w:rsidRDefault="00D96A5E">
      <w:pPr>
        <w:spacing w:after="0" w:line="240" w:lineRule="auto"/>
      </w:pPr>
      <w:r w:rsidRPr="008E17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1B21EEA8-C9C8-4C92-A389-B5337E145211}"/>
    <w:embedBold r:id="rId2" w:fontKey="{48203FE8-1490-4F32-8895-CAD05A9E197B}"/>
    <w:embedItalic r:id="rId3" w:fontKey="{61E93AE9-5DA6-45AC-ADCB-C4C127F7CF88}"/>
    <w:embedBoldItalic r:id="rId4" w:fontKey="{84F9B7BE-49C8-41B7-B57C-A678F0FE959F}"/>
  </w:font>
  <w:font w:name="Calibri">
    <w:panose1 w:val="020F0502020204030204"/>
    <w:charset w:val="00"/>
    <w:family w:val="swiss"/>
    <w:pitch w:val="variable"/>
    <w:sig w:usb0="E4002EFF" w:usb1="C000247B" w:usb2="00000009" w:usb3="00000000" w:csb0="000001FF" w:csb1="00000000"/>
    <w:embedRegular r:id="rId5" w:fontKey="{773BD16A-C6FA-4D6B-A4FE-7706EBB6EC12}"/>
    <w:embedBold r:id="rId6" w:fontKey="{41DEEAB3-3B62-4832-9436-BA8141FAF1A7}"/>
    <w:embedItalic r:id="rId7" w:fontKey="{9902C6CF-2185-4B38-9667-9AC7793AE53F}"/>
  </w:font>
  <w:font w:name="Calibri Light">
    <w:panose1 w:val="020F0302020204030204"/>
    <w:charset w:val="00"/>
    <w:family w:val="swiss"/>
    <w:pitch w:val="variable"/>
    <w:sig w:usb0="E4002EFF" w:usb1="C000247B" w:usb2="00000009" w:usb3="00000000" w:csb0="000001FF" w:csb1="00000000"/>
    <w:embedRegular r:id="rId8" w:fontKey="{B1948C7A-6FD4-415B-AED5-980350A25DAE}"/>
    <w:embedItalic r:id="rId9" w:fontKey="{73D151C2-5F1B-4E92-AC49-1A3E9B67A205}"/>
  </w:font>
  <w:font w:name="Segoe UI">
    <w:panose1 w:val="020B0502040204020203"/>
    <w:charset w:val="00"/>
    <w:family w:val="swiss"/>
    <w:pitch w:val="variable"/>
    <w:sig w:usb0="E4002EFF" w:usb1="C000E47F" w:usb2="00000009" w:usb3="00000000" w:csb0="000001FF" w:csb1="00000000"/>
    <w:embedRegular r:id="rId10" w:fontKey="{91F4D636-09BD-4D98-A929-64FBFC81A8AC}"/>
  </w:font>
  <w:font w:name="Consolas">
    <w:panose1 w:val="020B0609020204030204"/>
    <w:charset w:val="00"/>
    <w:family w:val="modern"/>
    <w:pitch w:val="fixed"/>
    <w:sig w:usb0="E00006FF" w:usb1="0000FCFF" w:usb2="00000001" w:usb3="00000000" w:csb0="0000019F" w:csb1="00000000"/>
    <w:embedRegular r:id="rId11" w:fontKey="{24C0F662-2E53-44F0-BA4E-C4E5100B263D}"/>
  </w:font>
  <w:font w:name="Liberation Sans">
    <w:altName w:val="Arial"/>
    <w:charset w:val="01"/>
    <w:family w:val="swiss"/>
    <w:pitch w:val="variable"/>
    <w:sig w:usb0="E0000AFF" w:usb1="500078FF" w:usb2="00000021" w:usb3="00000000" w:csb0="000001BF" w:csb1="00000000"/>
    <w:embedRegular r:id="rId12" w:fontKey="{B5C3AFFC-A77D-454B-A5B3-169267D32F8D}"/>
  </w:font>
  <w:font w:name="Noto Sans CJK SC">
    <w:charset w:val="00"/>
    <w:family w:val="roman"/>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3" w:fontKey="{036C0690-C139-4F4F-8449-5A52AB31B588}"/>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88BE" w14:textId="77777777" w:rsidR="00D96A5E" w:rsidRPr="008E179E" w:rsidRDefault="00D96A5E">
      <w:pPr>
        <w:rPr>
          <w:sz w:val="12"/>
        </w:rPr>
      </w:pPr>
      <w:r w:rsidRPr="008E179E">
        <w:separator/>
      </w:r>
    </w:p>
  </w:footnote>
  <w:footnote w:type="continuationSeparator" w:id="0">
    <w:p w14:paraId="0D0324BC" w14:textId="77777777" w:rsidR="00D96A5E" w:rsidRPr="008E179E" w:rsidRDefault="00D96A5E">
      <w:pPr>
        <w:rPr>
          <w:sz w:val="12"/>
        </w:rPr>
      </w:pPr>
      <w:r w:rsidRPr="008E179E">
        <w:continuationSeparator/>
      </w:r>
    </w:p>
  </w:footnote>
  <w:footnote w:id="1">
    <w:p w14:paraId="4076A98A" w14:textId="77777777" w:rsidR="008632AA" w:rsidRDefault="008632AA">
      <w:pPr>
        <w:pStyle w:val="Textodenotaderodap"/>
      </w:pPr>
      <w:r w:rsidRPr="008E179E">
        <w:rPr>
          <w:rStyle w:val="Refdenotaderodap"/>
        </w:rPr>
        <w:footnoteRef/>
      </w:r>
      <w:r w:rsidRPr="008E179E">
        <w:t xml:space="preserve"> O PEA Pescarte é uma medida de mitigação exigida pelo licenciamento ambiental federal, coordenado pela Universidade Estadual do Norte Fluminense Darcy Ribeiro (UENF), conduzido pelo IBAMA e financiado pela Petrobras, conforme é possível verificar em: https://pescarte.org.br/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3C33E" w14:textId="77777777" w:rsidR="00245D9A" w:rsidRPr="008E179E" w:rsidRDefault="00245D9A">
    <w:pPr>
      <w:pStyle w:val="Cabealho"/>
      <w:jc w:val="right"/>
    </w:pPr>
  </w:p>
  <w:p w14:paraId="47E5F9B7" w14:textId="77777777" w:rsidR="00245D9A" w:rsidRPr="008E179E" w:rsidRDefault="00245D9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6EA8" w14:textId="77777777" w:rsidR="00245D9A" w:rsidRPr="008E179E" w:rsidRDefault="00245D9A">
    <w:pPr>
      <w:pStyle w:val="Cabealho"/>
      <w:jc w:val="right"/>
    </w:pPr>
  </w:p>
  <w:p w14:paraId="0F4FF5E8" w14:textId="77777777" w:rsidR="00245D9A" w:rsidRPr="008E179E" w:rsidRDefault="00245D9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563958"/>
      <w:docPartObj>
        <w:docPartGallery w:val="Page Numbers (Top of Page)"/>
        <w:docPartUnique/>
      </w:docPartObj>
    </w:sdtPr>
    <w:sdtContent>
      <w:p w14:paraId="5F1F4321" w14:textId="77777777" w:rsidR="002150E8" w:rsidRPr="008E179E" w:rsidRDefault="002150E8">
        <w:pPr>
          <w:pStyle w:val="Cabealho"/>
          <w:jc w:val="right"/>
        </w:pPr>
        <w:r w:rsidRPr="008E179E">
          <w:fldChar w:fldCharType="begin"/>
        </w:r>
        <w:r w:rsidRPr="008E179E">
          <w:instrText xml:space="preserve"> PAGE </w:instrText>
        </w:r>
        <w:r w:rsidRPr="008E179E">
          <w:fldChar w:fldCharType="separate"/>
        </w:r>
        <w:r w:rsidRPr="008E179E">
          <w:t>58</w:t>
        </w:r>
        <w:r w:rsidRPr="008E179E">
          <w:fldChar w:fldCharType="end"/>
        </w:r>
      </w:p>
      <w:p w14:paraId="4D5F4119" w14:textId="77777777" w:rsidR="002150E8" w:rsidRPr="008E179E" w:rsidRDefault="00000000">
        <w:pPr>
          <w:pStyle w:val="Cabealho"/>
        </w:pP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8527" w14:textId="77777777" w:rsidR="002150E8" w:rsidRPr="008E179E" w:rsidRDefault="002150E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4496505"/>
      <w:docPartObj>
        <w:docPartGallery w:val="Page Numbers (Top of Page)"/>
        <w:docPartUnique/>
      </w:docPartObj>
    </w:sdtPr>
    <w:sdtContent>
      <w:p w14:paraId="2C56EADA" w14:textId="77777777" w:rsidR="00245D9A" w:rsidRPr="008E179E" w:rsidRDefault="00E8542F">
        <w:pPr>
          <w:pStyle w:val="Cabealho"/>
          <w:jc w:val="right"/>
        </w:pPr>
        <w:r w:rsidRPr="008E179E">
          <w:fldChar w:fldCharType="begin"/>
        </w:r>
        <w:r w:rsidRPr="008E179E">
          <w:instrText xml:space="preserve"> PAGE </w:instrText>
        </w:r>
        <w:r w:rsidRPr="008E179E">
          <w:fldChar w:fldCharType="separate"/>
        </w:r>
        <w:r w:rsidRPr="008E179E">
          <w:t>31</w:t>
        </w:r>
        <w:r w:rsidRPr="008E179E">
          <w:fldChar w:fldCharType="end"/>
        </w:r>
      </w:p>
      <w:p w14:paraId="1D7C797A" w14:textId="77777777" w:rsidR="00245D9A" w:rsidRPr="008E179E" w:rsidRDefault="00000000">
        <w:pPr>
          <w:pStyle w:val="Cabealho"/>
        </w:pP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59BA" w14:textId="77777777" w:rsidR="00245D9A" w:rsidRPr="008E179E" w:rsidRDefault="00245D9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074605"/>
      <w:docPartObj>
        <w:docPartGallery w:val="Page Numbers (Top of Page)"/>
        <w:docPartUnique/>
      </w:docPartObj>
    </w:sdtPr>
    <w:sdtContent>
      <w:p w14:paraId="5B3AE642" w14:textId="77777777" w:rsidR="00245D9A" w:rsidRPr="008E179E" w:rsidRDefault="00E8542F">
        <w:pPr>
          <w:pStyle w:val="Cabealho"/>
          <w:jc w:val="right"/>
        </w:pPr>
        <w:r w:rsidRPr="008E179E">
          <w:fldChar w:fldCharType="begin"/>
        </w:r>
        <w:r w:rsidRPr="008E179E">
          <w:instrText xml:space="preserve"> PAGE </w:instrText>
        </w:r>
        <w:r w:rsidRPr="008E179E">
          <w:fldChar w:fldCharType="separate"/>
        </w:r>
        <w:r w:rsidRPr="008E179E">
          <w:t>102</w:t>
        </w:r>
        <w:r w:rsidRPr="008E179E">
          <w:fldChar w:fldCharType="end"/>
        </w:r>
      </w:p>
      <w:p w14:paraId="7DA04644" w14:textId="77777777" w:rsidR="00245D9A" w:rsidRPr="008E179E" w:rsidRDefault="00000000">
        <w:pPr>
          <w:pStyle w:val="Cabealho"/>
        </w:pP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C511" w14:textId="77777777" w:rsidR="00245D9A" w:rsidRPr="008E179E" w:rsidRDefault="00245D9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058404"/>
      <w:docPartObj>
        <w:docPartGallery w:val="Page Numbers (Top of Page)"/>
        <w:docPartUnique/>
      </w:docPartObj>
    </w:sdtPr>
    <w:sdtContent>
      <w:p w14:paraId="3ED50A05" w14:textId="77777777" w:rsidR="00245D9A" w:rsidRPr="008E179E" w:rsidRDefault="00E8542F">
        <w:pPr>
          <w:pStyle w:val="Cabealho"/>
          <w:jc w:val="right"/>
        </w:pPr>
        <w:r w:rsidRPr="008E179E">
          <w:fldChar w:fldCharType="begin"/>
        </w:r>
        <w:r w:rsidRPr="008E179E">
          <w:instrText xml:space="preserve"> PAGE </w:instrText>
        </w:r>
        <w:r w:rsidRPr="008E179E">
          <w:fldChar w:fldCharType="separate"/>
        </w:r>
        <w:r w:rsidRPr="008E179E">
          <w:t>103</w:t>
        </w:r>
        <w:r w:rsidRPr="008E179E">
          <w:fldChar w:fldCharType="end"/>
        </w:r>
      </w:p>
      <w:p w14:paraId="0DEE4A6B" w14:textId="77777777" w:rsidR="00245D9A" w:rsidRPr="008E179E" w:rsidRDefault="00000000">
        <w:pPr>
          <w:pStyle w:val="Cabealho"/>
        </w:pP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E83D" w14:textId="77777777" w:rsidR="00245D9A" w:rsidRPr="008E179E" w:rsidRDefault="00245D9A"/>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919925"/>
      <w:docPartObj>
        <w:docPartGallery w:val="Page Numbers (Top of Page)"/>
        <w:docPartUnique/>
      </w:docPartObj>
    </w:sdtPr>
    <w:sdtContent>
      <w:p w14:paraId="7C99568B" w14:textId="77777777" w:rsidR="00245D9A" w:rsidRPr="008E179E" w:rsidRDefault="00E8542F">
        <w:pPr>
          <w:pStyle w:val="Cabealho"/>
          <w:jc w:val="right"/>
        </w:pPr>
        <w:r w:rsidRPr="008E179E">
          <w:fldChar w:fldCharType="begin"/>
        </w:r>
        <w:r w:rsidRPr="008E179E">
          <w:instrText xml:space="preserve"> PAGE </w:instrText>
        </w:r>
        <w:r w:rsidRPr="008E179E">
          <w:fldChar w:fldCharType="separate"/>
        </w:r>
        <w:r w:rsidRPr="008E179E">
          <w:t>115</w:t>
        </w:r>
        <w:r w:rsidRPr="008E179E">
          <w:fldChar w:fldCharType="end"/>
        </w:r>
      </w:p>
      <w:p w14:paraId="219A0C1B" w14:textId="77777777" w:rsidR="00245D9A" w:rsidRPr="008E179E" w:rsidRDefault="00000000">
        <w:pPr>
          <w:pStyle w:val="Cabealho"/>
        </w:pP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DBEA" w14:textId="77777777" w:rsidR="00245D9A" w:rsidRPr="008E179E" w:rsidRDefault="00245D9A"/>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188818"/>
      <w:docPartObj>
        <w:docPartGallery w:val="Page Numbers (Top of Page)"/>
        <w:docPartUnique/>
      </w:docPartObj>
    </w:sdtPr>
    <w:sdtContent>
      <w:p w14:paraId="4085DF91" w14:textId="77777777" w:rsidR="00245D9A" w:rsidRPr="008E179E" w:rsidRDefault="00E8542F">
        <w:pPr>
          <w:pStyle w:val="Cabealho"/>
          <w:jc w:val="right"/>
        </w:pPr>
        <w:r w:rsidRPr="008E179E">
          <w:fldChar w:fldCharType="begin"/>
        </w:r>
        <w:r w:rsidRPr="008E179E">
          <w:instrText xml:space="preserve"> PAGE </w:instrText>
        </w:r>
        <w:r w:rsidRPr="008E179E">
          <w:fldChar w:fldCharType="separate"/>
        </w:r>
        <w:r w:rsidRPr="008E179E">
          <w:t>117</w:t>
        </w:r>
        <w:r w:rsidRPr="008E179E">
          <w:fldChar w:fldCharType="end"/>
        </w:r>
      </w:p>
      <w:p w14:paraId="6ADEA766" w14:textId="77777777" w:rsidR="00245D9A" w:rsidRPr="008E179E" w:rsidRDefault="00000000">
        <w:pPr>
          <w:pStyle w:val="Cabealho"/>
        </w:pP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1A87D" w14:textId="77777777" w:rsidR="00245D9A" w:rsidRPr="008E179E" w:rsidRDefault="00245D9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255211"/>
      <w:docPartObj>
        <w:docPartGallery w:val="Page Numbers (Top of Page)"/>
        <w:docPartUnique/>
      </w:docPartObj>
    </w:sdtPr>
    <w:sdtContent>
      <w:p w14:paraId="5B462B57" w14:textId="77777777" w:rsidR="00245D9A" w:rsidRPr="008E179E" w:rsidRDefault="00E8542F">
        <w:pPr>
          <w:pStyle w:val="Cabealho"/>
          <w:jc w:val="right"/>
        </w:pPr>
        <w:r w:rsidRPr="008E179E">
          <w:fldChar w:fldCharType="begin"/>
        </w:r>
        <w:r w:rsidRPr="008E179E">
          <w:instrText xml:space="preserve"> PAGE </w:instrText>
        </w:r>
        <w:r w:rsidRPr="008E179E">
          <w:fldChar w:fldCharType="separate"/>
        </w:r>
        <w:r w:rsidRPr="008E179E">
          <w:t>126</w:t>
        </w:r>
        <w:r w:rsidRPr="008E179E">
          <w:fldChar w:fldCharType="end"/>
        </w:r>
      </w:p>
      <w:p w14:paraId="2DF99CAC" w14:textId="77777777" w:rsidR="00245D9A" w:rsidRPr="008E179E" w:rsidRDefault="00000000">
        <w:pPr>
          <w:pStyle w:val="Cabealho"/>
        </w:pP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E81C" w14:textId="77777777" w:rsidR="00245D9A" w:rsidRPr="008E179E" w:rsidRDefault="00245D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78F6"/>
    <w:multiLevelType w:val="multilevel"/>
    <w:tmpl w:val="A25E8610"/>
    <w:lvl w:ilvl="0">
      <w:start w:val="1"/>
      <w:numFmt w:val="decimal"/>
      <w:lvlText w:val="%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1" w15:restartNumberingAfterBreak="0">
    <w:nsid w:val="1DE2312E"/>
    <w:multiLevelType w:val="multilevel"/>
    <w:tmpl w:val="DFEAD206"/>
    <w:lvl w:ilvl="0">
      <w:start w:val="1"/>
      <w:numFmt w:val="decimal"/>
      <w:lvlText w:val="%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2" w15:restartNumberingAfterBreak="0">
    <w:nsid w:val="22EF6FEC"/>
    <w:multiLevelType w:val="multilevel"/>
    <w:tmpl w:val="F5AA2E1A"/>
    <w:lvl w:ilvl="0">
      <w:start w:val="1"/>
      <w:numFmt w:val="decimal"/>
      <w:lvlText w:val="%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3" w15:restartNumberingAfterBreak="0">
    <w:nsid w:val="264858B5"/>
    <w:multiLevelType w:val="multilevel"/>
    <w:tmpl w:val="B4968A0E"/>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B30A94"/>
    <w:multiLevelType w:val="multilevel"/>
    <w:tmpl w:val="174288E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A6C7CF7"/>
    <w:multiLevelType w:val="multilevel"/>
    <w:tmpl w:val="AD74CDFA"/>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6" w15:restartNumberingAfterBreak="0">
    <w:nsid w:val="51352FB5"/>
    <w:multiLevelType w:val="multilevel"/>
    <w:tmpl w:val="FE9A08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51FD2DB5"/>
    <w:multiLevelType w:val="hybridMultilevel"/>
    <w:tmpl w:val="1CB0CDC4"/>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6215056C"/>
    <w:multiLevelType w:val="multilevel"/>
    <w:tmpl w:val="18CA7066"/>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9" w15:restartNumberingAfterBreak="0">
    <w:nsid w:val="641C5AF1"/>
    <w:multiLevelType w:val="multilevel"/>
    <w:tmpl w:val="B4968A0E"/>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4DC1A88"/>
    <w:multiLevelType w:val="multilevel"/>
    <w:tmpl w:val="F510EC1C"/>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1" w15:restartNumberingAfterBreak="0">
    <w:nsid w:val="700F33D8"/>
    <w:multiLevelType w:val="multilevel"/>
    <w:tmpl w:val="26FAB09E"/>
    <w:lvl w:ilvl="0">
      <w:start w:val="1"/>
      <w:numFmt w:val="decimal"/>
      <w:lvlText w:val="%1."/>
      <w:lvlJc w:val="left"/>
      <w:pPr>
        <w:tabs>
          <w:tab w:val="num" w:pos="0"/>
        </w:tabs>
        <w:ind w:left="720" w:hanging="360"/>
      </w:pPr>
      <w:rPr>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2" w15:restartNumberingAfterBreak="0">
    <w:nsid w:val="71EE0542"/>
    <w:multiLevelType w:val="multilevel"/>
    <w:tmpl w:val="DF74FD90"/>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3" w15:restartNumberingAfterBreak="0">
    <w:nsid w:val="75BE3D19"/>
    <w:multiLevelType w:val="multilevel"/>
    <w:tmpl w:val="4E6C16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83303654">
    <w:abstractNumId w:val="8"/>
  </w:num>
  <w:num w:numId="2" w16cid:durableId="1922911611">
    <w:abstractNumId w:val="11"/>
  </w:num>
  <w:num w:numId="3" w16cid:durableId="1276979374">
    <w:abstractNumId w:val="1"/>
  </w:num>
  <w:num w:numId="4" w16cid:durableId="333455778">
    <w:abstractNumId w:val="0"/>
  </w:num>
  <w:num w:numId="5" w16cid:durableId="373120605">
    <w:abstractNumId w:val="2"/>
  </w:num>
  <w:num w:numId="6" w16cid:durableId="1339649357">
    <w:abstractNumId w:val="6"/>
  </w:num>
  <w:num w:numId="7" w16cid:durableId="228737809">
    <w:abstractNumId w:val="10"/>
  </w:num>
  <w:num w:numId="8" w16cid:durableId="801003358">
    <w:abstractNumId w:val="5"/>
  </w:num>
  <w:num w:numId="9" w16cid:durableId="1214152401">
    <w:abstractNumId w:val="12"/>
  </w:num>
  <w:num w:numId="10" w16cid:durableId="418060697">
    <w:abstractNumId w:val="13"/>
  </w:num>
  <w:num w:numId="11" w16cid:durableId="1268193663">
    <w:abstractNumId w:val="7"/>
  </w:num>
  <w:num w:numId="12" w16cid:durableId="1437824011">
    <w:abstractNumId w:val="3"/>
  </w:num>
  <w:num w:numId="13" w16cid:durableId="236408063">
    <w:abstractNumId w:val="9"/>
  </w:num>
  <w:num w:numId="14" w16cid:durableId="459228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autoHyphenation/>
  <w:hyphenationZone w:val="425"/>
  <w:characterSpacingControl w:val="doNotCompress"/>
  <w:savePreviewPicture/>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9A"/>
    <w:rsid w:val="00003EDD"/>
    <w:rsid w:val="0001053B"/>
    <w:rsid w:val="00013B77"/>
    <w:rsid w:val="00024782"/>
    <w:rsid w:val="00034149"/>
    <w:rsid w:val="00043660"/>
    <w:rsid w:val="00043C08"/>
    <w:rsid w:val="0004723E"/>
    <w:rsid w:val="000635DF"/>
    <w:rsid w:val="00073225"/>
    <w:rsid w:val="00080F92"/>
    <w:rsid w:val="000917C5"/>
    <w:rsid w:val="000A2E51"/>
    <w:rsid w:val="000E2A04"/>
    <w:rsid w:val="000E3551"/>
    <w:rsid w:val="000E6E0E"/>
    <w:rsid w:val="000F5D62"/>
    <w:rsid w:val="00105B50"/>
    <w:rsid w:val="0010726D"/>
    <w:rsid w:val="001126FC"/>
    <w:rsid w:val="0011293B"/>
    <w:rsid w:val="00121F15"/>
    <w:rsid w:val="0013086B"/>
    <w:rsid w:val="0013497B"/>
    <w:rsid w:val="00134FD0"/>
    <w:rsid w:val="00140188"/>
    <w:rsid w:val="00140678"/>
    <w:rsid w:val="00150DA5"/>
    <w:rsid w:val="0015199C"/>
    <w:rsid w:val="00160ABB"/>
    <w:rsid w:val="001633D4"/>
    <w:rsid w:val="00164B2E"/>
    <w:rsid w:val="001655B2"/>
    <w:rsid w:val="00171A54"/>
    <w:rsid w:val="0017386C"/>
    <w:rsid w:val="00174EAE"/>
    <w:rsid w:val="00175DD7"/>
    <w:rsid w:val="001865E5"/>
    <w:rsid w:val="0018731C"/>
    <w:rsid w:val="0019231F"/>
    <w:rsid w:val="00195A84"/>
    <w:rsid w:val="001A5025"/>
    <w:rsid w:val="001A7F2E"/>
    <w:rsid w:val="001C0F68"/>
    <w:rsid w:val="001C60AA"/>
    <w:rsid w:val="001E5F0C"/>
    <w:rsid w:val="001E7C9A"/>
    <w:rsid w:val="001F6966"/>
    <w:rsid w:val="002150E8"/>
    <w:rsid w:val="002176DA"/>
    <w:rsid w:val="00220B09"/>
    <w:rsid w:val="00224E41"/>
    <w:rsid w:val="002338CC"/>
    <w:rsid w:val="0024016F"/>
    <w:rsid w:val="00241502"/>
    <w:rsid w:val="00245D9A"/>
    <w:rsid w:val="00251C45"/>
    <w:rsid w:val="0026196C"/>
    <w:rsid w:val="00264EF8"/>
    <w:rsid w:val="00266AD5"/>
    <w:rsid w:val="00282FE0"/>
    <w:rsid w:val="00287E25"/>
    <w:rsid w:val="00297466"/>
    <w:rsid w:val="002B0EA2"/>
    <w:rsid w:val="002B778F"/>
    <w:rsid w:val="002C121B"/>
    <w:rsid w:val="002C1BCA"/>
    <w:rsid w:val="002D314A"/>
    <w:rsid w:val="002D6FEE"/>
    <w:rsid w:val="002E32BC"/>
    <w:rsid w:val="002E7A3E"/>
    <w:rsid w:val="002F0217"/>
    <w:rsid w:val="002F0A4A"/>
    <w:rsid w:val="003121E9"/>
    <w:rsid w:val="00315A48"/>
    <w:rsid w:val="00317A0E"/>
    <w:rsid w:val="0033412B"/>
    <w:rsid w:val="00346284"/>
    <w:rsid w:val="003464CE"/>
    <w:rsid w:val="00354BF5"/>
    <w:rsid w:val="003630A2"/>
    <w:rsid w:val="00364C40"/>
    <w:rsid w:val="00372055"/>
    <w:rsid w:val="00372A06"/>
    <w:rsid w:val="00374EC0"/>
    <w:rsid w:val="003861BF"/>
    <w:rsid w:val="003B367E"/>
    <w:rsid w:val="003C26BB"/>
    <w:rsid w:val="003C2C24"/>
    <w:rsid w:val="003D33E4"/>
    <w:rsid w:val="003D40B8"/>
    <w:rsid w:val="003D7787"/>
    <w:rsid w:val="00412CF5"/>
    <w:rsid w:val="00417A06"/>
    <w:rsid w:val="00431EEC"/>
    <w:rsid w:val="00445594"/>
    <w:rsid w:val="004545EC"/>
    <w:rsid w:val="00472F52"/>
    <w:rsid w:val="00476D30"/>
    <w:rsid w:val="00477789"/>
    <w:rsid w:val="00483992"/>
    <w:rsid w:val="004A1EC4"/>
    <w:rsid w:val="004B0C19"/>
    <w:rsid w:val="004B4850"/>
    <w:rsid w:val="004B72EF"/>
    <w:rsid w:val="004C1028"/>
    <w:rsid w:val="004C5E10"/>
    <w:rsid w:val="004F4916"/>
    <w:rsid w:val="00510C2C"/>
    <w:rsid w:val="00521463"/>
    <w:rsid w:val="00543511"/>
    <w:rsid w:val="00553236"/>
    <w:rsid w:val="00554E9E"/>
    <w:rsid w:val="00560526"/>
    <w:rsid w:val="00565918"/>
    <w:rsid w:val="0059422C"/>
    <w:rsid w:val="005B179C"/>
    <w:rsid w:val="005B282C"/>
    <w:rsid w:val="005B3B65"/>
    <w:rsid w:val="005C48B9"/>
    <w:rsid w:val="005D6D5B"/>
    <w:rsid w:val="005E264E"/>
    <w:rsid w:val="005F697A"/>
    <w:rsid w:val="005F7DA6"/>
    <w:rsid w:val="00607210"/>
    <w:rsid w:val="006141BE"/>
    <w:rsid w:val="00620A46"/>
    <w:rsid w:val="00625586"/>
    <w:rsid w:val="0063310A"/>
    <w:rsid w:val="00636EC4"/>
    <w:rsid w:val="00643CA9"/>
    <w:rsid w:val="00644031"/>
    <w:rsid w:val="00645425"/>
    <w:rsid w:val="00653C5E"/>
    <w:rsid w:val="006728CC"/>
    <w:rsid w:val="006968CD"/>
    <w:rsid w:val="0069770C"/>
    <w:rsid w:val="006978E7"/>
    <w:rsid w:val="006B235E"/>
    <w:rsid w:val="006B487B"/>
    <w:rsid w:val="006C5033"/>
    <w:rsid w:val="006D0A4E"/>
    <w:rsid w:val="006F249D"/>
    <w:rsid w:val="006F6FEA"/>
    <w:rsid w:val="007016B7"/>
    <w:rsid w:val="00704EBC"/>
    <w:rsid w:val="00706EE7"/>
    <w:rsid w:val="007075BC"/>
    <w:rsid w:val="00713D63"/>
    <w:rsid w:val="00726606"/>
    <w:rsid w:val="00727EE0"/>
    <w:rsid w:val="00735C07"/>
    <w:rsid w:val="00736740"/>
    <w:rsid w:val="0074134E"/>
    <w:rsid w:val="007818D7"/>
    <w:rsid w:val="007B3F3A"/>
    <w:rsid w:val="007B4A16"/>
    <w:rsid w:val="007B750E"/>
    <w:rsid w:val="007F0B1C"/>
    <w:rsid w:val="007F6A60"/>
    <w:rsid w:val="00801A09"/>
    <w:rsid w:val="00805C76"/>
    <w:rsid w:val="00811EED"/>
    <w:rsid w:val="00814DE7"/>
    <w:rsid w:val="008231DF"/>
    <w:rsid w:val="00824625"/>
    <w:rsid w:val="0084318D"/>
    <w:rsid w:val="008505C6"/>
    <w:rsid w:val="008525B9"/>
    <w:rsid w:val="00855E98"/>
    <w:rsid w:val="008632AA"/>
    <w:rsid w:val="00865B66"/>
    <w:rsid w:val="00872EAA"/>
    <w:rsid w:val="00874202"/>
    <w:rsid w:val="008926AA"/>
    <w:rsid w:val="008A462E"/>
    <w:rsid w:val="008A4E4D"/>
    <w:rsid w:val="008B71D7"/>
    <w:rsid w:val="008C4584"/>
    <w:rsid w:val="008C65C2"/>
    <w:rsid w:val="008D1B47"/>
    <w:rsid w:val="008E179E"/>
    <w:rsid w:val="008E1CBF"/>
    <w:rsid w:val="00900388"/>
    <w:rsid w:val="009045C8"/>
    <w:rsid w:val="009149A0"/>
    <w:rsid w:val="00930662"/>
    <w:rsid w:val="00956885"/>
    <w:rsid w:val="00960760"/>
    <w:rsid w:val="009703CF"/>
    <w:rsid w:val="00984F36"/>
    <w:rsid w:val="009A036E"/>
    <w:rsid w:val="009A124B"/>
    <w:rsid w:val="009A52BC"/>
    <w:rsid w:val="009A7615"/>
    <w:rsid w:val="009B273E"/>
    <w:rsid w:val="009C5A82"/>
    <w:rsid w:val="009E573D"/>
    <w:rsid w:val="00A00627"/>
    <w:rsid w:val="00A07818"/>
    <w:rsid w:val="00A27D7C"/>
    <w:rsid w:val="00A30FF9"/>
    <w:rsid w:val="00A36BBA"/>
    <w:rsid w:val="00A51CFE"/>
    <w:rsid w:val="00A67955"/>
    <w:rsid w:val="00A75C15"/>
    <w:rsid w:val="00A76E55"/>
    <w:rsid w:val="00A86FB2"/>
    <w:rsid w:val="00AA1F15"/>
    <w:rsid w:val="00AB23EA"/>
    <w:rsid w:val="00AC266C"/>
    <w:rsid w:val="00AC59C5"/>
    <w:rsid w:val="00AC5A78"/>
    <w:rsid w:val="00AD3262"/>
    <w:rsid w:val="00AD44A9"/>
    <w:rsid w:val="00AE21FB"/>
    <w:rsid w:val="00AE55E1"/>
    <w:rsid w:val="00AE5BFE"/>
    <w:rsid w:val="00AE736F"/>
    <w:rsid w:val="00AF44EB"/>
    <w:rsid w:val="00AF4805"/>
    <w:rsid w:val="00AF58BE"/>
    <w:rsid w:val="00B05355"/>
    <w:rsid w:val="00B104EA"/>
    <w:rsid w:val="00B123D5"/>
    <w:rsid w:val="00B14404"/>
    <w:rsid w:val="00B1454C"/>
    <w:rsid w:val="00B15C65"/>
    <w:rsid w:val="00B16CDA"/>
    <w:rsid w:val="00B33896"/>
    <w:rsid w:val="00B361AA"/>
    <w:rsid w:val="00B46821"/>
    <w:rsid w:val="00B54090"/>
    <w:rsid w:val="00B574E9"/>
    <w:rsid w:val="00B72AEB"/>
    <w:rsid w:val="00B747A2"/>
    <w:rsid w:val="00B7696F"/>
    <w:rsid w:val="00B774F3"/>
    <w:rsid w:val="00B849D0"/>
    <w:rsid w:val="00BA6F2C"/>
    <w:rsid w:val="00BA771E"/>
    <w:rsid w:val="00BB38A7"/>
    <w:rsid w:val="00BC0011"/>
    <w:rsid w:val="00BC6128"/>
    <w:rsid w:val="00BE4960"/>
    <w:rsid w:val="00BF0A74"/>
    <w:rsid w:val="00BF1927"/>
    <w:rsid w:val="00BF633D"/>
    <w:rsid w:val="00BF6DA7"/>
    <w:rsid w:val="00C06859"/>
    <w:rsid w:val="00C1642D"/>
    <w:rsid w:val="00C1732A"/>
    <w:rsid w:val="00C2582B"/>
    <w:rsid w:val="00C26279"/>
    <w:rsid w:val="00C342FF"/>
    <w:rsid w:val="00C437B9"/>
    <w:rsid w:val="00C503E9"/>
    <w:rsid w:val="00C620AC"/>
    <w:rsid w:val="00C73B56"/>
    <w:rsid w:val="00C746F2"/>
    <w:rsid w:val="00C84610"/>
    <w:rsid w:val="00C86009"/>
    <w:rsid w:val="00CB01E8"/>
    <w:rsid w:val="00CB6CB3"/>
    <w:rsid w:val="00CC0C39"/>
    <w:rsid w:val="00CC517C"/>
    <w:rsid w:val="00CD7CA0"/>
    <w:rsid w:val="00CE32A2"/>
    <w:rsid w:val="00CF2C86"/>
    <w:rsid w:val="00CF3B0C"/>
    <w:rsid w:val="00D02FE2"/>
    <w:rsid w:val="00D03AC4"/>
    <w:rsid w:val="00D0406B"/>
    <w:rsid w:val="00D044C7"/>
    <w:rsid w:val="00D146EB"/>
    <w:rsid w:val="00D16AC7"/>
    <w:rsid w:val="00D20546"/>
    <w:rsid w:val="00D248E3"/>
    <w:rsid w:val="00D42406"/>
    <w:rsid w:val="00D57DA3"/>
    <w:rsid w:val="00D76130"/>
    <w:rsid w:val="00D91AC8"/>
    <w:rsid w:val="00D956F3"/>
    <w:rsid w:val="00D96A5E"/>
    <w:rsid w:val="00D9716A"/>
    <w:rsid w:val="00DA130C"/>
    <w:rsid w:val="00DA6045"/>
    <w:rsid w:val="00DB6CF1"/>
    <w:rsid w:val="00DB7DBF"/>
    <w:rsid w:val="00DC2758"/>
    <w:rsid w:val="00DC4E1B"/>
    <w:rsid w:val="00DD4944"/>
    <w:rsid w:val="00DE001C"/>
    <w:rsid w:val="00DE5C0B"/>
    <w:rsid w:val="00E13AC3"/>
    <w:rsid w:val="00E14964"/>
    <w:rsid w:val="00E164FC"/>
    <w:rsid w:val="00E21E80"/>
    <w:rsid w:val="00E22E82"/>
    <w:rsid w:val="00E3593B"/>
    <w:rsid w:val="00E36651"/>
    <w:rsid w:val="00E402B0"/>
    <w:rsid w:val="00E4173C"/>
    <w:rsid w:val="00E430F6"/>
    <w:rsid w:val="00E57585"/>
    <w:rsid w:val="00E57A5D"/>
    <w:rsid w:val="00E6007C"/>
    <w:rsid w:val="00E70723"/>
    <w:rsid w:val="00E8542F"/>
    <w:rsid w:val="00E85A16"/>
    <w:rsid w:val="00E916BA"/>
    <w:rsid w:val="00E9368C"/>
    <w:rsid w:val="00E96639"/>
    <w:rsid w:val="00EA3469"/>
    <w:rsid w:val="00EB4C11"/>
    <w:rsid w:val="00EB703C"/>
    <w:rsid w:val="00EC3CF6"/>
    <w:rsid w:val="00EC5DA6"/>
    <w:rsid w:val="00EC6FC9"/>
    <w:rsid w:val="00EE18DE"/>
    <w:rsid w:val="00EE6E62"/>
    <w:rsid w:val="00EF27CD"/>
    <w:rsid w:val="00EF67FC"/>
    <w:rsid w:val="00F060D5"/>
    <w:rsid w:val="00F15FEB"/>
    <w:rsid w:val="00F20143"/>
    <w:rsid w:val="00F20BF8"/>
    <w:rsid w:val="00F26514"/>
    <w:rsid w:val="00F32F75"/>
    <w:rsid w:val="00F37971"/>
    <w:rsid w:val="00F37D12"/>
    <w:rsid w:val="00F4074F"/>
    <w:rsid w:val="00F51E16"/>
    <w:rsid w:val="00F728CB"/>
    <w:rsid w:val="00F735DC"/>
    <w:rsid w:val="00F74847"/>
    <w:rsid w:val="00F84A18"/>
    <w:rsid w:val="00F87A5F"/>
    <w:rsid w:val="00F9005C"/>
    <w:rsid w:val="00FA0FEB"/>
    <w:rsid w:val="00FC16AE"/>
    <w:rsid w:val="00FC688B"/>
    <w:rsid w:val="00FE6ABF"/>
    <w:rsid w:val="00FF0E9B"/>
    <w:rsid w:val="00FF608C"/>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ACA8C"/>
  <w15:docId w15:val="{7F6BD5EC-F24C-4C7C-A814-1D20A334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sz w:val="24"/>
    </w:rPr>
  </w:style>
  <w:style w:type="paragraph" w:styleId="Ttulo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Ttulo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Ttulo3">
    <w:name w:val="heading 3"/>
    <w:basedOn w:val="Normal"/>
    <w:next w:val="Normal"/>
    <w:uiPriority w:val="9"/>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rsid w:val="009718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718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7185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uiPriority w:val="9"/>
    <w:qFormat/>
    <w:rsid w:val="0097185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uiPriority w:val="9"/>
    <w:qFormat/>
    <w:rsid w:val="0097185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uiPriority w:val="9"/>
    <w:qFormat/>
    <w:rsid w:val="0097185F"/>
    <w:rPr>
      <w:rFonts w:eastAsiaTheme="majorEastAsia" w:cstheme="majorBidi"/>
      <w:color w:val="2F5496" w:themeColor="accent1" w:themeShade="BF"/>
      <w:sz w:val="28"/>
      <w:szCs w:val="28"/>
    </w:rPr>
  </w:style>
  <w:style w:type="character" w:customStyle="1" w:styleId="Ttulo4Char">
    <w:name w:val="Título 4 Char"/>
    <w:basedOn w:val="Fontepargpadro"/>
    <w:uiPriority w:val="9"/>
    <w:semiHidden/>
    <w:qFormat/>
    <w:rsid w:val="0097185F"/>
    <w:rPr>
      <w:rFonts w:eastAsiaTheme="majorEastAsia" w:cstheme="majorBidi"/>
      <w:i/>
      <w:iCs/>
      <w:color w:val="2F5496" w:themeColor="accent1" w:themeShade="BF"/>
    </w:rPr>
  </w:style>
  <w:style w:type="character" w:customStyle="1" w:styleId="Ttulo5Char">
    <w:name w:val="Título 5 Char"/>
    <w:basedOn w:val="Fontepargpadro"/>
    <w:uiPriority w:val="9"/>
    <w:semiHidden/>
    <w:qFormat/>
    <w:rsid w:val="0097185F"/>
    <w:rPr>
      <w:rFonts w:eastAsiaTheme="majorEastAsia" w:cstheme="majorBidi"/>
      <w:color w:val="2F5496" w:themeColor="accent1" w:themeShade="BF"/>
    </w:rPr>
  </w:style>
  <w:style w:type="character" w:customStyle="1" w:styleId="Ttulo6Char">
    <w:name w:val="Título 6 Char"/>
    <w:basedOn w:val="Fontepargpadro"/>
    <w:uiPriority w:val="9"/>
    <w:semiHidden/>
    <w:qFormat/>
    <w:rsid w:val="0097185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97185F"/>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97185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97185F"/>
    <w:rPr>
      <w:rFonts w:eastAsiaTheme="majorEastAsia" w:cstheme="majorBidi"/>
      <w:color w:val="272727" w:themeColor="text1" w:themeTint="D8"/>
    </w:rPr>
  </w:style>
  <w:style w:type="character" w:customStyle="1" w:styleId="TtuloChar">
    <w:name w:val="Título Char"/>
    <w:basedOn w:val="Fontepargpadro"/>
    <w:uiPriority w:val="10"/>
    <w:qFormat/>
    <w:rsid w:val="0097185F"/>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uiPriority w:val="11"/>
    <w:qFormat/>
    <w:rsid w:val="0097185F"/>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97185F"/>
    <w:rPr>
      <w:i/>
      <w:iCs/>
      <w:color w:val="404040" w:themeColor="text1" w:themeTint="BF"/>
    </w:rPr>
  </w:style>
  <w:style w:type="character" w:styleId="nfaseIntensa">
    <w:name w:val="Intense Emphasis"/>
    <w:basedOn w:val="Fontepargpadro"/>
    <w:uiPriority w:val="21"/>
    <w:qFormat/>
    <w:rsid w:val="0097185F"/>
    <w:rPr>
      <w:i/>
      <w:iCs/>
      <w:color w:val="2F5496" w:themeColor="accent1" w:themeShade="BF"/>
    </w:rPr>
  </w:style>
  <w:style w:type="character" w:customStyle="1" w:styleId="CitaoIntensaChar">
    <w:name w:val="Citação Intensa Char"/>
    <w:basedOn w:val="Fontepargpadro"/>
    <w:link w:val="CitaoIntensa"/>
    <w:uiPriority w:val="30"/>
    <w:qFormat/>
    <w:rsid w:val="0097185F"/>
    <w:rPr>
      <w:i/>
      <w:iCs/>
      <w:color w:val="2F5496" w:themeColor="accent1" w:themeShade="BF"/>
    </w:rPr>
  </w:style>
  <w:style w:type="character" w:styleId="RefernciaIntensa">
    <w:name w:val="Intense Reference"/>
    <w:basedOn w:val="Fontepargpadro"/>
    <w:uiPriority w:val="32"/>
    <w:qFormat/>
    <w:rsid w:val="0097185F"/>
    <w:rPr>
      <w:b/>
      <w:bCs/>
      <w:smallCaps/>
      <w:color w:val="2F5496" w:themeColor="accent1" w:themeShade="BF"/>
      <w:spacing w:val="5"/>
    </w:rPr>
  </w:style>
  <w:style w:type="character" w:styleId="Forte">
    <w:name w:val="Strong"/>
    <w:basedOn w:val="Fontepargpadro"/>
    <w:uiPriority w:val="22"/>
    <w:qFormat/>
    <w:rsid w:val="00905BFA"/>
    <w:rPr>
      <w:b/>
      <w:bCs/>
    </w:rPr>
  </w:style>
  <w:style w:type="character" w:styleId="nfase">
    <w:name w:val="Emphasis"/>
    <w:basedOn w:val="Fontepargpadro"/>
    <w:uiPriority w:val="20"/>
    <w:qFormat/>
    <w:rsid w:val="00905BFA"/>
    <w:rPr>
      <w:i/>
      <w:iCs/>
    </w:rPr>
  </w:style>
  <w:style w:type="character" w:styleId="Refdecomentrio">
    <w:name w:val="annotation reference"/>
    <w:basedOn w:val="Fontepargpadro"/>
    <w:uiPriority w:val="99"/>
    <w:semiHidden/>
    <w:unhideWhenUsed/>
    <w:qFormat/>
    <w:rsid w:val="006751CE"/>
    <w:rPr>
      <w:sz w:val="16"/>
      <w:szCs w:val="16"/>
    </w:rPr>
  </w:style>
  <w:style w:type="character" w:customStyle="1" w:styleId="TextodecomentrioChar">
    <w:name w:val="Texto de comentário Char"/>
    <w:basedOn w:val="Fontepargpadro"/>
    <w:link w:val="Textodecomentrio"/>
    <w:uiPriority w:val="99"/>
    <w:qFormat/>
    <w:rsid w:val="006751CE"/>
    <w:rPr>
      <w:rFonts w:ascii="Aptos" w:eastAsia="Aptos" w:hAnsi="Aptos" w:cs="Aptos"/>
      <w:kern w:val="0"/>
      <w:sz w:val="20"/>
      <w:szCs w:val="20"/>
      <w:lang w:eastAsia="pt-BR"/>
    </w:rPr>
  </w:style>
  <w:style w:type="character" w:customStyle="1" w:styleId="AssuntodocomentrioChar">
    <w:name w:val="Assunto do comentário Char"/>
    <w:basedOn w:val="TextodecomentrioChar"/>
    <w:link w:val="Assuntodocomentrio"/>
    <w:uiPriority w:val="99"/>
    <w:semiHidden/>
    <w:qFormat/>
    <w:rsid w:val="006751CE"/>
    <w:rPr>
      <w:rFonts w:ascii="Aptos" w:eastAsia="Aptos" w:hAnsi="Aptos" w:cs="Aptos"/>
      <w:b/>
      <w:bCs/>
      <w:kern w:val="0"/>
      <w:sz w:val="20"/>
      <w:szCs w:val="20"/>
      <w:lang w:eastAsia="pt-BR"/>
    </w:rPr>
  </w:style>
  <w:style w:type="character" w:customStyle="1" w:styleId="TextodebaloChar">
    <w:name w:val="Texto de balão Char"/>
    <w:basedOn w:val="Fontepargpadro"/>
    <w:link w:val="Textodebalo"/>
    <w:uiPriority w:val="99"/>
    <w:semiHidden/>
    <w:qFormat/>
    <w:rsid w:val="006751CE"/>
    <w:rPr>
      <w:rFonts w:ascii="Segoe UI" w:eastAsia="Aptos" w:hAnsi="Segoe UI" w:cs="Segoe UI"/>
      <w:kern w:val="0"/>
      <w:sz w:val="18"/>
      <w:szCs w:val="18"/>
      <w:lang w:eastAsia="pt-BR"/>
    </w:rPr>
  </w:style>
  <w:style w:type="character" w:styleId="Hyperlink">
    <w:name w:val="Hyperlink"/>
    <w:basedOn w:val="Fontepargpadro"/>
    <w:uiPriority w:val="99"/>
    <w:unhideWhenUsed/>
    <w:rsid w:val="00472E27"/>
    <w:rPr>
      <w:color w:val="0000FF"/>
      <w:u w:val="single"/>
    </w:rPr>
  </w:style>
  <w:style w:type="character" w:customStyle="1" w:styleId="citation-43">
    <w:name w:val="citation-43"/>
    <w:basedOn w:val="Fontepargpadro"/>
    <w:qFormat/>
    <w:rsid w:val="00472E27"/>
  </w:style>
  <w:style w:type="character" w:customStyle="1" w:styleId="citation-56">
    <w:name w:val="citation-56"/>
    <w:basedOn w:val="Fontepargpadro"/>
    <w:qFormat/>
    <w:rsid w:val="00C41D04"/>
  </w:style>
  <w:style w:type="character" w:customStyle="1" w:styleId="citation-55">
    <w:name w:val="citation-55"/>
    <w:basedOn w:val="Fontepargpadro"/>
    <w:qFormat/>
    <w:rsid w:val="00C41D04"/>
  </w:style>
  <w:style w:type="character" w:customStyle="1" w:styleId="citation-54">
    <w:name w:val="citation-54"/>
    <w:basedOn w:val="Fontepargpadro"/>
    <w:qFormat/>
    <w:rsid w:val="00C41D04"/>
  </w:style>
  <w:style w:type="character" w:customStyle="1" w:styleId="citation-53">
    <w:name w:val="citation-53"/>
    <w:basedOn w:val="Fontepargpadro"/>
    <w:qFormat/>
    <w:rsid w:val="00C41D04"/>
  </w:style>
  <w:style w:type="character" w:customStyle="1" w:styleId="citation-51">
    <w:name w:val="citation-51"/>
    <w:basedOn w:val="Fontepargpadro"/>
    <w:qFormat/>
    <w:rsid w:val="00C41D04"/>
  </w:style>
  <w:style w:type="character" w:customStyle="1" w:styleId="citation-50">
    <w:name w:val="citation-50"/>
    <w:basedOn w:val="Fontepargpadro"/>
    <w:qFormat/>
    <w:rsid w:val="00C41D04"/>
  </w:style>
  <w:style w:type="character" w:customStyle="1" w:styleId="citation-49">
    <w:name w:val="citation-49"/>
    <w:basedOn w:val="Fontepargpadro"/>
    <w:qFormat/>
    <w:rsid w:val="00C41D04"/>
  </w:style>
  <w:style w:type="character" w:customStyle="1" w:styleId="citation-48">
    <w:name w:val="citation-48"/>
    <w:basedOn w:val="Fontepargpadro"/>
    <w:qFormat/>
    <w:rsid w:val="00C41D04"/>
  </w:style>
  <w:style w:type="character" w:customStyle="1" w:styleId="citation-62">
    <w:name w:val="citation-62"/>
    <w:basedOn w:val="Fontepargpadro"/>
    <w:qFormat/>
    <w:rsid w:val="00FF4E4B"/>
  </w:style>
  <w:style w:type="character" w:customStyle="1" w:styleId="citation-68">
    <w:name w:val="citation-68"/>
    <w:basedOn w:val="Fontepargpadro"/>
    <w:qFormat/>
    <w:rsid w:val="00CD33D6"/>
  </w:style>
  <w:style w:type="character" w:customStyle="1" w:styleId="citation-67">
    <w:name w:val="citation-67"/>
    <w:basedOn w:val="Fontepargpadro"/>
    <w:qFormat/>
    <w:rsid w:val="00CD33D6"/>
  </w:style>
  <w:style w:type="character" w:customStyle="1" w:styleId="citation-66">
    <w:name w:val="citation-66"/>
    <w:basedOn w:val="Fontepargpadro"/>
    <w:qFormat/>
    <w:rsid w:val="00CD33D6"/>
  </w:style>
  <w:style w:type="character" w:customStyle="1" w:styleId="citation-65">
    <w:name w:val="citation-65"/>
    <w:basedOn w:val="Fontepargpadro"/>
    <w:qFormat/>
    <w:rsid w:val="00CD33D6"/>
  </w:style>
  <w:style w:type="character" w:customStyle="1" w:styleId="citation-64">
    <w:name w:val="citation-64"/>
    <w:basedOn w:val="Fontepargpadro"/>
    <w:qFormat/>
    <w:rsid w:val="00CD33D6"/>
  </w:style>
  <w:style w:type="character" w:customStyle="1" w:styleId="citation-63">
    <w:name w:val="citation-63"/>
    <w:basedOn w:val="Fontepargpadro"/>
    <w:qFormat/>
    <w:rsid w:val="00CD33D6"/>
  </w:style>
  <w:style w:type="character" w:customStyle="1" w:styleId="citation-90">
    <w:name w:val="citation-90"/>
    <w:basedOn w:val="Fontepargpadro"/>
    <w:qFormat/>
    <w:rsid w:val="00E84093"/>
  </w:style>
  <w:style w:type="character" w:customStyle="1" w:styleId="citation-59">
    <w:name w:val="citation-59"/>
    <w:basedOn w:val="Fontepargpadro"/>
    <w:qFormat/>
    <w:rsid w:val="00CC0222"/>
  </w:style>
  <w:style w:type="character" w:customStyle="1" w:styleId="citation-58">
    <w:name w:val="citation-58"/>
    <w:basedOn w:val="Fontepargpadro"/>
    <w:qFormat/>
    <w:rsid w:val="00CC0222"/>
  </w:style>
  <w:style w:type="character" w:customStyle="1" w:styleId="citation-57">
    <w:name w:val="citation-57"/>
    <w:basedOn w:val="Fontepargpadro"/>
    <w:qFormat/>
    <w:rsid w:val="00CC0222"/>
  </w:style>
  <w:style w:type="character" w:customStyle="1" w:styleId="citation-52">
    <w:name w:val="citation-52"/>
    <w:basedOn w:val="Fontepargpadro"/>
    <w:qFormat/>
    <w:rsid w:val="00CC0222"/>
  </w:style>
  <w:style w:type="character" w:customStyle="1" w:styleId="citation-45">
    <w:name w:val="citation-45"/>
    <w:basedOn w:val="Fontepargpadro"/>
    <w:qFormat/>
    <w:rsid w:val="00CC0222"/>
  </w:style>
  <w:style w:type="character" w:customStyle="1" w:styleId="citation-47">
    <w:name w:val="citation-47"/>
    <w:basedOn w:val="Fontepargpadro"/>
    <w:qFormat/>
    <w:rsid w:val="00E852C2"/>
  </w:style>
  <w:style w:type="character" w:customStyle="1" w:styleId="citation-46">
    <w:name w:val="citation-46"/>
    <w:basedOn w:val="Fontepargpadro"/>
    <w:qFormat/>
    <w:rsid w:val="00E852C2"/>
  </w:style>
  <w:style w:type="character" w:customStyle="1" w:styleId="citation-44">
    <w:name w:val="citation-44"/>
    <w:basedOn w:val="Fontepargpadro"/>
    <w:qFormat/>
    <w:rsid w:val="00E852C2"/>
  </w:style>
  <w:style w:type="character" w:customStyle="1" w:styleId="citation-109">
    <w:name w:val="citation-109"/>
    <w:basedOn w:val="Fontepargpadro"/>
    <w:qFormat/>
    <w:rsid w:val="00FF3F1A"/>
  </w:style>
  <w:style w:type="character" w:customStyle="1" w:styleId="citation-108">
    <w:name w:val="citation-108"/>
    <w:basedOn w:val="Fontepargpadro"/>
    <w:qFormat/>
    <w:rsid w:val="00FF3F1A"/>
  </w:style>
  <w:style w:type="character" w:customStyle="1" w:styleId="citation-107">
    <w:name w:val="citation-107"/>
    <w:basedOn w:val="Fontepargpadro"/>
    <w:qFormat/>
    <w:rsid w:val="00FF3F1A"/>
  </w:style>
  <w:style w:type="character" w:customStyle="1" w:styleId="A0">
    <w:name w:val="A0"/>
    <w:uiPriority w:val="99"/>
    <w:qFormat/>
    <w:rsid w:val="00E45892"/>
    <w:rPr>
      <w:color w:val="000000"/>
      <w:sz w:val="20"/>
      <w:szCs w:val="20"/>
    </w:rPr>
  </w:style>
  <w:style w:type="character" w:customStyle="1" w:styleId="citation-83">
    <w:name w:val="citation-83"/>
    <w:basedOn w:val="Fontepargpadro"/>
    <w:qFormat/>
    <w:rsid w:val="00561DEB"/>
  </w:style>
  <w:style w:type="character" w:customStyle="1" w:styleId="citation-82">
    <w:name w:val="citation-82"/>
    <w:basedOn w:val="Fontepargpadro"/>
    <w:qFormat/>
    <w:rsid w:val="00561DEB"/>
  </w:style>
  <w:style w:type="character" w:customStyle="1" w:styleId="citation-81">
    <w:name w:val="citation-81"/>
    <w:basedOn w:val="Fontepargpadro"/>
    <w:qFormat/>
    <w:rsid w:val="00561DEB"/>
  </w:style>
  <w:style w:type="character" w:customStyle="1" w:styleId="citation-80">
    <w:name w:val="citation-80"/>
    <w:basedOn w:val="Fontepargpadro"/>
    <w:qFormat/>
    <w:rsid w:val="00561DEB"/>
  </w:style>
  <w:style w:type="character" w:customStyle="1" w:styleId="citation-79">
    <w:name w:val="citation-79"/>
    <w:basedOn w:val="Fontepargpadro"/>
    <w:qFormat/>
    <w:rsid w:val="00561DEB"/>
  </w:style>
  <w:style w:type="character" w:customStyle="1" w:styleId="math-inline">
    <w:name w:val="math-inline"/>
    <w:basedOn w:val="Fontepargpadro"/>
    <w:qFormat/>
    <w:rsid w:val="00127B7E"/>
  </w:style>
  <w:style w:type="character" w:customStyle="1" w:styleId="citation-12">
    <w:name w:val="citation-12"/>
    <w:basedOn w:val="Fontepargpadro"/>
    <w:qFormat/>
    <w:rsid w:val="005841C9"/>
  </w:style>
  <w:style w:type="character" w:customStyle="1" w:styleId="citation-39">
    <w:name w:val="citation-39"/>
    <w:basedOn w:val="Fontepargpadro"/>
    <w:qFormat/>
    <w:rsid w:val="007D463A"/>
  </w:style>
  <w:style w:type="character" w:customStyle="1" w:styleId="citation-38">
    <w:name w:val="citation-38"/>
    <w:basedOn w:val="Fontepargpadro"/>
    <w:qFormat/>
    <w:rsid w:val="007D463A"/>
  </w:style>
  <w:style w:type="character" w:customStyle="1" w:styleId="citation-37">
    <w:name w:val="citation-37"/>
    <w:basedOn w:val="Fontepargpadro"/>
    <w:qFormat/>
    <w:rsid w:val="007D463A"/>
  </w:style>
  <w:style w:type="character" w:customStyle="1" w:styleId="citation-36">
    <w:name w:val="citation-36"/>
    <w:basedOn w:val="Fontepargpadro"/>
    <w:qFormat/>
    <w:rsid w:val="007D463A"/>
  </w:style>
  <w:style w:type="character" w:customStyle="1" w:styleId="citation-35">
    <w:name w:val="citation-35"/>
    <w:basedOn w:val="Fontepargpadro"/>
    <w:qFormat/>
    <w:rsid w:val="007D463A"/>
  </w:style>
  <w:style w:type="character" w:customStyle="1" w:styleId="citation-34">
    <w:name w:val="citation-34"/>
    <w:basedOn w:val="Fontepargpadro"/>
    <w:qFormat/>
    <w:rsid w:val="007D463A"/>
  </w:style>
  <w:style w:type="character" w:customStyle="1" w:styleId="citation-33">
    <w:name w:val="citation-33"/>
    <w:basedOn w:val="Fontepargpadro"/>
    <w:qFormat/>
    <w:rsid w:val="007D463A"/>
  </w:style>
  <w:style w:type="character" w:customStyle="1" w:styleId="citation-32">
    <w:name w:val="citation-32"/>
    <w:basedOn w:val="Fontepargpadro"/>
    <w:qFormat/>
    <w:rsid w:val="007D463A"/>
  </w:style>
  <w:style w:type="character" w:customStyle="1" w:styleId="citation-31">
    <w:name w:val="citation-31"/>
    <w:basedOn w:val="Fontepargpadro"/>
    <w:qFormat/>
    <w:rsid w:val="007D463A"/>
  </w:style>
  <w:style w:type="character" w:customStyle="1" w:styleId="citation-30">
    <w:name w:val="citation-30"/>
    <w:basedOn w:val="Fontepargpadro"/>
    <w:qFormat/>
    <w:rsid w:val="007D463A"/>
  </w:style>
  <w:style w:type="character" w:customStyle="1" w:styleId="CabealhoChar">
    <w:name w:val="Cabeçalho Char"/>
    <w:basedOn w:val="Fontepargpadro"/>
    <w:link w:val="Cabealho"/>
    <w:uiPriority w:val="99"/>
    <w:qFormat/>
    <w:rsid w:val="00FE096E"/>
    <w:rPr>
      <w:rFonts w:ascii="Aptos" w:eastAsia="Aptos" w:hAnsi="Aptos" w:cs="Aptos"/>
      <w:kern w:val="0"/>
      <w:lang w:eastAsia="pt-BR"/>
    </w:rPr>
  </w:style>
  <w:style w:type="character" w:customStyle="1" w:styleId="RodapChar">
    <w:name w:val="Rodapé Char"/>
    <w:basedOn w:val="Fontepargpadro"/>
    <w:link w:val="Rodap"/>
    <w:uiPriority w:val="99"/>
    <w:qFormat/>
    <w:rsid w:val="00FE096E"/>
    <w:rPr>
      <w:rFonts w:ascii="Aptos" w:eastAsia="Aptos" w:hAnsi="Aptos" w:cs="Aptos"/>
      <w:kern w:val="0"/>
      <w:lang w:eastAsia="pt-BR"/>
    </w:rPr>
  </w:style>
  <w:style w:type="character" w:customStyle="1" w:styleId="MenoPendente1">
    <w:name w:val="Menção Pendente1"/>
    <w:basedOn w:val="Fontepargpadro"/>
    <w:uiPriority w:val="99"/>
    <w:semiHidden/>
    <w:unhideWhenUsed/>
    <w:qFormat/>
    <w:rsid w:val="00AB7692"/>
    <w:rPr>
      <w:color w:val="605E5C"/>
      <w:shd w:val="clear" w:color="auto" w:fill="E1DFDD"/>
    </w:rPr>
  </w:style>
  <w:style w:type="character" w:customStyle="1" w:styleId="VerbatimChar">
    <w:name w:val="Verbatim Char"/>
    <w:qFormat/>
    <w:rsid w:val="0070758F"/>
    <w:rPr>
      <w:rFonts w:ascii="Consolas" w:hAnsi="Consolas"/>
      <w:sz w:val="22"/>
    </w:rPr>
  </w:style>
  <w:style w:type="character" w:styleId="TextodoEspaoReservado">
    <w:name w:val="Placeholder Text"/>
    <w:basedOn w:val="Fontepargpadro"/>
    <w:uiPriority w:val="99"/>
    <w:semiHidden/>
    <w:qFormat/>
    <w:rsid w:val="008827C2"/>
    <w:rPr>
      <w:color w:val="666666"/>
    </w:rPr>
  </w:style>
  <w:style w:type="character" w:customStyle="1" w:styleId="MenoPendente2">
    <w:name w:val="Menção Pendente2"/>
    <w:basedOn w:val="Fontepargpadro"/>
    <w:uiPriority w:val="99"/>
    <w:semiHidden/>
    <w:unhideWhenUsed/>
    <w:qFormat/>
    <w:rsid w:val="00805927"/>
    <w:rPr>
      <w:color w:val="605E5C"/>
      <w:shd w:val="clear" w:color="auto" w:fill="E1DFDD"/>
    </w:rPr>
  </w:style>
  <w:style w:type="character" w:customStyle="1" w:styleId="TextodenotaderodapChar">
    <w:name w:val="Texto de nota de rodapé Char"/>
    <w:basedOn w:val="Fontepargpadro"/>
    <w:link w:val="Textodenotaderodap"/>
    <w:uiPriority w:val="99"/>
    <w:semiHidden/>
    <w:qFormat/>
    <w:rsid w:val="001C0BFF"/>
    <w:rPr>
      <w:sz w:val="20"/>
      <w:szCs w:val="20"/>
    </w:rPr>
  </w:style>
  <w:style w:type="character" w:customStyle="1" w:styleId="FootnoteCharacters">
    <w:name w:val="Footnote Characters"/>
    <w:basedOn w:val="Fontepargpadro"/>
    <w:uiPriority w:val="99"/>
    <w:semiHidden/>
    <w:unhideWhenUsed/>
    <w:qFormat/>
    <w:rsid w:val="001C0BFF"/>
    <w:rPr>
      <w:vertAlign w:val="superscript"/>
    </w:rPr>
  </w:style>
  <w:style w:type="character" w:styleId="Refdenotaderodap">
    <w:name w:val="footnote reference"/>
    <w:rPr>
      <w:vertAlign w:val="superscript"/>
    </w:rPr>
  </w:style>
  <w:style w:type="character" w:styleId="HiperlinkVisitado">
    <w:name w:val="FollowedHyperlink"/>
    <w:basedOn w:val="Fontepargpadro"/>
    <w:uiPriority w:val="99"/>
    <w:semiHidden/>
    <w:unhideWhenUsed/>
    <w:rsid w:val="009317B6"/>
    <w:rPr>
      <w:color w:val="954F72" w:themeColor="followedHyperlink"/>
      <w:u w:val="single"/>
    </w:rPr>
  </w:style>
  <w:style w:type="character" w:customStyle="1" w:styleId="Pr-formataoHTMLChar">
    <w:name w:val="Pré-formatação HTML Char"/>
    <w:basedOn w:val="Fontepargpadro"/>
    <w:link w:val="Pr-formataoHTML"/>
    <w:uiPriority w:val="99"/>
    <w:semiHidden/>
    <w:qFormat/>
    <w:rsid w:val="00AB7CBC"/>
    <w:rPr>
      <w:rFonts w:ascii="Courier New" w:eastAsia="Times New Roman" w:hAnsi="Courier New" w:cs="Courier New"/>
      <w:sz w:val="20"/>
      <w:szCs w:val="20"/>
    </w:rPr>
  </w:style>
  <w:style w:type="character" w:customStyle="1" w:styleId="y2iqfc">
    <w:name w:val="y2iqfc"/>
    <w:basedOn w:val="Fontepargpadro"/>
    <w:qFormat/>
    <w:rsid w:val="00AB7CBC"/>
  </w:style>
  <w:style w:type="character" w:customStyle="1" w:styleId="al-author-delim">
    <w:name w:val="al-author-delim"/>
    <w:basedOn w:val="Fontepargpadro"/>
    <w:qFormat/>
    <w:rsid w:val="006576AB"/>
  </w:style>
  <w:style w:type="character" w:customStyle="1" w:styleId="IndexLink">
    <w:name w:val="Index Link"/>
    <w:qFormat/>
  </w:style>
  <w:style w:type="character" w:styleId="Nmerodelinha">
    <w:name w:val="line number"/>
  </w:style>
  <w:style w:type="character" w:styleId="Refdenotadefim">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next w:val="Normal"/>
    <w:uiPriority w:val="35"/>
    <w:unhideWhenUsed/>
    <w:qFormat/>
    <w:rsid w:val="00B31434"/>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paragraph" w:styleId="Citao">
    <w:name w:val="Quote"/>
    <w:basedOn w:val="Normal"/>
    <w:next w:val="Normal"/>
    <w:link w:val="CitaoChar"/>
    <w:uiPriority w:val="29"/>
    <w:qFormat/>
    <w:rsid w:val="0097185F"/>
    <w:pPr>
      <w:spacing w:before="160"/>
      <w:jc w:val="center"/>
    </w:pPr>
    <w:rPr>
      <w:i/>
      <w:iCs/>
      <w:color w:val="404040" w:themeColor="text1" w:themeTint="BF"/>
    </w:rPr>
  </w:style>
  <w:style w:type="paragraph" w:styleId="PargrafodaLista">
    <w:name w:val="List Paragraph"/>
    <w:basedOn w:val="Normal"/>
    <w:uiPriority w:val="34"/>
    <w:qFormat/>
    <w:rsid w:val="0097185F"/>
    <w:pPr>
      <w:ind w:left="720"/>
      <w:contextualSpacing/>
    </w:pPr>
  </w:style>
  <w:style w:type="paragraph" w:styleId="CitaoIntensa">
    <w:name w:val="Intense Quote"/>
    <w:basedOn w:val="Normal"/>
    <w:next w:val="Normal"/>
    <w:link w:val="CitaoIntensaChar"/>
    <w:uiPriority w:val="30"/>
    <w:qFormat/>
    <w:rsid w:val="00971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97185F"/>
    <w:pPr>
      <w:spacing w:beforeAutospacing="1" w:afterAutospacing="1" w:line="240" w:lineRule="auto"/>
    </w:pPr>
    <w:rPr>
      <w:rFonts w:ascii="Times New Roman" w:eastAsia="Times New Roman" w:hAnsi="Times New Roman" w:cs="Times New Roman"/>
      <w:sz w:val="24"/>
      <w:szCs w:val="24"/>
    </w:rPr>
  </w:style>
  <w:style w:type="paragraph" w:styleId="Textodecomentrio">
    <w:name w:val="annotation text"/>
    <w:basedOn w:val="Normal"/>
    <w:link w:val="TextodecomentrioChar"/>
    <w:uiPriority w:val="99"/>
    <w:unhideWhenUsed/>
    <w:rsid w:val="006751CE"/>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6751CE"/>
    <w:rPr>
      <w:b/>
      <w:bCs/>
    </w:rPr>
  </w:style>
  <w:style w:type="paragraph" w:styleId="Textodebalo">
    <w:name w:val="Balloon Text"/>
    <w:basedOn w:val="Normal"/>
    <w:link w:val="TextodebaloChar"/>
    <w:uiPriority w:val="99"/>
    <w:semiHidden/>
    <w:unhideWhenUsed/>
    <w:qFormat/>
    <w:rsid w:val="006751CE"/>
    <w:pPr>
      <w:spacing w:after="0" w:line="240" w:lineRule="auto"/>
    </w:pPr>
    <w:rPr>
      <w:rFonts w:ascii="Segoe UI" w:hAnsi="Segoe UI" w:cs="Segoe UI"/>
      <w:sz w:val="18"/>
      <w:szCs w:val="18"/>
    </w:rPr>
  </w:style>
  <w:style w:type="paragraph" w:styleId="Ttulodendiceremissivo">
    <w:name w:val="index heading"/>
    <w:basedOn w:val="Heading"/>
  </w:style>
  <w:style w:type="paragraph" w:styleId="CabealhodoSumrio">
    <w:name w:val="TOC Heading"/>
    <w:next w:val="Normal"/>
    <w:uiPriority w:val="39"/>
    <w:unhideWhenUsed/>
    <w:qFormat/>
    <w:rsid w:val="00A45F45"/>
    <w:pPr>
      <w:spacing w:before="240" w:line="259" w:lineRule="auto"/>
    </w:pPr>
    <w:rPr>
      <w:sz w:val="32"/>
      <w:szCs w:val="32"/>
    </w:rPr>
  </w:style>
  <w:style w:type="paragraph" w:styleId="Sumrio1">
    <w:name w:val="toc 1"/>
    <w:basedOn w:val="Normal"/>
    <w:next w:val="Normal"/>
    <w:autoRedefine/>
    <w:uiPriority w:val="39"/>
    <w:unhideWhenUsed/>
    <w:rsid w:val="00A45F45"/>
    <w:pPr>
      <w:spacing w:after="100"/>
    </w:pPr>
  </w:style>
  <w:style w:type="paragraph" w:styleId="Sumrio2">
    <w:name w:val="toc 2"/>
    <w:basedOn w:val="Normal"/>
    <w:next w:val="Normal"/>
    <w:autoRedefine/>
    <w:uiPriority w:val="39"/>
    <w:unhideWhenUsed/>
    <w:rsid w:val="009C4970"/>
    <w:pPr>
      <w:tabs>
        <w:tab w:val="right" w:leader="dot" w:pos="8494"/>
      </w:tabs>
      <w:spacing w:after="100"/>
    </w:pPr>
    <w:rPr>
      <w:rFonts w:ascii="Times New Roman" w:eastAsia="Times New Roman" w:hAnsi="Times New Roman" w:cs="Times New Roman"/>
      <w:b/>
      <w:bCs/>
    </w:rPr>
  </w:style>
  <w:style w:type="paragraph" w:styleId="Sumrio3">
    <w:name w:val="toc 3"/>
    <w:basedOn w:val="Normal"/>
    <w:next w:val="Normal"/>
    <w:autoRedefine/>
    <w:uiPriority w:val="39"/>
    <w:unhideWhenUsed/>
    <w:rsid w:val="00A45F45"/>
    <w:pPr>
      <w:spacing w:after="100"/>
      <w:ind w:left="440"/>
    </w:pPr>
  </w:style>
  <w:style w:type="paragraph" w:customStyle="1" w:styleId="Default">
    <w:name w:val="Default"/>
    <w:qFormat/>
    <w:rsid w:val="00E45892"/>
    <w:rPr>
      <w:rFonts w:ascii="Times New Roman" w:hAnsi="Times New Roman" w:cs="Times New Roman"/>
      <w:color w:val="000000"/>
      <w:sz w:val="24"/>
      <w:szCs w:val="24"/>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FE096E"/>
    <w:pPr>
      <w:tabs>
        <w:tab w:val="center" w:pos="4252"/>
        <w:tab w:val="right" w:pos="8504"/>
      </w:tabs>
      <w:spacing w:after="0" w:line="240" w:lineRule="auto"/>
    </w:pPr>
  </w:style>
  <w:style w:type="paragraph" w:styleId="Rodap">
    <w:name w:val="footer"/>
    <w:basedOn w:val="Normal"/>
    <w:link w:val="RodapChar"/>
    <w:uiPriority w:val="99"/>
    <w:unhideWhenUsed/>
    <w:rsid w:val="00FE096E"/>
    <w:pPr>
      <w:tabs>
        <w:tab w:val="center" w:pos="4252"/>
        <w:tab w:val="right" w:pos="8504"/>
      </w:tabs>
      <w:spacing w:after="0" w:line="240" w:lineRule="auto"/>
    </w:pPr>
  </w:style>
  <w:style w:type="paragraph" w:styleId="ndicedeilustraes">
    <w:name w:val="table of figures"/>
    <w:basedOn w:val="Normal"/>
    <w:next w:val="Normal"/>
    <w:uiPriority w:val="99"/>
    <w:unhideWhenUsed/>
    <w:rsid w:val="00E57618"/>
    <w:pPr>
      <w:spacing w:after="0"/>
    </w:pPr>
  </w:style>
  <w:style w:type="paragraph" w:styleId="Subttulo">
    <w:name w:val="Subtitle"/>
    <w:basedOn w:val="Normal"/>
    <w:next w:val="Normal"/>
    <w:uiPriority w:val="11"/>
    <w:qFormat/>
    <w:rPr>
      <w:color w:val="595959"/>
      <w:sz w:val="28"/>
      <w:szCs w:val="28"/>
    </w:rPr>
  </w:style>
  <w:style w:type="paragraph" w:customStyle="1" w:styleId="my-2">
    <w:name w:val="my-2"/>
    <w:basedOn w:val="Normal"/>
    <w:qFormat/>
    <w:rsid w:val="00E37C7C"/>
    <w:pPr>
      <w:spacing w:beforeAutospacing="1" w:afterAutospacing="1" w:line="240" w:lineRule="auto"/>
    </w:pPr>
    <w:rPr>
      <w:rFonts w:ascii="Times New Roman" w:eastAsia="Times New Roman" w:hAnsi="Times New Roman" w:cs="Times New Roman"/>
      <w:sz w:val="24"/>
      <w:szCs w:val="24"/>
    </w:rPr>
  </w:style>
  <w:style w:type="paragraph" w:styleId="Reviso">
    <w:name w:val="Revision"/>
    <w:uiPriority w:val="99"/>
    <w:semiHidden/>
    <w:qFormat/>
    <w:rsid w:val="00C62623"/>
  </w:style>
  <w:style w:type="paragraph" w:styleId="Textodenotaderodap">
    <w:name w:val="footnote text"/>
    <w:basedOn w:val="Normal"/>
    <w:link w:val="TextodenotaderodapChar"/>
    <w:uiPriority w:val="99"/>
    <w:semiHidden/>
    <w:unhideWhenUsed/>
    <w:rsid w:val="001C0BFF"/>
    <w:pPr>
      <w:spacing w:after="0" w:line="240" w:lineRule="auto"/>
    </w:pPr>
    <w:rPr>
      <w:sz w:val="20"/>
      <w:szCs w:val="20"/>
    </w:rPr>
  </w:style>
  <w:style w:type="paragraph" w:styleId="Pr-formataoHTML">
    <w:name w:val="HTML Preformatted"/>
    <w:basedOn w:val="Normal"/>
    <w:link w:val="Pr-formataoHTMLChar"/>
    <w:uiPriority w:val="99"/>
    <w:semiHidden/>
    <w:unhideWhenUsed/>
    <w:qFormat/>
    <w:rsid w:val="00AB7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HeaderLeft">
    <w:name w:val="Header Left"/>
    <w:basedOn w:val="Cabealho"/>
    <w:qFormat/>
  </w:style>
  <w:style w:type="table" w:customStyle="1" w:styleId="TableNormal">
    <w:name w:val="TableNormal"/>
    <w:tblPr>
      <w:tblCellMar>
        <w:top w:w="100" w:type="dxa"/>
        <w:left w:w="100" w:type="dxa"/>
        <w:bottom w:w="100" w:type="dxa"/>
        <w:right w:w="100" w:type="dxa"/>
      </w:tblCellMar>
    </w:tblPr>
  </w:style>
  <w:style w:type="table" w:styleId="TabelaSimples5">
    <w:name w:val="Plain Table 5"/>
    <w:basedOn w:val="Tabelanormal"/>
    <w:uiPriority w:val="45"/>
    <w:rsid w:val="005E6B1E"/>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2">
    <w:name w:val="Grid Table 2"/>
    <w:basedOn w:val="Tabelanormal"/>
    <w:uiPriority w:val="47"/>
    <w:rsid w:val="005E6B1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NormalGrid">
    <w:name w:val="Normal Grid"/>
    <w:basedOn w:val="Tabelanormal"/>
    <w:uiPriority w:val="39"/>
    <w:rsid w:val="0070758F"/>
    <w:rPr>
      <w:sz w:val="21"/>
      <w:lang w:val="pt-PT"/>
    </w:rPr>
    <w:tblPr>
      <w:tblCellMar>
        <w:top w:w="80" w:type="dxa"/>
        <w:left w:w="160" w:type="dxa"/>
        <w:bottom w:w="80" w:type="dxa"/>
        <w:right w:w="160" w:type="dxa"/>
      </w:tblCellMar>
    </w:tblPr>
  </w:style>
  <w:style w:type="table" w:customStyle="1" w:styleId="10">
    <w:name w:val="10"/>
    <w:basedOn w:val="TableNormal"/>
    <w:tblPr>
      <w:tblStyleRowBandSize w:val="1"/>
      <w:tblStyleColBandSize w:val="1"/>
      <w:tblCellMar>
        <w:top w:w="15" w:type="dxa"/>
        <w:left w:w="15" w:type="dxa"/>
        <w:bottom w:w="15" w:type="dxa"/>
        <w:right w:w="15" w:type="dxa"/>
      </w:tblCellMar>
    </w:tblPr>
  </w:style>
  <w:style w:type="table" w:customStyle="1" w:styleId="9">
    <w:name w:val="9"/>
    <w:basedOn w:val="TableNormal"/>
    <w:tblPr>
      <w:tblStyleRowBandSize w:val="1"/>
      <w:tblStyleColBandSize w:val="1"/>
      <w:tblCellMar>
        <w:top w:w="0" w:type="dxa"/>
        <w:left w:w="10" w:type="dxa"/>
        <w:bottom w:w="0" w:type="dxa"/>
        <w:right w:w="10" w:type="dxa"/>
      </w:tblCellMar>
    </w:tblPr>
  </w:style>
  <w:style w:type="table" w:customStyle="1" w:styleId="8">
    <w:name w:val="8"/>
    <w:basedOn w:val="TableNormal"/>
    <w:tblPr>
      <w:tblStyleRowBandSize w:val="1"/>
      <w:tblStyleColBandSize w:val="1"/>
      <w:tblCellMar>
        <w:top w:w="0" w:type="dxa"/>
        <w:left w:w="10" w:type="dxa"/>
        <w:bottom w:w="0" w:type="dxa"/>
        <w:right w:w="10" w:type="dxa"/>
      </w:tblCellMar>
    </w:tblPr>
  </w:style>
  <w:style w:type="table" w:customStyle="1" w:styleId="7">
    <w:name w:val="7"/>
    <w:basedOn w:val="TableNormal"/>
    <w:tblPr>
      <w:tblStyleRowBandSize w:val="1"/>
      <w:tblStyleColBandSize w:val="1"/>
      <w:tblCellMar>
        <w:top w:w="0" w:type="dxa"/>
        <w:left w:w="10" w:type="dxa"/>
        <w:bottom w:w="0" w:type="dxa"/>
        <w:right w:w="10" w:type="dxa"/>
      </w:tblCellMar>
    </w:tblPr>
  </w:style>
  <w:style w:type="table" w:customStyle="1" w:styleId="6">
    <w:name w:val="6"/>
    <w:basedOn w:val="TableNormal"/>
    <w:tblPr>
      <w:tblStyleRowBandSize w:val="1"/>
      <w:tblStyleColBandSize w:val="1"/>
      <w:tblCellMar>
        <w:top w:w="0" w:type="dxa"/>
        <w:left w:w="10" w:type="dxa"/>
        <w:bottom w:w="0" w:type="dxa"/>
        <w:right w:w="10" w:type="dxa"/>
      </w:tblCellMar>
    </w:tblPr>
  </w:style>
  <w:style w:type="table" w:customStyle="1" w:styleId="5">
    <w:name w:val="5"/>
    <w:basedOn w:val="TableNormal"/>
    <w:tblPr>
      <w:tblStyleRowBandSize w:val="1"/>
      <w:tblStyleColBandSize w:val="1"/>
      <w:tblCellMar>
        <w:top w:w="0" w:type="dxa"/>
        <w:left w:w="10" w:type="dxa"/>
        <w:bottom w:w="0" w:type="dxa"/>
        <w:right w:w="10" w:type="dxa"/>
      </w:tblCellMar>
    </w:tblPr>
  </w:style>
  <w:style w:type="table" w:customStyle="1" w:styleId="4">
    <w:name w:val="4"/>
    <w:basedOn w:val="TableNormal"/>
    <w:tblPr>
      <w:tblStyleRowBandSize w:val="1"/>
      <w:tblStyleColBandSize w:val="1"/>
      <w:tblCellMar>
        <w:top w:w="0" w:type="dxa"/>
        <w:left w:w="10" w:type="dxa"/>
        <w:bottom w:w="0" w:type="dxa"/>
        <w:right w:w="10" w:type="dxa"/>
      </w:tblCellMar>
    </w:tblPr>
  </w:style>
  <w:style w:type="table" w:customStyle="1" w:styleId="3">
    <w:name w:val="3"/>
    <w:basedOn w:val="TableNormal"/>
    <w:tblPr>
      <w:tblStyleRowBandSize w:val="1"/>
      <w:tblStyleColBandSize w:val="1"/>
      <w:tblCellMar>
        <w:top w:w="0" w:type="dxa"/>
        <w:left w:w="10" w:type="dxa"/>
        <w:bottom w:w="0" w:type="dxa"/>
        <w:right w:w="10" w:type="dxa"/>
      </w:tblCellMar>
    </w:tblPr>
  </w:style>
  <w:style w:type="table" w:customStyle="1" w:styleId="2">
    <w:name w:val="2"/>
    <w:basedOn w:val="TableNormal"/>
    <w:tblPr>
      <w:tblStyleRowBandSize w:val="1"/>
      <w:tblStyleColBandSize w:val="1"/>
      <w:tblCellMar>
        <w:top w:w="0" w:type="dxa"/>
        <w:left w:w="10" w:type="dxa"/>
        <w:bottom w:w="0" w:type="dxa"/>
        <w:right w:w="10" w:type="dxa"/>
      </w:tblCellMar>
    </w:tblPr>
  </w:style>
  <w:style w:type="table" w:customStyle="1" w:styleId="1">
    <w:name w:val="1"/>
    <w:basedOn w:val="TableNormal"/>
    <w:tblPr>
      <w:tblStyleRowBandSize w:val="1"/>
      <w:tblStyleColBandSize w:val="1"/>
      <w:tblCellMar>
        <w:top w:w="0" w:type="dxa"/>
        <w:left w:w="108" w:type="dxa"/>
        <w:bottom w:w="0" w:type="dxa"/>
        <w:right w:w="108" w:type="dxa"/>
      </w:tblCellMar>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single" w:sz="4"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comgrade">
    <w:name w:val="Table Grid"/>
    <w:basedOn w:val="Tabelanormal"/>
    <w:uiPriority w:val="59"/>
    <w:rsid w:val="00B263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553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336461">
      <w:bodyDiv w:val="1"/>
      <w:marLeft w:val="0"/>
      <w:marRight w:val="0"/>
      <w:marTop w:val="0"/>
      <w:marBottom w:val="0"/>
      <w:divBdr>
        <w:top w:val="none" w:sz="0" w:space="0" w:color="auto"/>
        <w:left w:val="none" w:sz="0" w:space="0" w:color="auto"/>
        <w:bottom w:val="none" w:sz="0" w:space="0" w:color="auto"/>
        <w:right w:val="none" w:sz="0" w:space="0" w:color="auto"/>
      </w:divBdr>
    </w:div>
    <w:div w:id="1612978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eader" Target="header6.xm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13.xml"/><Relationship Id="rId7"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header" Target="header5.xml"/><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eader" Target="header11.xml"/><Relationship Id="rId37" Type="http://schemas.openxmlformats.org/officeDocument/2006/relationships/header" Target="header16.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header" Target="header8.xml"/><Relationship Id="rId36" Type="http://schemas.openxmlformats.org/officeDocument/2006/relationships/header" Target="header15.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eader" Target="header10.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eader" Target="header7.xml"/><Relationship Id="rId30" Type="http://schemas.openxmlformats.org/officeDocument/2006/relationships/header" Target="header9.xml"/><Relationship Id="rId35" Type="http://schemas.openxmlformats.org/officeDocument/2006/relationships/header" Target="header14.xml"/><Relationship Id="rId8" Type="http://schemas.openxmlformats.org/officeDocument/2006/relationships/endnotes" Target="endnotes.xml"/><Relationship Id="rId3" Type="http://schemas.openxmlformats.org/officeDocument/2006/relationships/numbering" Target="numbering.xml"/><Relationship Id="rIdRev187Img1" Type="http://schemas.openxmlformats.org/officeDocument/2006/relationships/image" Target="media/rev187_fig01.png"/><Relationship Id="rIdRev187Img2" Type="http://schemas.openxmlformats.org/officeDocument/2006/relationships/image" Target="media/rev187_fig02.png"/><Relationship Id="rIdRev187Img3" Type="http://schemas.openxmlformats.org/officeDocument/2006/relationships/image" Target="media/rev187_fig03.png"/><Relationship Id="rIdRev187Img4" Type="http://schemas.openxmlformats.org/officeDocument/2006/relationships/image" Target="media/rev187_fig04.png"/><Relationship Id="rIdRev187Img5" Type="http://schemas.openxmlformats.org/officeDocument/2006/relationships/image" Target="media/rev187_fig05.png"/><Relationship Id="rIdRev187Img6" Type="http://schemas.openxmlformats.org/officeDocument/2006/relationships/image" Target="media/rev187_fig06.png"/><Relationship Id="rIdRev187Img7" Type="http://schemas.openxmlformats.org/officeDocument/2006/relationships/image" Target="media/rev187_fig07.png"/><Relationship Id="rIdRev187Img8" Type="http://schemas.openxmlformats.org/officeDocument/2006/relationships/image" Target="media/rev187_fig08.png"/><Relationship Id="rIdRev187Img9" Type="http://schemas.openxmlformats.org/officeDocument/2006/relationships/image" Target="media/rev187_fig0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2blnHAjCLCdTRWC4MSBQhw5JO9Q==">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</go:docsCustomData>
</go:gDocsCustomXmlDataStorage>
</file>

<file path=customXml/itemProps1.xml><?xml version="1.0" encoding="utf-8"?>
<ds:datastoreItem xmlns:ds="http://schemas.openxmlformats.org/officeDocument/2006/customXml" ds:itemID="{71FE52AF-55D7-4601-9FF7-ECD54B3F951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114</Pages>
  <Words>37729</Words>
  <Characters>203737</Characters>
  <Application>Microsoft Office Word</Application>
  <DocSecurity>0</DocSecurity>
  <Lines>1697</Lines>
  <Paragraphs>481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Dissertação EVTEAS-Py — Rev. 183 — Texto Limpo Final</dc:title>
  <dc:subject>Desenvolvimento dos capítulos finais a partir da Rev. 182 e do EVTEAS-Py MASTER</dc:subject>
  <dc:creator>Rafael Alves Bastos</dc:creator>
  <dc:description>Capítulos finais integrados antes das referências, sumário automático e excertos reais do código-fonte do notebook EVTEAS-Py.</dc:description>
  <cp:lastModifiedBy>Rafael Alves Bastos</cp:lastModifiedBy>
  <cp:revision>2</cp:revision>
  <dcterms:created xsi:type="dcterms:W3CDTF">2026-10-07T15:46:00Z</dcterms:created>
  <dcterms:modified xsi:type="dcterms:W3CDTF">2026-10-07T15:46:00Z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2i5Nn73zzUZq_1">
    <vt:lpwstr>ZOTERO_TEMP</vt:lpwstr>
  </property>
  <property fmtid="{D5CDD505-2E9C-101B-9397-08002B2CF9AE}" pid="3" name="ZOTERO_BREF_3Mb7Rg0LUiSz_1">
    <vt:lpwstr>ZOTERO_TEMP</vt:lpwstr>
  </property>
  <property fmtid="{D5CDD505-2E9C-101B-9397-08002B2CF9AE}" pid="4" name="ZOTERO_BREF_8tcVsA8ffNTI_1">
    <vt:lpwstr>ZOTERO_TEMP</vt:lpwstr>
  </property>
  <property fmtid="{D5CDD505-2E9C-101B-9397-08002B2CF9AE}" pid="5" name="ZOTERO_BREF_Lg8gpNlLq8UM_1">
    <vt:lpwstr>ZOTERO_TEMP</vt:lpwstr>
  </property>
  <property fmtid="{D5CDD505-2E9C-101B-9397-08002B2CF9AE}" pid="6" name="ZOTERO_BREF_PARzrDwnZjvq_1">
    <vt:lpwstr>ZOTERO_TEMP</vt:lpwstr>
  </property>
  <property fmtid="{D5CDD505-2E9C-101B-9397-08002B2CF9AE}" pid="7" name="ZOTERO_BREF_ysBxUMgvl1LI_1">
    <vt:lpwstr>ZOTERO_TEMP</vt:lpwstr>
  </property>
  <property fmtid="{D5CDD505-2E9C-101B-9397-08002B2CF9AE}" pid="8" name="ZOTERO_PREF_1">
    <vt:lpwstr>&lt;data data-version="3" zotero-version="8.0.3"&gt;&lt;session id="bo1CICUF"/&gt;&lt;style id="http://www.zotero.org/styles/apa" locale="pt-BR" hasBibliography="1" bibliographyStyleHasBeenSet="0"/&gt;&lt;prefs&gt;&lt;pref name="fieldType" value="Bookmark"/&gt;&lt;pref name="automaticJou</vt:lpwstr>
  </property>
  <property fmtid="{D5CDD505-2E9C-101B-9397-08002B2CF9AE}" pid="9" name="ZOTERO_PREF_2">
    <vt:lpwstr>rnalAbbreviations" value="true"/&gt;&lt;/prefs&gt;&lt;/data&gt;</vt:lpwstr>
  </property>
</Properties>
</file>